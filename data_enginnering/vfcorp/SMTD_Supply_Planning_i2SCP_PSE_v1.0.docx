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6CE6" w:rsidRPr="000A2B18" w:rsidRDefault="0036412A" w:rsidP="00F024A0">
      <w:pPr>
        <w:rPr>
          <w:rFonts w:ascii="Arial" w:hAnsi="Arial" w:cs="Arial"/>
          <w:sz w:val="36"/>
          <w:szCs w:val="36"/>
        </w:rPr>
      </w:pPr>
      <w:r>
        <w:rPr>
          <w:rFonts w:ascii="Lucida Sans Unicode" w:hAnsi="Lucida Sans Unicode" w:cs="Lucida Sans Unicode"/>
          <w:sz w:val="20"/>
          <w:lang/>
        </w:rPr>
        <w:tab/>
      </w:r>
      <w:r>
        <w:rPr>
          <w:rFonts w:ascii="Lucida Sans Unicode" w:hAnsi="Lucida Sans Unicode" w:cs="Lucida Sans Unicode"/>
          <w:sz w:val="20"/>
          <w:lang/>
        </w:rPr>
        <w:tab/>
      </w:r>
      <w:r>
        <w:rPr>
          <w:rFonts w:ascii="Lucida Sans Unicode" w:hAnsi="Lucida Sans Unicode" w:cs="Lucida Sans Unicode"/>
          <w:sz w:val="20"/>
          <w:lang/>
        </w:rPr>
        <w:tab/>
      </w:r>
      <w:r>
        <w:rPr>
          <w:rFonts w:ascii="Lucida Sans Unicode" w:hAnsi="Lucida Sans Unicode" w:cs="Lucida Sans Unicode"/>
          <w:sz w:val="20"/>
          <w:lang/>
        </w:rPr>
        <w:tab/>
      </w:r>
      <w:r>
        <w:rPr>
          <w:rFonts w:ascii="Lucida Sans Unicode" w:hAnsi="Lucida Sans Unicode" w:cs="Lucida Sans Unicode"/>
          <w:sz w:val="20"/>
          <w:lang/>
        </w:rPr>
        <w:tab/>
      </w:r>
      <w:r>
        <w:rPr>
          <w:rFonts w:ascii="Lucida Sans Unicode" w:hAnsi="Lucida Sans Unicode" w:cs="Lucida Sans Unicode"/>
          <w:sz w:val="20"/>
          <w:lang/>
        </w:rPr>
        <w:tab/>
      </w:r>
    </w:p>
    <w:p w:rsidR="00386CE6" w:rsidRPr="000A2B18" w:rsidRDefault="00495B26" w:rsidP="00386CE6">
      <w:pPr>
        <w:jc w:val="center"/>
        <w:rPr>
          <w:rFonts w:ascii="Arial" w:hAnsi="Arial" w:cs="Arial"/>
          <w:sz w:val="36"/>
          <w:szCs w:val="36"/>
        </w:rPr>
      </w:pPr>
      <w:r>
        <w:rPr>
          <w:rFonts w:ascii="Lucida Sans Unicode" w:hAnsi="Lucida Sans Unicode" w:cs="Lucida Sans Unicode"/>
          <w:noProof/>
          <w:color w:val="0000FF"/>
          <w:sz w:val="20"/>
        </w:rPr>
        <w:drawing>
          <wp:inline distT="0" distB="0" distL="0" distR="0">
            <wp:extent cx="1574165" cy="1065530"/>
            <wp:effectExtent l="0" t="0" r="0" b="0"/>
            <wp:docPr id="1" name="Picture 1" descr="Image:Vfc-l.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Vfc-l.gif"/>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4165" cy="1065530"/>
                    </a:xfrm>
                    <a:prstGeom prst="rect">
                      <a:avLst/>
                    </a:prstGeom>
                    <a:noFill/>
                    <a:ln>
                      <a:noFill/>
                    </a:ln>
                  </pic:spPr>
                </pic:pic>
              </a:graphicData>
            </a:graphic>
          </wp:inline>
        </w:drawing>
      </w:r>
      <w:r w:rsidR="00F024A0">
        <w:rPr>
          <w:rFonts w:ascii="Lucida Sans Unicode" w:hAnsi="Lucida Sans Unicode" w:cs="Lucida Sans Unicode"/>
          <w:sz w:val="20"/>
          <w:lang/>
        </w:rPr>
        <w:tab/>
      </w:r>
      <w:r w:rsidR="00F024A0">
        <w:rPr>
          <w:rFonts w:ascii="Lucida Sans Unicode" w:hAnsi="Lucida Sans Unicode" w:cs="Lucida Sans Unicode"/>
          <w:sz w:val="20"/>
          <w:lang/>
        </w:rPr>
        <w:tab/>
      </w:r>
      <w:r w:rsidR="00F024A0">
        <w:rPr>
          <w:rFonts w:ascii="Lucida Sans Unicode" w:hAnsi="Lucida Sans Unicode" w:cs="Lucida Sans Unicode"/>
          <w:sz w:val="20"/>
          <w:lang/>
        </w:rPr>
        <w:tab/>
      </w:r>
      <w:r w:rsidR="00F024A0">
        <w:rPr>
          <w:rFonts w:ascii="Lucida Sans Unicode" w:hAnsi="Lucida Sans Unicode" w:cs="Lucida Sans Unicode"/>
          <w:sz w:val="20"/>
          <w:lang/>
        </w:rPr>
        <w:tab/>
      </w:r>
      <w:r w:rsidR="00F024A0">
        <w:rPr>
          <w:rFonts w:ascii="Lucida Sans Unicode" w:hAnsi="Lucida Sans Unicode" w:cs="Lucida Sans Unicode"/>
          <w:sz w:val="20"/>
          <w:lang/>
        </w:rPr>
        <w:tab/>
      </w:r>
      <w:r w:rsidR="00F024A0">
        <w:rPr>
          <w:rFonts w:ascii="Lucida Sans Unicode" w:hAnsi="Lucida Sans Unicode" w:cs="Lucida Sans Unicode"/>
          <w:sz w:val="20"/>
          <w:lang/>
        </w:rPr>
        <w:tab/>
      </w:r>
      <w:r>
        <w:rPr>
          <w:caps/>
          <w:noProof/>
        </w:rPr>
        <w:drawing>
          <wp:inline distT="0" distB="0" distL="0" distR="0">
            <wp:extent cx="1105535"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5535" cy="1224280"/>
                    </a:xfrm>
                    <a:prstGeom prst="rect">
                      <a:avLst/>
                    </a:prstGeom>
                    <a:noFill/>
                    <a:ln>
                      <a:noFill/>
                    </a:ln>
                  </pic:spPr>
                </pic:pic>
              </a:graphicData>
            </a:graphic>
          </wp:inline>
        </w:drawing>
      </w:r>
    </w:p>
    <w:p w:rsidR="00386CE6" w:rsidRDefault="00583D75" w:rsidP="00583D75">
      <w:pPr>
        <w:tabs>
          <w:tab w:val="left" w:pos="2955"/>
        </w:tabs>
        <w:rPr>
          <w:rFonts w:ascii="Arial" w:hAnsi="Arial" w:cs="Arial"/>
          <w:sz w:val="36"/>
          <w:szCs w:val="36"/>
        </w:rPr>
      </w:pPr>
      <w:r>
        <w:rPr>
          <w:rFonts w:ascii="Arial" w:hAnsi="Arial" w:cs="Arial"/>
          <w:sz w:val="36"/>
          <w:szCs w:val="36"/>
        </w:rPr>
        <w:tab/>
      </w:r>
    </w:p>
    <w:p w:rsidR="00F024A0" w:rsidRDefault="00F024A0" w:rsidP="00583D75">
      <w:pPr>
        <w:tabs>
          <w:tab w:val="left" w:pos="2955"/>
        </w:tabs>
        <w:rPr>
          <w:rFonts w:ascii="Arial" w:hAnsi="Arial" w:cs="Arial"/>
          <w:sz w:val="36"/>
          <w:szCs w:val="36"/>
        </w:rPr>
      </w:pPr>
    </w:p>
    <w:p w:rsidR="00F024A0" w:rsidRPr="000A2B18" w:rsidRDefault="00F024A0" w:rsidP="00583D75">
      <w:pPr>
        <w:tabs>
          <w:tab w:val="left" w:pos="2955"/>
        </w:tabs>
        <w:rPr>
          <w:rFonts w:ascii="Arial" w:hAnsi="Arial" w:cs="Arial"/>
          <w:sz w:val="36"/>
          <w:szCs w:val="36"/>
        </w:rPr>
      </w:pPr>
    </w:p>
    <w:p w:rsidR="00386CE6" w:rsidRPr="00A6069C" w:rsidRDefault="00386CE6" w:rsidP="00386CE6">
      <w:pPr>
        <w:jc w:val="center"/>
        <w:rPr>
          <w:rFonts w:ascii="Arial" w:hAnsi="Arial" w:cs="Arial"/>
          <w:b/>
          <w:sz w:val="36"/>
          <w:szCs w:val="36"/>
          <w:lang w:val="fr-FR"/>
        </w:rPr>
      </w:pPr>
      <w:r w:rsidRPr="00A6069C">
        <w:rPr>
          <w:rFonts w:ascii="Arial" w:hAnsi="Arial" w:cs="Arial"/>
          <w:b/>
          <w:sz w:val="36"/>
          <w:szCs w:val="36"/>
          <w:lang w:val="fr-FR"/>
        </w:rPr>
        <w:t>System Maintenance Technical Document</w:t>
      </w:r>
    </w:p>
    <w:p w:rsidR="00386CE6" w:rsidRPr="00A6069C" w:rsidRDefault="00386CE6" w:rsidP="00386CE6">
      <w:pPr>
        <w:jc w:val="center"/>
        <w:rPr>
          <w:rFonts w:ascii="Arial" w:hAnsi="Arial" w:cs="Arial"/>
          <w:b/>
          <w:sz w:val="36"/>
          <w:szCs w:val="36"/>
          <w:lang w:val="fr-FR"/>
        </w:rPr>
      </w:pPr>
    </w:p>
    <w:p w:rsidR="00386CE6" w:rsidRPr="00F47B1A" w:rsidRDefault="00DF5ED0" w:rsidP="00386CE6">
      <w:pPr>
        <w:jc w:val="center"/>
        <w:rPr>
          <w:rFonts w:ascii="Arial" w:hAnsi="Arial" w:cs="Arial"/>
          <w:b/>
          <w:szCs w:val="36"/>
          <w:lang w:val="fr-FR"/>
        </w:rPr>
      </w:pPr>
      <w:r w:rsidRPr="00F47B1A">
        <w:rPr>
          <w:rFonts w:ascii="Arial" w:hAnsi="Arial" w:cs="Arial"/>
          <w:b/>
          <w:szCs w:val="36"/>
          <w:lang w:val="fr-FR"/>
        </w:rPr>
        <w:t>Version 1.0</w:t>
      </w:r>
    </w:p>
    <w:p w:rsidR="00386CE6" w:rsidRPr="000A2B18" w:rsidRDefault="00386CE6">
      <w:pPr>
        <w:rPr>
          <w:rFonts w:ascii="Arial" w:hAnsi="Arial" w:cs="Arial"/>
          <w:lang w:val="fr-FR"/>
        </w:rPr>
      </w:pPr>
    </w:p>
    <w:p w:rsidR="005C56A4" w:rsidRPr="000A2B18" w:rsidRDefault="005C56A4" w:rsidP="005C56A4">
      <w:pPr>
        <w:jc w:val="center"/>
        <w:rPr>
          <w:rFonts w:ascii="Arial" w:hAnsi="Arial" w:cs="Arial"/>
        </w:rPr>
      </w:pPr>
    </w:p>
    <w:p w:rsidR="005C56A4" w:rsidRDefault="005C56A4"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Pr="000A2B18" w:rsidRDefault="00A0770F" w:rsidP="005C56A4">
      <w:pPr>
        <w:jc w:val="center"/>
        <w:rPr>
          <w:rFonts w:ascii="Arial" w:hAnsi="Arial" w:cs="Arial"/>
        </w:rPr>
      </w:pPr>
    </w:p>
    <w:p w:rsidR="005C56A4" w:rsidRPr="00F47B1A" w:rsidRDefault="00A6069C" w:rsidP="005C56A4">
      <w:pPr>
        <w:jc w:val="center"/>
        <w:rPr>
          <w:rFonts w:ascii="Arial" w:hAnsi="Arial" w:cs="Arial"/>
          <w:b/>
          <w:sz w:val="36"/>
        </w:rPr>
      </w:pPr>
      <w:r w:rsidRPr="00F47B1A">
        <w:rPr>
          <w:rFonts w:ascii="Arial" w:hAnsi="Arial" w:cs="Arial"/>
          <w:b/>
          <w:sz w:val="36"/>
        </w:rPr>
        <w:t>Supply Planning: i2 Supply Chain Planner and PSE</w:t>
      </w:r>
      <w:r w:rsidR="00DF447D" w:rsidRPr="00F47B1A">
        <w:rPr>
          <w:rFonts w:ascii="Arial" w:hAnsi="Arial" w:cs="Arial"/>
          <w:b/>
          <w:sz w:val="36"/>
        </w:rPr>
        <w:t xml:space="preserve"> for Outdoor</w:t>
      </w:r>
    </w:p>
    <w:p w:rsidR="005C56A4" w:rsidRPr="000A2B18" w:rsidRDefault="005C56A4" w:rsidP="005C56A4">
      <w:pPr>
        <w:rPr>
          <w:rFonts w:ascii="Arial" w:hAnsi="Arial" w:cs="Arial"/>
        </w:rPr>
      </w:pPr>
    </w:p>
    <w:p w:rsidR="005C56A4" w:rsidRPr="000A2B18" w:rsidRDefault="005C56A4" w:rsidP="005C56A4">
      <w:pPr>
        <w:rPr>
          <w:rFonts w:ascii="Arial" w:hAnsi="Arial" w:cs="Arial"/>
        </w:rPr>
      </w:pPr>
    </w:p>
    <w:p w:rsidR="005C56A4" w:rsidRPr="000A2B18" w:rsidRDefault="00F47B1A" w:rsidP="00F47B1A">
      <w:pPr>
        <w:tabs>
          <w:tab w:val="left" w:pos="2130"/>
        </w:tabs>
        <w:rPr>
          <w:rFonts w:ascii="Arial" w:hAnsi="Arial" w:cs="Arial"/>
        </w:rPr>
      </w:pPr>
      <w:r>
        <w:rPr>
          <w:rFonts w:ascii="Arial" w:hAnsi="Arial" w:cs="Arial"/>
        </w:rPr>
        <w:tab/>
      </w:r>
    </w:p>
    <w:p w:rsidR="005C56A4" w:rsidRPr="000A2B18" w:rsidRDefault="005C56A4" w:rsidP="005C56A4">
      <w:pPr>
        <w:jc w:val="center"/>
        <w:rPr>
          <w:rFonts w:ascii="Arial" w:hAnsi="Arial" w:cs="Arial"/>
        </w:rPr>
      </w:pPr>
    </w:p>
    <w:p w:rsidR="005C56A4" w:rsidRPr="000A2B18" w:rsidRDefault="00583D75" w:rsidP="00583D75">
      <w:pPr>
        <w:tabs>
          <w:tab w:val="left" w:pos="3510"/>
          <w:tab w:val="left" w:pos="5100"/>
        </w:tabs>
        <w:rPr>
          <w:rFonts w:ascii="Arial" w:hAnsi="Arial" w:cs="Arial"/>
        </w:rPr>
      </w:pPr>
      <w:r>
        <w:rPr>
          <w:rFonts w:ascii="Arial" w:hAnsi="Arial" w:cs="Arial"/>
        </w:rPr>
        <w:tab/>
      </w:r>
    </w:p>
    <w:p w:rsidR="00484B23" w:rsidRDefault="00484B23"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Default="00A0770F" w:rsidP="005C56A4">
      <w:pPr>
        <w:jc w:val="center"/>
        <w:rPr>
          <w:rFonts w:ascii="Arial" w:hAnsi="Arial" w:cs="Arial"/>
        </w:rPr>
      </w:pPr>
    </w:p>
    <w:p w:rsidR="00A0770F" w:rsidRPr="000A2B18" w:rsidRDefault="00A0770F" w:rsidP="005C56A4">
      <w:pPr>
        <w:jc w:val="center"/>
        <w:rPr>
          <w:rFonts w:ascii="Arial" w:hAnsi="Arial" w:cs="Arial"/>
        </w:rPr>
      </w:pPr>
    </w:p>
    <w:p w:rsidR="00484B23" w:rsidRPr="000A2B18" w:rsidRDefault="00484B23" w:rsidP="00F42F2D">
      <w:pPr>
        <w:rPr>
          <w:rFonts w:ascii="Arial" w:hAnsi="Arial" w:cs="Arial"/>
          <w:sz w:val="36"/>
        </w:rPr>
      </w:pPr>
      <w:r w:rsidRPr="000A2B18">
        <w:rPr>
          <w:rFonts w:ascii="Arial" w:hAnsi="Arial" w:cs="Arial"/>
          <w:sz w:val="36"/>
        </w:rPr>
        <w:lastRenderedPageBreak/>
        <w:t>Version Control</w:t>
      </w:r>
    </w:p>
    <w:p w:rsidR="00484B23" w:rsidRPr="000A2B18" w:rsidRDefault="00484B23" w:rsidP="00484B23">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72"/>
        <w:gridCol w:w="2168"/>
        <w:gridCol w:w="2019"/>
        <w:gridCol w:w="2397"/>
      </w:tblGrid>
      <w:tr w:rsidR="00484B23" w:rsidRPr="000A2B18" w:rsidTr="002A4C0A">
        <w:tc>
          <w:tcPr>
            <w:tcW w:w="2272" w:type="dxa"/>
          </w:tcPr>
          <w:p w:rsidR="00484B23" w:rsidRPr="000A2B18" w:rsidRDefault="00484B23" w:rsidP="00484B23">
            <w:pPr>
              <w:rPr>
                <w:rFonts w:ascii="Arial" w:hAnsi="Arial" w:cs="Arial"/>
              </w:rPr>
            </w:pPr>
            <w:r w:rsidRPr="000A2B18">
              <w:rPr>
                <w:rFonts w:ascii="Arial" w:hAnsi="Arial" w:cs="Arial"/>
              </w:rPr>
              <w:t>Version</w:t>
            </w:r>
          </w:p>
        </w:tc>
        <w:tc>
          <w:tcPr>
            <w:tcW w:w="2168" w:type="dxa"/>
          </w:tcPr>
          <w:p w:rsidR="00484B23" w:rsidRPr="000A2B18" w:rsidRDefault="00484B23" w:rsidP="00484B23">
            <w:pPr>
              <w:rPr>
                <w:rFonts w:ascii="Arial" w:hAnsi="Arial" w:cs="Arial"/>
              </w:rPr>
            </w:pPr>
            <w:r w:rsidRPr="000A2B18">
              <w:rPr>
                <w:rFonts w:ascii="Arial" w:hAnsi="Arial" w:cs="Arial"/>
              </w:rPr>
              <w:t>Date</w:t>
            </w:r>
          </w:p>
        </w:tc>
        <w:tc>
          <w:tcPr>
            <w:tcW w:w="2019" w:type="dxa"/>
          </w:tcPr>
          <w:p w:rsidR="00484B23" w:rsidRPr="000A2B18" w:rsidRDefault="00484B23" w:rsidP="00484B23">
            <w:pPr>
              <w:rPr>
                <w:rFonts w:ascii="Arial" w:hAnsi="Arial" w:cs="Arial"/>
              </w:rPr>
            </w:pPr>
            <w:r w:rsidRPr="000A2B18">
              <w:rPr>
                <w:rFonts w:ascii="Arial" w:hAnsi="Arial" w:cs="Arial"/>
              </w:rPr>
              <w:t>Author(s)</w:t>
            </w:r>
          </w:p>
        </w:tc>
        <w:tc>
          <w:tcPr>
            <w:tcW w:w="2397" w:type="dxa"/>
          </w:tcPr>
          <w:p w:rsidR="00484B23" w:rsidRPr="000A2B18" w:rsidRDefault="00484B23" w:rsidP="00484B23">
            <w:pPr>
              <w:rPr>
                <w:rFonts w:ascii="Arial" w:hAnsi="Arial" w:cs="Arial"/>
              </w:rPr>
            </w:pPr>
            <w:r w:rsidRPr="000A2B18">
              <w:rPr>
                <w:rFonts w:ascii="Arial" w:hAnsi="Arial" w:cs="Arial"/>
              </w:rPr>
              <w:t>Description</w:t>
            </w:r>
          </w:p>
        </w:tc>
      </w:tr>
      <w:tr w:rsidR="00484B23" w:rsidRPr="000A2B18" w:rsidTr="002A4C0A">
        <w:tc>
          <w:tcPr>
            <w:tcW w:w="2272" w:type="dxa"/>
          </w:tcPr>
          <w:p w:rsidR="00484B23" w:rsidRPr="000A2B18" w:rsidRDefault="008337AB" w:rsidP="00484B23">
            <w:pPr>
              <w:rPr>
                <w:rFonts w:ascii="Arial" w:hAnsi="Arial" w:cs="Arial"/>
              </w:rPr>
            </w:pPr>
            <w:r>
              <w:rPr>
                <w:rFonts w:ascii="Arial" w:hAnsi="Arial" w:cs="Arial"/>
              </w:rPr>
              <w:t>1.0</w:t>
            </w:r>
          </w:p>
        </w:tc>
        <w:tc>
          <w:tcPr>
            <w:tcW w:w="2168" w:type="dxa"/>
          </w:tcPr>
          <w:p w:rsidR="00484B23" w:rsidRPr="000A2B18" w:rsidRDefault="008337AB" w:rsidP="00484B23">
            <w:pPr>
              <w:rPr>
                <w:rFonts w:ascii="Arial" w:hAnsi="Arial" w:cs="Arial"/>
              </w:rPr>
            </w:pPr>
            <w:r>
              <w:rPr>
                <w:rFonts w:ascii="Arial" w:hAnsi="Arial" w:cs="Arial"/>
              </w:rPr>
              <w:t>1</w:t>
            </w:r>
            <w:ins w:id="0" w:author="gsadi" w:date="2013-11-25T12:15:00Z">
              <w:r w:rsidR="008A21D0">
                <w:rPr>
                  <w:rFonts w:ascii="Arial" w:hAnsi="Arial" w:cs="Arial"/>
                </w:rPr>
                <w:t>1</w:t>
              </w:r>
            </w:ins>
            <w:del w:id="1" w:author="gsadi" w:date="2013-11-25T12:15:00Z">
              <w:r w:rsidDel="008A21D0">
                <w:rPr>
                  <w:rFonts w:ascii="Arial" w:hAnsi="Arial" w:cs="Arial"/>
                </w:rPr>
                <w:delText>0</w:delText>
              </w:r>
            </w:del>
            <w:r>
              <w:rPr>
                <w:rFonts w:ascii="Arial" w:hAnsi="Arial" w:cs="Arial"/>
              </w:rPr>
              <w:t>/2</w:t>
            </w:r>
            <w:ins w:id="2" w:author="gsadi" w:date="2013-11-25T12:15:00Z">
              <w:r w:rsidR="008A21D0">
                <w:rPr>
                  <w:rFonts w:ascii="Arial" w:hAnsi="Arial" w:cs="Arial"/>
                </w:rPr>
                <w:t>5</w:t>
              </w:r>
            </w:ins>
            <w:del w:id="3" w:author="gsadi" w:date="2013-11-25T12:15:00Z">
              <w:r w:rsidDel="008A21D0">
                <w:rPr>
                  <w:rFonts w:ascii="Arial" w:hAnsi="Arial" w:cs="Arial"/>
                </w:rPr>
                <w:delText>6</w:delText>
              </w:r>
            </w:del>
            <w:r>
              <w:rPr>
                <w:rFonts w:ascii="Arial" w:hAnsi="Arial" w:cs="Arial"/>
              </w:rPr>
              <w:t>/13</w:t>
            </w:r>
          </w:p>
        </w:tc>
        <w:tc>
          <w:tcPr>
            <w:tcW w:w="2019" w:type="dxa"/>
          </w:tcPr>
          <w:p w:rsidR="00484B23" w:rsidRDefault="008337AB" w:rsidP="00484B23">
            <w:pPr>
              <w:rPr>
                <w:ins w:id="4" w:author="gsadi" w:date="2013-11-25T12:15:00Z"/>
                <w:rFonts w:ascii="Arial" w:hAnsi="Arial" w:cs="Arial"/>
              </w:rPr>
            </w:pPr>
            <w:r>
              <w:rPr>
                <w:rFonts w:ascii="Arial" w:hAnsi="Arial" w:cs="Arial"/>
              </w:rPr>
              <w:t>Gopal Sadige</w:t>
            </w:r>
          </w:p>
          <w:p w:rsidR="008A21D0" w:rsidRPr="000A2B18" w:rsidRDefault="008A21D0" w:rsidP="00484B23">
            <w:pPr>
              <w:rPr>
                <w:rFonts w:ascii="Arial" w:hAnsi="Arial" w:cs="Arial"/>
              </w:rPr>
            </w:pPr>
            <w:ins w:id="5" w:author="gsadi" w:date="2013-11-25T12:15:00Z">
              <w:r>
                <w:rPr>
                  <w:rFonts w:ascii="Arial" w:hAnsi="Arial" w:cs="Arial"/>
                </w:rPr>
                <w:t>Digbijoy Das</w:t>
              </w:r>
            </w:ins>
          </w:p>
        </w:tc>
        <w:tc>
          <w:tcPr>
            <w:tcW w:w="2397" w:type="dxa"/>
          </w:tcPr>
          <w:p w:rsidR="00484B23" w:rsidRPr="000A2B18" w:rsidRDefault="008337AB" w:rsidP="00484B23">
            <w:pPr>
              <w:rPr>
                <w:rFonts w:ascii="Arial" w:hAnsi="Arial" w:cs="Arial"/>
              </w:rPr>
            </w:pPr>
            <w:r>
              <w:rPr>
                <w:rFonts w:ascii="Arial" w:hAnsi="Arial" w:cs="Arial"/>
              </w:rPr>
              <w:t>Initial Draft</w:t>
            </w:r>
          </w:p>
        </w:tc>
      </w:tr>
      <w:tr w:rsidR="00484B23" w:rsidRPr="000A2B18" w:rsidTr="002A4C0A">
        <w:tc>
          <w:tcPr>
            <w:tcW w:w="2272" w:type="dxa"/>
          </w:tcPr>
          <w:p w:rsidR="00484B23" w:rsidRPr="000A2B18" w:rsidRDefault="00484B23" w:rsidP="00484B23">
            <w:pPr>
              <w:rPr>
                <w:rFonts w:ascii="Arial" w:hAnsi="Arial" w:cs="Arial"/>
              </w:rPr>
            </w:pPr>
          </w:p>
        </w:tc>
        <w:tc>
          <w:tcPr>
            <w:tcW w:w="2168" w:type="dxa"/>
          </w:tcPr>
          <w:p w:rsidR="00484B23" w:rsidRPr="000A2B18" w:rsidRDefault="00484B23" w:rsidP="00484B23">
            <w:pPr>
              <w:rPr>
                <w:rFonts w:ascii="Arial" w:hAnsi="Arial" w:cs="Arial"/>
              </w:rPr>
            </w:pPr>
          </w:p>
        </w:tc>
        <w:tc>
          <w:tcPr>
            <w:tcW w:w="2019" w:type="dxa"/>
          </w:tcPr>
          <w:p w:rsidR="00484B23" w:rsidRPr="000A2B18" w:rsidRDefault="00484B23" w:rsidP="00484B23">
            <w:pPr>
              <w:rPr>
                <w:rFonts w:ascii="Arial" w:hAnsi="Arial" w:cs="Arial"/>
              </w:rPr>
            </w:pPr>
          </w:p>
        </w:tc>
        <w:tc>
          <w:tcPr>
            <w:tcW w:w="2397" w:type="dxa"/>
          </w:tcPr>
          <w:p w:rsidR="00484B23" w:rsidRPr="000A2B18" w:rsidRDefault="00484B23" w:rsidP="00484B23">
            <w:pPr>
              <w:rPr>
                <w:rFonts w:ascii="Arial" w:hAnsi="Arial" w:cs="Arial"/>
              </w:rPr>
            </w:pPr>
          </w:p>
        </w:tc>
      </w:tr>
      <w:tr w:rsidR="00484B23" w:rsidRPr="000A2B18" w:rsidTr="002A4C0A">
        <w:tc>
          <w:tcPr>
            <w:tcW w:w="2272" w:type="dxa"/>
          </w:tcPr>
          <w:p w:rsidR="00484B23" w:rsidRPr="000A2B18" w:rsidRDefault="00484B23" w:rsidP="00484B23">
            <w:pPr>
              <w:rPr>
                <w:rFonts w:ascii="Arial" w:hAnsi="Arial" w:cs="Arial"/>
              </w:rPr>
            </w:pPr>
          </w:p>
        </w:tc>
        <w:tc>
          <w:tcPr>
            <w:tcW w:w="2168" w:type="dxa"/>
          </w:tcPr>
          <w:p w:rsidR="00484B23" w:rsidRPr="000A2B18" w:rsidRDefault="00484B23" w:rsidP="00484B23">
            <w:pPr>
              <w:rPr>
                <w:rFonts w:ascii="Arial" w:hAnsi="Arial" w:cs="Arial"/>
              </w:rPr>
            </w:pPr>
          </w:p>
        </w:tc>
        <w:tc>
          <w:tcPr>
            <w:tcW w:w="2019" w:type="dxa"/>
          </w:tcPr>
          <w:p w:rsidR="00484B23" w:rsidRPr="000A2B18" w:rsidRDefault="00484B23" w:rsidP="00484B23">
            <w:pPr>
              <w:rPr>
                <w:rFonts w:ascii="Arial" w:hAnsi="Arial" w:cs="Arial"/>
              </w:rPr>
            </w:pPr>
          </w:p>
        </w:tc>
        <w:tc>
          <w:tcPr>
            <w:tcW w:w="2397" w:type="dxa"/>
          </w:tcPr>
          <w:p w:rsidR="00484B23" w:rsidRPr="000A2B18" w:rsidRDefault="00484B23" w:rsidP="00484B23">
            <w:pPr>
              <w:rPr>
                <w:rFonts w:ascii="Arial" w:hAnsi="Arial" w:cs="Arial"/>
              </w:rPr>
            </w:pPr>
          </w:p>
        </w:tc>
      </w:tr>
    </w:tbl>
    <w:p w:rsidR="00484B23" w:rsidRPr="000A2B18" w:rsidRDefault="00484B23" w:rsidP="00484B23">
      <w:pPr>
        <w:rPr>
          <w:rFonts w:ascii="Arial" w:hAnsi="Arial" w:cs="Arial"/>
        </w:rPr>
      </w:pPr>
    </w:p>
    <w:p w:rsidR="00484B23" w:rsidRPr="000A2B18" w:rsidRDefault="00484B23" w:rsidP="00F42F2D">
      <w:pPr>
        <w:rPr>
          <w:rFonts w:ascii="Arial" w:hAnsi="Arial" w:cs="Arial"/>
          <w:sz w:val="36"/>
        </w:rPr>
      </w:pPr>
      <w:r w:rsidRPr="000A2B18">
        <w:rPr>
          <w:rFonts w:ascii="Arial" w:hAnsi="Arial" w:cs="Arial"/>
          <w:sz w:val="36"/>
        </w:rPr>
        <w:t>Approval</w:t>
      </w:r>
    </w:p>
    <w:p w:rsidR="00484B23" w:rsidRPr="000A2B18" w:rsidRDefault="00484B23" w:rsidP="00484B23">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2214"/>
      </w:tblGrid>
      <w:tr w:rsidR="00484B23" w:rsidRPr="000A2B18" w:rsidTr="002A4C0A">
        <w:tc>
          <w:tcPr>
            <w:tcW w:w="2214" w:type="dxa"/>
          </w:tcPr>
          <w:p w:rsidR="00484B23" w:rsidRPr="000A2B18" w:rsidRDefault="00484B23" w:rsidP="00484B23">
            <w:pPr>
              <w:rPr>
                <w:rFonts w:ascii="Arial" w:hAnsi="Arial" w:cs="Arial"/>
              </w:rPr>
            </w:pPr>
            <w:r w:rsidRPr="000A2B18">
              <w:rPr>
                <w:rFonts w:ascii="Arial" w:hAnsi="Arial" w:cs="Arial"/>
              </w:rPr>
              <w:t>Name</w:t>
            </w:r>
          </w:p>
        </w:tc>
        <w:tc>
          <w:tcPr>
            <w:tcW w:w="2214" w:type="dxa"/>
          </w:tcPr>
          <w:p w:rsidR="00484B23" w:rsidRPr="000A2B18" w:rsidRDefault="00484B23" w:rsidP="00484B23">
            <w:pPr>
              <w:rPr>
                <w:rFonts w:ascii="Arial" w:hAnsi="Arial" w:cs="Arial"/>
              </w:rPr>
            </w:pPr>
            <w:r w:rsidRPr="000A2B18">
              <w:rPr>
                <w:rFonts w:ascii="Arial" w:hAnsi="Arial" w:cs="Arial"/>
              </w:rPr>
              <w:t>Project</w:t>
            </w:r>
          </w:p>
        </w:tc>
        <w:tc>
          <w:tcPr>
            <w:tcW w:w="2214" w:type="dxa"/>
          </w:tcPr>
          <w:p w:rsidR="00484B23" w:rsidRPr="000A2B18" w:rsidRDefault="00484B23" w:rsidP="00484B23">
            <w:pPr>
              <w:rPr>
                <w:rFonts w:ascii="Arial" w:hAnsi="Arial" w:cs="Arial"/>
              </w:rPr>
            </w:pPr>
            <w:r w:rsidRPr="000A2B18">
              <w:rPr>
                <w:rFonts w:ascii="Arial" w:hAnsi="Arial" w:cs="Arial"/>
              </w:rPr>
              <w:t>Email</w:t>
            </w:r>
          </w:p>
        </w:tc>
        <w:tc>
          <w:tcPr>
            <w:tcW w:w="2214" w:type="dxa"/>
          </w:tcPr>
          <w:p w:rsidR="00484B23" w:rsidRPr="000A2B18" w:rsidRDefault="00484B23" w:rsidP="00484B23">
            <w:pPr>
              <w:rPr>
                <w:rFonts w:ascii="Arial" w:hAnsi="Arial" w:cs="Arial"/>
              </w:rPr>
            </w:pPr>
            <w:r w:rsidRPr="000A2B18">
              <w:rPr>
                <w:rFonts w:ascii="Arial" w:hAnsi="Arial" w:cs="Arial"/>
              </w:rPr>
              <w:t>Date</w:t>
            </w:r>
          </w:p>
        </w:tc>
      </w:tr>
      <w:tr w:rsidR="00484B23" w:rsidRPr="000A2B18" w:rsidTr="002A4C0A">
        <w:tc>
          <w:tcPr>
            <w:tcW w:w="2214" w:type="dxa"/>
          </w:tcPr>
          <w:p w:rsidR="00484B23" w:rsidRPr="000A2B18" w:rsidRDefault="00484B23" w:rsidP="00484B23">
            <w:pPr>
              <w:rPr>
                <w:rFonts w:ascii="Arial" w:hAnsi="Arial" w:cs="Arial"/>
              </w:rPr>
            </w:pPr>
          </w:p>
        </w:tc>
        <w:tc>
          <w:tcPr>
            <w:tcW w:w="2214" w:type="dxa"/>
          </w:tcPr>
          <w:p w:rsidR="00484B23" w:rsidRPr="000A2B18" w:rsidRDefault="00484B23" w:rsidP="00484B23">
            <w:pPr>
              <w:rPr>
                <w:rFonts w:ascii="Arial" w:hAnsi="Arial" w:cs="Arial"/>
              </w:rPr>
            </w:pPr>
          </w:p>
        </w:tc>
        <w:tc>
          <w:tcPr>
            <w:tcW w:w="2214" w:type="dxa"/>
          </w:tcPr>
          <w:p w:rsidR="00484B23" w:rsidRPr="000A2B18" w:rsidRDefault="00484B23" w:rsidP="00484B23">
            <w:pPr>
              <w:rPr>
                <w:rFonts w:ascii="Arial" w:hAnsi="Arial" w:cs="Arial"/>
              </w:rPr>
            </w:pPr>
          </w:p>
        </w:tc>
        <w:tc>
          <w:tcPr>
            <w:tcW w:w="2214" w:type="dxa"/>
          </w:tcPr>
          <w:p w:rsidR="00484B23" w:rsidRPr="000A2B18" w:rsidRDefault="00484B23" w:rsidP="00484B23">
            <w:pPr>
              <w:rPr>
                <w:rFonts w:ascii="Arial" w:hAnsi="Arial" w:cs="Arial"/>
              </w:rPr>
            </w:pPr>
          </w:p>
        </w:tc>
      </w:tr>
      <w:tr w:rsidR="00484B23" w:rsidRPr="000A2B18" w:rsidTr="002A4C0A">
        <w:tc>
          <w:tcPr>
            <w:tcW w:w="2214" w:type="dxa"/>
          </w:tcPr>
          <w:p w:rsidR="00484B23" w:rsidRPr="000A2B18" w:rsidRDefault="00484B23" w:rsidP="00484B23">
            <w:pPr>
              <w:rPr>
                <w:rFonts w:ascii="Arial" w:hAnsi="Arial" w:cs="Arial"/>
              </w:rPr>
            </w:pPr>
          </w:p>
        </w:tc>
        <w:tc>
          <w:tcPr>
            <w:tcW w:w="2214" w:type="dxa"/>
          </w:tcPr>
          <w:p w:rsidR="00484B23" w:rsidRPr="000A2B18" w:rsidRDefault="00484B23" w:rsidP="00484B23">
            <w:pPr>
              <w:rPr>
                <w:rFonts w:ascii="Arial" w:hAnsi="Arial" w:cs="Arial"/>
              </w:rPr>
            </w:pPr>
          </w:p>
        </w:tc>
        <w:tc>
          <w:tcPr>
            <w:tcW w:w="2214" w:type="dxa"/>
          </w:tcPr>
          <w:p w:rsidR="00484B23" w:rsidRPr="000A2B18" w:rsidRDefault="00484B23" w:rsidP="00484B23">
            <w:pPr>
              <w:rPr>
                <w:rFonts w:ascii="Arial" w:hAnsi="Arial" w:cs="Arial"/>
              </w:rPr>
            </w:pPr>
          </w:p>
        </w:tc>
        <w:tc>
          <w:tcPr>
            <w:tcW w:w="2214" w:type="dxa"/>
          </w:tcPr>
          <w:p w:rsidR="00484B23" w:rsidRPr="000A2B18" w:rsidRDefault="00484B23" w:rsidP="00484B23">
            <w:pPr>
              <w:rPr>
                <w:rFonts w:ascii="Arial" w:hAnsi="Arial" w:cs="Arial"/>
              </w:rPr>
            </w:pPr>
          </w:p>
        </w:tc>
      </w:tr>
      <w:tr w:rsidR="00484B23" w:rsidRPr="000A2B18" w:rsidTr="002A4C0A">
        <w:tc>
          <w:tcPr>
            <w:tcW w:w="2214" w:type="dxa"/>
          </w:tcPr>
          <w:p w:rsidR="00484B23" w:rsidRPr="000A2B18" w:rsidRDefault="00484B23" w:rsidP="00484B23">
            <w:pPr>
              <w:rPr>
                <w:rFonts w:ascii="Arial" w:hAnsi="Arial" w:cs="Arial"/>
              </w:rPr>
            </w:pPr>
          </w:p>
        </w:tc>
        <w:tc>
          <w:tcPr>
            <w:tcW w:w="2214" w:type="dxa"/>
          </w:tcPr>
          <w:p w:rsidR="00484B23" w:rsidRPr="000A2B18" w:rsidRDefault="00484B23" w:rsidP="00484B23">
            <w:pPr>
              <w:rPr>
                <w:rFonts w:ascii="Arial" w:hAnsi="Arial" w:cs="Arial"/>
              </w:rPr>
            </w:pPr>
          </w:p>
        </w:tc>
        <w:tc>
          <w:tcPr>
            <w:tcW w:w="2214" w:type="dxa"/>
          </w:tcPr>
          <w:p w:rsidR="00484B23" w:rsidRPr="000A2B18" w:rsidRDefault="00484B23" w:rsidP="00484B23">
            <w:pPr>
              <w:rPr>
                <w:rFonts w:ascii="Arial" w:hAnsi="Arial" w:cs="Arial"/>
              </w:rPr>
            </w:pPr>
          </w:p>
        </w:tc>
        <w:tc>
          <w:tcPr>
            <w:tcW w:w="2214" w:type="dxa"/>
          </w:tcPr>
          <w:p w:rsidR="00484B23" w:rsidRPr="000A2B18" w:rsidRDefault="00484B23" w:rsidP="00484B23">
            <w:pPr>
              <w:rPr>
                <w:rFonts w:ascii="Arial" w:hAnsi="Arial" w:cs="Arial"/>
              </w:rPr>
            </w:pPr>
          </w:p>
        </w:tc>
      </w:tr>
    </w:tbl>
    <w:p w:rsidR="00484B23" w:rsidRPr="000A2B18" w:rsidRDefault="00484B23" w:rsidP="00484B23">
      <w:pPr>
        <w:rPr>
          <w:rFonts w:ascii="Arial" w:hAnsi="Arial" w:cs="Arial"/>
        </w:rPr>
      </w:pPr>
    </w:p>
    <w:p w:rsidR="00484B23" w:rsidRPr="000A2B18" w:rsidRDefault="00484B23" w:rsidP="00484B23">
      <w:pPr>
        <w:rPr>
          <w:rFonts w:ascii="Arial" w:hAnsi="Arial" w:cs="Arial"/>
        </w:rPr>
      </w:pPr>
    </w:p>
    <w:p w:rsidR="00484B23" w:rsidRPr="000A2B18" w:rsidRDefault="00386CE6" w:rsidP="00484B23">
      <w:pPr>
        <w:rPr>
          <w:rFonts w:ascii="Arial" w:hAnsi="Arial" w:cs="Arial"/>
        </w:rPr>
      </w:pPr>
      <w:r w:rsidRPr="000A2B18">
        <w:rPr>
          <w:rFonts w:ascii="Arial" w:hAnsi="Arial" w:cs="Arial"/>
        </w:rPr>
        <w:br w:type="page"/>
      </w:r>
    </w:p>
    <w:p w:rsidR="00484B23" w:rsidRPr="00403605" w:rsidRDefault="00484B23" w:rsidP="00F42F2D">
      <w:pPr>
        <w:jc w:val="center"/>
        <w:rPr>
          <w:rFonts w:ascii="Arial" w:hAnsi="Arial" w:cs="Arial"/>
          <w:b/>
          <w:sz w:val="36"/>
        </w:rPr>
      </w:pPr>
      <w:r w:rsidRPr="00403605">
        <w:rPr>
          <w:rFonts w:ascii="Arial" w:hAnsi="Arial" w:cs="Arial"/>
          <w:b/>
          <w:sz w:val="36"/>
        </w:rPr>
        <w:lastRenderedPageBreak/>
        <w:t>Table of Contents</w:t>
      </w:r>
    </w:p>
    <w:p w:rsidR="00484B23" w:rsidRPr="003A4EF3" w:rsidRDefault="00484B23" w:rsidP="00484B23">
      <w:pPr>
        <w:rPr>
          <w:i/>
          <w:rPrChange w:id="6" w:author="gsadi" w:date="2013-11-25T23:03:00Z">
            <w:rPr>
              <w:rFonts w:ascii="Arial" w:hAnsi="Arial" w:cs="Arial"/>
            </w:rPr>
          </w:rPrChange>
        </w:rPr>
      </w:pPr>
    </w:p>
    <w:p w:rsidR="003A4EF3" w:rsidRPr="003A4EF3" w:rsidRDefault="002B0E74">
      <w:pPr>
        <w:pStyle w:val="TOC1"/>
        <w:tabs>
          <w:tab w:val="left" w:pos="480"/>
          <w:tab w:val="right" w:leader="dot" w:pos="8990"/>
        </w:tabs>
        <w:rPr>
          <w:ins w:id="7" w:author="gsadi" w:date="2013-11-25T23:03:00Z"/>
          <w:rFonts w:eastAsiaTheme="minorEastAsia"/>
          <w:i/>
          <w:noProof/>
          <w:rPrChange w:id="8" w:author="gsadi" w:date="2013-11-25T23:03:00Z">
            <w:rPr>
              <w:ins w:id="9" w:author="gsadi" w:date="2013-11-25T23:03:00Z"/>
              <w:rFonts w:asciiTheme="minorHAnsi" w:eastAsiaTheme="minorEastAsia" w:hAnsiTheme="minorHAnsi" w:cstheme="minorBidi"/>
              <w:noProof/>
              <w:sz w:val="22"/>
              <w:szCs w:val="22"/>
            </w:rPr>
          </w:rPrChange>
        </w:rPr>
      </w:pPr>
      <w:r w:rsidRPr="002B0E74">
        <w:rPr>
          <w:i/>
          <w:rPrChange w:id="10" w:author="gsadi" w:date="2013-11-25T23:03:00Z">
            <w:rPr>
              <w:color w:val="0000FF"/>
              <w:u w:val="single"/>
            </w:rPr>
          </w:rPrChange>
        </w:rPr>
        <w:fldChar w:fldCharType="begin"/>
      </w:r>
      <w:r w:rsidRPr="002B0E74">
        <w:rPr>
          <w:i/>
          <w:rPrChange w:id="11" w:author="gsadi" w:date="2013-11-25T23:03:00Z">
            <w:rPr/>
          </w:rPrChange>
        </w:rPr>
        <w:instrText xml:space="preserve"> TOC \o "1-5" \h \z \u </w:instrText>
      </w:r>
      <w:r w:rsidRPr="002B0E74">
        <w:rPr>
          <w:i/>
          <w:rPrChange w:id="12" w:author="gsadi" w:date="2013-11-25T23:03:00Z">
            <w:rPr>
              <w:color w:val="0000FF"/>
              <w:u w:val="single"/>
            </w:rPr>
          </w:rPrChange>
        </w:rPr>
        <w:fldChar w:fldCharType="separate"/>
      </w:r>
      <w:ins w:id="13" w:author="gsadi" w:date="2013-11-25T23:03:00Z">
        <w:r w:rsidRPr="002B0E74">
          <w:rPr>
            <w:rStyle w:val="Hyperlink"/>
            <w:i/>
            <w:noProof/>
            <w:rPrChange w:id="14" w:author="gsadi" w:date="2013-11-25T23:03:00Z">
              <w:rPr>
                <w:rStyle w:val="Hyperlink"/>
                <w:noProof/>
              </w:rPr>
            </w:rPrChange>
          </w:rPr>
          <w:fldChar w:fldCharType="begin"/>
        </w:r>
        <w:r w:rsidRPr="002B0E74">
          <w:rPr>
            <w:rStyle w:val="Hyperlink"/>
            <w:i/>
            <w:noProof/>
            <w:rPrChange w:id="15" w:author="gsadi" w:date="2013-11-25T23:03:00Z">
              <w:rPr>
                <w:rStyle w:val="Hyperlink"/>
                <w:noProof/>
              </w:rPr>
            </w:rPrChange>
          </w:rPr>
          <w:instrText xml:space="preserve"> </w:instrText>
        </w:r>
        <w:r w:rsidRPr="002B0E74">
          <w:rPr>
            <w:i/>
            <w:noProof/>
            <w:rPrChange w:id="16" w:author="gsadi" w:date="2013-11-25T23:03:00Z">
              <w:rPr>
                <w:noProof/>
                <w:color w:val="0000FF"/>
                <w:u w:val="single"/>
              </w:rPr>
            </w:rPrChange>
          </w:rPr>
          <w:instrText>HYPERLINK \l "_Toc373183943"</w:instrText>
        </w:r>
        <w:r w:rsidRPr="002B0E74">
          <w:rPr>
            <w:rStyle w:val="Hyperlink"/>
            <w:i/>
            <w:noProof/>
            <w:rPrChange w:id="17" w:author="gsadi" w:date="2013-11-25T23:03:00Z">
              <w:rPr>
                <w:rStyle w:val="Hyperlink"/>
                <w:noProof/>
              </w:rPr>
            </w:rPrChange>
          </w:rPr>
          <w:instrText xml:space="preserve"> </w:instrText>
        </w:r>
        <w:r w:rsidRPr="002B0E74">
          <w:rPr>
            <w:rStyle w:val="Hyperlink"/>
            <w:i/>
            <w:noProof/>
            <w:rPrChange w:id="18" w:author="gsadi" w:date="2013-11-25T23:03:00Z">
              <w:rPr>
                <w:rStyle w:val="Hyperlink"/>
                <w:noProof/>
              </w:rPr>
            </w:rPrChange>
          </w:rPr>
          <w:fldChar w:fldCharType="separate"/>
        </w:r>
        <w:r w:rsidRPr="002B0E74">
          <w:rPr>
            <w:rStyle w:val="Hyperlink"/>
            <w:i/>
            <w:noProof/>
            <w:rPrChange w:id="19" w:author="gsadi" w:date="2013-11-25T23:03:00Z">
              <w:rPr>
                <w:rStyle w:val="Hyperlink"/>
                <w:noProof/>
              </w:rPr>
            </w:rPrChange>
          </w:rPr>
          <w:t>1</w:t>
        </w:r>
        <w:r w:rsidRPr="002B0E74">
          <w:rPr>
            <w:rFonts w:eastAsiaTheme="minorEastAsia"/>
            <w:i/>
            <w:noProof/>
            <w:rPrChange w:id="20"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21" w:author="gsadi" w:date="2013-11-25T23:03:00Z">
              <w:rPr>
                <w:rStyle w:val="Hyperlink"/>
                <w:noProof/>
              </w:rPr>
            </w:rPrChange>
          </w:rPr>
          <w:t>Introduction</w:t>
        </w:r>
        <w:r w:rsidRPr="002B0E74">
          <w:rPr>
            <w:i/>
            <w:noProof/>
            <w:webHidden/>
            <w:rPrChange w:id="22" w:author="gsadi" w:date="2013-11-25T23:03:00Z">
              <w:rPr>
                <w:noProof/>
                <w:webHidden/>
                <w:color w:val="0000FF"/>
                <w:u w:val="single"/>
              </w:rPr>
            </w:rPrChange>
          </w:rPr>
          <w:tab/>
        </w:r>
        <w:r w:rsidRPr="002B0E74">
          <w:rPr>
            <w:i/>
            <w:noProof/>
            <w:webHidden/>
            <w:rPrChange w:id="23" w:author="gsadi" w:date="2013-11-25T23:03:00Z">
              <w:rPr>
                <w:noProof/>
                <w:webHidden/>
                <w:color w:val="0000FF"/>
                <w:u w:val="single"/>
              </w:rPr>
            </w:rPrChange>
          </w:rPr>
          <w:fldChar w:fldCharType="begin"/>
        </w:r>
        <w:r w:rsidRPr="002B0E74">
          <w:rPr>
            <w:i/>
            <w:noProof/>
            <w:webHidden/>
            <w:rPrChange w:id="24" w:author="gsadi" w:date="2013-11-25T23:03:00Z">
              <w:rPr>
                <w:noProof/>
                <w:webHidden/>
                <w:color w:val="0000FF"/>
                <w:u w:val="single"/>
              </w:rPr>
            </w:rPrChange>
          </w:rPr>
          <w:instrText xml:space="preserve"> PAGEREF _Toc373183943 \h </w:instrText>
        </w:r>
      </w:ins>
      <w:r w:rsidRPr="002B0E74">
        <w:rPr>
          <w:i/>
          <w:noProof/>
          <w:webHidden/>
          <w:rPrChange w:id="25" w:author="gsadi" w:date="2013-11-25T23:03:00Z">
            <w:rPr>
              <w:i/>
              <w:noProof/>
              <w:webHidden/>
            </w:rPr>
          </w:rPrChange>
        </w:rPr>
      </w:r>
      <w:r w:rsidRPr="002B0E74">
        <w:rPr>
          <w:i/>
          <w:noProof/>
          <w:webHidden/>
          <w:rPrChange w:id="26" w:author="gsadi" w:date="2013-11-25T23:03:00Z">
            <w:rPr>
              <w:noProof/>
              <w:webHidden/>
              <w:color w:val="0000FF"/>
              <w:u w:val="single"/>
            </w:rPr>
          </w:rPrChange>
        </w:rPr>
        <w:fldChar w:fldCharType="separate"/>
      </w:r>
      <w:ins w:id="27" w:author="gsadi" w:date="2013-11-25T23:04:00Z">
        <w:r w:rsidR="008D4335">
          <w:rPr>
            <w:i/>
            <w:noProof/>
            <w:webHidden/>
          </w:rPr>
          <w:t>5</w:t>
        </w:r>
      </w:ins>
      <w:ins w:id="28" w:author="gsadi" w:date="2013-11-25T23:03:00Z">
        <w:r w:rsidRPr="002B0E74">
          <w:rPr>
            <w:i/>
            <w:noProof/>
            <w:webHidden/>
            <w:rPrChange w:id="29" w:author="gsadi" w:date="2013-11-25T23:03:00Z">
              <w:rPr>
                <w:noProof/>
                <w:webHidden/>
                <w:color w:val="0000FF"/>
                <w:u w:val="single"/>
              </w:rPr>
            </w:rPrChange>
          </w:rPr>
          <w:fldChar w:fldCharType="end"/>
        </w:r>
        <w:r w:rsidRPr="002B0E74">
          <w:rPr>
            <w:rStyle w:val="Hyperlink"/>
            <w:i/>
            <w:noProof/>
            <w:rPrChange w:id="30"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31" w:author="gsadi" w:date="2013-11-25T23:03:00Z"/>
          <w:rFonts w:eastAsiaTheme="minorEastAsia"/>
          <w:i/>
          <w:noProof/>
          <w:rPrChange w:id="32" w:author="gsadi" w:date="2013-11-25T23:03:00Z">
            <w:rPr>
              <w:ins w:id="33" w:author="gsadi" w:date="2013-11-25T23:03:00Z"/>
              <w:rFonts w:asciiTheme="minorHAnsi" w:eastAsiaTheme="minorEastAsia" w:hAnsiTheme="minorHAnsi" w:cstheme="minorBidi"/>
              <w:noProof/>
              <w:sz w:val="22"/>
              <w:szCs w:val="22"/>
            </w:rPr>
          </w:rPrChange>
        </w:rPr>
      </w:pPr>
      <w:ins w:id="34" w:author="gsadi" w:date="2013-11-25T23:03:00Z">
        <w:r w:rsidRPr="002B0E74">
          <w:rPr>
            <w:rStyle w:val="Hyperlink"/>
            <w:i/>
            <w:noProof/>
            <w:rPrChange w:id="35" w:author="gsadi" w:date="2013-11-25T23:03:00Z">
              <w:rPr>
                <w:rStyle w:val="Hyperlink"/>
                <w:noProof/>
              </w:rPr>
            </w:rPrChange>
          </w:rPr>
          <w:fldChar w:fldCharType="begin"/>
        </w:r>
        <w:r w:rsidRPr="002B0E74">
          <w:rPr>
            <w:rStyle w:val="Hyperlink"/>
            <w:i/>
            <w:noProof/>
            <w:rPrChange w:id="36" w:author="gsadi" w:date="2013-11-25T23:03:00Z">
              <w:rPr>
                <w:rStyle w:val="Hyperlink"/>
                <w:noProof/>
              </w:rPr>
            </w:rPrChange>
          </w:rPr>
          <w:instrText xml:space="preserve"> </w:instrText>
        </w:r>
        <w:r w:rsidRPr="002B0E74">
          <w:rPr>
            <w:i/>
            <w:noProof/>
            <w:rPrChange w:id="37" w:author="gsadi" w:date="2013-11-25T23:03:00Z">
              <w:rPr>
                <w:noProof/>
                <w:color w:val="0000FF"/>
                <w:u w:val="single"/>
              </w:rPr>
            </w:rPrChange>
          </w:rPr>
          <w:instrText>HYPERLINK \l "_Toc373183944"</w:instrText>
        </w:r>
        <w:r w:rsidRPr="002B0E74">
          <w:rPr>
            <w:rStyle w:val="Hyperlink"/>
            <w:i/>
            <w:noProof/>
            <w:rPrChange w:id="38" w:author="gsadi" w:date="2013-11-25T23:03:00Z">
              <w:rPr>
                <w:rStyle w:val="Hyperlink"/>
                <w:noProof/>
              </w:rPr>
            </w:rPrChange>
          </w:rPr>
          <w:instrText xml:space="preserve"> </w:instrText>
        </w:r>
        <w:r w:rsidRPr="002B0E74">
          <w:rPr>
            <w:rStyle w:val="Hyperlink"/>
            <w:i/>
            <w:noProof/>
            <w:rPrChange w:id="39" w:author="gsadi" w:date="2013-11-25T23:03:00Z">
              <w:rPr>
                <w:rStyle w:val="Hyperlink"/>
                <w:noProof/>
              </w:rPr>
            </w:rPrChange>
          </w:rPr>
          <w:fldChar w:fldCharType="separate"/>
        </w:r>
        <w:r w:rsidRPr="002B0E74">
          <w:rPr>
            <w:rStyle w:val="Hyperlink"/>
            <w:i/>
            <w:noProof/>
            <w:rPrChange w:id="40" w:author="gsadi" w:date="2013-11-25T23:03:00Z">
              <w:rPr>
                <w:rStyle w:val="Hyperlink"/>
                <w:noProof/>
              </w:rPr>
            </w:rPrChange>
          </w:rPr>
          <w:t>1.1</w:t>
        </w:r>
        <w:r w:rsidRPr="002B0E74">
          <w:rPr>
            <w:rFonts w:eastAsiaTheme="minorEastAsia"/>
            <w:i/>
            <w:noProof/>
            <w:rPrChange w:id="41"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42" w:author="gsadi" w:date="2013-11-25T23:03:00Z">
              <w:rPr>
                <w:rStyle w:val="Hyperlink"/>
                <w:noProof/>
              </w:rPr>
            </w:rPrChange>
          </w:rPr>
          <w:t>Overview</w:t>
        </w:r>
        <w:r w:rsidRPr="002B0E74">
          <w:rPr>
            <w:i/>
            <w:noProof/>
            <w:webHidden/>
            <w:rPrChange w:id="43" w:author="gsadi" w:date="2013-11-25T23:03:00Z">
              <w:rPr>
                <w:noProof/>
                <w:webHidden/>
                <w:color w:val="0000FF"/>
                <w:u w:val="single"/>
              </w:rPr>
            </w:rPrChange>
          </w:rPr>
          <w:tab/>
        </w:r>
        <w:r w:rsidRPr="002B0E74">
          <w:rPr>
            <w:i/>
            <w:noProof/>
            <w:webHidden/>
            <w:rPrChange w:id="44" w:author="gsadi" w:date="2013-11-25T23:03:00Z">
              <w:rPr>
                <w:noProof/>
                <w:webHidden/>
                <w:color w:val="0000FF"/>
                <w:u w:val="single"/>
              </w:rPr>
            </w:rPrChange>
          </w:rPr>
          <w:fldChar w:fldCharType="begin"/>
        </w:r>
        <w:r w:rsidRPr="002B0E74">
          <w:rPr>
            <w:i/>
            <w:noProof/>
            <w:webHidden/>
            <w:rPrChange w:id="45" w:author="gsadi" w:date="2013-11-25T23:03:00Z">
              <w:rPr>
                <w:noProof/>
                <w:webHidden/>
                <w:color w:val="0000FF"/>
                <w:u w:val="single"/>
              </w:rPr>
            </w:rPrChange>
          </w:rPr>
          <w:instrText xml:space="preserve"> PAGEREF _Toc373183944 \h </w:instrText>
        </w:r>
      </w:ins>
      <w:r w:rsidRPr="002B0E74">
        <w:rPr>
          <w:i/>
          <w:noProof/>
          <w:webHidden/>
          <w:rPrChange w:id="46" w:author="gsadi" w:date="2013-11-25T23:03:00Z">
            <w:rPr>
              <w:i/>
              <w:noProof/>
              <w:webHidden/>
            </w:rPr>
          </w:rPrChange>
        </w:rPr>
      </w:r>
      <w:r w:rsidRPr="002B0E74">
        <w:rPr>
          <w:i/>
          <w:noProof/>
          <w:webHidden/>
          <w:rPrChange w:id="47" w:author="gsadi" w:date="2013-11-25T23:03:00Z">
            <w:rPr>
              <w:noProof/>
              <w:webHidden/>
              <w:color w:val="0000FF"/>
              <w:u w:val="single"/>
            </w:rPr>
          </w:rPrChange>
        </w:rPr>
        <w:fldChar w:fldCharType="separate"/>
      </w:r>
      <w:ins w:id="48" w:author="gsadi" w:date="2013-11-25T23:04:00Z">
        <w:r w:rsidR="008D4335">
          <w:rPr>
            <w:i/>
            <w:noProof/>
            <w:webHidden/>
          </w:rPr>
          <w:t>5</w:t>
        </w:r>
      </w:ins>
      <w:ins w:id="49" w:author="gsadi" w:date="2013-11-25T23:03:00Z">
        <w:r w:rsidRPr="002B0E74">
          <w:rPr>
            <w:i/>
            <w:noProof/>
            <w:webHidden/>
            <w:rPrChange w:id="50" w:author="gsadi" w:date="2013-11-25T23:03:00Z">
              <w:rPr>
                <w:noProof/>
                <w:webHidden/>
                <w:color w:val="0000FF"/>
                <w:u w:val="single"/>
              </w:rPr>
            </w:rPrChange>
          </w:rPr>
          <w:fldChar w:fldCharType="end"/>
        </w:r>
        <w:r w:rsidRPr="002B0E74">
          <w:rPr>
            <w:rStyle w:val="Hyperlink"/>
            <w:i/>
            <w:noProof/>
            <w:rPrChange w:id="51"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52" w:author="gsadi" w:date="2013-11-25T23:03:00Z"/>
          <w:rFonts w:eastAsiaTheme="minorEastAsia"/>
          <w:i/>
          <w:noProof/>
          <w:rPrChange w:id="53" w:author="gsadi" w:date="2013-11-25T23:03:00Z">
            <w:rPr>
              <w:ins w:id="54" w:author="gsadi" w:date="2013-11-25T23:03:00Z"/>
              <w:rFonts w:asciiTheme="minorHAnsi" w:eastAsiaTheme="minorEastAsia" w:hAnsiTheme="minorHAnsi" w:cstheme="minorBidi"/>
              <w:noProof/>
              <w:sz w:val="22"/>
              <w:szCs w:val="22"/>
            </w:rPr>
          </w:rPrChange>
        </w:rPr>
      </w:pPr>
      <w:ins w:id="55" w:author="gsadi" w:date="2013-11-25T23:03:00Z">
        <w:r w:rsidRPr="002B0E74">
          <w:rPr>
            <w:rStyle w:val="Hyperlink"/>
            <w:i/>
            <w:noProof/>
            <w:rPrChange w:id="56" w:author="gsadi" w:date="2013-11-25T23:03:00Z">
              <w:rPr>
                <w:rStyle w:val="Hyperlink"/>
                <w:noProof/>
              </w:rPr>
            </w:rPrChange>
          </w:rPr>
          <w:fldChar w:fldCharType="begin"/>
        </w:r>
        <w:r w:rsidRPr="002B0E74">
          <w:rPr>
            <w:rStyle w:val="Hyperlink"/>
            <w:i/>
            <w:noProof/>
            <w:rPrChange w:id="57" w:author="gsadi" w:date="2013-11-25T23:03:00Z">
              <w:rPr>
                <w:rStyle w:val="Hyperlink"/>
                <w:noProof/>
              </w:rPr>
            </w:rPrChange>
          </w:rPr>
          <w:instrText xml:space="preserve"> </w:instrText>
        </w:r>
        <w:r w:rsidRPr="002B0E74">
          <w:rPr>
            <w:i/>
            <w:noProof/>
            <w:rPrChange w:id="58" w:author="gsadi" w:date="2013-11-25T23:03:00Z">
              <w:rPr>
                <w:noProof/>
                <w:color w:val="0000FF"/>
                <w:u w:val="single"/>
              </w:rPr>
            </w:rPrChange>
          </w:rPr>
          <w:instrText>HYPERLINK \l "_Toc373183946"</w:instrText>
        </w:r>
        <w:r w:rsidRPr="002B0E74">
          <w:rPr>
            <w:rStyle w:val="Hyperlink"/>
            <w:i/>
            <w:noProof/>
            <w:rPrChange w:id="59" w:author="gsadi" w:date="2013-11-25T23:03:00Z">
              <w:rPr>
                <w:rStyle w:val="Hyperlink"/>
                <w:noProof/>
              </w:rPr>
            </w:rPrChange>
          </w:rPr>
          <w:instrText xml:space="preserve"> </w:instrText>
        </w:r>
        <w:r w:rsidRPr="002B0E74">
          <w:rPr>
            <w:rStyle w:val="Hyperlink"/>
            <w:i/>
            <w:noProof/>
            <w:rPrChange w:id="60" w:author="gsadi" w:date="2013-11-25T23:03:00Z">
              <w:rPr>
                <w:rStyle w:val="Hyperlink"/>
                <w:noProof/>
              </w:rPr>
            </w:rPrChange>
          </w:rPr>
          <w:fldChar w:fldCharType="separate"/>
        </w:r>
        <w:r w:rsidRPr="002B0E74">
          <w:rPr>
            <w:rStyle w:val="Hyperlink"/>
            <w:i/>
            <w:noProof/>
            <w:rPrChange w:id="61" w:author="gsadi" w:date="2013-11-25T23:03:00Z">
              <w:rPr>
                <w:rStyle w:val="Hyperlink"/>
                <w:noProof/>
              </w:rPr>
            </w:rPrChange>
          </w:rPr>
          <w:t>1.2</w:t>
        </w:r>
        <w:r w:rsidRPr="002B0E74">
          <w:rPr>
            <w:rFonts w:eastAsiaTheme="minorEastAsia"/>
            <w:i/>
            <w:noProof/>
            <w:rPrChange w:id="62"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63" w:author="gsadi" w:date="2013-11-25T23:03:00Z">
              <w:rPr>
                <w:rStyle w:val="Hyperlink"/>
                <w:noProof/>
              </w:rPr>
            </w:rPrChange>
          </w:rPr>
          <w:t>Scope</w:t>
        </w:r>
        <w:r w:rsidRPr="002B0E74">
          <w:rPr>
            <w:i/>
            <w:noProof/>
            <w:webHidden/>
            <w:rPrChange w:id="64" w:author="gsadi" w:date="2013-11-25T23:03:00Z">
              <w:rPr>
                <w:noProof/>
                <w:webHidden/>
                <w:color w:val="0000FF"/>
                <w:u w:val="single"/>
              </w:rPr>
            </w:rPrChange>
          </w:rPr>
          <w:tab/>
        </w:r>
        <w:r w:rsidRPr="002B0E74">
          <w:rPr>
            <w:i/>
            <w:noProof/>
            <w:webHidden/>
            <w:rPrChange w:id="65" w:author="gsadi" w:date="2013-11-25T23:03:00Z">
              <w:rPr>
                <w:noProof/>
                <w:webHidden/>
                <w:color w:val="0000FF"/>
                <w:u w:val="single"/>
              </w:rPr>
            </w:rPrChange>
          </w:rPr>
          <w:fldChar w:fldCharType="begin"/>
        </w:r>
        <w:r w:rsidRPr="002B0E74">
          <w:rPr>
            <w:i/>
            <w:noProof/>
            <w:webHidden/>
            <w:rPrChange w:id="66" w:author="gsadi" w:date="2013-11-25T23:03:00Z">
              <w:rPr>
                <w:noProof/>
                <w:webHidden/>
                <w:color w:val="0000FF"/>
                <w:u w:val="single"/>
              </w:rPr>
            </w:rPrChange>
          </w:rPr>
          <w:instrText xml:space="preserve"> PAGEREF _Toc373183946 \h </w:instrText>
        </w:r>
      </w:ins>
      <w:r w:rsidRPr="002B0E74">
        <w:rPr>
          <w:i/>
          <w:noProof/>
          <w:webHidden/>
          <w:rPrChange w:id="67" w:author="gsadi" w:date="2013-11-25T23:03:00Z">
            <w:rPr>
              <w:i/>
              <w:noProof/>
              <w:webHidden/>
            </w:rPr>
          </w:rPrChange>
        </w:rPr>
      </w:r>
      <w:r w:rsidRPr="002B0E74">
        <w:rPr>
          <w:i/>
          <w:noProof/>
          <w:webHidden/>
          <w:rPrChange w:id="68" w:author="gsadi" w:date="2013-11-25T23:03:00Z">
            <w:rPr>
              <w:noProof/>
              <w:webHidden/>
              <w:color w:val="0000FF"/>
              <w:u w:val="single"/>
            </w:rPr>
          </w:rPrChange>
        </w:rPr>
        <w:fldChar w:fldCharType="separate"/>
      </w:r>
      <w:ins w:id="69" w:author="gsadi" w:date="2013-11-25T23:04:00Z">
        <w:r w:rsidR="008D4335">
          <w:rPr>
            <w:i/>
            <w:noProof/>
            <w:webHidden/>
          </w:rPr>
          <w:t>5</w:t>
        </w:r>
      </w:ins>
      <w:ins w:id="70" w:author="gsadi" w:date="2013-11-25T23:03:00Z">
        <w:r w:rsidRPr="002B0E74">
          <w:rPr>
            <w:i/>
            <w:noProof/>
            <w:webHidden/>
            <w:rPrChange w:id="71" w:author="gsadi" w:date="2013-11-25T23:03:00Z">
              <w:rPr>
                <w:noProof/>
                <w:webHidden/>
                <w:color w:val="0000FF"/>
                <w:u w:val="single"/>
              </w:rPr>
            </w:rPrChange>
          </w:rPr>
          <w:fldChar w:fldCharType="end"/>
        </w:r>
        <w:r w:rsidRPr="002B0E74">
          <w:rPr>
            <w:rStyle w:val="Hyperlink"/>
            <w:i/>
            <w:noProof/>
            <w:rPrChange w:id="72"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73" w:author="gsadi" w:date="2013-11-25T23:03:00Z"/>
          <w:rFonts w:eastAsiaTheme="minorEastAsia"/>
          <w:i/>
          <w:noProof/>
          <w:rPrChange w:id="74" w:author="gsadi" w:date="2013-11-25T23:03:00Z">
            <w:rPr>
              <w:ins w:id="75" w:author="gsadi" w:date="2013-11-25T23:03:00Z"/>
              <w:rFonts w:asciiTheme="minorHAnsi" w:eastAsiaTheme="minorEastAsia" w:hAnsiTheme="minorHAnsi" w:cstheme="minorBidi"/>
              <w:noProof/>
              <w:sz w:val="22"/>
              <w:szCs w:val="22"/>
            </w:rPr>
          </w:rPrChange>
        </w:rPr>
      </w:pPr>
      <w:ins w:id="76" w:author="gsadi" w:date="2013-11-25T23:03:00Z">
        <w:r w:rsidRPr="002B0E74">
          <w:rPr>
            <w:rStyle w:val="Hyperlink"/>
            <w:i/>
            <w:noProof/>
            <w:rPrChange w:id="77" w:author="gsadi" w:date="2013-11-25T23:03:00Z">
              <w:rPr>
                <w:rStyle w:val="Hyperlink"/>
                <w:noProof/>
              </w:rPr>
            </w:rPrChange>
          </w:rPr>
          <w:fldChar w:fldCharType="begin"/>
        </w:r>
        <w:r w:rsidRPr="002B0E74">
          <w:rPr>
            <w:rStyle w:val="Hyperlink"/>
            <w:i/>
            <w:noProof/>
            <w:rPrChange w:id="78" w:author="gsadi" w:date="2013-11-25T23:03:00Z">
              <w:rPr>
                <w:rStyle w:val="Hyperlink"/>
                <w:noProof/>
              </w:rPr>
            </w:rPrChange>
          </w:rPr>
          <w:instrText xml:space="preserve"> </w:instrText>
        </w:r>
        <w:r w:rsidRPr="002B0E74">
          <w:rPr>
            <w:i/>
            <w:noProof/>
            <w:rPrChange w:id="79" w:author="gsadi" w:date="2013-11-25T23:03:00Z">
              <w:rPr>
                <w:noProof/>
                <w:color w:val="0000FF"/>
                <w:u w:val="single"/>
              </w:rPr>
            </w:rPrChange>
          </w:rPr>
          <w:instrText>HYPERLINK \l "_Toc373183947"</w:instrText>
        </w:r>
        <w:r w:rsidRPr="002B0E74">
          <w:rPr>
            <w:rStyle w:val="Hyperlink"/>
            <w:i/>
            <w:noProof/>
            <w:rPrChange w:id="80" w:author="gsadi" w:date="2013-11-25T23:03:00Z">
              <w:rPr>
                <w:rStyle w:val="Hyperlink"/>
                <w:noProof/>
              </w:rPr>
            </w:rPrChange>
          </w:rPr>
          <w:instrText xml:space="preserve"> </w:instrText>
        </w:r>
        <w:r w:rsidRPr="002B0E74">
          <w:rPr>
            <w:rStyle w:val="Hyperlink"/>
            <w:i/>
            <w:noProof/>
            <w:rPrChange w:id="81" w:author="gsadi" w:date="2013-11-25T23:03:00Z">
              <w:rPr>
                <w:rStyle w:val="Hyperlink"/>
                <w:noProof/>
              </w:rPr>
            </w:rPrChange>
          </w:rPr>
          <w:fldChar w:fldCharType="separate"/>
        </w:r>
        <w:r w:rsidRPr="002B0E74">
          <w:rPr>
            <w:rStyle w:val="Hyperlink"/>
            <w:i/>
            <w:noProof/>
            <w:rPrChange w:id="82" w:author="gsadi" w:date="2013-11-25T23:03:00Z">
              <w:rPr>
                <w:rStyle w:val="Hyperlink"/>
                <w:noProof/>
              </w:rPr>
            </w:rPrChange>
          </w:rPr>
          <w:t>1.3</w:t>
        </w:r>
        <w:r w:rsidRPr="002B0E74">
          <w:rPr>
            <w:rFonts w:eastAsiaTheme="minorEastAsia"/>
            <w:i/>
            <w:noProof/>
            <w:rPrChange w:id="83"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84" w:author="gsadi" w:date="2013-11-25T23:03:00Z">
              <w:rPr>
                <w:rStyle w:val="Hyperlink"/>
                <w:noProof/>
              </w:rPr>
            </w:rPrChange>
          </w:rPr>
          <w:t>Component Owners</w:t>
        </w:r>
        <w:r w:rsidRPr="002B0E74">
          <w:rPr>
            <w:i/>
            <w:noProof/>
            <w:webHidden/>
            <w:rPrChange w:id="85" w:author="gsadi" w:date="2013-11-25T23:03:00Z">
              <w:rPr>
                <w:noProof/>
                <w:webHidden/>
                <w:color w:val="0000FF"/>
                <w:u w:val="single"/>
              </w:rPr>
            </w:rPrChange>
          </w:rPr>
          <w:tab/>
        </w:r>
        <w:r w:rsidRPr="002B0E74">
          <w:rPr>
            <w:i/>
            <w:noProof/>
            <w:webHidden/>
            <w:rPrChange w:id="86" w:author="gsadi" w:date="2013-11-25T23:03:00Z">
              <w:rPr>
                <w:noProof/>
                <w:webHidden/>
                <w:color w:val="0000FF"/>
                <w:u w:val="single"/>
              </w:rPr>
            </w:rPrChange>
          </w:rPr>
          <w:fldChar w:fldCharType="begin"/>
        </w:r>
        <w:r w:rsidRPr="002B0E74">
          <w:rPr>
            <w:i/>
            <w:noProof/>
            <w:webHidden/>
            <w:rPrChange w:id="87" w:author="gsadi" w:date="2013-11-25T23:03:00Z">
              <w:rPr>
                <w:noProof/>
                <w:webHidden/>
                <w:color w:val="0000FF"/>
                <w:u w:val="single"/>
              </w:rPr>
            </w:rPrChange>
          </w:rPr>
          <w:instrText xml:space="preserve"> PAGEREF _Toc373183947 \h </w:instrText>
        </w:r>
      </w:ins>
      <w:r w:rsidRPr="002B0E74">
        <w:rPr>
          <w:i/>
          <w:noProof/>
          <w:webHidden/>
          <w:rPrChange w:id="88" w:author="gsadi" w:date="2013-11-25T23:03:00Z">
            <w:rPr>
              <w:i/>
              <w:noProof/>
              <w:webHidden/>
            </w:rPr>
          </w:rPrChange>
        </w:rPr>
      </w:r>
      <w:r w:rsidRPr="002B0E74">
        <w:rPr>
          <w:i/>
          <w:noProof/>
          <w:webHidden/>
          <w:rPrChange w:id="89" w:author="gsadi" w:date="2013-11-25T23:03:00Z">
            <w:rPr>
              <w:noProof/>
              <w:webHidden/>
              <w:color w:val="0000FF"/>
              <w:u w:val="single"/>
            </w:rPr>
          </w:rPrChange>
        </w:rPr>
        <w:fldChar w:fldCharType="separate"/>
      </w:r>
      <w:ins w:id="90" w:author="gsadi" w:date="2013-11-25T23:04:00Z">
        <w:r w:rsidR="008D4335">
          <w:rPr>
            <w:i/>
            <w:noProof/>
            <w:webHidden/>
          </w:rPr>
          <w:t>5</w:t>
        </w:r>
      </w:ins>
      <w:ins w:id="91" w:author="gsadi" w:date="2013-11-25T23:03:00Z">
        <w:r w:rsidRPr="002B0E74">
          <w:rPr>
            <w:i/>
            <w:noProof/>
            <w:webHidden/>
            <w:rPrChange w:id="92" w:author="gsadi" w:date="2013-11-25T23:03:00Z">
              <w:rPr>
                <w:noProof/>
                <w:webHidden/>
                <w:color w:val="0000FF"/>
                <w:u w:val="single"/>
              </w:rPr>
            </w:rPrChange>
          </w:rPr>
          <w:fldChar w:fldCharType="end"/>
        </w:r>
        <w:r w:rsidRPr="002B0E74">
          <w:rPr>
            <w:rStyle w:val="Hyperlink"/>
            <w:i/>
            <w:noProof/>
            <w:rPrChange w:id="93" w:author="gsadi" w:date="2013-11-25T23:03:00Z">
              <w:rPr>
                <w:rStyle w:val="Hyperlink"/>
                <w:noProof/>
              </w:rPr>
            </w:rPrChange>
          </w:rPr>
          <w:fldChar w:fldCharType="end"/>
        </w:r>
      </w:ins>
    </w:p>
    <w:p w:rsidR="003A4EF3" w:rsidRPr="003A4EF3" w:rsidRDefault="002B0E74">
      <w:pPr>
        <w:pStyle w:val="TOC1"/>
        <w:tabs>
          <w:tab w:val="left" w:pos="480"/>
          <w:tab w:val="right" w:leader="dot" w:pos="8990"/>
        </w:tabs>
        <w:rPr>
          <w:ins w:id="94" w:author="gsadi" w:date="2013-11-25T23:03:00Z"/>
          <w:rFonts w:eastAsiaTheme="minorEastAsia"/>
          <w:i/>
          <w:noProof/>
          <w:rPrChange w:id="95" w:author="gsadi" w:date="2013-11-25T23:03:00Z">
            <w:rPr>
              <w:ins w:id="96" w:author="gsadi" w:date="2013-11-25T23:03:00Z"/>
              <w:rFonts w:asciiTheme="minorHAnsi" w:eastAsiaTheme="minorEastAsia" w:hAnsiTheme="minorHAnsi" w:cstheme="minorBidi"/>
              <w:noProof/>
              <w:sz w:val="22"/>
              <w:szCs w:val="22"/>
            </w:rPr>
          </w:rPrChange>
        </w:rPr>
      </w:pPr>
      <w:ins w:id="97" w:author="gsadi" w:date="2013-11-25T23:03:00Z">
        <w:r w:rsidRPr="002B0E74">
          <w:rPr>
            <w:rStyle w:val="Hyperlink"/>
            <w:i/>
            <w:noProof/>
            <w:rPrChange w:id="98" w:author="gsadi" w:date="2013-11-25T23:03:00Z">
              <w:rPr>
                <w:rStyle w:val="Hyperlink"/>
                <w:noProof/>
              </w:rPr>
            </w:rPrChange>
          </w:rPr>
          <w:fldChar w:fldCharType="begin"/>
        </w:r>
        <w:r w:rsidRPr="002B0E74">
          <w:rPr>
            <w:rStyle w:val="Hyperlink"/>
            <w:i/>
            <w:noProof/>
            <w:rPrChange w:id="99" w:author="gsadi" w:date="2013-11-25T23:03:00Z">
              <w:rPr>
                <w:rStyle w:val="Hyperlink"/>
                <w:noProof/>
              </w:rPr>
            </w:rPrChange>
          </w:rPr>
          <w:instrText xml:space="preserve"> </w:instrText>
        </w:r>
        <w:r w:rsidRPr="002B0E74">
          <w:rPr>
            <w:i/>
            <w:noProof/>
            <w:rPrChange w:id="100" w:author="gsadi" w:date="2013-11-25T23:03:00Z">
              <w:rPr>
                <w:noProof/>
                <w:color w:val="0000FF"/>
                <w:u w:val="single"/>
              </w:rPr>
            </w:rPrChange>
          </w:rPr>
          <w:instrText>HYPERLINK \l "_Toc373183948"</w:instrText>
        </w:r>
        <w:r w:rsidRPr="002B0E74">
          <w:rPr>
            <w:rStyle w:val="Hyperlink"/>
            <w:i/>
            <w:noProof/>
            <w:rPrChange w:id="101" w:author="gsadi" w:date="2013-11-25T23:03:00Z">
              <w:rPr>
                <w:rStyle w:val="Hyperlink"/>
                <w:noProof/>
              </w:rPr>
            </w:rPrChange>
          </w:rPr>
          <w:instrText xml:space="preserve"> </w:instrText>
        </w:r>
        <w:r w:rsidRPr="002B0E74">
          <w:rPr>
            <w:rStyle w:val="Hyperlink"/>
            <w:i/>
            <w:noProof/>
            <w:rPrChange w:id="102" w:author="gsadi" w:date="2013-11-25T23:03:00Z">
              <w:rPr>
                <w:rStyle w:val="Hyperlink"/>
                <w:noProof/>
              </w:rPr>
            </w:rPrChange>
          </w:rPr>
          <w:fldChar w:fldCharType="separate"/>
        </w:r>
        <w:r w:rsidRPr="002B0E74">
          <w:rPr>
            <w:rStyle w:val="Hyperlink"/>
            <w:i/>
            <w:noProof/>
            <w:rPrChange w:id="103" w:author="gsadi" w:date="2013-11-25T23:03:00Z">
              <w:rPr>
                <w:rStyle w:val="Hyperlink"/>
                <w:noProof/>
              </w:rPr>
            </w:rPrChange>
          </w:rPr>
          <w:t>2</w:t>
        </w:r>
        <w:r w:rsidRPr="002B0E74">
          <w:rPr>
            <w:rFonts w:eastAsiaTheme="minorEastAsia"/>
            <w:i/>
            <w:noProof/>
            <w:rPrChange w:id="104"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105" w:author="gsadi" w:date="2013-11-25T23:03:00Z">
              <w:rPr>
                <w:rStyle w:val="Hyperlink"/>
                <w:noProof/>
              </w:rPr>
            </w:rPrChange>
          </w:rPr>
          <w:t>System Details</w:t>
        </w:r>
        <w:r w:rsidRPr="002B0E74">
          <w:rPr>
            <w:i/>
            <w:noProof/>
            <w:webHidden/>
            <w:rPrChange w:id="106" w:author="gsadi" w:date="2013-11-25T23:03:00Z">
              <w:rPr>
                <w:noProof/>
                <w:webHidden/>
                <w:color w:val="0000FF"/>
                <w:u w:val="single"/>
              </w:rPr>
            </w:rPrChange>
          </w:rPr>
          <w:tab/>
        </w:r>
        <w:r w:rsidRPr="002B0E74">
          <w:rPr>
            <w:i/>
            <w:noProof/>
            <w:webHidden/>
            <w:rPrChange w:id="107" w:author="gsadi" w:date="2013-11-25T23:03:00Z">
              <w:rPr>
                <w:noProof/>
                <w:webHidden/>
                <w:color w:val="0000FF"/>
                <w:u w:val="single"/>
              </w:rPr>
            </w:rPrChange>
          </w:rPr>
          <w:fldChar w:fldCharType="begin"/>
        </w:r>
        <w:r w:rsidRPr="002B0E74">
          <w:rPr>
            <w:i/>
            <w:noProof/>
            <w:webHidden/>
            <w:rPrChange w:id="108" w:author="gsadi" w:date="2013-11-25T23:03:00Z">
              <w:rPr>
                <w:noProof/>
                <w:webHidden/>
                <w:color w:val="0000FF"/>
                <w:u w:val="single"/>
              </w:rPr>
            </w:rPrChange>
          </w:rPr>
          <w:instrText xml:space="preserve"> PAGEREF _Toc373183948 \h </w:instrText>
        </w:r>
      </w:ins>
      <w:r w:rsidRPr="002B0E74">
        <w:rPr>
          <w:i/>
          <w:noProof/>
          <w:webHidden/>
          <w:rPrChange w:id="109" w:author="gsadi" w:date="2013-11-25T23:03:00Z">
            <w:rPr>
              <w:i/>
              <w:noProof/>
              <w:webHidden/>
            </w:rPr>
          </w:rPrChange>
        </w:rPr>
      </w:r>
      <w:r w:rsidRPr="002B0E74">
        <w:rPr>
          <w:i/>
          <w:noProof/>
          <w:webHidden/>
          <w:rPrChange w:id="110" w:author="gsadi" w:date="2013-11-25T23:03:00Z">
            <w:rPr>
              <w:noProof/>
              <w:webHidden/>
              <w:color w:val="0000FF"/>
              <w:u w:val="single"/>
            </w:rPr>
          </w:rPrChange>
        </w:rPr>
        <w:fldChar w:fldCharType="separate"/>
      </w:r>
      <w:ins w:id="111" w:author="gsadi" w:date="2013-11-25T23:04:00Z">
        <w:r w:rsidR="008D4335">
          <w:rPr>
            <w:i/>
            <w:noProof/>
            <w:webHidden/>
          </w:rPr>
          <w:t>6</w:t>
        </w:r>
      </w:ins>
      <w:ins w:id="112" w:author="gsadi" w:date="2013-11-25T23:03:00Z">
        <w:r w:rsidRPr="002B0E74">
          <w:rPr>
            <w:i/>
            <w:noProof/>
            <w:webHidden/>
            <w:rPrChange w:id="113" w:author="gsadi" w:date="2013-11-25T23:03:00Z">
              <w:rPr>
                <w:noProof/>
                <w:webHidden/>
                <w:color w:val="0000FF"/>
                <w:u w:val="single"/>
              </w:rPr>
            </w:rPrChange>
          </w:rPr>
          <w:fldChar w:fldCharType="end"/>
        </w:r>
        <w:r w:rsidRPr="002B0E74">
          <w:rPr>
            <w:rStyle w:val="Hyperlink"/>
            <w:i/>
            <w:noProof/>
            <w:rPrChange w:id="114"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115" w:author="gsadi" w:date="2013-11-25T23:03:00Z"/>
          <w:rFonts w:eastAsiaTheme="minorEastAsia"/>
          <w:i/>
          <w:noProof/>
          <w:rPrChange w:id="116" w:author="gsadi" w:date="2013-11-25T23:03:00Z">
            <w:rPr>
              <w:ins w:id="117" w:author="gsadi" w:date="2013-11-25T23:03:00Z"/>
              <w:rFonts w:asciiTheme="minorHAnsi" w:eastAsiaTheme="minorEastAsia" w:hAnsiTheme="minorHAnsi" w:cstheme="minorBidi"/>
              <w:noProof/>
              <w:sz w:val="22"/>
              <w:szCs w:val="22"/>
            </w:rPr>
          </w:rPrChange>
        </w:rPr>
      </w:pPr>
      <w:ins w:id="118" w:author="gsadi" w:date="2013-11-25T23:03:00Z">
        <w:r w:rsidRPr="002B0E74">
          <w:rPr>
            <w:rStyle w:val="Hyperlink"/>
            <w:i/>
            <w:noProof/>
            <w:rPrChange w:id="119" w:author="gsadi" w:date="2013-11-25T23:03:00Z">
              <w:rPr>
                <w:rStyle w:val="Hyperlink"/>
                <w:noProof/>
              </w:rPr>
            </w:rPrChange>
          </w:rPr>
          <w:fldChar w:fldCharType="begin"/>
        </w:r>
        <w:r w:rsidRPr="002B0E74">
          <w:rPr>
            <w:rStyle w:val="Hyperlink"/>
            <w:i/>
            <w:noProof/>
            <w:rPrChange w:id="120" w:author="gsadi" w:date="2013-11-25T23:03:00Z">
              <w:rPr>
                <w:rStyle w:val="Hyperlink"/>
                <w:noProof/>
              </w:rPr>
            </w:rPrChange>
          </w:rPr>
          <w:instrText xml:space="preserve"> </w:instrText>
        </w:r>
        <w:r w:rsidRPr="002B0E74">
          <w:rPr>
            <w:i/>
            <w:noProof/>
            <w:rPrChange w:id="121" w:author="gsadi" w:date="2013-11-25T23:03:00Z">
              <w:rPr>
                <w:noProof/>
                <w:color w:val="0000FF"/>
                <w:u w:val="single"/>
              </w:rPr>
            </w:rPrChange>
          </w:rPr>
          <w:instrText>HYPERLINK \l "_Toc373183949"</w:instrText>
        </w:r>
        <w:r w:rsidRPr="002B0E74">
          <w:rPr>
            <w:rStyle w:val="Hyperlink"/>
            <w:i/>
            <w:noProof/>
            <w:rPrChange w:id="122" w:author="gsadi" w:date="2013-11-25T23:03:00Z">
              <w:rPr>
                <w:rStyle w:val="Hyperlink"/>
                <w:noProof/>
              </w:rPr>
            </w:rPrChange>
          </w:rPr>
          <w:instrText xml:space="preserve"> </w:instrText>
        </w:r>
        <w:r w:rsidRPr="002B0E74">
          <w:rPr>
            <w:rStyle w:val="Hyperlink"/>
            <w:i/>
            <w:noProof/>
            <w:rPrChange w:id="123" w:author="gsadi" w:date="2013-11-25T23:03:00Z">
              <w:rPr>
                <w:rStyle w:val="Hyperlink"/>
                <w:noProof/>
              </w:rPr>
            </w:rPrChange>
          </w:rPr>
          <w:fldChar w:fldCharType="separate"/>
        </w:r>
        <w:r w:rsidRPr="002B0E74">
          <w:rPr>
            <w:rStyle w:val="Hyperlink"/>
            <w:i/>
            <w:noProof/>
            <w:rPrChange w:id="124" w:author="gsadi" w:date="2013-11-25T23:03:00Z">
              <w:rPr>
                <w:rStyle w:val="Hyperlink"/>
                <w:noProof/>
              </w:rPr>
            </w:rPrChange>
          </w:rPr>
          <w:t>2.1</w:t>
        </w:r>
        <w:r w:rsidRPr="002B0E74">
          <w:rPr>
            <w:rFonts w:eastAsiaTheme="minorEastAsia"/>
            <w:i/>
            <w:noProof/>
            <w:rPrChange w:id="125"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126" w:author="gsadi" w:date="2013-11-25T23:03:00Z">
              <w:rPr>
                <w:rStyle w:val="Hyperlink"/>
                <w:noProof/>
              </w:rPr>
            </w:rPrChange>
          </w:rPr>
          <w:t>Architecture</w:t>
        </w:r>
        <w:r w:rsidRPr="002B0E74">
          <w:rPr>
            <w:i/>
            <w:noProof/>
            <w:webHidden/>
            <w:rPrChange w:id="127" w:author="gsadi" w:date="2013-11-25T23:03:00Z">
              <w:rPr>
                <w:noProof/>
                <w:webHidden/>
                <w:color w:val="0000FF"/>
                <w:u w:val="single"/>
              </w:rPr>
            </w:rPrChange>
          </w:rPr>
          <w:tab/>
        </w:r>
        <w:r w:rsidRPr="002B0E74">
          <w:rPr>
            <w:i/>
            <w:noProof/>
            <w:webHidden/>
            <w:rPrChange w:id="128" w:author="gsadi" w:date="2013-11-25T23:03:00Z">
              <w:rPr>
                <w:noProof/>
                <w:webHidden/>
                <w:color w:val="0000FF"/>
                <w:u w:val="single"/>
              </w:rPr>
            </w:rPrChange>
          </w:rPr>
          <w:fldChar w:fldCharType="begin"/>
        </w:r>
        <w:r w:rsidRPr="002B0E74">
          <w:rPr>
            <w:i/>
            <w:noProof/>
            <w:webHidden/>
            <w:rPrChange w:id="129" w:author="gsadi" w:date="2013-11-25T23:03:00Z">
              <w:rPr>
                <w:noProof/>
                <w:webHidden/>
                <w:color w:val="0000FF"/>
                <w:u w:val="single"/>
              </w:rPr>
            </w:rPrChange>
          </w:rPr>
          <w:instrText xml:space="preserve"> PAGEREF _Toc373183949 \h </w:instrText>
        </w:r>
      </w:ins>
      <w:r w:rsidRPr="002B0E74">
        <w:rPr>
          <w:i/>
          <w:noProof/>
          <w:webHidden/>
          <w:rPrChange w:id="130" w:author="gsadi" w:date="2013-11-25T23:03:00Z">
            <w:rPr>
              <w:i/>
              <w:noProof/>
              <w:webHidden/>
            </w:rPr>
          </w:rPrChange>
        </w:rPr>
      </w:r>
      <w:r w:rsidRPr="002B0E74">
        <w:rPr>
          <w:i/>
          <w:noProof/>
          <w:webHidden/>
          <w:rPrChange w:id="131" w:author="gsadi" w:date="2013-11-25T23:03:00Z">
            <w:rPr>
              <w:noProof/>
              <w:webHidden/>
              <w:color w:val="0000FF"/>
              <w:u w:val="single"/>
            </w:rPr>
          </w:rPrChange>
        </w:rPr>
        <w:fldChar w:fldCharType="separate"/>
      </w:r>
      <w:ins w:id="132" w:author="gsadi" w:date="2013-11-25T23:04:00Z">
        <w:r w:rsidR="008D4335">
          <w:rPr>
            <w:i/>
            <w:noProof/>
            <w:webHidden/>
          </w:rPr>
          <w:t>6</w:t>
        </w:r>
      </w:ins>
      <w:ins w:id="133" w:author="gsadi" w:date="2013-11-25T23:03:00Z">
        <w:r w:rsidRPr="002B0E74">
          <w:rPr>
            <w:i/>
            <w:noProof/>
            <w:webHidden/>
            <w:rPrChange w:id="134" w:author="gsadi" w:date="2013-11-25T23:03:00Z">
              <w:rPr>
                <w:noProof/>
                <w:webHidden/>
                <w:color w:val="0000FF"/>
                <w:u w:val="single"/>
              </w:rPr>
            </w:rPrChange>
          </w:rPr>
          <w:fldChar w:fldCharType="end"/>
        </w:r>
        <w:r w:rsidRPr="002B0E74">
          <w:rPr>
            <w:rStyle w:val="Hyperlink"/>
            <w:i/>
            <w:noProof/>
            <w:rPrChange w:id="135"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136" w:author="gsadi" w:date="2013-11-25T23:03:00Z"/>
          <w:rFonts w:eastAsiaTheme="minorEastAsia"/>
          <w:i/>
          <w:noProof/>
          <w:rPrChange w:id="137" w:author="gsadi" w:date="2013-11-25T23:03:00Z">
            <w:rPr>
              <w:ins w:id="138" w:author="gsadi" w:date="2013-11-25T23:03:00Z"/>
              <w:rFonts w:asciiTheme="minorHAnsi" w:eastAsiaTheme="minorEastAsia" w:hAnsiTheme="minorHAnsi" w:cstheme="minorBidi"/>
              <w:noProof/>
              <w:sz w:val="22"/>
              <w:szCs w:val="22"/>
            </w:rPr>
          </w:rPrChange>
        </w:rPr>
      </w:pPr>
      <w:ins w:id="139" w:author="gsadi" w:date="2013-11-25T23:03:00Z">
        <w:r w:rsidRPr="002B0E74">
          <w:rPr>
            <w:rStyle w:val="Hyperlink"/>
            <w:i/>
            <w:noProof/>
            <w:rPrChange w:id="140" w:author="gsadi" w:date="2013-11-25T23:03:00Z">
              <w:rPr>
                <w:rStyle w:val="Hyperlink"/>
                <w:noProof/>
              </w:rPr>
            </w:rPrChange>
          </w:rPr>
          <w:fldChar w:fldCharType="begin"/>
        </w:r>
        <w:r w:rsidRPr="002B0E74">
          <w:rPr>
            <w:rStyle w:val="Hyperlink"/>
            <w:i/>
            <w:noProof/>
            <w:rPrChange w:id="141" w:author="gsadi" w:date="2013-11-25T23:03:00Z">
              <w:rPr>
                <w:rStyle w:val="Hyperlink"/>
                <w:noProof/>
              </w:rPr>
            </w:rPrChange>
          </w:rPr>
          <w:instrText xml:space="preserve"> </w:instrText>
        </w:r>
        <w:r w:rsidRPr="002B0E74">
          <w:rPr>
            <w:i/>
            <w:noProof/>
            <w:rPrChange w:id="142" w:author="gsadi" w:date="2013-11-25T23:03:00Z">
              <w:rPr>
                <w:noProof/>
                <w:color w:val="0000FF"/>
                <w:u w:val="single"/>
              </w:rPr>
            </w:rPrChange>
          </w:rPr>
          <w:instrText>HYPERLINK \l "_Toc373183951"</w:instrText>
        </w:r>
        <w:r w:rsidRPr="002B0E74">
          <w:rPr>
            <w:rStyle w:val="Hyperlink"/>
            <w:i/>
            <w:noProof/>
            <w:rPrChange w:id="143" w:author="gsadi" w:date="2013-11-25T23:03:00Z">
              <w:rPr>
                <w:rStyle w:val="Hyperlink"/>
                <w:noProof/>
              </w:rPr>
            </w:rPrChange>
          </w:rPr>
          <w:instrText xml:space="preserve"> </w:instrText>
        </w:r>
        <w:r w:rsidRPr="002B0E74">
          <w:rPr>
            <w:rStyle w:val="Hyperlink"/>
            <w:i/>
            <w:noProof/>
            <w:rPrChange w:id="144" w:author="gsadi" w:date="2013-11-25T23:03:00Z">
              <w:rPr>
                <w:rStyle w:val="Hyperlink"/>
                <w:noProof/>
              </w:rPr>
            </w:rPrChange>
          </w:rPr>
          <w:fldChar w:fldCharType="separate"/>
        </w:r>
        <w:r w:rsidRPr="002B0E74">
          <w:rPr>
            <w:rStyle w:val="Hyperlink"/>
            <w:i/>
            <w:noProof/>
            <w:rPrChange w:id="145" w:author="gsadi" w:date="2013-11-25T23:03:00Z">
              <w:rPr>
                <w:rStyle w:val="Hyperlink"/>
                <w:noProof/>
              </w:rPr>
            </w:rPrChange>
          </w:rPr>
          <w:t>2.2</w:t>
        </w:r>
        <w:r w:rsidRPr="002B0E74">
          <w:rPr>
            <w:rFonts w:eastAsiaTheme="minorEastAsia"/>
            <w:i/>
            <w:noProof/>
            <w:rPrChange w:id="146"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147" w:author="gsadi" w:date="2013-11-25T23:03:00Z">
              <w:rPr>
                <w:rStyle w:val="Hyperlink"/>
                <w:noProof/>
              </w:rPr>
            </w:rPrChange>
          </w:rPr>
          <w:t>Business Processes</w:t>
        </w:r>
        <w:r w:rsidRPr="002B0E74">
          <w:rPr>
            <w:i/>
            <w:noProof/>
            <w:webHidden/>
            <w:rPrChange w:id="148" w:author="gsadi" w:date="2013-11-25T23:03:00Z">
              <w:rPr>
                <w:noProof/>
                <w:webHidden/>
                <w:color w:val="0000FF"/>
                <w:u w:val="single"/>
              </w:rPr>
            </w:rPrChange>
          </w:rPr>
          <w:tab/>
        </w:r>
        <w:r w:rsidRPr="002B0E74">
          <w:rPr>
            <w:i/>
            <w:noProof/>
            <w:webHidden/>
            <w:rPrChange w:id="149" w:author="gsadi" w:date="2013-11-25T23:03:00Z">
              <w:rPr>
                <w:noProof/>
                <w:webHidden/>
                <w:color w:val="0000FF"/>
                <w:u w:val="single"/>
              </w:rPr>
            </w:rPrChange>
          </w:rPr>
          <w:fldChar w:fldCharType="begin"/>
        </w:r>
        <w:r w:rsidRPr="002B0E74">
          <w:rPr>
            <w:i/>
            <w:noProof/>
            <w:webHidden/>
            <w:rPrChange w:id="150" w:author="gsadi" w:date="2013-11-25T23:03:00Z">
              <w:rPr>
                <w:noProof/>
                <w:webHidden/>
                <w:color w:val="0000FF"/>
                <w:u w:val="single"/>
              </w:rPr>
            </w:rPrChange>
          </w:rPr>
          <w:instrText xml:space="preserve"> PAGEREF _Toc373183951 \h </w:instrText>
        </w:r>
      </w:ins>
      <w:r w:rsidRPr="002B0E74">
        <w:rPr>
          <w:i/>
          <w:noProof/>
          <w:webHidden/>
          <w:rPrChange w:id="151" w:author="gsadi" w:date="2013-11-25T23:03:00Z">
            <w:rPr>
              <w:i/>
              <w:noProof/>
              <w:webHidden/>
            </w:rPr>
          </w:rPrChange>
        </w:rPr>
      </w:r>
      <w:r w:rsidRPr="002B0E74">
        <w:rPr>
          <w:i/>
          <w:noProof/>
          <w:webHidden/>
          <w:rPrChange w:id="152" w:author="gsadi" w:date="2013-11-25T23:03:00Z">
            <w:rPr>
              <w:noProof/>
              <w:webHidden/>
              <w:color w:val="0000FF"/>
              <w:u w:val="single"/>
            </w:rPr>
          </w:rPrChange>
        </w:rPr>
        <w:fldChar w:fldCharType="separate"/>
      </w:r>
      <w:ins w:id="153" w:author="gsadi" w:date="2013-11-25T23:04:00Z">
        <w:r w:rsidR="008D4335">
          <w:rPr>
            <w:i/>
            <w:noProof/>
            <w:webHidden/>
          </w:rPr>
          <w:t>9</w:t>
        </w:r>
      </w:ins>
      <w:ins w:id="154" w:author="gsadi" w:date="2013-11-25T23:03:00Z">
        <w:r w:rsidRPr="002B0E74">
          <w:rPr>
            <w:i/>
            <w:noProof/>
            <w:webHidden/>
            <w:rPrChange w:id="155" w:author="gsadi" w:date="2013-11-25T23:03:00Z">
              <w:rPr>
                <w:noProof/>
                <w:webHidden/>
                <w:color w:val="0000FF"/>
                <w:u w:val="single"/>
              </w:rPr>
            </w:rPrChange>
          </w:rPr>
          <w:fldChar w:fldCharType="end"/>
        </w:r>
        <w:r w:rsidRPr="002B0E74">
          <w:rPr>
            <w:rStyle w:val="Hyperlink"/>
            <w:i/>
            <w:noProof/>
            <w:rPrChange w:id="156"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157" w:author="gsadi" w:date="2013-11-25T23:03:00Z"/>
          <w:rFonts w:eastAsiaTheme="minorEastAsia"/>
          <w:i/>
          <w:noProof/>
          <w:rPrChange w:id="158" w:author="gsadi" w:date="2013-11-25T23:03:00Z">
            <w:rPr>
              <w:ins w:id="159" w:author="gsadi" w:date="2013-11-25T23:03:00Z"/>
              <w:rFonts w:asciiTheme="minorHAnsi" w:eastAsiaTheme="minorEastAsia" w:hAnsiTheme="minorHAnsi" w:cstheme="minorBidi"/>
              <w:noProof/>
              <w:sz w:val="22"/>
              <w:szCs w:val="22"/>
            </w:rPr>
          </w:rPrChange>
        </w:rPr>
      </w:pPr>
      <w:ins w:id="160" w:author="gsadi" w:date="2013-11-25T23:03:00Z">
        <w:r w:rsidRPr="002B0E74">
          <w:rPr>
            <w:rStyle w:val="Hyperlink"/>
            <w:i/>
            <w:noProof/>
            <w:rPrChange w:id="161" w:author="gsadi" w:date="2013-11-25T23:03:00Z">
              <w:rPr>
                <w:rStyle w:val="Hyperlink"/>
                <w:noProof/>
              </w:rPr>
            </w:rPrChange>
          </w:rPr>
          <w:fldChar w:fldCharType="begin"/>
        </w:r>
        <w:r w:rsidRPr="002B0E74">
          <w:rPr>
            <w:rStyle w:val="Hyperlink"/>
            <w:i/>
            <w:noProof/>
            <w:rPrChange w:id="162" w:author="gsadi" w:date="2013-11-25T23:03:00Z">
              <w:rPr>
                <w:rStyle w:val="Hyperlink"/>
                <w:noProof/>
              </w:rPr>
            </w:rPrChange>
          </w:rPr>
          <w:instrText xml:space="preserve"> </w:instrText>
        </w:r>
        <w:r w:rsidRPr="002B0E74">
          <w:rPr>
            <w:i/>
            <w:noProof/>
            <w:rPrChange w:id="163" w:author="gsadi" w:date="2013-11-25T23:03:00Z">
              <w:rPr>
                <w:noProof/>
                <w:color w:val="0000FF"/>
                <w:u w:val="single"/>
              </w:rPr>
            </w:rPrChange>
          </w:rPr>
          <w:instrText>HYPERLINK \l "_Toc373183953"</w:instrText>
        </w:r>
        <w:r w:rsidRPr="002B0E74">
          <w:rPr>
            <w:rStyle w:val="Hyperlink"/>
            <w:i/>
            <w:noProof/>
            <w:rPrChange w:id="164" w:author="gsadi" w:date="2013-11-25T23:03:00Z">
              <w:rPr>
                <w:rStyle w:val="Hyperlink"/>
                <w:noProof/>
              </w:rPr>
            </w:rPrChange>
          </w:rPr>
          <w:instrText xml:space="preserve"> </w:instrText>
        </w:r>
        <w:r w:rsidRPr="002B0E74">
          <w:rPr>
            <w:rStyle w:val="Hyperlink"/>
            <w:i/>
            <w:noProof/>
            <w:rPrChange w:id="165" w:author="gsadi" w:date="2013-11-25T23:03:00Z">
              <w:rPr>
                <w:rStyle w:val="Hyperlink"/>
                <w:noProof/>
              </w:rPr>
            </w:rPrChange>
          </w:rPr>
          <w:fldChar w:fldCharType="separate"/>
        </w:r>
        <w:r w:rsidRPr="002B0E74">
          <w:rPr>
            <w:rStyle w:val="Hyperlink"/>
            <w:i/>
            <w:noProof/>
            <w:rPrChange w:id="166" w:author="gsadi" w:date="2013-11-25T23:03:00Z">
              <w:rPr>
                <w:rStyle w:val="Hyperlink"/>
                <w:noProof/>
              </w:rPr>
            </w:rPrChange>
          </w:rPr>
          <w:t>2.3</w:t>
        </w:r>
        <w:r w:rsidRPr="002B0E74">
          <w:rPr>
            <w:rFonts w:eastAsiaTheme="minorEastAsia"/>
            <w:i/>
            <w:noProof/>
            <w:rPrChange w:id="167"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168" w:author="gsadi" w:date="2013-11-25T23:03:00Z">
              <w:rPr>
                <w:rStyle w:val="Hyperlink"/>
                <w:noProof/>
              </w:rPr>
            </w:rPrChange>
          </w:rPr>
          <w:t>Sub systems</w:t>
        </w:r>
        <w:r w:rsidRPr="002B0E74">
          <w:rPr>
            <w:i/>
            <w:noProof/>
            <w:webHidden/>
            <w:rPrChange w:id="169" w:author="gsadi" w:date="2013-11-25T23:03:00Z">
              <w:rPr>
                <w:noProof/>
                <w:webHidden/>
                <w:color w:val="0000FF"/>
                <w:u w:val="single"/>
              </w:rPr>
            </w:rPrChange>
          </w:rPr>
          <w:tab/>
        </w:r>
        <w:r w:rsidRPr="002B0E74">
          <w:rPr>
            <w:i/>
            <w:noProof/>
            <w:webHidden/>
            <w:rPrChange w:id="170" w:author="gsadi" w:date="2013-11-25T23:03:00Z">
              <w:rPr>
                <w:noProof/>
                <w:webHidden/>
                <w:color w:val="0000FF"/>
                <w:u w:val="single"/>
              </w:rPr>
            </w:rPrChange>
          </w:rPr>
          <w:fldChar w:fldCharType="begin"/>
        </w:r>
        <w:r w:rsidRPr="002B0E74">
          <w:rPr>
            <w:i/>
            <w:noProof/>
            <w:webHidden/>
            <w:rPrChange w:id="171" w:author="gsadi" w:date="2013-11-25T23:03:00Z">
              <w:rPr>
                <w:noProof/>
                <w:webHidden/>
                <w:color w:val="0000FF"/>
                <w:u w:val="single"/>
              </w:rPr>
            </w:rPrChange>
          </w:rPr>
          <w:instrText xml:space="preserve"> PAGEREF _Toc373183953 \h </w:instrText>
        </w:r>
      </w:ins>
      <w:r w:rsidRPr="002B0E74">
        <w:rPr>
          <w:i/>
          <w:noProof/>
          <w:webHidden/>
          <w:rPrChange w:id="172" w:author="gsadi" w:date="2013-11-25T23:03:00Z">
            <w:rPr>
              <w:i/>
              <w:noProof/>
              <w:webHidden/>
            </w:rPr>
          </w:rPrChange>
        </w:rPr>
      </w:r>
      <w:r w:rsidRPr="002B0E74">
        <w:rPr>
          <w:i/>
          <w:noProof/>
          <w:webHidden/>
          <w:rPrChange w:id="173" w:author="gsadi" w:date="2013-11-25T23:03:00Z">
            <w:rPr>
              <w:noProof/>
              <w:webHidden/>
              <w:color w:val="0000FF"/>
              <w:u w:val="single"/>
            </w:rPr>
          </w:rPrChange>
        </w:rPr>
        <w:fldChar w:fldCharType="separate"/>
      </w:r>
      <w:ins w:id="174" w:author="gsadi" w:date="2013-11-25T23:04:00Z">
        <w:r w:rsidR="008D4335">
          <w:rPr>
            <w:i/>
            <w:noProof/>
            <w:webHidden/>
          </w:rPr>
          <w:t>11</w:t>
        </w:r>
      </w:ins>
      <w:ins w:id="175" w:author="gsadi" w:date="2013-11-25T23:03:00Z">
        <w:r w:rsidRPr="002B0E74">
          <w:rPr>
            <w:i/>
            <w:noProof/>
            <w:webHidden/>
            <w:rPrChange w:id="176" w:author="gsadi" w:date="2013-11-25T23:03:00Z">
              <w:rPr>
                <w:noProof/>
                <w:webHidden/>
                <w:color w:val="0000FF"/>
                <w:u w:val="single"/>
              </w:rPr>
            </w:rPrChange>
          </w:rPr>
          <w:fldChar w:fldCharType="end"/>
        </w:r>
        <w:r w:rsidRPr="002B0E74">
          <w:rPr>
            <w:rStyle w:val="Hyperlink"/>
            <w:i/>
            <w:noProof/>
            <w:rPrChange w:id="177" w:author="gsadi" w:date="2013-11-25T23:03:00Z">
              <w:rPr>
                <w:rStyle w:val="Hyperlink"/>
                <w:noProof/>
              </w:rPr>
            </w:rPrChange>
          </w:rPr>
          <w:fldChar w:fldCharType="end"/>
        </w:r>
      </w:ins>
    </w:p>
    <w:p w:rsidR="003A4EF3" w:rsidRPr="003A4EF3" w:rsidRDefault="002B0E74">
      <w:pPr>
        <w:pStyle w:val="TOC3"/>
        <w:tabs>
          <w:tab w:val="left" w:pos="1320"/>
          <w:tab w:val="right" w:leader="dot" w:pos="8990"/>
        </w:tabs>
        <w:rPr>
          <w:ins w:id="178" w:author="gsadi" w:date="2013-11-25T23:03:00Z"/>
          <w:rFonts w:eastAsiaTheme="minorEastAsia"/>
          <w:i/>
          <w:noProof/>
          <w:rPrChange w:id="179" w:author="gsadi" w:date="2013-11-25T23:03:00Z">
            <w:rPr>
              <w:ins w:id="180" w:author="gsadi" w:date="2013-11-25T23:03:00Z"/>
              <w:rFonts w:asciiTheme="minorHAnsi" w:eastAsiaTheme="minorEastAsia" w:hAnsiTheme="minorHAnsi" w:cstheme="minorBidi"/>
              <w:noProof/>
              <w:sz w:val="22"/>
              <w:szCs w:val="22"/>
            </w:rPr>
          </w:rPrChange>
        </w:rPr>
      </w:pPr>
      <w:ins w:id="181" w:author="gsadi" w:date="2013-11-25T23:03:00Z">
        <w:r w:rsidRPr="002B0E74">
          <w:rPr>
            <w:rStyle w:val="Hyperlink"/>
            <w:i/>
            <w:noProof/>
            <w:rPrChange w:id="182" w:author="gsadi" w:date="2013-11-25T23:03:00Z">
              <w:rPr>
                <w:rStyle w:val="Hyperlink"/>
                <w:noProof/>
              </w:rPr>
            </w:rPrChange>
          </w:rPr>
          <w:fldChar w:fldCharType="begin"/>
        </w:r>
        <w:r w:rsidRPr="002B0E74">
          <w:rPr>
            <w:rStyle w:val="Hyperlink"/>
            <w:i/>
            <w:noProof/>
            <w:rPrChange w:id="183" w:author="gsadi" w:date="2013-11-25T23:03:00Z">
              <w:rPr>
                <w:rStyle w:val="Hyperlink"/>
                <w:noProof/>
              </w:rPr>
            </w:rPrChange>
          </w:rPr>
          <w:instrText xml:space="preserve"> </w:instrText>
        </w:r>
        <w:r w:rsidRPr="002B0E74">
          <w:rPr>
            <w:i/>
            <w:noProof/>
            <w:rPrChange w:id="184" w:author="gsadi" w:date="2013-11-25T23:03:00Z">
              <w:rPr>
                <w:noProof/>
                <w:color w:val="0000FF"/>
                <w:u w:val="single"/>
              </w:rPr>
            </w:rPrChange>
          </w:rPr>
          <w:instrText>HYPERLINK \l "_Toc373183954"</w:instrText>
        </w:r>
        <w:r w:rsidRPr="002B0E74">
          <w:rPr>
            <w:rStyle w:val="Hyperlink"/>
            <w:i/>
            <w:noProof/>
            <w:rPrChange w:id="185" w:author="gsadi" w:date="2013-11-25T23:03:00Z">
              <w:rPr>
                <w:rStyle w:val="Hyperlink"/>
                <w:noProof/>
              </w:rPr>
            </w:rPrChange>
          </w:rPr>
          <w:instrText xml:space="preserve"> </w:instrText>
        </w:r>
        <w:r w:rsidRPr="002B0E74">
          <w:rPr>
            <w:rStyle w:val="Hyperlink"/>
            <w:i/>
            <w:noProof/>
            <w:rPrChange w:id="186" w:author="gsadi" w:date="2013-11-25T23:03:00Z">
              <w:rPr>
                <w:rStyle w:val="Hyperlink"/>
                <w:noProof/>
              </w:rPr>
            </w:rPrChange>
          </w:rPr>
          <w:fldChar w:fldCharType="separate"/>
        </w:r>
        <w:r w:rsidR="003A4EF3" w:rsidRPr="003A4EF3">
          <w:rPr>
            <w:rStyle w:val="Hyperlink"/>
            <w:i/>
            <w:noProof/>
          </w:rPr>
          <w:t>2.3.1</w:t>
        </w:r>
        <w:r w:rsidRPr="002B0E74">
          <w:rPr>
            <w:rFonts w:eastAsiaTheme="minorEastAsia"/>
            <w:i/>
            <w:noProof/>
            <w:rPrChange w:id="187" w:author="gsadi" w:date="2013-11-25T23:03:00Z">
              <w:rPr>
                <w:rFonts w:asciiTheme="minorHAnsi" w:eastAsiaTheme="minorEastAsia" w:hAnsiTheme="minorHAnsi" w:cstheme="minorBidi"/>
                <w:noProof/>
                <w:color w:val="0000FF"/>
                <w:sz w:val="22"/>
                <w:szCs w:val="22"/>
                <w:u w:val="single"/>
              </w:rPr>
            </w:rPrChange>
          </w:rPr>
          <w:tab/>
        </w:r>
        <w:r w:rsidR="003A4EF3" w:rsidRPr="003A4EF3">
          <w:rPr>
            <w:rStyle w:val="Hyperlink"/>
            <w:i/>
            <w:noProof/>
          </w:rPr>
          <w:t>i2 Supply Chain Planner (SCP)</w:t>
        </w:r>
        <w:r w:rsidRPr="002B0E74">
          <w:rPr>
            <w:i/>
            <w:noProof/>
            <w:webHidden/>
            <w:rPrChange w:id="188" w:author="gsadi" w:date="2013-11-25T23:03:00Z">
              <w:rPr>
                <w:noProof/>
                <w:webHidden/>
                <w:color w:val="0000FF"/>
                <w:u w:val="single"/>
              </w:rPr>
            </w:rPrChange>
          </w:rPr>
          <w:tab/>
        </w:r>
        <w:r w:rsidRPr="002B0E74">
          <w:rPr>
            <w:i/>
            <w:noProof/>
            <w:webHidden/>
            <w:rPrChange w:id="189" w:author="gsadi" w:date="2013-11-25T23:03:00Z">
              <w:rPr>
                <w:noProof/>
                <w:webHidden/>
                <w:color w:val="0000FF"/>
                <w:u w:val="single"/>
              </w:rPr>
            </w:rPrChange>
          </w:rPr>
          <w:fldChar w:fldCharType="begin"/>
        </w:r>
        <w:r w:rsidRPr="002B0E74">
          <w:rPr>
            <w:i/>
            <w:noProof/>
            <w:webHidden/>
            <w:rPrChange w:id="190" w:author="gsadi" w:date="2013-11-25T23:03:00Z">
              <w:rPr>
                <w:noProof/>
                <w:webHidden/>
                <w:color w:val="0000FF"/>
                <w:u w:val="single"/>
              </w:rPr>
            </w:rPrChange>
          </w:rPr>
          <w:instrText xml:space="preserve"> PAGEREF _Toc373183954 \h </w:instrText>
        </w:r>
      </w:ins>
      <w:r w:rsidRPr="002B0E74">
        <w:rPr>
          <w:i/>
          <w:noProof/>
          <w:webHidden/>
          <w:rPrChange w:id="191" w:author="gsadi" w:date="2013-11-25T23:03:00Z">
            <w:rPr>
              <w:i/>
              <w:noProof/>
              <w:webHidden/>
            </w:rPr>
          </w:rPrChange>
        </w:rPr>
      </w:r>
      <w:r w:rsidRPr="002B0E74">
        <w:rPr>
          <w:i/>
          <w:noProof/>
          <w:webHidden/>
          <w:rPrChange w:id="192" w:author="gsadi" w:date="2013-11-25T23:03:00Z">
            <w:rPr>
              <w:noProof/>
              <w:webHidden/>
              <w:color w:val="0000FF"/>
              <w:u w:val="single"/>
            </w:rPr>
          </w:rPrChange>
        </w:rPr>
        <w:fldChar w:fldCharType="separate"/>
      </w:r>
      <w:ins w:id="193" w:author="gsadi" w:date="2013-11-25T23:04:00Z">
        <w:r w:rsidR="008D4335">
          <w:rPr>
            <w:i/>
            <w:noProof/>
            <w:webHidden/>
          </w:rPr>
          <w:t>11</w:t>
        </w:r>
      </w:ins>
      <w:ins w:id="194" w:author="gsadi" w:date="2013-11-25T23:03:00Z">
        <w:r w:rsidRPr="002B0E74">
          <w:rPr>
            <w:i/>
            <w:noProof/>
            <w:webHidden/>
            <w:rPrChange w:id="195" w:author="gsadi" w:date="2013-11-25T23:03:00Z">
              <w:rPr>
                <w:noProof/>
                <w:webHidden/>
                <w:color w:val="0000FF"/>
                <w:u w:val="single"/>
              </w:rPr>
            </w:rPrChange>
          </w:rPr>
          <w:fldChar w:fldCharType="end"/>
        </w:r>
        <w:r w:rsidRPr="002B0E74">
          <w:rPr>
            <w:rStyle w:val="Hyperlink"/>
            <w:i/>
            <w:noProof/>
            <w:rPrChange w:id="196"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197" w:author="gsadi" w:date="2013-11-25T23:03:00Z"/>
          <w:rFonts w:eastAsiaTheme="minorEastAsia"/>
          <w:i/>
          <w:noProof/>
          <w:rPrChange w:id="198" w:author="gsadi" w:date="2013-11-25T23:03:00Z">
            <w:rPr>
              <w:ins w:id="199" w:author="gsadi" w:date="2013-11-25T23:03:00Z"/>
              <w:rFonts w:asciiTheme="minorHAnsi" w:eastAsiaTheme="minorEastAsia" w:hAnsiTheme="minorHAnsi" w:cstheme="minorBidi"/>
              <w:noProof/>
              <w:sz w:val="22"/>
              <w:szCs w:val="22"/>
            </w:rPr>
          </w:rPrChange>
        </w:rPr>
      </w:pPr>
      <w:ins w:id="200" w:author="gsadi" w:date="2013-11-25T23:03:00Z">
        <w:r w:rsidRPr="002B0E74">
          <w:rPr>
            <w:rStyle w:val="Hyperlink"/>
            <w:i/>
            <w:noProof/>
            <w:rPrChange w:id="201" w:author="gsadi" w:date="2013-11-25T23:03:00Z">
              <w:rPr>
                <w:rStyle w:val="Hyperlink"/>
                <w:noProof/>
              </w:rPr>
            </w:rPrChange>
          </w:rPr>
          <w:fldChar w:fldCharType="begin"/>
        </w:r>
        <w:r w:rsidRPr="002B0E74">
          <w:rPr>
            <w:rStyle w:val="Hyperlink"/>
            <w:i/>
            <w:noProof/>
            <w:rPrChange w:id="202" w:author="gsadi" w:date="2013-11-25T23:03:00Z">
              <w:rPr>
                <w:rStyle w:val="Hyperlink"/>
                <w:noProof/>
              </w:rPr>
            </w:rPrChange>
          </w:rPr>
          <w:instrText xml:space="preserve"> </w:instrText>
        </w:r>
        <w:r w:rsidRPr="002B0E74">
          <w:rPr>
            <w:i/>
            <w:noProof/>
            <w:rPrChange w:id="203" w:author="gsadi" w:date="2013-11-25T23:03:00Z">
              <w:rPr>
                <w:noProof/>
                <w:color w:val="0000FF"/>
                <w:u w:val="single"/>
              </w:rPr>
            </w:rPrChange>
          </w:rPr>
          <w:instrText>HYPERLINK \l "_Toc373183956"</w:instrText>
        </w:r>
        <w:r w:rsidRPr="002B0E74">
          <w:rPr>
            <w:rStyle w:val="Hyperlink"/>
            <w:i/>
            <w:noProof/>
            <w:rPrChange w:id="204" w:author="gsadi" w:date="2013-11-25T23:03:00Z">
              <w:rPr>
                <w:rStyle w:val="Hyperlink"/>
                <w:noProof/>
              </w:rPr>
            </w:rPrChange>
          </w:rPr>
          <w:instrText xml:space="preserve"> </w:instrText>
        </w:r>
        <w:r w:rsidRPr="002B0E74">
          <w:rPr>
            <w:rStyle w:val="Hyperlink"/>
            <w:i/>
            <w:noProof/>
            <w:rPrChange w:id="205" w:author="gsadi" w:date="2013-11-25T23:03:00Z">
              <w:rPr>
                <w:rStyle w:val="Hyperlink"/>
                <w:noProof/>
              </w:rPr>
            </w:rPrChange>
          </w:rPr>
          <w:fldChar w:fldCharType="separate"/>
        </w:r>
        <w:r w:rsidRPr="002B0E74">
          <w:rPr>
            <w:rStyle w:val="Hyperlink"/>
            <w:i/>
            <w:noProof/>
            <w:rPrChange w:id="206" w:author="gsadi" w:date="2013-11-25T23:03:00Z">
              <w:rPr>
                <w:rStyle w:val="Hyperlink"/>
                <w:noProof/>
              </w:rPr>
            </w:rPrChange>
          </w:rPr>
          <w:t>2.3.1.1</w:t>
        </w:r>
        <w:r w:rsidRPr="002B0E74">
          <w:rPr>
            <w:rFonts w:eastAsiaTheme="minorEastAsia"/>
            <w:i/>
            <w:noProof/>
            <w:rPrChange w:id="207"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208" w:author="gsadi" w:date="2013-11-25T23:03:00Z">
              <w:rPr>
                <w:rStyle w:val="Hyperlink"/>
                <w:noProof/>
              </w:rPr>
            </w:rPrChange>
          </w:rPr>
          <w:t>Master Data</w:t>
        </w:r>
        <w:r w:rsidRPr="002B0E74">
          <w:rPr>
            <w:i/>
            <w:noProof/>
            <w:webHidden/>
            <w:rPrChange w:id="209" w:author="gsadi" w:date="2013-11-25T23:03:00Z">
              <w:rPr>
                <w:noProof/>
                <w:webHidden/>
                <w:color w:val="0000FF"/>
                <w:u w:val="single"/>
              </w:rPr>
            </w:rPrChange>
          </w:rPr>
          <w:tab/>
        </w:r>
        <w:r w:rsidRPr="002B0E74">
          <w:rPr>
            <w:i/>
            <w:noProof/>
            <w:webHidden/>
            <w:rPrChange w:id="210" w:author="gsadi" w:date="2013-11-25T23:03:00Z">
              <w:rPr>
                <w:noProof/>
                <w:webHidden/>
                <w:color w:val="0000FF"/>
                <w:u w:val="single"/>
              </w:rPr>
            </w:rPrChange>
          </w:rPr>
          <w:fldChar w:fldCharType="begin"/>
        </w:r>
        <w:r w:rsidRPr="002B0E74">
          <w:rPr>
            <w:i/>
            <w:noProof/>
            <w:webHidden/>
            <w:rPrChange w:id="211" w:author="gsadi" w:date="2013-11-25T23:03:00Z">
              <w:rPr>
                <w:noProof/>
                <w:webHidden/>
                <w:color w:val="0000FF"/>
                <w:u w:val="single"/>
              </w:rPr>
            </w:rPrChange>
          </w:rPr>
          <w:instrText xml:space="preserve"> PAGEREF _Toc373183956 \h </w:instrText>
        </w:r>
      </w:ins>
      <w:r w:rsidRPr="002B0E74">
        <w:rPr>
          <w:i/>
          <w:noProof/>
          <w:webHidden/>
          <w:rPrChange w:id="212" w:author="gsadi" w:date="2013-11-25T23:03:00Z">
            <w:rPr>
              <w:i/>
              <w:noProof/>
              <w:webHidden/>
            </w:rPr>
          </w:rPrChange>
        </w:rPr>
      </w:r>
      <w:r w:rsidRPr="002B0E74">
        <w:rPr>
          <w:i/>
          <w:noProof/>
          <w:webHidden/>
          <w:rPrChange w:id="213" w:author="gsadi" w:date="2013-11-25T23:03:00Z">
            <w:rPr>
              <w:noProof/>
              <w:webHidden/>
              <w:color w:val="0000FF"/>
              <w:u w:val="single"/>
            </w:rPr>
          </w:rPrChange>
        </w:rPr>
        <w:fldChar w:fldCharType="separate"/>
      </w:r>
      <w:ins w:id="214" w:author="gsadi" w:date="2013-11-25T23:04:00Z">
        <w:r w:rsidR="008D4335">
          <w:rPr>
            <w:i/>
            <w:noProof/>
            <w:webHidden/>
          </w:rPr>
          <w:t>12</w:t>
        </w:r>
      </w:ins>
      <w:ins w:id="215" w:author="gsadi" w:date="2013-11-25T23:03:00Z">
        <w:r w:rsidRPr="002B0E74">
          <w:rPr>
            <w:i/>
            <w:noProof/>
            <w:webHidden/>
            <w:rPrChange w:id="216" w:author="gsadi" w:date="2013-11-25T23:03:00Z">
              <w:rPr>
                <w:noProof/>
                <w:webHidden/>
                <w:color w:val="0000FF"/>
                <w:u w:val="single"/>
              </w:rPr>
            </w:rPrChange>
          </w:rPr>
          <w:fldChar w:fldCharType="end"/>
        </w:r>
        <w:r w:rsidRPr="002B0E74">
          <w:rPr>
            <w:rStyle w:val="Hyperlink"/>
            <w:i/>
            <w:noProof/>
            <w:rPrChange w:id="217"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218" w:author="gsadi" w:date="2013-11-25T23:03:00Z"/>
          <w:rFonts w:eastAsiaTheme="minorEastAsia"/>
          <w:i/>
          <w:noProof/>
          <w:rPrChange w:id="219" w:author="gsadi" w:date="2013-11-25T23:03:00Z">
            <w:rPr>
              <w:ins w:id="220" w:author="gsadi" w:date="2013-11-25T23:03:00Z"/>
              <w:rFonts w:asciiTheme="minorHAnsi" w:eastAsiaTheme="minorEastAsia" w:hAnsiTheme="minorHAnsi" w:cstheme="minorBidi"/>
              <w:noProof/>
              <w:sz w:val="22"/>
              <w:szCs w:val="22"/>
            </w:rPr>
          </w:rPrChange>
        </w:rPr>
      </w:pPr>
      <w:ins w:id="221" w:author="gsadi" w:date="2013-11-25T23:03:00Z">
        <w:r w:rsidRPr="002B0E74">
          <w:rPr>
            <w:rStyle w:val="Hyperlink"/>
            <w:i/>
            <w:noProof/>
            <w:rPrChange w:id="222" w:author="gsadi" w:date="2013-11-25T23:03:00Z">
              <w:rPr>
                <w:rStyle w:val="Hyperlink"/>
                <w:noProof/>
              </w:rPr>
            </w:rPrChange>
          </w:rPr>
          <w:fldChar w:fldCharType="begin"/>
        </w:r>
        <w:r w:rsidRPr="002B0E74">
          <w:rPr>
            <w:rStyle w:val="Hyperlink"/>
            <w:i/>
            <w:noProof/>
            <w:rPrChange w:id="223" w:author="gsadi" w:date="2013-11-25T23:03:00Z">
              <w:rPr>
                <w:rStyle w:val="Hyperlink"/>
                <w:noProof/>
              </w:rPr>
            </w:rPrChange>
          </w:rPr>
          <w:instrText xml:space="preserve"> </w:instrText>
        </w:r>
        <w:r w:rsidRPr="002B0E74">
          <w:rPr>
            <w:i/>
            <w:noProof/>
            <w:rPrChange w:id="224" w:author="gsadi" w:date="2013-11-25T23:03:00Z">
              <w:rPr>
                <w:noProof/>
                <w:color w:val="0000FF"/>
                <w:u w:val="single"/>
              </w:rPr>
            </w:rPrChange>
          </w:rPr>
          <w:instrText>HYPERLINK \l "_Toc373183958"</w:instrText>
        </w:r>
        <w:r w:rsidRPr="002B0E74">
          <w:rPr>
            <w:rStyle w:val="Hyperlink"/>
            <w:i/>
            <w:noProof/>
            <w:rPrChange w:id="225" w:author="gsadi" w:date="2013-11-25T23:03:00Z">
              <w:rPr>
                <w:rStyle w:val="Hyperlink"/>
                <w:noProof/>
              </w:rPr>
            </w:rPrChange>
          </w:rPr>
          <w:instrText xml:space="preserve"> </w:instrText>
        </w:r>
        <w:r w:rsidRPr="002B0E74">
          <w:rPr>
            <w:rStyle w:val="Hyperlink"/>
            <w:i/>
            <w:noProof/>
            <w:rPrChange w:id="226" w:author="gsadi" w:date="2013-11-25T23:03:00Z">
              <w:rPr>
                <w:rStyle w:val="Hyperlink"/>
                <w:noProof/>
              </w:rPr>
            </w:rPrChange>
          </w:rPr>
          <w:fldChar w:fldCharType="separate"/>
        </w:r>
        <w:r w:rsidRPr="002B0E74">
          <w:rPr>
            <w:rStyle w:val="Hyperlink"/>
            <w:i/>
            <w:noProof/>
            <w:rPrChange w:id="227" w:author="gsadi" w:date="2013-11-25T23:03:00Z">
              <w:rPr>
                <w:rStyle w:val="Hyperlink"/>
                <w:noProof/>
              </w:rPr>
            </w:rPrChange>
          </w:rPr>
          <w:t>2.3.1.2</w:t>
        </w:r>
        <w:r w:rsidRPr="002B0E74">
          <w:rPr>
            <w:rFonts w:eastAsiaTheme="minorEastAsia"/>
            <w:i/>
            <w:noProof/>
            <w:rPrChange w:id="228"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229" w:author="gsadi" w:date="2013-11-25T23:03:00Z">
              <w:rPr>
                <w:rStyle w:val="Hyperlink"/>
                <w:noProof/>
              </w:rPr>
            </w:rPrChange>
          </w:rPr>
          <w:t>Demand</w:t>
        </w:r>
        <w:r w:rsidRPr="002B0E74">
          <w:rPr>
            <w:i/>
            <w:noProof/>
            <w:webHidden/>
            <w:rPrChange w:id="230" w:author="gsadi" w:date="2013-11-25T23:03:00Z">
              <w:rPr>
                <w:noProof/>
                <w:webHidden/>
                <w:color w:val="0000FF"/>
                <w:u w:val="single"/>
              </w:rPr>
            </w:rPrChange>
          </w:rPr>
          <w:tab/>
        </w:r>
        <w:r w:rsidRPr="002B0E74">
          <w:rPr>
            <w:i/>
            <w:noProof/>
            <w:webHidden/>
            <w:rPrChange w:id="231" w:author="gsadi" w:date="2013-11-25T23:03:00Z">
              <w:rPr>
                <w:noProof/>
                <w:webHidden/>
                <w:color w:val="0000FF"/>
                <w:u w:val="single"/>
              </w:rPr>
            </w:rPrChange>
          </w:rPr>
          <w:fldChar w:fldCharType="begin"/>
        </w:r>
        <w:r w:rsidRPr="002B0E74">
          <w:rPr>
            <w:i/>
            <w:noProof/>
            <w:webHidden/>
            <w:rPrChange w:id="232" w:author="gsadi" w:date="2013-11-25T23:03:00Z">
              <w:rPr>
                <w:noProof/>
                <w:webHidden/>
                <w:color w:val="0000FF"/>
                <w:u w:val="single"/>
              </w:rPr>
            </w:rPrChange>
          </w:rPr>
          <w:instrText xml:space="preserve"> PAGEREF _Toc373183958 \h </w:instrText>
        </w:r>
      </w:ins>
      <w:r w:rsidRPr="002B0E74">
        <w:rPr>
          <w:i/>
          <w:noProof/>
          <w:webHidden/>
          <w:rPrChange w:id="233" w:author="gsadi" w:date="2013-11-25T23:03:00Z">
            <w:rPr>
              <w:i/>
              <w:noProof/>
              <w:webHidden/>
            </w:rPr>
          </w:rPrChange>
        </w:rPr>
      </w:r>
      <w:r w:rsidRPr="002B0E74">
        <w:rPr>
          <w:i/>
          <w:noProof/>
          <w:webHidden/>
          <w:rPrChange w:id="234" w:author="gsadi" w:date="2013-11-25T23:03:00Z">
            <w:rPr>
              <w:noProof/>
              <w:webHidden/>
              <w:color w:val="0000FF"/>
              <w:u w:val="single"/>
            </w:rPr>
          </w:rPrChange>
        </w:rPr>
        <w:fldChar w:fldCharType="separate"/>
      </w:r>
      <w:ins w:id="235" w:author="gsadi" w:date="2013-11-25T23:04:00Z">
        <w:r w:rsidR="008D4335">
          <w:rPr>
            <w:i/>
            <w:noProof/>
            <w:webHidden/>
          </w:rPr>
          <w:t>17</w:t>
        </w:r>
      </w:ins>
      <w:ins w:id="236" w:author="gsadi" w:date="2013-11-25T23:03:00Z">
        <w:r w:rsidRPr="002B0E74">
          <w:rPr>
            <w:i/>
            <w:noProof/>
            <w:webHidden/>
            <w:rPrChange w:id="237" w:author="gsadi" w:date="2013-11-25T23:03:00Z">
              <w:rPr>
                <w:noProof/>
                <w:webHidden/>
                <w:color w:val="0000FF"/>
                <w:u w:val="single"/>
              </w:rPr>
            </w:rPrChange>
          </w:rPr>
          <w:fldChar w:fldCharType="end"/>
        </w:r>
        <w:r w:rsidRPr="002B0E74">
          <w:rPr>
            <w:rStyle w:val="Hyperlink"/>
            <w:i/>
            <w:noProof/>
            <w:rPrChange w:id="238" w:author="gsadi" w:date="2013-11-25T23:03:00Z">
              <w:rPr>
                <w:rStyle w:val="Hyperlink"/>
                <w:noProof/>
              </w:rPr>
            </w:rPrChange>
          </w:rPr>
          <w:fldChar w:fldCharType="end"/>
        </w:r>
      </w:ins>
    </w:p>
    <w:p w:rsidR="003A4EF3" w:rsidRPr="003A4EF3" w:rsidRDefault="002B0E74">
      <w:pPr>
        <w:pStyle w:val="TOC5"/>
        <w:tabs>
          <w:tab w:val="left" w:pos="2114"/>
          <w:tab w:val="right" w:leader="dot" w:pos="8990"/>
        </w:tabs>
        <w:rPr>
          <w:ins w:id="239" w:author="gsadi" w:date="2013-11-25T23:03:00Z"/>
          <w:rFonts w:eastAsiaTheme="minorEastAsia"/>
          <w:i/>
          <w:noProof/>
          <w:rPrChange w:id="240" w:author="gsadi" w:date="2013-11-25T23:03:00Z">
            <w:rPr>
              <w:ins w:id="241" w:author="gsadi" w:date="2013-11-25T23:03:00Z"/>
              <w:rFonts w:asciiTheme="minorHAnsi" w:eastAsiaTheme="minorEastAsia" w:hAnsiTheme="minorHAnsi" w:cstheme="minorBidi"/>
              <w:noProof/>
              <w:sz w:val="22"/>
              <w:szCs w:val="22"/>
            </w:rPr>
          </w:rPrChange>
        </w:rPr>
      </w:pPr>
      <w:ins w:id="242" w:author="gsadi" w:date="2013-11-25T23:03:00Z">
        <w:r w:rsidRPr="002B0E74">
          <w:rPr>
            <w:rStyle w:val="Hyperlink"/>
            <w:i/>
            <w:noProof/>
            <w:rPrChange w:id="243" w:author="gsadi" w:date="2013-11-25T23:03:00Z">
              <w:rPr>
                <w:rStyle w:val="Hyperlink"/>
                <w:noProof/>
              </w:rPr>
            </w:rPrChange>
          </w:rPr>
          <w:fldChar w:fldCharType="begin"/>
        </w:r>
        <w:r w:rsidRPr="002B0E74">
          <w:rPr>
            <w:rStyle w:val="Hyperlink"/>
            <w:i/>
            <w:noProof/>
            <w:rPrChange w:id="244" w:author="gsadi" w:date="2013-11-25T23:03:00Z">
              <w:rPr>
                <w:rStyle w:val="Hyperlink"/>
                <w:noProof/>
              </w:rPr>
            </w:rPrChange>
          </w:rPr>
          <w:instrText xml:space="preserve"> </w:instrText>
        </w:r>
        <w:r w:rsidRPr="002B0E74">
          <w:rPr>
            <w:i/>
            <w:noProof/>
            <w:rPrChange w:id="245" w:author="gsadi" w:date="2013-11-25T23:03:00Z">
              <w:rPr>
                <w:noProof/>
                <w:color w:val="0000FF"/>
                <w:u w:val="single"/>
              </w:rPr>
            </w:rPrChange>
          </w:rPr>
          <w:instrText>HYPERLINK \l "_Toc373183959"</w:instrText>
        </w:r>
        <w:r w:rsidRPr="002B0E74">
          <w:rPr>
            <w:rStyle w:val="Hyperlink"/>
            <w:i/>
            <w:noProof/>
            <w:rPrChange w:id="246" w:author="gsadi" w:date="2013-11-25T23:03:00Z">
              <w:rPr>
                <w:rStyle w:val="Hyperlink"/>
                <w:noProof/>
              </w:rPr>
            </w:rPrChange>
          </w:rPr>
          <w:instrText xml:space="preserve"> </w:instrText>
        </w:r>
        <w:r w:rsidRPr="002B0E74">
          <w:rPr>
            <w:rStyle w:val="Hyperlink"/>
            <w:i/>
            <w:noProof/>
            <w:rPrChange w:id="247" w:author="gsadi" w:date="2013-11-25T23:03:00Z">
              <w:rPr>
                <w:rStyle w:val="Hyperlink"/>
                <w:noProof/>
              </w:rPr>
            </w:rPrChange>
          </w:rPr>
          <w:fldChar w:fldCharType="separate"/>
        </w:r>
        <w:r w:rsidRPr="002B0E74">
          <w:rPr>
            <w:rStyle w:val="Hyperlink"/>
            <w:i/>
            <w:noProof/>
            <w:rPrChange w:id="248" w:author="gsadi" w:date="2013-11-25T23:03:00Z">
              <w:rPr>
                <w:rStyle w:val="Hyperlink"/>
                <w:rFonts w:ascii="Arial" w:hAnsi="Arial" w:cs="Arial"/>
                <w:noProof/>
              </w:rPr>
            </w:rPrChange>
          </w:rPr>
          <w:t>2.3.1.2.1</w:t>
        </w:r>
        <w:r w:rsidRPr="002B0E74">
          <w:rPr>
            <w:rFonts w:eastAsiaTheme="minorEastAsia"/>
            <w:i/>
            <w:noProof/>
            <w:rPrChange w:id="249"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250" w:author="gsadi" w:date="2013-11-25T23:03:00Z">
              <w:rPr>
                <w:rStyle w:val="Hyperlink"/>
                <w:rFonts w:ascii="Arial" w:hAnsi="Arial" w:cs="Arial"/>
                <w:noProof/>
              </w:rPr>
            </w:rPrChange>
          </w:rPr>
          <w:t>Unshipped Orders</w:t>
        </w:r>
        <w:r w:rsidRPr="002B0E74">
          <w:rPr>
            <w:i/>
            <w:noProof/>
            <w:webHidden/>
            <w:rPrChange w:id="251" w:author="gsadi" w:date="2013-11-25T23:03:00Z">
              <w:rPr>
                <w:noProof/>
                <w:webHidden/>
                <w:color w:val="0000FF"/>
                <w:u w:val="single"/>
              </w:rPr>
            </w:rPrChange>
          </w:rPr>
          <w:tab/>
        </w:r>
        <w:r w:rsidRPr="002B0E74">
          <w:rPr>
            <w:i/>
            <w:noProof/>
            <w:webHidden/>
            <w:rPrChange w:id="252" w:author="gsadi" w:date="2013-11-25T23:03:00Z">
              <w:rPr>
                <w:noProof/>
                <w:webHidden/>
                <w:color w:val="0000FF"/>
                <w:u w:val="single"/>
              </w:rPr>
            </w:rPrChange>
          </w:rPr>
          <w:fldChar w:fldCharType="begin"/>
        </w:r>
        <w:r w:rsidRPr="002B0E74">
          <w:rPr>
            <w:i/>
            <w:noProof/>
            <w:webHidden/>
            <w:rPrChange w:id="253" w:author="gsadi" w:date="2013-11-25T23:03:00Z">
              <w:rPr>
                <w:noProof/>
                <w:webHidden/>
                <w:color w:val="0000FF"/>
                <w:u w:val="single"/>
              </w:rPr>
            </w:rPrChange>
          </w:rPr>
          <w:instrText xml:space="preserve"> PAGEREF _Toc373183959 \h </w:instrText>
        </w:r>
      </w:ins>
      <w:r w:rsidRPr="002B0E74">
        <w:rPr>
          <w:i/>
          <w:noProof/>
          <w:webHidden/>
          <w:rPrChange w:id="254" w:author="gsadi" w:date="2013-11-25T23:03:00Z">
            <w:rPr>
              <w:i/>
              <w:noProof/>
              <w:webHidden/>
            </w:rPr>
          </w:rPrChange>
        </w:rPr>
      </w:r>
      <w:r w:rsidRPr="002B0E74">
        <w:rPr>
          <w:i/>
          <w:noProof/>
          <w:webHidden/>
          <w:rPrChange w:id="255" w:author="gsadi" w:date="2013-11-25T23:03:00Z">
            <w:rPr>
              <w:noProof/>
              <w:webHidden/>
              <w:color w:val="0000FF"/>
              <w:u w:val="single"/>
            </w:rPr>
          </w:rPrChange>
        </w:rPr>
        <w:fldChar w:fldCharType="separate"/>
      </w:r>
      <w:ins w:id="256" w:author="gsadi" w:date="2013-11-25T23:04:00Z">
        <w:r w:rsidR="008D4335">
          <w:rPr>
            <w:i/>
            <w:noProof/>
            <w:webHidden/>
          </w:rPr>
          <w:t>17</w:t>
        </w:r>
      </w:ins>
      <w:ins w:id="257" w:author="gsadi" w:date="2013-11-25T23:03:00Z">
        <w:r w:rsidRPr="002B0E74">
          <w:rPr>
            <w:i/>
            <w:noProof/>
            <w:webHidden/>
            <w:rPrChange w:id="258" w:author="gsadi" w:date="2013-11-25T23:03:00Z">
              <w:rPr>
                <w:noProof/>
                <w:webHidden/>
                <w:color w:val="0000FF"/>
                <w:u w:val="single"/>
              </w:rPr>
            </w:rPrChange>
          </w:rPr>
          <w:fldChar w:fldCharType="end"/>
        </w:r>
        <w:r w:rsidRPr="002B0E74">
          <w:rPr>
            <w:rStyle w:val="Hyperlink"/>
            <w:i/>
            <w:noProof/>
            <w:rPrChange w:id="259" w:author="gsadi" w:date="2013-11-25T23:03:00Z">
              <w:rPr>
                <w:rStyle w:val="Hyperlink"/>
                <w:noProof/>
              </w:rPr>
            </w:rPrChange>
          </w:rPr>
          <w:fldChar w:fldCharType="end"/>
        </w:r>
      </w:ins>
    </w:p>
    <w:p w:rsidR="003A4EF3" w:rsidRPr="003A4EF3" w:rsidRDefault="002B0E74">
      <w:pPr>
        <w:pStyle w:val="TOC5"/>
        <w:tabs>
          <w:tab w:val="left" w:pos="2114"/>
          <w:tab w:val="right" w:leader="dot" w:pos="8990"/>
        </w:tabs>
        <w:rPr>
          <w:ins w:id="260" w:author="gsadi" w:date="2013-11-25T23:03:00Z"/>
          <w:rFonts w:eastAsiaTheme="minorEastAsia"/>
          <w:i/>
          <w:noProof/>
          <w:rPrChange w:id="261" w:author="gsadi" w:date="2013-11-25T23:03:00Z">
            <w:rPr>
              <w:ins w:id="262" w:author="gsadi" w:date="2013-11-25T23:03:00Z"/>
              <w:rFonts w:asciiTheme="minorHAnsi" w:eastAsiaTheme="minorEastAsia" w:hAnsiTheme="minorHAnsi" w:cstheme="minorBidi"/>
              <w:noProof/>
              <w:sz w:val="22"/>
              <w:szCs w:val="22"/>
            </w:rPr>
          </w:rPrChange>
        </w:rPr>
      </w:pPr>
      <w:ins w:id="263" w:author="gsadi" w:date="2013-11-25T23:03:00Z">
        <w:r w:rsidRPr="002B0E74">
          <w:rPr>
            <w:rStyle w:val="Hyperlink"/>
            <w:i/>
            <w:noProof/>
            <w:rPrChange w:id="264" w:author="gsadi" w:date="2013-11-25T23:03:00Z">
              <w:rPr>
                <w:rStyle w:val="Hyperlink"/>
                <w:noProof/>
              </w:rPr>
            </w:rPrChange>
          </w:rPr>
          <w:fldChar w:fldCharType="begin"/>
        </w:r>
        <w:r w:rsidRPr="002B0E74">
          <w:rPr>
            <w:rStyle w:val="Hyperlink"/>
            <w:i/>
            <w:noProof/>
            <w:rPrChange w:id="265" w:author="gsadi" w:date="2013-11-25T23:03:00Z">
              <w:rPr>
                <w:rStyle w:val="Hyperlink"/>
                <w:noProof/>
              </w:rPr>
            </w:rPrChange>
          </w:rPr>
          <w:instrText xml:space="preserve"> </w:instrText>
        </w:r>
        <w:r w:rsidRPr="002B0E74">
          <w:rPr>
            <w:i/>
            <w:noProof/>
            <w:rPrChange w:id="266" w:author="gsadi" w:date="2013-11-25T23:03:00Z">
              <w:rPr>
                <w:noProof/>
                <w:color w:val="0000FF"/>
                <w:u w:val="single"/>
              </w:rPr>
            </w:rPrChange>
          </w:rPr>
          <w:instrText>HYPERLINK \l "_Toc373183961"</w:instrText>
        </w:r>
        <w:r w:rsidRPr="002B0E74">
          <w:rPr>
            <w:rStyle w:val="Hyperlink"/>
            <w:i/>
            <w:noProof/>
            <w:rPrChange w:id="267" w:author="gsadi" w:date="2013-11-25T23:03:00Z">
              <w:rPr>
                <w:rStyle w:val="Hyperlink"/>
                <w:noProof/>
              </w:rPr>
            </w:rPrChange>
          </w:rPr>
          <w:instrText xml:space="preserve"> </w:instrText>
        </w:r>
        <w:r w:rsidRPr="002B0E74">
          <w:rPr>
            <w:rStyle w:val="Hyperlink"/>
            <w:i/>
            <w:noProof/>
            <w:rPrChange w:id="268" w:author="gsadi" w:date="2013-11-25T23:03:00Z">
              <w:rPr>
                <w:rStyle w:val="Hyperlink"/>
                <w:noProof/>
              </w:rPr>
            </w:rPrChange>
          </w:rPr>
          <w:fldChar w:fldCharType="separate"/>
        </w:r>
        <w:r w:rsidRPr="002B0E74">
          <w:rPr>
            <w:rStyle w:val="Hyperlink"/>
            <w:i/>
            <w:noProof/>
            <w:rPrChange w:id="269" w:author="gsadi" w:date="2013-11-25T23:03:00Z">
              <w:rPr>
                <w:rStyle w:val="Hyperlink"/>
                <w:rFonts w:ascii="Arial" w:hAnsi="Arial" w:cs="Arial"/>
                <w:noProof/>
              </w:rPr>
            </w:rPrChange>
          </w:rPr>
          <w:t>2.3.1.2.2</w:t>
        </w:r>
        <w:r w:rsidRPr="002B0E74">
          <w:rPr>
            <w:rFonts w:eastAsiaTheme="minorEastAsia"/>
            <w:i/>
            <w:noProof/>
            <w:rPrChange w:id="270"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271" w:author="gsadi" w:date="2013-11-25T23:03:00Z">
              <w:rPr>
                <w:rStyle w:val="Hyperlink"/>
                <w:rFonts w:ascii="Arial" w:hAnsi="Arial" w:cs="Arial"/>
                <w:noProof/>
              </w:rPr>
            </w:rPrChange>
          </w:rPr>
          <w:t>Contracts</w:t>
        </w:r>
        <w:r w:rsidRPr="002B0E74">
          <w:rPr>
            <w:i/>
            <w:noProof/>
            <w:webHidden/>
            <w:rPrChange w:id="272" w:author="gsadi" w:date="2013-11-25T23:03:00Z">
              <w:rPr>
                <w:noProof/>
                <w:webHidden/>
                <w:color w:val="0000FF"/>
                <w:u w:val="single"/>
              </w:rPr>
            </w:rPrChange>
          </w:rPr>
          <w:tab/>
        </w:r>
        <w:r w:rsidRPr="002B0E74">
          <w:rPr>
            <w:i/>
            <w:noProof/>
            <w:webHidden/>
            <w:rPrChange w:id="273" w:author="gsadi" w:date="2013-11-25T23:03:00Z">
              <w:rPr>
                <w:noProof/>
                <w:webHidden/>
                <w:color w:val="0000FF"/>
                <w:u w:val="single"/>
              </w:rPr>
            </w:rPrChange>
          </w:rPr>
          <w:fldChar w:fldCharType="begin"/>
        </w:r>
        <w:r w:rsidRPr="002B0E74">
          <w:rPr>
            <w:i/>
            <w:noProof/>
            <w:webHidden/>
            <w:rPrChange w:id="274" w:author="gsadi" w:date="2013-11-25T23:03:00Z">
              <w:rPr>
                <w:noProof/>
                <w:webHidden/>
                <w:color w:val="0000FF"/>
                <w:u w:val="single"/>
              </w:rPr>
            </w:rPrChange>
          </w:rPr>
          <w:instrText xml:space="preserve"> PAGEREF _Toc373183961 \h </w:instrText>
        </w:r>
      </w:ins>
      <w:r w:rsidRPr="002B0E74">
        <w:rPr>
          <w:i/>
          <w:noProof/>
          <w:webHidden/>
          <w:rPrChange w:id="275" w:author="gsadi" w:date="2013-11-25T23:03:00Z">
            <w:rPr>
              <w:i/>
              <w:noProof/>
              <w:webHidden/>
            </w:rPr>
          </w:rPrChange>
        </w:rPr>
      </w:r>
      <w:r w:rsidRPr="002B0E74">
        <w:rPr>
          <w:i/>
          <w:noProof/>
          <w:webHidden/>
          <w:rPrChange w:id="276" w:author="gsadi" w:date="2013-11-25T23:03:00Z">
            <w:rPr>
              <w:noProof/>
              <w:webHidden/>
              <w:color w:val="0000FF"/>
              <w:u w:val="single"/>
            </w:rPr>
          </w:rPrChange>
        </w:rPr>
        <w:fldChar w:fldCharType="separate"/>
      </w:r>
      <w:ins w:id="277" w:author="gsadi" w:date="2013-11-25T23:04:00Z">
        <w:r w:rsidR="008D4335">
          <w:rPr>
            <w:i/>
            <w:noProof/>
            <w:webHidden/>
          </w:rPr>
          <w:t>19</w:t>
        </w:r>
      </w:ins>
      <w:ins w:id="278" w:author="gsadi" w:date="2013-11-25T23:03:00Z">
        <w:r w:rsidRPr="002B0E74">
          <w:rPr>
            <w:i/>
            <w:noProof/>
            <w:webHidden/>
            <w:rPrChange w:id="279" w:author="gsadi" w:date="2013-11-25T23:03:00Z">
              <w:rPr>
                <w:noProof/>
                <w:webHidden/>
                <w:color w:val="0000FF"/>
                <w:u w:val="single"/>
              </w:rPr>
            </w:rPrChange>
          </w:rPr>
          <w:fldChar w:fldCharType="end"/>
        </w:r>
        <w:r w:rsidRPr="002B0E74">
          <w:rPr>
            <w:rStyle w:val="Hyperlink"/>
            <w:i/>
            <w:noProof/>
            <w:rPrChange w:id="280" w:author="gsadi" w:date="2013-11-25T23:03:00Z">
              <w:rPr>
                <w:rStyle w:val="Hyperlink"/>
                <w:noProof/>
              </w:rPr>
            </w:rPrChange>
          </w:rPr>
          <w:fldChar w:fldCharType="end"/>
        </w:r>
      </w:ins>
    </w:p>
    <w:p w:rsidR="003A4EF3" w:rsidRPr="003A4EF3" w:rsidRDefault="002B0E74">
      <w:pPr>
        <w:pStyle w:val="TOC5"/>
        <w:tabs>
          <w:tab w:val="left" w:pos="2114"/>
          <w:tab w:val="right" w:leader="dot" w:pos="8990"/>
        </w:tabs>
        <w:rPr>
          <w:ins w:id="281" w:author="gsadi" w:date="2013-11-25T23:03:00Z"/>
          <w:rFonts w:eastAsiaTheme="minorEastAsia"/>
          <w:i/>
          <w:noProof/>
          <w:rPrChange w:id="282" w:author="gsadi" w:date="2013-11-25T23:03:00Z">
            <w:rPr>
              <w:ins w:id="283" w:author="gsadi" w:date="2013-11-25T23:03:00Z"/>
              <w:rFonts w:asciiTheme="minorHAnsi" w:eastAsiaTheme="minorEastAsia" w:hAnsiTheme="minorHAnsi" w:cstheme="minorBidi"/>
              <w:noProof/>
              <w:sz w:val="22"/>
              <w:szCs w:val="22"/>
            </w:rPr>
          </w:rPrChange>
        </w:rPr>
      </w:pPr>
      <w:ins w:id="284" w:author="gsadi" w:date="2013-11-25T23:03:00Z">
        <w:r w:rsidRPr="002B0E74">
          <w:rPr>
            <w:rStyle w:val="Hyperlink"/>
            <w:i/>
            <w:noProof/>
            <w:rPrChange w:id="285" w:author="gsadi" w:date="2013-11-25T23:03:00Z">
              <w:rPr>
                <w:rStyle w:val="Hyperlink"/>
                <w:noProof/>
              </w:rPr>
            </w:rPrChange>
          </w:rPr>
          <w:fldChar w:fldCharType="begin"/>
        </w:r>
        <w:r w:rsidRPr="002B0E74">
          <w:rPr>
            <w:rStyle w:val="Hyperlink"/>
            <w:i/>
            <w:noProof/>
            <w:rPrChange w:id="286" w:author="gsadi" w:date="2013-11-25T23:03:00Z">
              <w:rPr>
                <w:rStyle w:val="Hyperlink"/>
                <w:noProof/>
              </w:rPr>
            </w:rPrChange>
          </w:rPr>
          <w:instrText xml:space="preserve"> </w:instrText>
        </w:r>
        <w:r w:rsidRPr="002B0E74">
          <w:rPr>
            <w:i/>
            <w:noProof/>
            <w:rPrChange w:id="287" w:author="gsadi" w:date="2013-11-25T23:03:00Z">
              <w:rPr>
                <w:noProof/>
                <w:color w:val="0000FF"/>
                <w:u w:val="single"/>
              </w:rPr>
            </w:rPrChange>
          </w:rPr>
          <w:instrText>HYPERLINK \l "_Toc373183962"</w:instrText>
        </w:r>
        <w:r w:rsidRPr="002B0E74">
          <w:rPr>
            <w:rStyle w:val="Hyperlink"/>
            <w:i/>
            <w:noProof/>
            <w:rPrChange w:id="288" w:author="gsadi" w:date="2013-11-25T23:03:00Z">
              <w:rPr>
                <w:rStyle w:val="Hyperlink"/>
                <w:noProof/>
              </w:rPr>
            </w:rPrChange>
          </w:rPr>
          <w:instrText xml:space="preserve"> </w:instrText>
        </w:r>
        <w:r w:rsidRPr="002B0E74">
          <w:rPr>
            <w:rStyle w:val="Hyperlink"/>
            <w:i/>
            <w:noProof/>
            <w:rPrChange w:id="289" w:author="gsadi" w:date="2013-11-25T23:03:00Z">
              <w:rPr>
                <w:rStyle w:val="Hyperlink"/>
                <w:noProof/>
              </w:rPr>
            </w:rPrChange>
          </w:rPr>
          <w:fldChar w:fldCharType="separate"/>
        </w:r>
        <w:r w:rsidRPr="002B0E74">
          <w:rPr>
            <w:rStyle w:val="Hyperlink"/>
            <w:i/>
            <w:noProof/>
            <w:rPrChange w:id="290" w:author="gsadi" w:date="2013-11-25T23:03:00Z">
              <w:rPr>
                <w:rStyle w:val="Hyperlink"/>
                <w:rFonts w:ascii="Arial" w:hAnsi="Arial" w:cs="Arial"/>
                <w:noProof/>
              </w:rPr>
            </w:rPrChange>
          </w:rPr>
          <w:t>2.3.1.2.3</w:t>
        </w:r>
        <w:r w:rsidRPr="002B0E74">
          <w:rPr>
            <w:rFonts w:eastAsiaTheme="minorEastAsia"/>
            <w:i/>
            <w:noProof/>
            <w:rPrChange w:id="291"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292" w:author="gsadi" w:date="2013-11-25T23:03:00Z">
              <w:rPr>
                <w:rStyle w:val="Hyperlink"/>
                <w:rFonts w:ascii="Arial" w:hAnsi="Arial" w:cs="Arial"/>
                <w:noProof/>
              </w:rPr>
            </w:rPrChange>
          </w:rPr>
          <w:t>Retail PO, Retail OH and Distros</w:t>
        </w:r>
        <w:r w:rsidRPr="002B0E74">
          <w:rPr>
            <w:i/>
            <w:noProof/>
            <w:webHidden/>
            <w:rPrChange w:id="293" w:author="gsadi" w:date="2013-11-25T23:03:00Z">
              <w:rPr>
                <w:noProof/>
                <w:webHidden/>
                <w:color w:val="0000FF"/>
                <w:u w:val="single"/>
              </w:rPr>
            </w:rPrChange>
          </w:rPr>
          <w:tab/>
        </w:r>
        <w:r w:rsidRPr="002B0E74">
          <w:rPr>
            <w:i/>
            <w:noProof/>
            <w:webHidden/>
            <w:rPrChange w:id="294" w:author="gsadi" w:date="2013-11-25T23:03:00Z">
              <w:rPr>
                <w:noProof/>
                <w:webHidden/>
                <w:color w:val="0000FF"/>
                <w:u w:val="single"/>
              </w:rPr>
            </w:rPrChange>
          </w:rPr>
          <w:fldChar w:fldCharType="begin"/>
        </w:r>
        <w:r w:rsidRPr="002B0E74">
          <w:rPr>
            <w:i/>
            <w:noProof/>
            <w:webHidden/>
            <w:rPrChange w:id="295" w:author="gsadi" w:date="2013-11-25T23:03:00Z">
              <w:rPr>
                <w:noProof/>
                <w:webHidden/>
                <w:color w:val="0000FF"/>
                <w:u w:val="single"/>
              </w:rPr>
            </w:rPrChange>
          </w:rPr>
          <w:instrText xml:space="preserve"> PAGEREF _Toc373183962 \h </w:instrText>
        </w:r>
      </w:ins>
      <w:r w:rsidRPr="002B0E74">
        <w:rPr>
          <w:i/>
          <w:noProof/>
          <w:webHidden/>
          <w:rPrChange w:id="296" w:author="gsadi" w:date="2013-11-25T23:03:00Z">
            <w:rPr>
              <w:i/>
              <w:noProof/>
              <w:webHidden/>
            </w:rPr>
          </w:rPrChange>
        </w:rPr>
      </w:r>
      <w:r w:rsidRPr="002B0E74">
        <w:rPr>
          <w:i/>
          <w:noProof/>
          <w:webHidden/>
          <w:rPrChange w:id="297" w:author="gsadi" w:date="2013-11-25T23:03:00Z">
            <w:rPr>
              <w:noProof/>
              <w:webHidden/>
              <w:color w:val="0000FF"/>
              <w:u w:val="single"/>
            </w:rPr>
          </w:rPrChange>
        </w:rPr>
        <w:fldChar w:fldCharType="separate"/>
      </w:r>
      <w:ins w:id="298" w:author="gsadi" w:date="2013-11-25T23:04:00Z">
        <w:r w:rsidR="008D4335">
          <w:rPr>
            <w:i/>
            <w:noProof/>
            <w:webHidden/>
          </w:rPr>
          <w:t>22</w:t>
        </w:r>
      </w:ins>
      <w:ins w:id="299" w:author="gsadi" w:date="2013-11-25T23:03:00Z">
        <w:r w:rsidRPr="002B0E74">
          <w:rPr>
            <w:i/>
            <w:noProof/>
            <w:webHidden/>
            <w:rPrChange w:id="300" w:author="gsadi" w:date="2013-11-25T23:03:00Z">
              <w:rPr>
                <w:noProof/>
                <w:webHidden/>
                <w:color w:val="0000FF"/>
                <w:u w:val="single"/>
              </w:rPr>
            </w:rPrChange>
          </w:rPr>
          <w:fldChar w:fldCharType="end"/>
        </w:r>
        <w:r w:rsidRPr="002B0E74">
          <w:rPr>
            <w:rStyle w:val="Hyperlink"/>
            <w:i/>
            <w:noProof/>
            <w:rPrChange w:id="301" w:author="gsadi" w:date="2013-11-25T23:03:00Z">
              <w:rPr>
                <w:rStyle w:val="Hyperlink"/>
                <w:noProof/>
              </w:rPr>
            </w:rPrChange>
          </w:rPr>
          <w:fldChar w:fldCharType="end"/>
        </w:r>
      </w:ins>
    </w:p>
    <w:p w:rsidR="003A4EF3" w:rsidRPr="003A4EF3" w:rsidRDefault="002B0E74">
      <w:pPr>
        <w:pStyle w:val="TOC5"/>
        <w:tabs>
          <w:tab w:val="left" w:pos="2114"/>
          <w:tab w:val="right" w:leader="dot" w:pos="8990"/>
        </w:tabs>
        <w:rPr>
          <w:ins w:id="302" w:author="gsadi" w:date="2013-11-25T23:03:00Z"/>
          <w:rFonts w:eastAsiaTheme="minorEastAsia"/>
          <w:i/>
          <w:noProof/>
          <w:rPrChange w:id="303" w:author="gsadi" w:date="2013-11-25T23:03:00Z">
            <w:rPr>
              <w:ins w:id="304" w:author="gsadi" w:date="2013-11-25T23:03:00Z"/>
              <w:rFonts w:asciiTheme="minorHAnsi" w:eastAsiaTheme="minorEastAsia" w:hAnsiTheme="minorHAnsi" w:cstheme="minorBidi"/>
              <w:noProof/>
              <w:sz w:val="22"/>
              <w:szCs w:val="22"/>
            </w:rPr>
          </w:rPrChange>
        </w:rPr>
      </w:pPr>
      <w:ins w:id="305" w:author="gsadi" w:date="2013-11-25T23:03:00Z">
        <w:r w:rsidRPr="002B0E74">
          <w:rPr>
            <w:rStyle w:val="Hyperlink"/>
            <w:i/>
            <w:noProof/>
            <w:rPrChange w:id="306" w:author="gsadi" w:date="2013-11-25T23:03:00Z">
              <w:rPr>
                <w:rStyle w:val="Hyperlink"/>
                <w:noProof/>
              </w:rPr>
            </w:rPrChange>
          </w:rPr>
          <w:fldChar w:fldCharType="begin"/>
        </w:r>
        <w:r w:rsidRPr="002B0E74">
          <w:rPr>
            <w:rStyle w:val="Hyperlink"/>
            <w:i/>
            <w:noProof/>
            <w:rPrChange w:id="307" w:author="gsadi" w:date="2013-11-25T23:03:00Z">
              <w:rPr>
                <w:rStyle w:val="Hyperlink"/>
                <w:noProof/>
              </w:rPr>
            </w:rPrChange>
          </w:rPr>
          <w:instrText xml:space="preserve"> </w:instrText>
        </w:r>
        <w:r w:rsidRPr="002B0E74">
          <w:rPr>
            <w:i/>
            <w:noProof/>
            <w:rPrChange w:id="308" w:author="gsadi" w:date="2013-11-25T23:03:00Z">
              <w:rPr>
                <w:noProof/>
                <w:color w:val="0000FF"/>
                <w:u w:val="single"/>
              </w:rPr>
            </w:rPrChange>
          </w:rPr>
          <w:instrText>HYPERLINK \l "_Toc373183963"</w:instrText>
        </w:r>
        <w:r w:rsidRPr="002B0E74">
          <w:rPr>
            <w:rStyle w:val="Hyperlink"/>
            <w:i/>
            <w:noProof/>
            <w:rPrChange w:id="309" w:author="gsadi" w:date="2013-11-25T23:03:00Z">
              <w:rPr>
                <w:rStyle w:val="Hyperlink"/>
                <w:noProof/>
              </w:rPr>
            </w:rPrChange>
          </w:rPr>
          <w:instrText xml:space="preserve"> </w:instrText>
        </w:r>
        <w:r w:rsidRPr="002B0E74">
          <w:rPr>
            <w:rStyle w:val="Hyperlink"/>
            <w:i/>
            <w:noProof/>
            <w:rPrChange w:id="310" w:author="gsadi" w:date="2013-11-25T23:03:00Z">
              <w:rPr>
                <w:rStyle w:val="Hyperlink"/>
                <w:noProof/>
              </w:rPr>
            </w:rPrChange>
          </w:rPr>
          <w:fldChar w:fldCharType="separate"/>
        </w:r>
        <w:r w:rsidRPr="002B0E74">
          <w:rPr>
            <w:rStyle w:val="Hyperlink"/>
            <w:i/>
            <w:noProof/>
            <w:rPrChange w:id="311" w:author="gsadi" w:date="2013-11-25T23:03:00Z">
              <w:rPr>
                <w:rStyle w:val="Hyperlink"/>
                <w:rFonts w:ascii="Arial" w:hAnsi="Arial" w:cs="Arial"/>
                <w:noProof/>
              </w:rPr>
            </w:rPrChange>
          </w:rPr>
          <w:t>2.3.1.2.4</w:t>
        </w:r>
        <w:r w:rsidRPr="002B0E74">
          <w:rPr>
            <w:rFonts w:eastAsiaTheme="minorEastAsia"/>
            <w:i/>
            <w:noProof/>
            <w:rPrChange w:id="312"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313" w:author="gsadi" w:date="2013-11-25T23:03:00Z">
              <w:rPr>
                <w:rStyle w:val="Hyperlink"/>
                <w:rFonts w:ascii="Arial" w:hAnsi="Arial" w:cs="Arial"/>
                <w:noProof/>
              </w:rPr>
            </w:rPrChange>
          </w:rPr>
          <w:t>Unbooked Forecast</w:t>
        </w:r>
        <w:r w:rsidRPr="002B0E74">
          <w:rPr>
            <w:i/>
            <w:noProof/>
            <w:webHidden/>
            <w:rPrChange w:id="314" w:author="gsadi" w:date="2013-11-25T23:03:00Z">
              <w:rPr>
                <w:noProof/>
                <w:webHidden/>
                <w:color w:val="0000FF"/>
                <w:u w:val="single"/>
              </w:rPr>
            </w:rPrChange>
          </w:rPr>
          <w:tab/>
        </w:r>
        <w:r w:rsidRPr="002B0E74">
          <w:rPr>
            <w:i/>
            <w:noProof/>
            <w:webHidden/>
            <w:rPrChange w:id="315" w:author="gsadi" w:date="2013-11-25T23:03:00Z">
              <w:rPr>
                <w:noProof/>
                <w:webHidden/>
                <w:color w:val="0000FF"/>
                <w:u w:val="single"/>
              </w:rPr>
            </w:rPrChange>
          </w:rPr>
          <w:fldChar w:fldCharType="begin"/>
        </w:r>
        <w:r w:rsidRPr="002B0E74">
          <w:rPr>
            <w:i/>
            <w:noProof/>
            <w:webHidden/>
            <w:rPrChange w:id="316" w:author="gsadi" w:date="2013-11-25T23:03:00Z">
              <w:rPr>
                <w:noProof/>
                <w:webHidden/>
                <w:color w:val="0000FF"/>
                <w:u w:val="single"/>
              </w:rPr>
            </w:rPrChange>
          </w:rPr>
          <w:instrText xml:space="preserve"> PAGEREF _Toc373183963 \h </w:instrText>
        </w:r>
      </w:ins>
      <w:r w:rsidRPr="002B0E74">
        <w:rPr>
          <w:i/>
          <w:noProof/>
          <w:webHidden/>
          <w:rPrChange w:id="317" w:author="gsadi" w:date="2013-11-25T23:03:00Z">
            <w:rPr>
              <w:i/>
              <w:noProof/>
              <w:webHidden/>
            </w:rPr>
          </w:rPrChange>
        </w:rPr>
      </w:r>
      <w:r w:rsidRPr="002B0E74">
        <w:rPr>
          <w:i/>
          <w:noProof/>
          <w:webHidden/>
          <w:rPrChange w:id="318" w:author="gsadi" w:date="2013-11-25T23:03:00Z">
            <w:rPr>
              <w:noProof/>
              <w:webHidden/>
              <w:color w:val="0000FF"/>
              <w:u w:val="single"/>
            </w:rPr>
          </w:rPrChange>
        </w:rPr>
        <w:fldChar w:fldCharType="separate"/>
      </w:r>
      <w:ins w:id="319" w:author="gsadi" w:date="2013-11-25T23:04:00Z">
        <w:r w:rsidR="008D4335">
          <w:rPr>
            <w:i/>
            <w:noProof/>
            <w:webHidden/>
          </w:rPr>
          <w:t>24</w:t>
        </w:r>
      </w:ins>
      <w:ins w:id="320" w:author="gsadi" w:date="2013-11-25T23:03:00Z">
        <w:r w:rsidRPr="002B0E74">
          <w:rPr>
            <w:i/>
            <w:noProof/>
            <w:webHidden/>
            <w:rPrChange w:id="321" w:author="gsadi" w:date="2013-11-25T23:03:00Z">
              <w:rPr>
                <w:noProof/>
                <w:webHidden/>
                <w:color w:val="0000FF"/>
                <w:u w:val="single"/>
              </w:rPr>
            </w:rPrChange>
          </w:rPr>
          <w:fldChar w:fldCharType="end"/>
        </w:r>
        <w:r w:rsidRPr="002B0E74">
          <w:rPr>
            <w:rStyle w:val="Hyperlink"/>
            <w:i/>
            <w:noProof/>
            <w:rPrChange w:id="322" w:author="gsadi" w:date="2013-11-25T23:03:00Z">
              <w:rPr>
                <w:rStyle w:val="Hyperlink"/>
                <w:noProof/>
              </w:rPr>
            </w:rPrChange>
          </w:rPr>
          <w:fldChar w:fldCharType="end"/>
        </w:r>
      </w:ins>
    </w:p>
    <w:p w:rsidR="003A4EF3" w:rsidRPr="003A4EF3" w:rsidRDefault="002B0E74">
      <w:pPr>
        <w:pStyle w:val="TOC5"/>
        <w:tabs>
          <w:tab w:val="left" w:pos="2114"/>
          <w:tab w:val="right" w:leader="dot" w:pos="8990"/>
        </w:tabs>
        <w:rPr>
          <w:ins w:id="323" w:author="gsadi" w:date="2013-11-25T23:03:00Z"/>
          <w:rFonts w:eastAsiaTheme="minorEastAsia"/>
          <w:i/>
          <w:noProof/>
          <w:rPrChange w:id="324" w:author="gsadi" w:date="2013-11-25T23:03:00Z">
            <w:rPr>
              <w:ins w:id="325" w:author="gsadi" w:date="2013-11-25T23:03:00Z"/>
              <w:rFonts w:asciiTheme="minorHAnsi" w:eastAsiaTheme="minorEastAsia" w:hAnsiTheme="minorHAnsi" w:cstheme="minorBidi"/>
              <w:noProof/>
              <w:sz w:val="22"/>
              <w:szCs w:val="22"/>
            </w:rPr>
          </w:rPrChange>
        </w:rPr>
      </w:pPr>
      <w:ins w:id="326" w:author="gsadi" w:date="2013-11-25T23:03:00Z">
        <w:r w:rsidRPr="002B0E74">
          <w:rPr>
            <w:rStyle w:val="Hyperlink"/>
            <w:i/>
            <w:noProof/>
            <w:rPrChange w:id="327" w:author="gsadi" w:date="2013-11-25T23:03:00Z">
              <w:rPr>
                <w:rStyle w:val="Hyperlink"/>
                <w:noProof/>
              </w:rPr>
            </w:rPrChange>
          </w:rPr>
          <w:fldChar w:fldCharType="begin"/>
        </w:r>
        <w:r w:rsidRPr="002B0E74">
          <w:rPr>
            <w:rStyle w:val="Hyperlink"/>
            <w:i/>
            <w:noProof/>
            <w:rPrChange w:id="328" w:author="gsadi" w:date="2013-11-25T23:03:00Z">
              <w:rPr>
                <w:rStyle w:val="Hyperlink"/>
                <w:noProof/>
              </w:rPr>
            </w:rPrChange>
          </w:rPr>
          <w:instrText xml:space="preserve"> </w:instrText>
        </w:r>
        <w:r w:rsidRPr="002B0E74">
          <w:rPr>
            <w:i/>
            <w:noProof/>
            <w:rPrChange w:id="329" w:author="gsadi" w:date="2013-11-25T23:03:00Z">
              <w:rPr>
                <w:noProof/>
                <w:color w:val="0000FF"/>
                <w:u w:val="single"/>
              </w:rPr>
            </w:rPrChange>
          </w:rPr>
          <w:instrText>HYPERLINK \l "_Toc373183965"</w:instrText>
        </w:r>
        <w:r w:rsidRPr="002B0E74">
          <w:rPr>
            <w:rStyle w:val="Hyperlink"/>
            <w:i/>
            <w:noProof/>
            <w:rPrChange w:id="330" w:author="gsadi" w:date="2013-11-25T23:03:00Z">
              <w:rPr>
                <w:rStyle w:val="Hyperlink"/>
                <w:noProof/>
              </w:rPr>
            </w:rPrChange>
          </w:rPr>
          <w:instrText xml:space="preserve"> </w:instrText>
        </w:r>
        <w:r w:rsidRPr="002B0E74">
          <w:rPr>
            <w:rStyle w:val="Hyperlink"/>
            <w:i/>
            <w:noProof/>
            <w:rPrChange w:id="331" w:author="gsadi" w:date="2013-11-25T23:03:00Z">
              <w:rPr>
                <w:rStyle w:val="Hyperlink"/>
                <w:noProof/>
              </w:rPr>
            </w:rPrChange>
          </w:rPr>
          <w:fldChar w:fldCharType="separate"/>
        </w:r>
        <w:r w:rsidRPr="002B0E74">
          <w:rPr>
            <w:rStyle w:val="Hyperlink"/>
            <w:i/>
            <w:noProof/>
            <w:rPrChange w:id="332" w:author="gsadi" w:date="2013-11-25T23:03:00Z">
              <w:rPr>
                <w:rStyle w:val="Hyperlink"/>
                <w:rFonts w:ascii="Arial" w:hAnsi="Arial" w:cs="Arial"/>
                <w:noProof/>
              </w:rPr>
            </w:rPrChange>
          </w:rPr>
          <w:t>2.3.1.2.5</w:t>
        </w:r>
        <w:r w:rsidRPr="002B0E74">
          <w:rPr>
            <w:rFonts w:eastAsiaTheme="minorEastAsia"/>
            <w:i/>
            <w:noProof/>
            <w:rPrChange w:id="333"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334" w:author="gsadi" w:date="2013-11-25T23:03:00Z">
              <w:rPr>
                <w:rStyle w:val="Hyperlink"/>
                <w:rFonts w:ascii="Arial" w:hAnsi="Arial" w:cs="Arial"/>
                <w:noProof/>
              </w:rPr>
            </w:rPrChange>
          </w:rPr>
          <w:t>Retail Unshipped Orders</w:t>
        </w:r>
        <w:r w:rsidRPr="002B0E74">
          <w:rPr>
            <w:i/>
            <w:noProof/>
            <w:webHidden/>
            <w:rPrChange w:id="335" w:author="gsadi" w:date="2013-11-25T23:03:00Z">
              <w:rPr>
                <w:noProof/>
                <w:webHidden/>
                <w:color w:val="0000FF"/>
                <w:u w:val="single"/>
              </w:rPr>
            </w:rPrChange>
          </w:rPr>
          <w:tab/>
        </w:r>
        <w:r w:rsidRPr="002B0E74">
          <w:rPr>
            <w:i/>
            <w:noProof/>
            <w:webHidden/>
            <w:rPrChange w:id="336" w:author="gsadi" w:date="2013-11-25T23:03:00Z">
              <w:rPr>
                <w:noProof/>
                <w:webHidden/>
                <w:color w:val="0000FF"/>
                <w:u w:val="single"/>
              </w:rPr>
            </w:rPrChange>
          </w:rPr>
          <w:fldChar w:fldCharType="begin"/>
        </w:r>
        <w:r w:rsidRPr="002B0E74">
          <w:rPr>
            <w:i/>
            <w:noProof/>
            <w:webHidden/>
            <w:rPrChange w:id="337" w:author="gsadi" w:date="2013-11-25T23:03:00Z">
              <w:rPr>
                <w:noProof/>
                <w:webHidden/>
                <w:color w:val="0000FF"/>
                <w:u w:val="single"/>
              </w:rPr>
            </w:rPrChange>
          </w:rPr>
          <w:instrText xml:space="preserve"> PAGEREF _Toc373183965 \h </w:instrText>
        </w:r>
      </w:ins>
      <w:r w:rsidRPr="002B0E74">
        <w:rPr>
          <w:i/>
          <w:noProof/>
          <w:webHidden/>
          <w:rPrChange w:id="338" w:author="gsadi" w:date="2013-11-25T23:03:00Z">
            <w:rPr>
              <w:i/>
              <w:noProof/>
              <w:webHidden/>
            </w:rPr>
          </w:rPrChange>
        </w:rPr>
      </w:r>
      <w:r w:rsidRPr="002B0E74">
        <w:rPr>
          <w:i/>
          <w:noProof/>
          <w:webHidden/>
          <w:rPrChange w:id="339" w:author="gsadi" w:date="2013-11-25T23:03:00Z">
            <w:rPr>
              <w:noProof/>
              <w:webHidden/>
              <w:color w:val="0000FF"/>
              <w:u w:val="single"/>
            </w:rPr>
          </w:rPrChange>
        </w:rPr>
        <w:fldChar w:fldCharType="separate"/>
      </w:r>
      <w:ins w:id="340" w:author="gsadi" w:date="2013-11-25T23:04:00Z">
        <w:r w:rsidR="008D4335">
          <w:rPr>
            <w:i/>
            <w:noProof/>
            <w:webHidden/>
          </w:rPr>
          <w:t>25</w:t>
        </w:r>
      </w:ins>
      <w:ins w:id="341" w:author="gsadi" w:date="2013-11-25T23:03:00Z">
        <w:r w:rsidRPr="002B0E74">
          <w:rPr>
            <w:i/>
            <w:noProof/>
            <w:webHidden/>
            <w:rPrChange w:id="342" w:author="gsadi" w:date="2013-11-25T23:03:00Z">
              <w:rPr>
                <w:noProof/>
                <w:webHidden/>
                <w:color w:val="0000FF"/>
                <w:u w:val="single"/>
              </w:rPr>
            </w:rPrChange>
          </w:rPr>
          <w:fldChar w:fldCharType="end"/>
        </w:r>
        <w:r w:rsidRPr="002B0E74">
          <w:rPr>
            <w:rStyle w:val="Hyperlink"/>
            <w:i/>
            <w:noProof/>
            <w:rPrChange w:id="343" w:author="gsadi" w:date="2013-11-25T23:03:00Z">
              <w:rPr>
                <w:rStyle w:val="Hyperlink"/>
                <w:noProof/>
              </w:rPr>
            </w:rPrChange>
          </w:rPr>
          <w:fldChar w:fldCharType="end"/>
        </w:r>
      </w:ins>
    </w:p>
    <w:p w:rsidR="003A4EF3" w:rsidRPr="003A4EF3" w:rsidRDefault="002B0E74">
      <w:pPr>
        <w:pStyle w:val="TOC5"/>
        <w:tabs>
          <w:tab w:val="left" w:pos="2114"/>
          <w:tab w:val="right" w:leader="dot" w:pos="8990"/>
        </w:tabs>
        <w:rPr>
          <w:ins w:id="344" w:author="gsadi" w:date="2013-11-25T23:03:00Z"/>
          <w:rFonts w:eastAsiaTheme="minorEastAsia"/>
          <w:i/>
          <w:noProof/>
          <w:rPrChange w:id="345" w:author="gsadi" w:date="2013-11-25T23:03:00Z">
            <w:rPr>
              <w:ins w:id="346" w:author="gsadi" w:date="2013-11-25T23:03:00Z"/>
              <w:rFonts w:asciiTheme="minorHAnsi" w:eastAsiaTheme="minorEastAsia" w:hAnsiTheme="minorHAnsi" w:cstheme="minorBidi"/>
              <w:noProof/>
              <w:sz w:val="22"/>
              <w:szCs w:val="22"/>
            </w:rPr>
          </w:rPrChange>
        </w:rPr>
      </w:pPr>
      <w:ins w:id="347" w:author="gsadi" w:date="2013-11-25T23:03:00Z">
        <w:r w:rsidRPr="002B0E74">
          <w:rPr>
            <w:rStyle w:val="Hyperlink"/>
            <w:i/>
            <w:noProof/>
            <w:rPrChange w:id="348" w:author="gsadi" w:date="2013-11-25T23:03:00Z">
              <w:rPr>
                <w:rStyle w:val="Hyperlink"/>
                <w:noProof/>
              </w:rPr>
            </w:rPrChange>
          </w:rPr>
          <w:fldChar w:fldCharType="begin"/>
        </w:r>
        <w:r w:rsidRPr="002B0E74">
          <w:rPr>
            <w:rStyle w:val="Hyperlink"/>
            <w:i/>
            <w:noProof/>
            <w:rPrChange w:id="349" w:author="gsadi" w:date="2013-11-25T23:03:00Z">
              <w:rPr>
                <w:rStyle w:val="Hyperlink"/>
                <w:noProof/>
              </w:rPr>
            </w:rPrChange>
          </w:rPr>
          <w:instrText xml:space="preserve"> </w:instrText>
        </w:r>
        <w:r w:rsidRPr="002B0E74">
          <w:rPr>
            <w:i/>
            <w:noProof/>
            <w:rPrChange w:id="350" w:author="gsadi" w:date="2013-11-25T23:03:00Z">
              <w:rPr>
                <w:noProof/>
                <w:color w:val="0000FF"/>
                <w:u w:val="single"/>
              </w:rPr>
            </w:rPrChange>
          </w:rPr>
          <w:instrText>HYPERLINK \l "_Toc373183967"</w:instrText>
        </w:r>
        <w:r w:rsidRPr="002B0E74">
          <w:rPr>
            <w:rStyle w:val="Hyperlink"/>
            <w:i/>
            <w:noProof/>
            <w:rPrChange w:id="351" w:author="gsadi" w:date="2013-11-25T23:03:00Z">
              <w:rPr>
                <w:rStyle w:val="Hyperlink"/>
                <w:noProof/>
              </w:rPr>
            </w:rPrChange>
          </w:rPr>
          <w:instrText xml:space="preserve"> </w:instrText>
        </w:r>
        <w:r w:rsidRPr="002B0E74">
          <w:rPr>
            <w:rStyle w:val="Hyperlink"/>
            <w:i/>
            <w:noProof/>
            <w:rPrChange w:id="352" w:author="gsadi" w:date="2013-11-25T23:03:00Z">
              <w:rPr>
                <w:rStyle w:val="Hyperlink"/>
                <w:noProof/>
              </w:rPr>
            </w:rPrChange>
          </w:rPr>
          <w:fldChar w:fldCharType="separate"/>
        </w:r>
        <w:r w:rsidRPr="002B0E74">
          <w:rPr>
            <w:rStyle w:val="Hyperlink"/>
            <w:i/>
            <w:noProof/>
            <w:rPrChange w:id="353" w:author="gsadi" w:date="2013-11-25T23:03:00Z">
              <w:rPr>
                <w:rStyle w:val="Hyperlink"/>
                <w:rFonts w:ascii="Arial" w:hAnsi="Arial" w:cs="Arial"/>
                <w:noProof/>
              </w:rPr>
            </w:rPrChange>
          </w:rPr>
          <w:t>2.3.1.2.6</w:t>
        </w:r>
        <w:r w:rsidRPr="002B0E74">
          <w:rPr>
            <w:rFonts w:eastAsiaTheme="minorEastAsia"/>
            <w:i/>
            <w:noProof/>
            <w:rPrChange w:id="354"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355" w:author="gsadi" w:date="2013-11-25T23:03:00Z">
              <w:rPr>
                <w:rStyle w:val="Hyperlink"/>
                <w:rFonts w:ascii="Arial" w:hAnsi="Arial" w:cs="Arial"/>
                <w:noProof/>
              </w:rPr>
            </w:rPrChange>
          </w:rPr>
          <w:t>Need To Buy (NTB)</w:t>
        </w:r>
        <w:r w:rsidRPr="002B0E74">
          <w:rPr>
            <w:i/>
            <w:noProof/>
            <w:webHidden/>
            <w:rPrChange w:id="356" w:author="gsadi" w:date="2013-11-25T23:03:00Z">
              <w:rPr>
                <w:noProof/>
                <w:webHidden/>
                <w:color w:val="0000FF"/>
                <w:u w:val="single"/>
              </w:rPr>
            </w:rPrChange>
          </w:rPr>
          <w:tab/>
        </w:r>
        <w:r w:rsidRPr="002B0E74">
          <w:rPr>
            <w:i/>
            <w:noProof/>
            <w:webHidden/>
            <w:rPrChange w:id="357" w:author="gsadi" w:date="2013-11-25T23:03:00Z">
              <w:rPr>
                <w:noProof/>
                <w:webHidden/>
                <w:color w:val="0000FF"/>
                <w:u w:val="single"/>
              </w:rPr>
            </w:rPrChange>
          </w:rPr>
          <w:fldChar w:fldCharType="begin"/>
        </w:r>
        <w:r w:rsidRPr="002B0E74">
          <w:rPr>
            <w:i/>
            <w:noProof/>
            <w:webHidden/>
            <w:rPrChange w:id="358" w:author="gsadi" w:date="2013-11-25T23:03:00Z">
              <w:rPr>
                <w:noProof/>
                <w:webHidden/>
                <w:color w:val="0000FF"/>
                <w:u w:val="single"/>
              </w:rPr>
            </w:rPrChange>
          </w:rPr>
          <w:instrText xml:space="preserve"> PAGEREF _Toc373183967 \h </w:instrText>
        </w:r>
      </w:ins>
      <w:r w:rsidRPr="002B0E74">
        <w:rPr>
          <w:i/>
          <w:noProof/>
          <w:webHidden/>
          <w:rPrChange w:id="359" w:author="gsadi" w:date="2013-11-25T23:03:00Z">
            <w:rPr>
              <w:i/>
              <w:noProof/>
              <w:webHidden/>
            </w:rPr>
          </w:rPrChange>
        </w:rPr>
      </w:r>
      <w:r w:rsidRPr="002B0E74">
        <w:rPr>
          <w:i/>
          <w:noProof/>
          <w:webHidden/>
          <w:rPrChange w:id="360" w:author="gsadi" w:date="2013-11-25T23:03:00Z">
            <w:rPr>
              <w:noProof/>
              <w:webHidden/>
              <w:color w:val="0000FF"/>
              <w:u w:val="single"/>
            </w:rPr>
          </w:rPrChange>
        </w:rPr>
        <w:fldChar w:fldCharType="separate"/>
      </w:r>
      <w:ins w:id="361" w:author="gsadi" w:date="2013-11-25T23:04:00Z">
        <w:r w:rsidR="008D4335">
          <w:rPr>
            <w:i/>
            <w:noProof/>
            <w:webHidden/>
          </w:rPr>
          <w:t>28</w:t>
        </w:r>
      </w:ins>
      <w:ins w:id="362" w:author="gsadi" w:date="2013-11-25T23:03:00Z">
        <w:r w:rsidRPr="002B0E74">
          <w:rPr>
            <w:i/>
            <w:noProof/>
            <w:webHidden/>
            <w:rPrChange w:id="363" w:author="gsadi" w:date="2013-11-25T23:03:00Z">
              <w:rPr>
                <w:noProof/>
                <w:webHidden/>
                <w:color w:val="0000FF"/>
                <w:u w:val="single"/>
              </w:rPr>
            </w:rPrChange>
          </w:rPr>
          <w:fldChar w:fldCharType="end"/>
        </w:r>
        <w:r w:rsidRPr="002B0E74">
          <w:rPr>
            <w:rStyle w:val="Hyperlink"/>
            <w:i/>
            <w:noProof/>
            <w:rPrChange w:id="364"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365" w:author="gsadi" w:date="2013-11-25T23:03:00Z"/>
          <w:rFonts w:eastAsiaTheme="minorEastAsia"/>
          <w:i/>
          <w:noProof/>
          <w:rPrChange w:id="366" w:author="gsadi" w:date="2013-11-25T23:03:00Z">
            <w:rPr>
              <w:ins w:id="367" w:author="gsadi" w:date="2013-11-25T23:03:00Z"/>
              <w:rFonts w:asciiTheme="minorHAnsi" w:eastAsiaTheme="minorEastAsia" w:hAnsiTheme="minorHAnsi" w:cstheme="minorBidi"/>
              <w:noProof/>
              <w:sz w:val="22"/>
              <w:szCs w:val="22"/>
            </w:rPr>
          </w:rPrChange>
        </w:rPr>
      </w:pPr>
      <w:ins w:id="368" w:author="gsadi" w:date="2013-11-25T23:03:00Z">
        <w:r w:rsidRPr="002B0E74">
          <w:rPr>
            <w:rStyle w:val="Hyperlink"/>
            <w:i/>
            <w:noProof/>
            <w:rPrChange w:id="369" w:author="gsadi" w:date="2013-11-25T23:03:00Z">
              <w:rPr>
                <w:rStyle w:val="Hyperlink"/>
                <w:noProof/>
              </w:rPr>
            </w:rPrChange>
          </w:rPr>
          <w:fldChar w:fldCharType="begin"/>
        </w:r>
        <w:r w:rsidRPr="002B0E74">
          <w:rPr>
            <w:rStyle w:val="Hyperlink"/>
            <w:i/>
            <w:noProof/>
            <w:rPrChange w:id="370" w:author="gsadi" w:date="2013-11-25T23:03:00Z">
              <w:rPr>
                <w:rStyle w:val="Hyperlink"/>
                <w:noProof/>
              </w:rPr>
            </w:rPrChange>
          </w:rPr>
          <w:instrText xml:space="preserve"> </w:instrText>
        </w:r>
        <w:r w:rsidRPr="002B0E74">
          <w:rPr>
            <w:i/>
            <w:noProof/>
            <w:rPrChange w:id="371" w:author="gsadi" w:date="2013-11-25T23:03:00Z">
              <w:rPr>
                <w:noProof/>
                <w:color w:val="0000FF"/>
                <w:u w:val="single"/>
              </w:rPr>
            </w:rPrChange>
          </w:rPr>
          <w:instrText>HYPERLINK \l "_Toc373183968"</w:instrText>
        </w:r>
        <w:r w:rsidRPr="002B0E74">
          <w:rPr>
            <w:rStyle w:val="Hyperlink"/>
            <w:i/>
            <w:noProof/>
            <w:rPrChange w:id="372" w:author="gsadi" w:date="2013-11-25T23:03:00Z">
              <w:rPr>
                <w:rStyle w:val="Hyperlink"/>
                <w:noProof/>
              </w:rPr>
            </w:rPrChange>
          </w:rPr>
          <w:instrText xml:space="preserve"> </w:instrText>
        </w:r>
        <w:r w:rsidRPr="002B0E74">
          <w:rPr>
            <w:rStyle w:val="Hyperlink"/>
            <w:i/>
            <w:noProof/>
            <w:rPrChange w:id="373" w:author="gsadi" w:date="2013-11-25T23:03:00Z">
              <w:rPr>
                <w:rStyle w:val="Hyperlink"/>
                <w:noProof/>
              </w:rPr>
            </w:rPrChange>
          </w:rPr>
          <w:fldChar w:fldCharType="separate"/>
        </w:r>
        <w:r w:rsidRPr="002B0E74">
          <w:rPr>
            <w:rStyle w:val="Hyperlink"/>
            <w:i/>
            <w:noProof/>
            <w:rPrChange w:id="374" w:author="gsadi" w:date="2013-11-25T23:03:00Z">
              <w:rPr>
                <w:rStyle w:val="Hyperlink"/>
                <w:noProof/>
              </w:rPr>
            </w:rPrChange>
          </w:rPr>
          <w:t>2.3.1.3</w:t>
        </w:r>
        <w:r w:rsidRPr="002B0E74">
          <w:rPr>
            <w:rFonts w:eastAsiaTheme="minorEastAsia"/>
            <w:i/>
            <w:noProof/>
            <w:rPrChange w:id="375"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376" w:author="gsadi" w:date="2013-11-25T23:03:00Z">
              <w:rPr>
                <w:rStyle w:val="Hyperlink"/>
                <w:noProof/>
              </w:rPr>
            </w:rPrChange>
          </w:rPr>
          <w:t>Supply</w:t>
        </w:r>
        <w:r w:rsidRPr="002B0E74">
          <w:rPr>
            <w:i/>
            <w:noProof/>
            <w:webHidden/>
            <w:rPrChange w:id="377" w:author="gsadi" w:date="2013-11-25T23:03:00Z">
              <w:rPr>
                <w:noProof/>
                <w:webHidden/>
                <w:color w:val="0000FF"/>
                <w:u w:val="single"/>
              </w:rPr>
            </w:rPrChange>
          </w:rPr>
          <w:tab/>
        </w:r>
        <w:r w:rsidRPr="002B0E74">
          <w:rPr>
            <w:i/>
            <w:noProof/>
            <w:webHidden/>
            <w:rPrChange w:id="378" w:author="gsadi" w:date="2013-11-25T23:03:00Z">
              <w:rPr>
                <w:noProof/>
                <w:webHidden/>
                <w:color w:val="0000FF"/>
                <w:u w:val="single"/>
              </w:rPr>
            </w:rPrChange>
          </w:rPr>
          <w:fldChar w:fldCharType="begin"/>
        </w:r>
        <w:r w:rsidRPr="002B0E74">
          <w:rPr>
            <w:i/>
            <w:noProof/>
            <w:webHidden/>
            <w:rPrChange w:id="379" w:author="gsadi" w:date="2013-11-25T23:03:00Z">
              <w:rPr>
                <w:noProof/>
                <w:webHidden/>
                <w:color w:val="0000FF"/>
                <w:u w:val="single"/>
              </w:rPr>
            </w:rPrChange>
          </w:rPr>
          <w:instrText xml:space="preserve"> PAGEREF _Toc373183968 \h </w:instrText>
        </w:r>
      </w:ins>
      <w:r w:rsidRPr="002B0E74">
        <w:rPr>
          <w:i/>
          <w:noProof/>
          <w:webHidden/>
          <w:rPrChange w:id="380" w:author="gsadi" w:date="2013-11-25T23:03:00Z">
            <w:rPr>
              <w:i/>
              <w:noProof/>
              <w:webHidden/>
            </w:rPr>
          </w:rPrChange>
        </w:rPr>
      </w:r>
      <w:r w:rsidRPr="002B0E74">
        <w:rPr>
          <w:i/>
          <w:noProof/>
          <w:webHidden/>
          <w:rPrChange w:id="381" w:author="gsadi" w:date="2013-11-25T23:03:00Z">
            <w:rPr>
              <w:noProof/>
              <w:webHidden/>
              <w:color w:val="0000FF"/>
              <w:u w:val="single"/>
            </w:rPr>
          </w:rPrChange>
        </w:rPr>
        <w:fldChar w:fldCharType="separate"/>
      </w:r>
      <w:ins w:id="382" w:author="gsadi" w:date="2013-11-25T23:04:00Z">
        <w:r w:rsidR="008D4335">
          <w:rPr>
            <w:i/>
            <w:noProof/>
            <w:webHidden/>
          </w:rPr>
          <w:t>30</w:t>
        </w:r>
      </w:ins>
      <w:ins w:id="383" w:author="gsadi" w:date="2013-11-25T23:03:00Z">
        <w:r w:rsidRPr="002B0E74">
          <w:rPr>
            <w:i/>
            <w:noProof/>
            <w:webHidden/>
            <w:rPrChange w:id="384" w:author="gsadi" w:date="2013-11-25T23:03:00Z">
              <w:rPr>
                <w:noProof/>
                <w:webHidden/>
                <w:color w:val="0000FF"/>
                <w:u w:val="single"/>
              </w:rPr>
            </w:rPrChange>
          </w:rPr>
          <w:fldChar w:fldCharType="end"/>
        </w:r>
        <w:r w:rsidRPr="002B0E74">
          <w:rPr>
            <w:rStyle w:val="Hyperlink"/>
            <w:i/>
            <w:noProof/>
            <w:rPrChange w:id="385" w:author="gsadi" w:date="2013-11-25T23:03:00Z">
              <w:rPr>
                <w:rStyle w:val="Hyperlink"/>
                <w:noProof/>
              </w:rPr>
            </w:rPrChange>
          </w:rPr>
          <w:fldChar w:fldCharType="end"/>
        </w:r>
      </w:ins>
    </w:p>
    <w:p w:rsidR="003A4EF3" w:rsidRPr="003A4EF3" w:rsidRDefault="002B0E74">
      <w:pPr>
        <w:pStyle w:val="TOC5"/>
        <w:tabs>
          <w:tab w:val="left" w:pos="2114"/>
          <w:tab w:val="right" w:leader="dot" w:pos="8990"/>
        </w:tabs>
        <w:rPr>
          <w:ins w:id="386" w:author="gsadi" w:date="2013-11-25T23:03:00Z"/>
          <w:rFonts w:eastAsiaTheme="minorEastAsia"/>
          <w:i/>
          <w:noProof/>
          <w:rPrChange w:id="387" w:author="gsadi" w:date="2013-11-25T23:03:00Z">
            <w:rPr>
              <w:ins w:id="388" w:author="gsadi" w:date="2013-11-25T23:03:00Z"/>
              <w:rFonts w:asciiTheme="minorHAnsi" w:eastAsiaTheme="minorEastAsia" w:hAnsiTheme="minorHAnsi" w:cstheme="minorBidi"/>
              <w:noProof/>
              <w:sz w:val="22"/>
              <w:szCs w:val="22"/>
            </w:rPr>
          </w:rPrChange>
        </w:rPr>
      </w:pPr>
      <w:ins w:id="389" w:author="gsadi" w:date="2013-11-25T23:03:00Z">
        <w:r w:rsidRPr="002B0E74">
          <w:rPr>
            <w:rStyle w:val="Hyperlink"/>
            <w:i/>
            <w:noProof/>
            <w:rPrChange w:id="390" w:author="gsadi" w:date="2013-11-25T23:03:00Z">
              <w:rPr>
                <w:rStyle w:val="Hyperlink"/>
                <w:noProof/>
              </w:rPr>
            </w:rPrChange>
          </w:rPr>
          <w:fldChar w:fldCharType="begin"/>
        </w:r>
        <w:r w:rsidRPr="002B0E74">
          <w:rPr>
            <w:rStyle w:val="Hyperlink"/>
            <w:i/>
            <w:noProof/>
            <w:rPrChange w:id="391" w:author="gsadi" w:date="2013-11-25T23:03:00Z">
              <w:rPr>
                <w:rStyle w:val="Hyperlink"/>
                <w:noProof/>
              </w:rPr>
            </w:rPrChange>
          </w:rPr>
          <w:instrText xml:space="preserve"> </w:instrText>
        </w:r>
        <w:r w:rsidRPr="002B0E74">
          <w:rPr>
            <w:i/>
            <w:noProof/>
            <w:rPrChange w:id="392" w:author="gsadi" w:date="2013-11-25T23:03:00Z">
              <w:rPr>
                <w:noProof/>
                <w:color w:val="0000FF"/>
                <w:u w:val="single"/>
              </w:rPr>
            </w:rPrChange>
          </w:rPr>
          <w:instrText>HYPERLINK \l "_Toc373183970"</w:instrText>
        </w:r>
        <w:r w:rsidRPr="002B0E74">
          <w:rPr>
            <w:rStyle w:val="Hyperlink"/>
            <w:i/>
            <w:noProof/>
            <w:rPrChange w:id="393" w:author="gsadi" w:date="2013-11-25T23:03:00Z">
              <w:rPr>
                <w:rStyle w:val="Hyperlink"/>
                <w:noProof/>
              </w:rPr>
            </w:rPrChange>
          </w:rPr>
          <w:instrText xml:space="preserve"> </w:instrText>
        </w:r>
        <w:r w:rsidRPr="002B0E74">
          <w:rPr>
            <w:rStyle w:val="Hyperlink"/>
            <w:i/>
            <w:noProof/>
            <w:rPrChange w:id="394" w:author="gsadi" w:date="2013-11-25T23:03:00Z">
              <w:rPr>
                <w:rStyle w:val="Hyperlink"/>
                <w:noProof/>
              </w:rPr>
            </w:rPrChange>
          </w:rPr>
          <w:fldChar w:fldCharType="separate"/>
        </w:r>
        <w:r w:rsidRPr="002B0E74">
          <w:rPr>
            <w:rStyle w:val="Hyperlink"/>
            <w:i/>
            <w:noProof/>
            <w:rPrChange w:id="395" w:author="gsadi" w:date="2013-11-25T23:03:00Z">
              <w:rPr>
                <w:rStyle w:val="Hyperlink"/>
                <w:rFonts w:ascii="Arial" w:hAnsi="Arial" w:cs="Arial"/>
                <w:noProof/>
              </w:rPr>
            </w:rPrChange>
          </w:rPr>
          <w:t>2.3.1.3.1</w:t>
        </w:r>
        <w:r w:rsidRPr="002B0E74">
          <w:rPr>
            <w:rFonts w:eastAsiaTheme="minorEastAsia"/>
            <w:i/>
            <w:noProof/>
            <w:rPrChange w:id="396"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397" w:author="gsadi" w:date="2013-11-25T23:03:00Z">
              <w:rPr>
                <w:rStyle w:val="Hyperlink"/>
                <w:rFonts w:ascii="Arial" w:hAnsi="Arial" w:cs="Arial"/>
                <w:noProof/>
              </w:rPr>
            </w:rPrChange>
          </w:rPr>
          <w:t>On Hand Inventory</w:t>
        </w:r>
        <w:r w:rsidRPr="002B0E74">
          <w:rPr>
            <w:i/>
            <w:noProof/>
            <w:webHidden/>
            <w:rPrChange w:id="398" w:author="gsadi" w:date="2013-11-25T23:03:00Z">
              <w:rPr>
                <w:noProof/>
                <w:webHidden/>
                <w:color w:val="0000FF"/>
                <w:u w:val="single"/>
              </w:rPr>
            </w:rPrChange>
          </w:rPr>
          <w:tab/>
        </w:r>
        <w:r w:rsidRPr="002B0E74">
          <w:rPr>
            <w:i/>
            <w:noProof/>
            <w:webHidden/>
            <w:rPrChange w:id="399" w:author="gsadi" w:date="2013-11-25T23:03:00Z">
              <w:rPr>
                <w:noProof/>
                <w:webHidden/>
                <w:color w:val="0000FF"/>
                <w:u w:val="single"/>
              </w:rPr>
            </w:rPrChange>
          </w:rPr>
          <w:fldChar w:fldCharType="begin"/>
        </w:r>
        <w:r w:rsidRPr="002B0E74">
          <w:rPr>
            <w:i/>
            <w:noProof/>
            <w:webHidden/>
            <w:rPrChange w:id="400" w:author="gsadi" w:date="2013-11-25T23:03:00Z">
              <w:rPr>
                <w:noProof/>
                <w:webHidden/>
                <w:color w:val="0000FF"/>
                <w:u w:val="single"/>
              </w:rPr>
            </w:rPrChange>
          </w:rPr>
          <w:instrText xml:space="preserve"> PAGEREF _Toc373183970 \h </w:instrText>
        </w:r>
      </w:ins>
      <w:r w:rsidRPr="002B0E74">
        <w:rPr>
          <w:i/>
          <w:noProof/>
          <w:webHidden/>
          <w:rPrChange w:id="401" w:author="gsadi" w:date="2013-11-25T23:03:00Z">
            <w:rPr>
              <w:i/>
              <w:noProof/>
              <w:webHidden/>
            </w:rPr>
          </w:rPrChange>
        </w:rPr>
      </w:r>
      <w:r w:rsidRPr="002B0E74">
        <w:rPr>
          <w:i/>
          <w:noProof/>
          <w:webHidden/>
          <w:rPrChange w:id="402" w:author="gsadi" w:date="2013-11-25T23:03:00Z">
            <w:rPr>
              <w:noProof/>
              <w:webHidden/>
              <w:color w:val="0000FF"/>
              <w:u w:val="single"/>
            </w:rPr>
          </w:rPrChange>
        </w:rPr>
        <w:fldChar w:fldCharType="separate"/>
      </w:r>
      <w:ins w:id="403" w:author="gsadi" w:date="2013-11-25T23:04:00Z">
        <w:r w:rsidR="008D4335">
          <w:rPr>
            <w:i/>
            <w:noProof/>
            <w:webHidden/>
          </w:rPr>
          <w:t>30</w:t>
        </w:r>
      </w:ins>
      <w:ins w:id="404" w:author="gsadi" w:date="2013-11-25T23:03:00Z">
        <w:r w:rsidRPr="002B0E74">
          <w:rPr>
            <w:i/>
            <w:noProof/>
            <w:webHidden/>
            <w:rPrChange w:id="405" w:author="gsadi" w:date="2013-11-25T23:03:00Z">
              <w:rPr>
                <w:noProof/>
                <w:webHidden/>
                <w:color w:val="0000FF"/>
                <w:u w:val="single"/>
              </w:rPr>
            </w:rPrChange>
          </w:rPr>
          <w:fldChar w:fldCharType="end"/>
        </w:r>
        <w:r w:rsidRPr="002B0E74">
          <w:rPr>
            <w:rStyle w:val="Hyperlink"/>
            <w:i/>
            <w:noProof/>
            <w:rPrChange w:id="406" w:author="gsadi" w:date="2013-11-25T23:03:00Z">
              <w:rPr>
                <w:rStyle w:val="Hyperlink"/>
                <w:noProof/>
              </w:rPr>
            </w:rPrChange>
          </w:rPr>
          <w:fldChar w:fldCharType="end"/>
        </w:r>
      </w:ins>
    </w:p>
    <w:p w:rsidR="003A4EF3" w:rsidRPr="003A4EF3" w:rsidRDefault="002B0E74">
      <w:pPr>
        <w:pStyle w:val="TOC5"/>
        <w:tabs>
          <w:tab w:val="left" w:pos="2114"/>
          <w:tab w:val="right" w:leader="dot" w:pos="8990"/>
        </w:tabs>
        <w:rPr>
          <w:ins w:id="407" w:author="gsadi" w:date="2013-11-25T23:03:00Z"/>
          <w:rFonts w:eastAsiaTheme="minorEastAsia"/>
          <w:i/>
          <w:noProof/>
          <w:rPrChange w:id="408" w:author="gsadi" w:date="2013-11-25T23:03:00Z">
            <w:rPr>
              <w:ins w:id="409" w:author="gsadi" w:date="2013-11-25T23:03:00Z"/>
              <w:rFonts w:asciiTheme="minorHAnsi" w:eastAsiaTheme="minorEastAsia" w:hAnsiTheme="minorHAnsi" w:cstheme="minorBidi"/>
              <w:noProof/>
              <w:sz w:val="22"/>
              <w:szCs w:val="22"/>
            </w:rPr>
          </w:rPrChange>
        </w:rPr>
      </w:pPr>
      <w:ins w:id="410" w:author="gsadi" w:date="2013-11-25T23:03:00Z">
        <w:r w:rsidRPr="002B0E74">
          <w:rPr>
            <w:rStyle w:val="Hyperlink"/>
            <w:i/>
            <w:noProof/>
            <w:rPrChange w:id="411" w:author="gsadi" w:date="2013-11-25T23:03:00Z">
              <w:rPr>
                <w:rStyle w:val="Hyperlink"/>
                <w:noProof/>
              </w:rPr>
            </w:rPrChange>
          </w:rPr>
          <w:fldChar w:fldCharType="begin"/>
        </w:r>
        <w:r w:rsidRPr="002B0E74">
          <w:rPr>
            <w:rStyle w:val="Hyperlink"/>
            <w:i/>
            <w:noProof/>
            <w:rPrChange w:id="412" w:author="gsadi" w:date="2013-11-25T23:03:00Z">
              <w:rPr>
                <w:rStyle w:val="Hyperlink"/>
                <w:noProof/>
              </w:rPr>
            </w:rPrChange>
          </w:rPr>
          <w:instrText xml:space="preserve"> </w:instrText>
        </w:r>
        <w:r w:rsidRPr="002B0E74">
          <w:rPr>
            <w:i/>
            <w:noProof/>
            <w:rPrChange w:id="413" w:author="gsadi" w:date="2013-11-25T23:03:00Z">
              <w:rPr>
                <w:noProof/>
                <w:color w:val="0000FF"/>
                <w:u w:val="single"/>
              </w:rPr>
            </w:rPrChange>
          </w:rPr>
          <w:instrText>HYPERLINK \l "_Toc373183971"</w:instrText>
        </w:r>
        <w:r w:rsidRPr="002B0E74">
          <w:rPr>
            <w:rStyle w:val="Hyperlink"/>
            <w:i/>
            <w:noProof/>
            <w:rPrChange w:id="414" w:author="gsadi" w:date="2013-11-25T23:03:00Z">
              <w:rPr>
                <w:rStyle w:val="Hyperlink"/>
                <w:noProof/>
              </w:rPr>
            </w:rPrChange>
          </w:rPr>
          <w:instrText xml:space="preserve"> </w:instrText>
        </w:r>
        <w:r w:rsidRPr="002B0E74">
          <w:rPr>
            <w:rStyle w:val="Hyperlink"/>
            <w:i/>
            <w:noProof/>
            <w:rPrChange w:id="415" w:author="gsadi" w:date="2013-11-25T23:03:00Z">
              <w:rPr>
                <w:rStyle w:val="Hyperlink"/>
                <w:noProof/>
              </w:rPr>
            </w:rPrChange>
          </w:rPr>
          <w:fldChar w:fldCharType="separate"/>
        </w:r>
        <w:r w:rsidRPr="002B0E74">
          <w:rPr>
            <w:rStyle w:val="Hyperlink"/>
            <w:i/>
            <w:noProof/>
            <w:rPrChange w:id="416" w:author="gsadi" w:date="2013-11-25T23:03:00Z">
              <w:rPr>
                <w:rStyle w:val="Hyperlink"/>
                <w:rFonts w:ascii="Arial" w:hAnsi="Arial" w:cs="Arial"/>
                <w:noProof/>
              </w:rPr>
            </w:rPrChange>
          </w:rPr>
          <w:t>2.3.1.3.2</w:t>
        </w:r>
        <w:r w:rsidRPr="002B0E74">
          <w:rPr>
            <w:rFonts w:eastAsiaTheme="minorEastAsia"/>
            <w:i/>
            <w:noProof/>
            <w:rPrChange w:id="417"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418" w:author="gsadi" w:date="2013-11-25T23:03:00Z">
              <w:rPr>
                <w:rStyle w:val="Hyperlink"/>
                <w:rFonts w:ascii="Arial" w:hAnsi="Arial" w:cs="Arial"/>
                <w:noProof/>
              </w:rPr>
            </w:rPrChange>
          </w:rPr>
          <w:t>POs, PRs and STOs</w:t>
        </w:r>
        <w:r w:rsidRPr="002B0E74">
          <w:rPr>
            <w:i/>
            <w:noProof/>
            <w:webHidden/>
            <w:rPrChange w:id="419" w:author="gsadi" w:date="2013-11-25T23:03:00Z">
              <w:rPr>
                <w:noProof/>
                <w:webHidden/>
                <w:color w:val="0000FF"/>
                <w:u w:val="single"/>
              </w:rPr>
            </w:rPrChange>
          </w:rPr>
          <w:tab/>
        </w:r>
        <w:r w:rsidRPr="002B0E74">
          <w:rPr>
            <w:i/>
            <w:noProof/>
            <w:webHidden/>
            <w:rPrChange w:id="420" w:author="gsadi" w:date="2013-11-25T23:03:00Z">
              <w:rPr>
                <w:noProof/>
                <w:webHidden/>
                <w:color w:val="0000FF"/>
                <w:u w:val="single"/>
              </w:rPr>
            </w:rPrChange>
          </w:rPr>
          <w:fldChar w:fldCharType="begin"/>
        </w:r>
        <w:r w:rsidRPr="002B0E74">
          <w:rPr>
            <w:i/>
            <w:noProof/>
            <w:webHidden/>
            <w:rPrChange w:id="421" w:author="gsadi" w:date="2013-11-25T23:03:00Z">
              <w:rPr>
                <w:noProof/>
                <w:webHidden/>
                <w:color w:val="0000FF"/>
                <w:u w:val="single"/>
              </w:rPr>
            </w:rPrChange>
          </w:rPr>
          <w:instrText xml:space="preserve"> PAGEREF _Toc373183971 \h </w:instrText>
        </w:r>
      </w:ins>
      <w:r w:rsidRPr="002B0E74">
        <w:rPr>
          <w:i/>
          <w:noProof/>
          <w:webHidden/>
          <w:rPrChange w:id="422" w:author="gsadi" w:date="2013-11-25T23:03:00Z">
            <w:rPr>
              <w:i/>
              <w:noProof/>
              <w:webHidden/>
            </w:rPr>
          </w:rPrChange>
        </w:rPr>
      </w:r>
      <w:r w:rsidRPr="002B0E74">
        <w:rPr>
          <w:i/>
          <w:noProof/>
          <w:webHidden/>
          <w:rPrChange w:id="423" w:author="gsadi" w:date="2013-11-25T23:03:00Z">
            <w:rPr>
              <w:noProof/>
              <w:webHidden/>
              <w:color w:val="0000FF"/>
              <w:u w:val="single"/>
            </w:rPr>
          </w:rPrChange>
        </w:rPr>
        <w:fldChar w:fldCharType="separate"/>
      </w:r>
      <w:ins w:id="424" w:author="gsadi" w:date="2013-11-25T23:04:00Z">
        <w:r w:rsidR="008D4335">
          <w:rPr>
            <w:i/>
            <w:noProof/>
            <w:webHidden/>
          </w:rPr>
          <w:t>32</w:t>
        </w:r>
      </w:ins>
      <w:ins w:id="425" w:author="gsadi" w:date="2013-11-25T23:03:00Z">
        <w:r w:rsidRPr="002B0E74">
          <w:rPr>
            <w:i/>
            <w:noProof/>
            <w:webHidden/>
            <w:rPrChange w:id="426" w:author="gsadi" w:date="2013-11-25T23:03:00Z">
              <w:rPr>
                <w:noProof/>
                <w:webHidden/>
                <w:color w:val="0000FF"/>
                <w:u w:val="single"/>
              </w:rPr>
            </w:rPrChange>
          </w:rPr>
          <w:fldChar w:fldCharType="end"/>
        </w:r>
        <w:r w:rsidRPr="002B0E74">
          <w:rPr>
            <w:rStyle w:val="Hyperlink"/>
            <w:i/>
            <w:noProof/>
            <w:rPrChange w:id="427" w:author="gsadi" w:date="2013-11-25T23:03:00Z">
              <w:rPr>
                <w:rStyle w:val="Hyperlink"/>
                <w:noProof/>
              </w:rPr>
            </w:rPrChange>
          </w:rPr>
          <w:fldChar w:fldCharType="end"/>
        </w:r>
      </w:ins>
    </w:p>
    <w:p w:rsidR="003A4EF3" w:rsidRPr="003A4EF3" w:rsidRDefault="002B0E74">
      <w:pPr>
        <w:pStyle w:val="TOC5"/>
        <w:tabs>
          <w:tab w:val="left" w:pos="2114"/>
          <w:tab w:val="right" w:leader="dot" w:pos="8990"/>
        </w:tabs>
        <w:rPr>
          <w:ins w:id="428" w:author="gsadi" w:date="2013-11-25T23:03:00Z"/>
          <w:rFonts w:eastAsiaTheme="minorEastAsia"/>
          <w:i/>
          <w:noProof/>
          <w:rPrChange w:id="429" w:author="gsadi" w:date="2013-11-25T23:03:00Z">
            <w:rPr>
              <w:ins w:id="430" w:author="gsadi" w:date="2013-11-25T23:03:00Z"/>
              <w:rFonts w:asciiTheme="minorHAnsi" w:eastAsiaTheme="minorEastAsia" w:hAnsiTheme="minorHAnsi" w:cstheme="minorBidi"/>
              <w:noProof/>
              <w:sz w:val="22"/>
              <w:szCs w:val="22"/>
            </w:rPr>
          </w:rPrChange>
        </w:rPr>
      </w:pPr>
      <w:ins w:id="431" w:author="gsadi" w:date="2013-11-25T23:03:00Z">
        <w:r w:rsidRPr="002B0E74">
          <w:rPr>
            <w:rStyle w:val="Hyperlink"/>
            <w:i/>
            <w:noProof/>
            <w:rPrChange w:id="432" w:author="gsadi" w:date="2013-11-25T23:03:00Z">
              <w:rPr>
                <w:rStyle w:val="Hyperlink"/>
                <w:noProof/>
              </w:rPr>
            </w:rPrChange>
          </w:rPr>
          <w:fldChar w:fldCharType="begin"/>
        </w:r>
        <w:r w:rsidRPr="002B0E74">
          <w:rPr>
            <w:rStyle w:val="Hyperlink"/>
            <w:i/>
            <w:noProof/>
            <w:rPrChange w:id="433" w:author="gsadi" w:date="2013-11-25T23:03:00Z">
              <w:rPr>
                <w:rStyle w:val="Hyperlink"/>
                <w:noProof/>
              </w:rPr>
            </w:rPrChange>
          </w:rPr>
          <w:instrText xml:space="preserve"> </w:instrText>
        </w:r>
        <w:r w:rsidRPr="002B0E74">
          <w:rPr>
            <w:i/>
            <w:noProof/>
            <w:rPrChange w:id="434" w:author="gsadi" w:date="2013-11-25T23:03:00Z">
              <w:rPr>
                <w:noProof/>
                <w:color w:val="0000FF"/>
                <w:u w:val="single"/>
              </w:rPr>
            </w:rPrChange>
          </w:rPr>
          <w:instrText>HYPERLINK \l "_Toc373183972"</w:instrText>
        </w:r>
        <w:r w:rsidRPr="002B0E74">
          <w:rPr>
            <w:rStyle w:val="Hyperlink"/>
            <w:i/>
            <w:noProof/>
            <w:rPrChange w:id="435" w:author="gsadi" w:date="2013-11-25T23:03:00Z">
              <w:rPr>
                <w:rStyle w:val="Hyperlink"/>
                <w:noProof/>
              </w:rPr>
            </w:rPrChange>
          </w:rPr>
          <w:instrText xml:space="preserve"> </w:instrText>
        </w:r>
        <w:r w:rsidRPr="002B0E74">
          <w:rPr>
            <w:rStyle w:val="Hyperlink"/>
            <w:i/>
            <w:noProof/>
            <w:rPrChange w:id="436" w:author="gsadi" w:date="2013-11-25T23:03:00Z">
              <w:rPr>
                <w:rStyle w:val="Hyperlink"/>
                <w:noProof/>
              </w:rPr>
            </w:rPrChange>
          </w:rPr>
          <w:fldChar w:fldCharType="separate"/>
        </w:r>
        <w:r w:rsidRPr="002B0E74">
          <w:rPr>
            <w:rStyle w:val="Hyperlink"/>
            <w:i/>
            <w:noProof/>
            <w:rPrChange w:id="437" w:author="gsadi" w:date="2013-11-25T23:03:00Z">
              <w:rPr>
                <w:rStyle w:val="Hyperlink"/>
                <w:rFonts w:ascii="Arial" w:hAnsi="Arial" w:cs="Arial"/>
                <w:noProof/>
              </w:rPr>
            </w:rPrChange>
          </w:rPr>
          <w:t>2.3.1.3.3</w:t>
        </w:r>
        <w:r w:rsidRPr="002B0E74">
          <w:rPr>
            <w:rFonts w:eastAsiaTheme="minorEastAsia"/>
            <w:i/>
            <w:noProof/>
            <w:rPrChange w:id="438"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439" w:author="gsadi" w:date="2013-11-25T23:03:00Z">
              <w:rPr>
                <w:rStyle w:val="Hyperlink"/>
                <w:rFonts w:ascii="Arial" w:hAnsi="Arial" w:cs="Arial"/>
                <w:noProof/>
              </w:rPr>
            </w:rPrChange>
          </w:rPr>
          <w:t>Frozen Planned Orders</w:t>
        </w:r>
        <w:r w:rsidRPr="002B0E74">
          <w:rPr>
            <w:i/>
            <w:noProof/>
            <w:webHidden/>
            <w:rPrChange w:id="440" w:author="gsadi" w:date="2013-11-25T23:03:00Z">
              <w:rPr>
                <w:noProof/>
                <w:webHidden/>
                <w:color w:val="0000FF"/>
                <w:u w:val="single"/>
              </w:rPr>
            </w:rPrChange>
          </w:rPr>
          <w:tab/>
        </w:r>
        <w:r w:rsidRPr="002B0E74">
          <w:rPr>
            <w:i/>
            <w:noProof/>
            <w:webHidden/>
            <w:rPrChange w:id="441" w:author="gsadi" w:date="2013-11-25T23:03:00Z">
              <w:rPr>
                <w:noProof/>
                <w:webHidden/>
                <w:color w:val="0000FF"/>
                <w:u w:val="single"/>
              </w:rPr>
            </w:rPrChange>
          </w:rPr>
          <w:fldChar w:fldCharType="begin"/>
        </w:r>
        <w:r w:rsidRPr="002B0E74">
          <w:rPr>
            <w:i/>
            <w:noProof/>
            <w:webHidden/>
            <w:rPrChange w:id="442" w:author="gsadi" w:date="2013-11-25T23:03:00Z">
              <w:rPr>
                <w:noProof/>
                <w:webHidden/>
                <w:color w:val="0000FF"/>
                <w:u w:val="single"/>
              </w:rPr>
            </w:rPrChange>
          </w:rPr>
          <w:instrText xml:space="preserve"> PAGEREF _Toc373183972 \h </w:instrText>
        </w:r>
      </w:ins>
      <w:r w:rsidRPr="002B0E74">
        <w:rPr>
          <w:i/>
          <w:noProof/>
          <w:webHidden/>
          <w:rPrChange w:id="443" w:author="gsadi" w:date="2013-11-25T23:03:00Z">
            <w:rPr>
              <w:i/>
              <w:noProof/>
              <w:webHidden/>
            </w:rPr>
          </w:rPrChange>
        </w:rPr>
      </w:r>
      <w:r w:rsidRPr="002B0E74">
        <w:rPr>
          <w:i/>
          <w:noProof/>
          <w:webHidden/>
          <w:rPrChange w:id="444" w:author="gsadi" w:date="2013-11-25T23:03:00Z">
            <w:rPr>
              <w:noProof/>
              <w:webHidden/>
              <w:color w:val="0000FF"/>
              <w:u w:val="single"/>
            </w:rPr>
          </w:rPrChange>
        </w:rPr>
        <w:fldChar w:fldCharType="separate"/>
      </w:r>
      <w:ins w:id="445" w:author="gsadi" w:date="2013-11-25T23:04:00Z">
        <w:r w:rsidR="008D4335">
          <w:rPr>
            <w:i/>
            <w:noProof/>
            <w:webHidden/>
          </w:rPr>
          <w:t>34</w:t>
        </w:r>
      </w:ins>
      <w:ins w:id="446" w:author="gsadi" w:date="2013-11-25T23:03:00Z">
        <w:r w:rsidRPr="002B0E74">
          <w:rPr>
            <w:i/>
            <w:noProof/>
            <w:webHidden/>
            <w:rPrChange w:id="447" w:author="gsadi" w:date="2013-11-25T23:03:00Z">
              <w:rPr>
                <w:noProof/>
                <w:webHidden/>
                <w:color w:val="0000FF"/>
                <w:u w:val="single"/>
              </w:rPr>
            </w:rPrChange>
          </w:rPr>
          <w:fldChar w:fldCharType="end"/>
        </w:r>
        <w:r w:rsidRPr="002B0E74">
          <w:rPr>
            <w:rStyle w:val="Hyperlink"/>
            <w:i/>
            <w:noProof/>
            <w:rPrChange w:id="448"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449" w:author="gsadi" w:date="2013-11-25T23:03:00Z"/>
          <w:rFonts w:eastAsiaTheme="minorEastAsia"/>
          <w:i/>
          <w:noProof/>
          <w:rPrChange w:id="450" w:author="gsadi" w:date="2013-11-25T23:03:00Z">
            <w:rPr>
              <w:ins w:id="451" w:author="gsadi" w:date="2013-11-25T23:03:00Z"/>
              <w:rFonts w:asciiTheme="minorHAnsi" w:eastAsiaTheme="minorEastAsia" w:hAnsiTheme="minorHAnsi" w:cstheme="minorBidi"/>
              <w:noProof/>
              <w:sz w:val="22"/>
              <w:szCs w:val="22"/>
            </w:rPr>
          </w:rPrChange>
        </w:rPr>
      </w:pPr>
      <w:ins w:id="452" w:author="gsadi" w:date="2013-11-25T23:03:00Z">
        <w:r w:rsidRPr="002B0E74">
          <w:rPr>
            <w:rStyle w:val="Hyperlink"/>
            <w:i/>
            <w:noProof/>
            <w:rPrChange w:id="453" w:author="gsadi" w:date="2013-11-25T23:03:00Z">
              <w:rPr>
                <w:rStyle w:val="Hyperlink"/>
                <w:noProof/>
              </w:rPr>
            </w:rPrChange>
          </w:rPr>
          <w:fldChar w:fldCharType="begin"/>
        </w:r>
        <w:r w:rsidRPr="002B0E74">
          <w:rPr>
            <w:rStyle w:val="Hyperlink"/>
            <w:i/>
            <w:noProof/>
            <w:rPrChange w:id="454" w:author="gsadi" w:date="2013-11-25T23:03:00Z">
              <w:rPr>
                <w:rStyle w:val="Hyperlink"/>
                <w:noProof/>
              </w:rPr>
            </w:rPrChange>
          </w:rPr>
          <w:instrText xml:space="preserve"> </w:instrText>
        </w:r>
        <w:r w:rsidRPr="002B0E74">
          <w:rPr>
            <w:i/>
            <w:noProof/>
            <w:rPrChange w:id="455" w:author="gsadi" w:date="2013-11-25T23:03:00Z">
              <w:rPr>
                <w:noProof/>
                <w:color w:val="0000FF"/>
                <w:u w:val="single"/>
              </w:rPr>
            </w:rPrChange>
          </w:rPr>
          <w:instrText>HYPERLINK \l "_Toc373183973"</w:instrText>
        </w:r>
        <w:r w:rsidRPr="002B0E74">
          <w:rPr>
            <w:rStyle w:val="Hyperlink"/>
            <w:i/>
            <w:noProof/>
            <w:rPrChange w:id="456" w:author="gsadi" w:date="2013-11-25T23:03:00Z">
              <w:rPr>
                <w:rStyle w:val="Hyperlink"/>
                <w:noProof/>
              </w:rPr>
            </w:rPrChange>
          </w:rPr>
          <w:instrText xml:space="preserve"> </w:instrText>
        </w:r>
        <w:r w:rsidRPr="002B0E74">
          <w:rPr>
            <w:rStyle w:val="Hyperlink"/>
            <w:i/>
            <w:noProof/>
            <w:rPrChange w:id="457" w:author="gsadi" w:date="2013-11-25T23:03:00Z">
              <w:rPr>
                <w:rStyle w:val="Hyperlink"/>
                <w:noProof/>
              </w:rPr>
            </w:rPrChange>
          </w:rPr>
          <w:fldChar w:fldCharType="separate"/>
        </w:r>
        <w:r w:rsidRPr="002B0E74">
          <w:rPr>
            <w:rStyle w:val="Hyperlink"/>
            <w:i/>
            <w:noProof/>
            <w:rPrChange w:id="458" w:author="gsadi" w:date="2013-11-25T23:03:00Z">
              <w:rPr>
                <w:rStyle w:val="Hyperlink"/>
                <w:noProof/>
              </w:rPr>
            </w:rPrChange>
          </w:rPr>
          <w:t>2.3.1.4</w:t>
        </w:r>
        <w:r w:rsidRPr="002B0E74">
          <w:rPr>
            <w:rFonts w:eastAsiaTheme="minorEastAsia"/>
            <w:i/>
            <w:noProof/>
            <w:rPrChange w:id="459"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460" w:author="gsadi" w:date="2013-11-25T23:03:00Z">
              <w:rPr>
                <w:rStyle w:val="Hyperlink"/>
                <w:noProof/>
              </w:rPr>
            </w:rPrChange>
          </w:rPr>
          <w:t>Combine and Prioritize Demand</w:t>
        </w:r>
        <w:r w:rsidRPr="002B0E74">
          <w:rPr>
            <w:i/>
            <w:noProof/>
            <w:webHidden/>
            <w:rPrChange w:id="461" w:author="gsadi" w:date="2013-11-25T23:03:00Z">
              <w:rPr>
                <w:noProof/>
                <w:webHidden/>
                <w:color w:val="0000FF"/>
                <w:u w:val="single"/>
              </w:rPr>
            </w:rPrChange>
          </w:rPr>
          <w:tab/>
        </w:r>
        <w:r w:rsidRPr="002B0E74">
          <w:rPr>
            <w:i/>
            <w:noProof/>
            <w:webHidden/>
            <w:rPrChange w:id="462" w:author="gsadi" w:date="2013-11-25T23:03:00Z">
              <w:rPr>
                <w:noProof/>
                <w:webHidden/>
                <w:color w:val="0000FF"/>
                <w:u w:val="single"/>
              </w:rPr>
            </w:rPrChange>
          </w:rPr>
          <w:fldChar w:fldCharType="begin"/>
        </w:r>
        <w:r w:rsidRPr="002B0E74">
          <w:rPr>
            <w:i/>
            <w:noProof/>
            <w:webHidden/>
            <w:rPrChange w:id="463" w:author="gsadi" w:date="2013-11-25T23:03:00Z">
              <w:rPr>
                <w:noProof/>
                <w:webHidden/>
                <w:color w:val="0000FF"/>
                <w:u w:val="single"/>
              </w:rPr>
            </w:rPrChange>
          </w:rPr>
          <w:instrText xml:space="preserve"> PAGEREF _Toc373183973 \h </w:instrText>
        </w:r>
      </w:ins>
      <w:r w:rsidRPr="002B0E74">
        <w:rPr>
          <w:i/>
          <w:noProof/>
          <w:webHidden/>
          <w:rPrChange w:id="464" w:author="gsadi" w:date="2013-11-25T23:03:00Z">
            <w:rPr>
              <w:i/>
              <w:noProof/>
              <w:webHidden/>
            </w:rPr>
          </w:rPrChange>
        </w:rPr>
      </w:r>
      <w:r w:rsidRPr="002B0E74">
        <w:rPr>
          <w:i/>
          <w:noProof/>
          <w:webHidden/>
          <w:rPrChange w:id="465" w:author="gsadi" w:date="2013-11-25T23:03:00Z">
            <w:rPr>
              <w:noProof/>
              <w:webHidden/>
              <w:color w:val="0000FF"/>
              <w:u w:val="single"/>
            </w:rPr>
          </w:rPrChange>
        </w:rPr>
        <w:fldChar w:fldCharType="separate"/>
      </w:r>
      <w:ins w:id="466" w:author="gsadi" w:date="2013-11-25T23:04:00Z">
        <w:r w:rsidR="008D4335">
          <w:rPr>
            <w:i/>
            <w:noProof/>
            <w:webHidden/>
          </w:rPr>
          <w:t>36</w:t>
        </w:r>
      </w:ins>
      <w:ins w:id="467" w:author="gsadi" w:date="2013-11-25T23:03:00Z">
        <w:r w:rsidRPr="002B0E74">
          <w:rPr>
            <w:i/>
            <w:noProof/>
            <w:webHidden/>
            <w:rPrChange w:id="468" w:author="gsadi" w:date="2013-11-25T23:03:00Z">
              <w:rPr>
                <w:noProof/>
                <w:webHidden/>
                <w:color w:val="0000FF"/>
                <w:u w:val="single"/>
              </w:rPr>
            </w:rPrChange>
          </w:rPr>
          <w:fldChar w:fldCharType="end"/>
        </w:r>
        <w:r w:rsidRPr="002B0E74">
          <w:rPr>
            <w:rStyle w:val="Hyperlink"/>
            <w:i/>
            <w:noProof/>
            <w:rPrChange w:id="469"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470" w:author="gsadi" w:date="2013-11-25T23:03:00Z"/>
          <w:rFonts w:eastAsiaTheme="minorEastAsia"/>
          <w:i/>
          <w:noProof/>
          <w:rPrChange w:id="471" w:author="gsadi" w:date="2013-11-25T23:03:00Z">
            <w:rPr>
              <w:ins w:id="472" w:author="gsadi" w:date="2013-11-25T23:03:00Z"/>
              <w:rFonts w:asciiTheme="minorHAnsi" w:eastAsiaTheme="minorEastAsia" w:hAnsiTheme="minorHAnsi" w:cstheme="minorBidi"/>
              <w:noProof/>
              <w:sz w:val="22"/>
              <w:szCs w:val="22"/>
            </w:rPr>
          </w:rPrChange>
        </w:rPr>
      </w:pPr>
      <w:ins w:id="473" w:author="gsadi" w:date="2013-11-25T23:03:00Z">
        <w:r w:rsidRPr="002B0E74">
          <w:rPr>
            <w:rStyle w:val="Hyperlink"/>
            <w:i/>
            <w:noProof/>
            <w:rPrChange w:id="474" w:author="gsadi" w:date="2013-11-25T23:03:00Z">
              <w:rPr>
                <w:rStyle w:val="Hyperlink"/>
                <w:noProof/>
              </w:rPr>
            </w:rPrChange>
          </w:rPr>
          <w:fldChar w:fldCharType="begin"/>
        </w:r>
        <w:r w:rsidRPr="002B0E74">
          <w:rPr>
            <w:rStyle w:val="Hyperlink"/>
            <w:i/>
            <w:noProof/>
            <w:rPrChange w:id="475" w:author="gsadi" w:date="2013-11-25T23:03:00Z">
              <w:rPr>
                <w:rStyle w:val="Hyperlink"/>
                <w:noProof/>
              </w:rPr>
            </w:rPrChange>
          </w:rPr>
          <w:instrText xml:space="preserve"> </w:instrText>
        </w:r>
        <w:r w:rsidRPr="002B0E74">
          <w:rPr>
            <w:i/>
            <w:noProof/>
            <w:rPrChange w:id="476" w:author="gsadi" w:date="2013-11-25T23:03:00Z">
              <w:rPr>
                <w:noProof/>
                <w:color w:val="0000FF"/>
                <w:u w:val="single"/>
              </w:rPr>
            </w:rPrChange>
          </w:rPr>
          <w:instrText>HYPERLINK \l "_Toc373183974"</w:instrText>
        </w:r>
        <w:r w:rsidRPr="002B0E74">
          <w:rPr>
            <w:rStyle w:val="Hyperlink"/>
            <w:i/>
            <w:noProof/>
            <w:rPrChange w:id="477" w:author="gsadi" w:date="2013-11-25T23:03:00Z">
              <w:rPr>
                <w:rStyle w:val="Hyperlink"/>
                <w:noProof/>
              </w:rPr>
            </w:rPrChange>
          </w:rPr>
          <w:instrText xml:space="preserve"> </w:instrText>
        </w:r>
        <w:r w:rsidRPr="002B0E74">
          <w:rPr>
            <w:rStyle w:val="Hyperlink"/>
            <w:i/>
            <w:noProof/>
            <w:rPrChange w:id="478" w:author="gsadi" w:date="2013-11-25T23:03:00Z">
              <w:rPr>
                <w:rStyle w:val="Hyperlink"/>
                <w:noProof/>
              </w:rPr>
            </w:rPrChange>
          </w:rPr>
          <w:fldChar w:fldCharType="separate"/>
        </w:r>
        <w:r w:rsidRPr="002B0E74">
          <w:rPr>
            <w:rStyle w:val="Hyperlink"/>
            <w:i/>
            <w:noProof/>
            <w:rPrChange w:id="479" w:author="gsadi" w:date="2013-11-25T23:03:00Z">
              <w:rPr>
                <w:rStyle w:val="Hyperlink"/>
                <w:noProof/>
              </w:rPr>
            </w:rPrChange>
          </w:rPr>
          <w:t>2.3.1.5</w:t>
        </w:r>
        <w:r w:rsidRPr="002B0E74">
          <w:rPr>
            <w:rFonts w:eastAsiaTheme="minorEastAsia"/>
            <w:i/>
            <w:noProof/>
            <w:rPrChange w:id="480"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481" w:author="gsadi" w:date="2013-11-25T23:03:00Z">
              <w:rPr>
                <w:rStyle w:val="Hyperlink"/>
                <w:noProof/>
              </w:rPr>
            </w:rPrChange>
          </w:rPr>
          <w:t>ADW tables and files</w:t>
        </w:r>
        <w:r w:rsidRPr="002B0E74">
          <w:rPr>
            <w:i/>
            <w:noProof/>
            <w:webHidden/>
            <w:rPrChange w:id="482" w:author="gsadi" w:date="2013-11-25T23:03:00Z">
              <w:rPr>
                <w:noProof/>
                <w:webHidden/>
                <w:color w:val="0000FF"/>
                <w:u w:val="single"/>
              </w:rPr>
            </w:rPrChange>
          </w:rPr>
          <w:tab/>
        </w:r>
        <w:r w:rsidRPr="002B0E74">
          <w:rPr>
            <w:i/>
            <w:noProof/>
            <w:webHidden/>
            <w:rPrChange w:id="483" w:author="gsadi" w:date="2013-11-25T23:03:00Z">
              <w:rPr>
                <w:noProof/>
                <w:webHidden/>
                <w:color w:val="0000FF"/>
                <w:u w:val="single"/>
              </w:rPr>
            </w:rPrChange>
          </w:rPr>
          <w:fldChar w:fldCharType="begin"/>
        </w:r>
        <w:r w:rsidRPr="002B0E74">
          <w:rPr>
            <w:i/>
            <w:noProof/>
            <w:webHidden/>
            <w:rPrChange w:id="484" w:author="gsadi" w:date="2013-11-25T23:03:00Z">
              <w:rPr>
                <w:noProof/>
                <w:webHidden/>
                <w:color w:val="0000FF"/>
                <w:u w:val="single"/>
              </w:rPr>
            </w:rPrChange>
          </w:rPr>
          <w:instrText xml:space="preserve"> PAGEREF _Toc373183974 \h </w:instrText>
        </w:r>
      </w:ins>
      <w:r w:rsidRPr="002B0E74">
        <w:rPr>
          <w:i/>
          <w:noProof/>
          <w:webHidden/>
          <w:rPrChange w:id="485" w:author="gsadi" w:date="2013-11-25T23:03:00Z">
            <w:rPr>
              <w:i/>
              <w:noProof/>
              <w:webHidden/>
            </w:rPr>
          </w:rPrChange>
        </w:rPr>
      </w:r>
      <w:r w:rsidRPr="002B0E74">
        <w:rPr>
          <w:i/>
          <w:noProof/>
          <w:webHidden/>
          <w:rPrChange w:id="486" w:author="gsadi" w:date="2013-11-25T23:03:00Z">
            <w:rPr>
              <w:noProof/>
              <w:webHidden/>
              <w:color w:val="0000FF"/>
              <w:u w:val="single"/>
            </w:rPr>
          </w:rPrChange>
        </w:rPr>
        <w:fldChar w:fldCharType="separate"/>
      </w:r>
      <w:ins w:id="487" w:author="gsadi" w:date="2013-11-25T23:04:00Z">
        <w:r w:rsidR="008D4335">
          <w:rPr>
            <w:i/>
            <w:noProof/>
            <w:webHidden/>
          </w:rPr>
          <w:t>37</w:t>
        </w:r>
      </w:ins>
      <w:ins w:id="488" w:author="gsadi" w:date="2013-11-25T23:03:00Z">
        <w:r w:rsidRPr="002B0E74">
          <w:rPr>
            <w:i/>
            <w:noProof/>
            <w:webHidden/>
            <w:rPrChange w:id="489" w:author="gsadi" w:date="2013-11-25T23:03:00Z">
              <w:rPr>
                <w:noProof/>
                <w:webHidden/>
                <w:color w:val="0000FF"/>
                <w:u w:val="single"/>
              </w:rPr>
            </w:rPrChange>
          </w:rPr>
          <w:fldChar w:fldCharType="end"/>
        </w:r>
        <w:r w:rsidRPr="002B0E74">
          <w:rPr>
            <w:rStyle w:val="Hyperlink"/>
            <w:i/>
            <w:noProof/>
            <w:rPrChange w:id="490"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491" w:author="gsadi" w:date="2013-11-25T23:03:00Z"/>
          <w:rFonts w:eastAsiaTheme="minorEastAsia"/>
          <w:i/>
          <w:noProof/>
          <w:rPrChange w:id="492" w:author="gsadi" w:date="2013-11-25T23:03:00Z">
            <w:rPr>
              <w:ins w:id="493" w:author="gsadi" w:date="2013-11-25T23:03:00Z"/>
              <w:rFonts w:asciiTheme="minorHAnsi" w:eastAsiaTheme="minorEastAsia" w:hAnsiTheme="minorHAnsi" w:cstheme="minorBidi"/>
              <w:noProof/>
              <w:sz w:val="22"/>
              <w:szCs w:val="22"/>
            </w:rPr>
          </w:rPrChange>
        </w:rPr>
      </w:pPr>
      <w:ins w:id="494" w:author="gsadi" w:date="2013-11-25T23:03:00Z">
        <w:r w:rsidRPr="002B0E74">
          <w:rPr>
            <w:rStyle w:val="Hyperlink"/>
            <w:i/>
            <w:noProof/>
            <w:rPrChange w:id="495" w:author="gsadi" w:date="2013-11-25T23:03:00Z">
              <w:rPr>
                <w:rStyle w:val="Hyperlink"/>
                <w:noProof/>
              </w:rPr>
            </w:rPrChange>
          </w:rPr>
          <w:fldChar w:fldCharType="begin"/>
        </w:r>
        <w:r w:rsidRPr="002B0E74">
          <w:rPr>
            <w:rStyle w:val="Hyperlink"/>
            <w:i/>
            <w:noProof/>
            <w:rPrChange w:id="496" w:author="gsadi" w:date="2013-11-25T23:03:00Z">
              <w:rPr>
                <w:rStyle w:val="Hyperlink"/>
                <w:noProof/>
              </w:rPr>
            </w:rPrChange>
          </w:rPr>
          <w:instrText xml:space="preserve"> </w:instrText>
        </w:r>
        <w:r w:rsidRPr="002B0E74">
          <w:rPr>
            <w:i/>
            <w:noProof/>
            <w:rPrChange w:id="497" w:author="gsadi" w:date="2013-11-25T23:03:00Z">
              <w:rPr>
                <w:noProof/>
                <w:color w:val="0000FF"/>
                <w:u w:val="single"/>
              </w:rPr>
            </w:rPrChange>
          </w:rPr>
          <w:instrText>HYPERLINK \l "_Toc373183976"</w:instrText>
        </w:r>
        <w:r w:rsidRPr="002B0E74">
          <w:rPr>
            <w:rStyle w:val="Hyperlink"/>
            <w:i/>
            <w:noProof/>
            <w:rPrChange w:id="498" w:author="gsadi" w:date="2013-11-25T23:03:00Z">
              <w:rPr>
                <w:rStyle w:val="Hyperlink"/>
                <w:noProof/>
              </w:rPr>
            </w:rPrChange>
          </w:rPr>
          <w:instrText xml:space="preserve"> </w:instrText>
        </w:r>
        <w:r w:rsidRPr="002B0E74">
          <w:rPr>
            <w:rStyle w:val="Hyperlink"/>
            <w:i/>
            <w:noProof/>
            <w:rPrChange w:id="499" w:author="gsadi" w:date="2013-11-25T23:03:00Z">
              <w:rPr>
                <w:rStyle w:val="Hyperlink"/>
                <w:noProof/>
              </w:rPr>
            </w:rPrChange>
          </w:rPr>
          <w:fldChar w:fldCharType="separate"/>
        </w:r>
        <w:r w:rsidRPr="002B0E74">
          <w:rPr>
            <w:rStyle w:val="Hyperlink"/>
            <w:i/>
            <w:noProof/>
            <w:rPrChange w:id="500" w:author="gsadi" w:date="2013-11-25T23:03:00Z">
              <w:rPr>
                <w:rStyle w:val="Hyperlink"/>
                <w:noProof/>
              </w:rPr>
            </w:rPrChange>
          </w:rPr>
          <w:t>2.3.1.6</w:t>
        </w:r>
        <w:r w:rsidRPr="002B0E74">
          <w:rPr>
            <w:rFonts w:eastAsiaTheme="minorEastAsia"/>
            <w:i/>
            <w:noProof/>
            <w:rPrChange w:id="501"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502" w:author="gsadi" w:date="2013-11-25T23:03:00Z">
              <w:rPr>
                <w:rStyle w:val="Hyperlink"/>
                <w:noProof/>
              </w:rPr>
            </w:rPrChange>
          </w:rPr>
          <w:t>Planning logic</w:t>
        </w:r>
        <w:r w:rsidRPr="002B0E74">
          <w:rPr>
            <w:i/>
            <w:noProof/>
            <w:webHidden/>
            <w:rPrChange w:id="503" w:author="gsadi" w:date="2013-11-25T23:03:00Z">
              <w:rPr>
                <w:noProof/>
                <w:webHidden/>
                <w:color w:val="0000FF"/>
                <w:u w:val="single"/>
              </w:rPr>
            </w:rPrChange>
          </w:rPr>
          <w:tab/>
        </w:r>
        <w:r w:rsidRPr="002B0E74">
          <w:rPr>
            <w:i/>
            <w:noProof/>
            <w:webHidden/>
            <w:rPrChange w:id="504" w:author="gsadi" w:date="2013-11-25T23:03:00Z">
              <w:rPr>
                <w:noProof/>
                <w:webHidden/>
                <w:color w:val="0000FF"/>
                <w:u w:val="single"/>
              </w:rPr>
            </w:rPrChange>
          </w:rPr>
          <w:fldChar w:fldCharType="begin"/>
        </w:r>
        <w:r w:rsidRPr="002B0E74">
          <w:rPr>
            <w:i/>
            <w:noProof/>
            <w:webHidden/>
            <w:rPrChange w:id="505" w:author="gsadi" w:date="2013-11-25T23:03:00Z">
              <w:rPr>
                <w:noProof/>
                <w:webHidden/>
                <w:color w:val="0000FF"/>
                <w:u w:val="single"/>
              </w:rPr>
            </w:rPrChange>
          </w:rPr>
          <w:instrText xml:space="preserve"> PAGEREF _Toc373183976 \h </w:instrText>
        </w:r>
      </w:ins>
      <w:r w:rsidRPr="002B0E74">
        <w:rPr>
          <w:i/>
          <w:noProof/>
          <w:webHidden/>
          <w:rPrChange w:id="506" w:author="gsadi" w:date="2013-11-25T23:03:00Z">
            <w:rPr>
              <w:i/>
              <w:noProof/>
              <w:webHidden/>
            </w:rPr>
          </w:rPrChange>
        </w:rPr>
      </w:r>
      <w:r w:rsidRPr="002B0E74">
        <w:rPr>
          <w:i/>
          <w:noProof/>
          <w:webHidden/>
          <w:rPrChange w:id="507" w:author="gsadi" w:date="2013-11-25T23:03:00Z">
            <w:rPr>
              <w:noProof/>
              <w:webHidden/>
              <w:color w:val="0000FF"/>
              <w:u w:val="single"/>
            </w:rPr>
          </w:rPrChange>
        </w:rPr>
        <w:fldChar w:fldCharType="separate"/>
      </w:r>
      <w:ins w:id="508" w:author="gsadi" w:date="2013-11-25T23:04:00Z">
        <w:r w:rsidR="008D4335">
          <w:rPr>
            <w:i/>
            <w:noProof/>
            <w:webHidden/>
          </w:rPr>
          <w:t>45</w:t>
        </w:r>
      </w:ins>
      <w:ins w:id="509" w:author="gsadi" w:date="2013-11-25T23:03:00Z">
        <w:r w:rsidRPr="002B0E74">
          <w:rPr>
            <w:i/>
            <w:noProof/>
            <w:webHidden/>
            <w:rPrChange w:id="510" w:author="gsadi" w:date="2013-11-25T23:03:00Z">
              <w:rPr>
                <w:noProof/>
                <w:webHidden/>
                <w:color w:val="0000FF"/>
                <w:u w:val="single"/>
              </w:rPr>
            </w:rPrChange>
          </w:rPr>
          <w:fldChar w:fldCharType="end"/>
        </w:r>
        <w:r w:rsidRPr="002B0E74">
          <w:rPr>
            <w:rStyle w:val="Hyperlink"/>
            <w:i/>
            <w:noProof/>
            <w:rPrChange w:id="511"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512" w:author="gsadi" w:date="2013-11-25T23:03:00Z"/>
          <w:rFonts w:eastAsiaTheme="minorEastAsia"/>
          <w:i/>
          <w:noProof/>
          <w:rPrChange w:id="513" w:author="gsadi" w:date="2013-11-25T23:03:00Z">
            <w:rPr>
              <w:ins w:id="514" w:author="gsadi" w:date="2013-11-25T23:03:00Z"/>
              <w:rFonts w:asciiTheme="minorHAnsi" w:eastAsiaTheme="minorEastAsia" w:hAnsiTheme="minorHAnsi" w:cstheme="minorBidi"/>
              <w:noProof/>
              <w:sz w:val="22"/>
              <w:szCs w:val="22"/>
            </w:rPr>
          </w:rPrChange>
        </w:rPr>
      </w:pPr>
      <w:ins w:id="515" w:author="gsadi" w:date="2013-11-25T23:03:00Z">
        <w:r w:rsidRPr="002B0E74">
          <w:rPr>
            <w:rStyle w:val="Hyperlink"/>
            <w:i/>
            <w:noProof/>
            <w:rPrChange w:id="516" w:author="gsadi" w:date="2013-11-25T23:03:00Z">
              <w:rPr>
                <w:rStyle w:val="Hyperlink"/>
                <w:noProof/>
              </w:rPr>
            </w:rPrChange>
          </w:rPr>
          <w:fldChar w:fldCharType="begin"/>
        </w:r>
        <w:r w:rsidRPr="002B0E74">
          <w:rPr>
            <w:rStyle w:val="Hyperlink"/>
            <w:i/>
            <w:noProof/>
            <w:rPrChange w:id="517" w:author="gsadi" w:date="2013-11-25T23:03:00Z">
              <w:rPr>
                <w:rStyle w:val="Hyperlink"/>
                <w:noProof/>
              </w:rPr>
            </w:rPrChange>
          </w:rPr>
          <w:instrText xml:space="preserve"> </w:instrText>
        </w:r>
        <w:r w:rsidRPr="002B0E74">
          <w:rPr>
            <w:i/>
            <w:noProof/>
            <w:rPrChange w:id="518" w:author="gsadi" w:date="2013-11-25T23:03:00Z">
              <w:rPr>
                <w:noProof/>
                <w:color w:val="0000FF"/>
                <w:u w:val="single"/>
              </w:rPr>
            </w:rPrChange>
          </w:rPr>
          <w:instrText>HYPERLINK \l "_Toc373183978"</w:instrText>
        </w:r>
        <w:r w:rsidRPr="002B0E74">
          <w:rPr>
            <w:rStyle w:val="Hyperlink"/>
            <w:i/>
            <w:noProof/>
            <w:rPrChange w:id="519" w:author="gsadi" w:date="2013-11-25T23:03:00Z">
              <w:rPr>
                <w:rStyle w:val="Hyperlink"/>
                <w:noProof/>
              </w:rPr>
            </w:rPrChange>
          </w:rPr>
          <w:instrText xml:space="preserve"> </w:instrText>
        </w:r>
        <w:r w:rsidRPr="002B0E74">
          <w:rPr>
            <w:rStyle w:val="Hyperlink"/>
            <w:i/>
            <w:noProof/>
            <w:rPrChange w:id="520" w:author="gsadi" w:date="2013-11-25T23:03:00Z">
              <w:rPr>
                <w:rStyle w:val="Hyperlink"/>
                <w:noProof/>
              </w:rPr>
            </w:rPrChange>
          </w:rPr>
          <w:fldChar w:fldCharType="separate"/>
        </w:r>
        <w:r w:rsidRPr="002B0E74">
          <w:rPr>
            <w:rStyle w:val="Hyperlink"/>
            <w:i/>
            <w:noProof/>
            <w:rPrChange w:id="521" w:author="gsadi" w:date="2013-11-25T23:03:00Z">
              <w:rPr>
                <w:rStyle w:val="Hyperlink"/>
                <w:noProof/>
              </w:rPr>
            </w:rPrChange>
          </w:rPr>
          <w:t>2.3.1.7</w:t>
        </w:r>
        <w:r w:rsidRPr="002B0E74">
          <w:rPr>
            <w:rFonts w:eastAsiaTheme="minorEastAsia"/>
            <w:i/>
            <w:noProof/>
            <w:rPrChange w:id="522"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523" w:author="gsadi" w:date="2013-11-25T23:03:00Z">
              <w:rPr>
                <w:rStyle w:val="Hyperlink"/>
                <w:noProof/>
              </w:rPr>
            </w:rPrChange>
          </w:rPr>
          <w:t>Outbound feeds</w:t>
        </w:r>
        <w:r w:rsidRPr="002B0E74">
          <w:rPr>
            <w:i/>
            <w:noProof/>
            <w:webHidden/>
            <w:rPrChange w:id="524" w:author="gsadi" w:date="2013-11-25T23:03:00Z">
              <w:rPr>
                <w:noProof/>
                <w:webHidden/>
                <w:color w:val="0000FF"/>
                <w:u w:val="single"/>
              </w:rPr>
            </w:rPrChange>
          </w:rPr>
          <w:tab/>
        </w:r>
        <w:r w:rsidRPr="002B0E74">
          <w:rPr>
            <w:i/>
            <w:noProof/>
            <w:webHidden/>
            <w:rPrChange w:id="525" w:author="gsadi" w:date="2013-11-25T23:03:00Z">
              <w:rPr>
                <w:noProof/>
                <w:webHidden/>
                <w:color w:val="0000FF"/>
                <w:u w:val="single"/>
              </w:rPr>
            </w:rPrChange>
          </w:rPr>
          <w:fldChar w:fldCharType="begin"/>
        </w:r>
        <w:r w:rsidRPr="002B0E74">
          <w:rPr>
            <w:i/>
            <w:noProof/>
            <w:webHidden/>
            <w:rPrChange w:id="526" w:author="gsadi" w:date="2013-11-25T23:03:00Z">
              <w:rPr>
                <w:noProof/>
                <w:webHidden/>
                <w:color w:val="0000FF"/>
                <w:u w:val="single"/>
              </w:rPr>
            </w:rPrChange>
          </w:rPr>
          <w:instrText xml:space="preserve"> PAGEREF _Toc373183978 \h </w:instrText>
        </w:r>
      </w:ins>
      <w:r w:rsidRPr="002B0E74">
        <w:rPr>
          <w:i/>
          <w:noProof/>
          <w:webHidden/>
          <w:rPrChange w:id="527" w:author="gsadi" w:date="2013-11-25T23:03:00Z">
            <w:rPr>
              <w:i/>
              <w:noProof/>
              <w:webHidden/>
            </w:rPr>
          </w:rPrChange>
        </w:rPr>
      </w:r>
      <w:r w:rsidRPr="002B0E74">
        <w:rPr>
          <w:i/>
          <w:noProof/>
          <w:webHidden/>
          <w:rPrChange w:id="528" w:author="gsadi" w:date="2013-11-25T23:03:00Z">
            <w:rPr>
              <w:noProof/>
              <w:webHidden/>
              <w:color w:val="0000FF"/>
              <w:u w:val="single"/>
            </w:rPr>
          </w:rPrChange>
        </w:rPr>
        <w:fldChar w:fldCharType="separate"/>
      </w:r>
      <w:ins w:id="529" w:author="gsadi" w:date="2013-11-25T23:04:00Z">
        <w:r w:rsidR="008D4335">
          <w:rPr>
            <w:i/>
            <w:noProof/>
            <w:webHidden/>
          </w:rPr>
          <w:t>46</w:t>
        </w:r>
      </w:ins>
      <w:ins w:id="530" w:author="gsadi" w:date="2013-11-25T23:03:00Z">
        <w:r w:rsidRPr="002B0E74">
          <w:rPr>
            <w:i/>
            <w:noProof/>
            <w:webHidden/>
            <w:rPrChange w:id="531" w:author="gsadi" w:date="2013-11-25T23:03:00Z">
              <w:rPr>
                <w:noProof/>
                <w:webHidden/>
                <w:color w:val="0000FF"/>
                <w:u w:val="single"/>
              </w:rPr>
            </w:rPrChange>
          </w:rPr>
          <w:fldChar w:fldCharType="end"/>
        </w:r>
        <w:r w:rsidRPr="002B0E74">
          <w:rPr>
            <w:rStyle w:val="Hyperlink"/>
            <w:i/>
            <w:noProof/>
            <w:rPrChange w:id="532"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533" w:author="gsadi" w:date="2013-11-25T23:03:00Z"/>
          <w:rFonts w:eastAsiaTheme="minorEastAsia"/>
          <w:i/>
          <w:noProof/>
          <w:rPrChange w:id="534" w:author="gsadi" w:date="2013-11-25T23:03:00Z">
            <w:rPr>
              <w:ins w:id="535" w:author="gsadi" w:date="2013-11-25T23:03:00Z"/>
              <w:rFonts w:asciiTheme="minorHAnsi" w:eastAsiaTheme="minorEastAsia" w:hAnsiTheme="minorHAnsi" w:cstheme="minorBidi"/>
              <w:noProof/>
              <w:sz w:val="22"/>
              <w:szCs w:val="22"/>
            </w:rPr>
          </w:rPrChange>
        </w:rPr>
      </w:pPr>
      <w:ins w:id="536" w:author="gsadi" w:date="2013-11-25T23:03:00Z">
        <w:r w:rsidRPr="002B0E74">
          <w:rPr>
            <w:rStyle w:val="Hyperlink"/>
            <w:i/>
            <w:noProof/>
            <w:rPrChange w:id="537" w:author="gsadi" w:date="2013-11-25T23:03:00Z">
              <w:rPr>
                <w:rStyle w:val="Hyperlink"/>
                <w:noProof/>
              </w:rPr>
            </w:rPrChange>
          </w:rPr>
          <w:fldChar w:fldCharType="begin"/>
        </w:r>
        <w:r w:rsidRPr="002B0E74">
          <w:rPr>
            <w:rStyle w:val="Hyperlink"/>
            <w:i/>
            <w:noProof/>
            <w:rPrChange w:id="538" w:author="gsadi" w:date="2013-11-25T23:03:00Z">
              <w:rPr>
                <w:rStyle w:val="Hyperlink"/>
                <w:noProof/>
              </w:rPr>
            </w:rPrChange>
          </w:rPr>
          <w:instrText xml:space="preserve"> </w:instrText>
        </w:r>
        <w:r w:rsidRPr="002B0E74">
          <w:rPr>
            <w:i/>
            <w:noProof/>
            <w:rPrChange w:id="539" w:author="gsadi" w:date="2013-11-25T23:03:00Z">
              <w:rPr>
                <w:noProof/>
                <w:color w:val="0000FF"/>
                <w:u w:val="single"/>
              </w:rPr>
            </w:rPrChange>
          </w:rPr>
          <w:instrText>HYPERLINK \l "_Toc373183979"</w:instrText>
        </w:r>
        <w:r w:rsidRPr="002B0E74">
          <w:rPr>
            <w:rStyle w:val="Hyperlink"/>
            <w:i/>
            <w:noProof/>
            <w:rPrChange w:id="540" w:author="gsadi" w:date="2013-11-25T23:03:00Z">
              <w:rPr>
                <w:rStyle w:val="Hyperlink"/>
                <w:noProof/>
              </w:rPr>
            </w:rPrChange>
          </w:rPr>
          <w:instrText xml:space="preserve"> </w:instrText>
        </w:r>
        <w:r w:rsidRPr="002B0E74">
          <w:rPr>
            <w:rStyle w:val="Hyperlink"/>
            <w:i/>
            <w:noProof/>
            <w:rPrChange w:id="541" w:author="gsadi" w:date="2013-11-25T23:03:00Z">
              <w:rPr>
                <w:rStyle w:val="Hyperlink"/>
                <w:noProof/>
              </w:rPr>
            </w:rPrChange>
          </w:rPr>
          <w:fldChar w:fldCharType="separate"/>
        </w:r>
        <w:r w:rsidRPr="002B0E74">
          <w:rPr>
            <w:rStyle w:val="Hyperlink"/>
            <w:i/>
            <w:noProof/>
            <w:rPrChange w:id="542" w:author="gsadi" w:date="2013-11-25T23:03:00Z">
              <w:rPr>
                <w:rStyle w:val="Hyperlink"/>
                <w:noProof/>
              </w:rPr>
            </w:rPrChange>
          </w:rPr>
          <w:t>2.3.1.8</w:t>
        </w:r>
        <w:r w:rsidRPr="002B0E74">
          <w:rPr>
            <w:rFonts w:eastAsiaTheme="minorEastAsia"/>
            <w:i/>
            <w:noProof/>
            <w:rPrChange w:id="543"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544" w:author="gsadi" w:date="2013-11-25T23:03:00Z">
              <w:rPr>
                <w:rStyle w:val="Hyperlink"/>
                <w:noProof/>
              </w:rPr>
            </w:rPrChange>
          </w:rPr>
          <w:t>RDW tables</w:t>
        </w:r>
        <w:r w:rsidRPr="002B0E74">
          <w:rPr>
            <w:i/>
            <w:noProof/>
            <w:webHidden/>
            <w:rPrChange w:id="545" w:author="gsadi" w:date="2013-11-25T23:03:00Z">
              <w:rPr>
                <w:noProof/>
                <w:webHidden/>
                <w:color w:val="0000FF"/>
                <w:u w:val="single"/>
              </w:rPr>
            </w:rPrChange>
          </w:rPr>
          <w:tab/>
        </w:r>
        <w:r w:rsidRPr="002B0E74">
          <w:rPr>
            <w:i/>
            <w:noProof/>
            <w:webHidden/>
            <w:rPrChange w:id="546" w:author="gsadi" w:date="2013-11-25T23:03:00Z">
              <w:rPr>
                <w:noProof/>
                <w:webHidden/>
                <w:color w:val="0000FF"/>
                <w:u w:val="single"/>
              </w:rPr>
            </w:rPrChange>
          </w:rPr>
          <w:fldChar w:fldCharType="begin"/>
        </w:r>
        <w:r w:rsidRPr="002B0E74">
          <w:rPr>
            <w:i/>
            <w:noProof/>
            <w:webHidden/>
            <w:rPrChange w:id="547" w:author="gsadi" w:date="2013-11-25T23:03:00Z">
              <w:rPr>
                <w:noProof/>
                <w:webHidden/>
                <w:color w:val="0000FF"/>
                <w:u w:val="single"/>
              </w:rPr>
            </w:rPrChange>
          </w:rPr>
          <w:instrText xml:space="preserve"> PAGEREF _Toc373183979 \h </w:instrText>
        </w:r>
      </w:ins>
      <w:r w:rsidRPr="002B0E74">
        <w:rPr>
          <w:i/>
          <w:noProof/>
          <w:webHidden/>
          <w:rPrChange w:id="548" w:author="gsadi" w:date="2013-11-25T23:03:00Z">
            <w:rPr>
              <w:i/>
              <w:noProof/>
              <w:webHidden/>
            </w:rPr>
          </w:rPrChange>
        </w:rPr>
      </w:r>
      <w:r w:rsidRPr="002B0E74">
        <w:rPr>
          <w:i/>
          <w:noProof/>
          <w:webHidden/>
          <w:rPrChange w:id="549" w:author="gsadi" w:date="2013-11-25T23:03:00Z">
            <w:rPr>
              <w:noProof/>
              <w:webHidden/>
              <w:color w:val="0000FF"/>
              <w:u w:val="single"/>
            </w:rPr>
          </w:rPrChange>
        </w:rPr>
        <w:fldChar w:fldCharType="separate"/>
      </w:r>
      <w:ins w:id="550" w:author="gsadi" w:date="2013-11-25T23:04:00Z">
        <w:r w:rsidR="008D4335">
          <w:rPr>
            <w:i/>
            <w:noProof/>
            <w:webHidden/>
          </w:rPr>
          <w:t>47</w:t>
        </w:r>
      </w:ins>
      <w:ins w:id="551" w:author="gsadi" w:date="2013-11-25T23:03:00Z">
        <w:r w:rsidRPr="002B0E74">
          <w:rPr>
            <w:i/>
            <w:noProof/>
            <w:webHidden/>
            <w:rPrChange w:id="552" w:author="gsadi" w:date="2013-11-25T23:03:00Z">
              <w:rPr>
                <w:noProof/>
                <w:webHidden/>
                <w:color w:val="0000FF"/>
                <w:u w:val="single"/>
              </w:rPr>
            </w:rPrChange>
          </w:rPr>
          <w:fldChar w:fldCharType="end"/>
        </w:r>
        <w:r w:rsidRPr="002B0E74">
          <w:rPr>
            <w:rStyle w:val="Hyperlink"/>
            <w:i/>
            <w:noProof/>
            <w:rPrChange w:id="553" w:author="gsadi" w:date="2013-11-25T23:03:00Z">
              <w:rPr>
                <w:rStyle w:val="Hyperlink"/>
                <w:noProof/>
              </w:rPr>
            </w:rPrChange>
          </w:rPr>
          <w:fldChar w:fldCharType="end"/>
        </w:r>
      </w:ins>
    </w:p>
    <w:p w:rsidR="003A4EF3" w:rsidRPr="003A4EF3" w:rsidRDefault="002B0E74">
      <w:pPr>
        <w:pStyle w:val="TOC3"/>
        <w:tabs>
          <w:tab w:val="left" w:pos="1320"/>
          <w:tab w:val="right" w:leader="dot" w:pos="8990"/>
        </w:tabs>
        <w:rPr>
          <w:ins w:id="554" w:author="gsadi" w:date="2013-11-25T23:03:00Z"/>
          <w:rFonts w:eastAsiaTheme="minorEastAsia"/>
          <w:i/>
          <w:noProof/>
          <w:rPrChange w:id="555" w:author="gsadi" w:date="2013-11-25T23:03:00Z">
            <w:rPr>
              <w:ins w:id="556" w:author="gsadi" w:date="2013-11-25T23:03:00Z"/>
              <w:rFonts w:asciiTheme="minorHAnsi" w:eastAsiaTheme="minorEastAsia" w:hAnsiTheme="minorHAnsi" w:cstheme="minorBidi"/>
              <w:noProof/>
              <w:sz w:val="22"/>
              <w:szCs w:val="22"/>
            </w:rPr>
          </w:rPrChange>
        </w:rPr>
      </w:pPr>
      <w:ins w:id="557" w:author="gsadi" w:date="2013-11-25T23:03:00Z">
        <w:r w:rsidRPr="002B0E74">
          <w:rPr>
            <w:rStyle w:val="Hyperlink"/>
            <w:i/>
            <w:noProof/>
            <w:rPrChange w:id="558" w:author="gsadi" w:date="2013-11-25T23:03:00Z">
              <w:rPr>
                <w:rStyle w:val="Hyperlink"/>
                <w:noProof/>
              </w:rPr>
            </w:rPrChange>
          </w:rPr>
          <w:fldChar w:fldCharType="begin"/>
        </w:r>
        <w:r w:rsidRPr="002B0E74">
          <w:rPr>
            <w:rStyle w:val="Hyperlink"/>
            <w:i/>
            <w:noProof/>
            <w:rPrChange w:id="559" w:author="gsadi" w:date="2013-11-25T23:03:00Z">
              <w:rPr>
                <w:rStyle w:val="Hyperlink"/>
                <w:noProof/>
              </w:rPr>
            </w:rPrChange>
          </w:rPr>
          <w:instrText xml:space="preserve"> </w:instrText>
        </w:r>
        <w:r w:rsidRPr="002B0E74">
          <w:rPr>
            <w:i/>
            <w:noProof/>
            <w:rPrChange w:id="560" w:author="gsadi" w:date="2013-11-25T23:03:00Z">
              <w:rPr>
                <w:noProof/>
                <w:color w:val="0000FF"/>
                <w:u w:val="single"/>
              </w:rPr>
            </w:rPrChange>
          </w:rPr>
          <w:instrText>HYPERLINK \l "_Toc373183982"</w:instrText>
        </w:r>
        <w:r w:rsidRPr="002B0E74">
          <w:rPr>
            <w:rStyle w:val="Hyperlink"/>
            <w:i/>
            <w:noProof/>
            <w:rPrChange w:id="561" w:author="gsadi" w:date="2013-11-25T23:03:00Z">
              <w:rPr>
                <w:rStyle w:val="Hyperlink"/>
                <w:noProof/>
              </w:rPr>
            </w:rPrChange>
          </w:rPr>
          <w:instrText xml:space="preserve"> </w:instrText>
        </w:r>
        <w:r w:rsidRPr="002B0E74">
          <w:rPr>
            <w:rStyle w:val="Hyperlink"/>
            <w:i/>
            <w:noProof/>
            <w:rPrChange w:id="562" w:author="gsadi" w:date="2013-11-25T23:03:00Z">
              <w:rPr>
                <w:rStyle w:val="Hyperlink"/>
                <w:noProof/>
              </w:rPr>
            </w:rPrChange>
          </w:rPr>
          <w:fldChar w:fldCharType="separate"/>
        </w:r>
        <w:r w:rsidR="003A4EF3" w:rsidRPr="003A4EF3">
          <w:rPr>
            <w:rStyle w:val="Hyperlink"/>
            <w:i/>
            <w:noProof/>
          </w:rPr>
          <w:t>2.3.2</w:t>
        </w:r>
        <w:r w:rsidRPr="002B0E74">
          <w:rPr>
            <w:rFonts w:eastAsiaTheme="minorEastAsia"/>
            <w:i/>
            <w:noProof/>
            <w:rPrChange w:id="563" w:author="gsadi" w:date="2013-11-25T23:03:00Z">
              <w:rPr>
                <w:rFonts w:asciiTheme="minorHAnsi" w:eastAsiaTheme="minorEastAsia" w:hAnsiTheme="minorHAnsi" w:cstheme="minorBidi"/>
                <w:noProof/>
                <w:color w:val="0000FF"/>
                <w:sz w:val="22"/>
                <w:szCs w:val="22"/>
                <w:u w:val="single"/>
              </w:rPr>
            </w:rPrChange>
          </w:rPr>
          <w:tab/>
        </w:r>
        <w:r w:rsidR="003A4EF3" w:rsidRPr="003A4EF3">
          <w:rPr>
            <w:rStyle w:val="Hyperlink"/>
            <w:i/>
            <w:noProof/>
          </w:rPr>
          <w:t>PSE</w:t>
        </w:r>
        <w:r w:rsidRPr="002B0E74">
          <w:rPr>
            <w:i/>
            <w:noProof/>
            <w:webHidden/>
            <w:rPrChange w:id="564" w:author="gsadi" w:date="2013-11-25T23:03:00Z">
              <w:rPr>
                <w:noProof/>
                <w:webHidden/>
                <w:color w:val="0000FF"/>
                <w:u w:val="single"/>
              </w:rPr>
            </w:rPrChange>
          </w:rPr>
          <w:tab/>
        </w:r>
        <w:r w:rsidRPr="002B0E74">
          <w:rPr>
            <w:i/>
            <w:noProof/>
            <w:webHidden/>
            <w:rPrChange w:id="565" w:author="gsadi" w:date="2013-11-25T23:03:00Z">
              <w:rPr>
                <w:noProof/>
                <w:webHidden/>
                <w:color w:val="0000FF"/>
                <w:u w:val="single"/>
              </w:rPr>
            </w:rPrChange>
          </w:rPr>
          <w:fldChar w:fldCharType="begin"/>
        </w:r>
        <w:r w:rsidRPr="002B0E74">
          <w:rPr>
            <w:i/>
            <w:noProof/>
            <w:webHidden/>
            <w:rPrChange w:id="566" w:author="gsadi" w:date="2013-11-25T23:03:00Z">
              <w:rPr>
                <w:noProof/>
                <w:webHidden/>
                <w:color w:val="0000FF"/>
                <w:u w:val="single"/>
              </w:rPr>
            </w:rPrChange>
          </w:rPr>
          <w:instrText xml:space="preserve"> PAGEREF _Toc373183982 \h </w:instrText>
        </w:r>
      </w:ins>
      <w:r w:rsidRPr="002B0E74">
        <w:rPr>
          <w:i/>
          <w:noProof/>
          <w:webHidden/>
          <w:rPrChange w:id="567" w:author="gsadi" w:date="2013-11-25T23:03:00Z">
            <w:rPr>
              <w:i/>
              <w:noProof/>
              <w:webHidden/>
            </w:rPr>
          </w:rPrChange>
        </w:rPr>
      </w:r>
      <w:r w:rsidRPr="002B0E74">
        <w:rPr>
          <w:i/>
          <w:noProof/>
          <w:webHidden/>
          <w:rPrChange w:id="568" w:author="gsadi" w:date="2013-11-25T23:03:00Z">
            <w:rPr>
              <w:noProof/>
              <w:webHidden/>
              <w:color w:val="0000FF"/>
              <w:u w:val="single"/>
            </w:rPr>
          </w:rPrChange>
        </w:rPr>
        <w:fldChar w:fldCharType="separate"/>
      </w:r>
      <w:ins w:id="569" w:author="gsadi" w:date="2013-11-25T23:04:00Z">
        <w:r w:rsidR="008D4335">
          <w:rPr>
            <w:i/>
            <w:noProof/>
            <w:webHidden/>
          </w:rPr>
          <w:t>48</w:t>
        </w:r>
      </w:ins>
      <w:ins w:id="570" w:author="gsadi" w:date="2013-11-25T23:03:00Z">
        <w:r w:rsidRPr="002B0E74">
          <w:rPr>
            <w:i/>
            <w:noProof/>
            <w:webHidden/>
            <w:rPrChange w:id="571" w:author="gsadi" w:date="2013-11-25T23:03:00Z">
              <w:rPr>
                <w:noProof/>
                <w:webHidden/>
                <w:color w:val="0000FF"/>
                <w:u w:val="single"/>
              </w:rPr>
            </w:rPrChange>
          </w:rPr>
          <w:fldChar w:fldCharType="end"/>
        </w:r>
        <w:r w:rsidRPr="002B0E74">
          <w:rPr>
            <w:rStyle w:val="Hyperlink"/>
            <w:i/>
            <w:noProof/>
            <w:rPrChange w:id="572"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573" w:author="gsadi" w:date="2013-11-25T23:03:00Z"/>
          <w:rFonts w:eastAsiaTheme="minorEastAsia"/>
          <w:i/>
          <w:noProof/>
          <w:rPrChange w:id="574" w:author="gsadi" w:date="2013-11-25T23:03:00Z">
            <w:rPr>
              <w:ins w:id="575" w:author="gsadi" w:date="2013-11-25T23:03:00Z"/>
              <w:rFonts w:asciiTheme="minorHAnsi" w:eastAsiaTheme="minorEastAsia" w:hAnsiTheme="minorHAnsi" w:cstheme="minorBidi"/>
              <w:noProof/>
              <w:sz w:val="22"/>
              <w:szCs w:val="22"/>
            </w:rPr>
          </w:rPrChange>
        </w:rPr>
      </w:pPr>
      <w:ins w:id="576" w:author="gsadi" w:date="2013-11-25T23:03:00Z">
        <w:r w:rsidRPr="002B0E74">
          <w:rPr>
            <w:rStyle w:val="Hyperlink"/>
            <w:i/>
            <w:noProof/>
            <w:rPrChange w:id="577" w:author="gsadi" w:date="2013-11-25T23:03:00Z">
              <w:rPr>
                <w:rStyle w:val="Hyperlink"/>
                <w:noProof/>
              </w:rPr>
            </w:rPrChange>
          </w:rPr>
          <w:fldChar w:fldCharType="begin"/>
        </w:r>
        <w:r w:rsidRPr="002B0E74">
          <w:rPr>
            <w:rStyle w:val="Hyperlink"/>
            <w:i/>
            <w:noProof/>
            <w:rPrChange w:id="578" w:author="gsadi" w:date="2013-11-25T23:03:00Z">
              <w:rPr>
                <w:rStyle w:val="Hyperlink"/>
                <w:noProof/>
              </w:rPr>
            </w:rPrChange>
          </w:rPr>
          <w:instrText xml:space="preserve"> </w:instrText>
        </w:r>
        <w:r w:rsidRPr="002B0E74">
          <w:rPr>
            <w:i/>
            <w:noProof/>
            <w:rPrChange w:id="579" w:author="gsadi" w:date="2013-11-25T23:03:00Z">
              <w:rPr>
                <w:noProof/>
                <w:color w:val="0000FF"/>
                <w:u w:val="single"/>
              </w:rPr>
            </w:rPrChange>
          </w:rPr>
          <w:instrText>HYPERLINK \l "_Toc373183984"</w:instrText>
        </w:r>
        <w:r w:rsidRPr="002B0E74">
          <w:rPr>
            <w:rStyle w:val="Hyperlink"/>
            <w:i/>
            <w:noProof/>
            <w:rPrChange w:id="580" w:author="gsadi" w:date="2013-11-25T23:03:00Z">
              <w:rPr>
                <w:rStyle w:val="Hyperlink"/>
                <w:noProof/>
              </w:rPr>
            </w:rPrChange>
          </w:rPr>
          <w:instrText xml:space="preserve"> </w:instrText>
        </w:r>
        <w:r w:rsidRPr="002B0E74">
          <w:rPr>
            <w:rStyle w:val="Hyperlink"/>
            <w:i/>
            <w:noProof/>
            <w:rPrChange w:id="581" w:author="gsadi" w:date="2013-11-25T23:03:00Z">
              <w:rPr>
                <w:rStyle w:val="Hyperlink"/>
                <w:noProof/>
              </w:rPr>
            </w:rPrChange>
          </w:rPr>
          <w:fldChar w:fldCharType="separate"/>
        </w:r>
        <w:r w:rsidRPr="002B0E74">
          <w:rPr>
            <w:rStyle w:val="Hyperlink"/>
            <w:i/>
            <w:noProof/>
            <w:rPrChange w:id="582" w:author="gsadi" w:date="2013-11-25T23:03:00Z">
              <w:rPr>
                <w:rStyle w:val="Hyperlink"/>
                <w:noProof/>
              </w:rPr>
            </w:rPrChange>
          </w:rPr>
          <w:t>2.3.2.1</w:t>
        </w:r>
        <w:r w:rsidRPr="002B0E74">
          <w:rPr>
            <w:rFonts w:eastAsiaTheme="minorEastAsia"/>
            <w:i/>
            <w:noProof/>
            <w:rPrChange w:id="583"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584" w:author="gsadi" w:date="2013-11-25T23:03:00Z">
              <w:rPr>
                <w:rStyle w:val="Hyperlink"/>
                <w:noProof/>
              </w:rPr>
            </w:rPrChange>
          </w:rPr>
          <w:t>Routings</w:t>
        </w:r>
        <w:r w:rsidRPr="002B0E74">
          <w:rPr>
            <w:i/>
            <w:noProof/>
            <w:webHidden/>
            <w:rPrChange w:id="585" w:author="gsadi" w:date="2013-11-25T23:03:00Z">
              <w:rPr>
                <w:noProof/>
                <w:webHidden/>
                <w:color w:val="0000FF"/>
                <w:u w:val="single"/>
              </w:rPr>
            </w:rPrChange>
          </w:rPr>
          <w:tab/>
        </w:r>
        <w:r w:rsidRPr="002B0E74">
          <w:rPr>
            <w:i/>
            <w:noProof/>
            <w:webHidden/>
            <w:rPrChange w:id="586" w:author="gsadi" w:date="2013-11-25T23:03:00Z">
              <w:rPr>
                <w:noProof/>
                <w:webHidden/>
                <w:color w:val="0000FF"/>
                <w:u w:val="single"/>
              </w:rPr>
            </w:rPrChange>
          </w:rPr>
          <w:fldChar w:fldCharType="begin"/>
        </w:r>
        <w:r w:rsidRPr="002B0E74">
          <w:rPr>
            <w:i/>
            <w:noProof/>
            <w:webHidden/>
            <w:rPrChange w:id="587" w:author="gsadi" w:date="2013-11-25T23:03:00Z">
              <w:rPr>
                <w:noProof/>
                <w:webHidden/>
                <w:color w:val="0000FF"/>
                <w:u w:val="single"/>
              </w:rPr>
            </w:rPrChange>
          </w:rPr>
          <w:instrText xml:space="preserve"> PAGEREF _Toc373183984 \h </w:instrText>
        </w:r>
      </w:ins>
      <w:r w:rsidRPr="002B0E74">
        <w:rPr>
          <w:i/>
          <w:noProof/>
          <w:webHidden/>
          <w:rPrChange w:id="588" w:author="gsadi" w:date="2013-11-25T23:03:00Z">
            <w:rPr>
              <w:i/>
              <w:noProof/>
              <w:webHidden/>
            </w:rPr>
          </w:rPrChange>
        </w:rPr>
      </w:r>
      <w:r w:rsidRPr="002B0E74">
        <w:rPr>
          <w:i/>
          <w:noProof/>
          <w:webHidden/>
          <w:rPrChange w:id="589" w:author="gsadi" w:date="2013-11-25T23:03:00Z">
            <w:rPr>
              <w:noProof/>
              <w:webHidden/>
              <w:color w:val="0000FF"/>
              <w:u w:val="single"/>
            </w:rPr>
          </w:rPrChange>
        </w:rPr>
        <w:fldChar w:fldCharType="separate"/>
      </w:r>
      <w:ins w:id="590" w:author="gsadi" w:date="2013-11-25T23:04:00Z">
        <w:r w:rsidR="008D4335">
          <w:rPr>
            <w:i/>
            <w:noProof/>
            <w:webHidden/>
          </w:rPr>
          <w:t>48</w:t>
        </w:r>
      </w:ins>
      <w:ins w:id="591" w:author="gsadi" w:date="2013-11-25T23:03:00Z">
        <w:r w:rsidRPr="002B0E74">
          <w:rPr>
            <w:i/>
            <w:noProof/>
            <w:webHidden/>
            <w:rPrChange w:id="592" w:author="gsadi" w:date="2013-11-25T23:03:00Z">
              <w:rPr>
                <w:noProof/>
                <w:webHidden/>
                <w:color w:val="0000FF"/>
                <w:u w:val="single"/>
              </w:rPr>
            </w:rPrChange>
          </w:rPr>
          <w:fldChar w:fldCharType="end"/>
        </w:r>
        <w:r w:rsidRPr="002B0E74">
          <w:rPr>
            <w:rStyle w:val="Hyperlink"/>
            <w:i/>
            <w:noProof/>
            <w:rPrChange w:id="593"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594" w:author="gsadi" w:date="2013-11-25T23:03:00Z"/>
          <w:rFonts w:eastAsiaTheme="minorEastAsia"/>
          <w:i/>
          <w:noProof/>
          <w:rPrChange w:id="595" w:author="gsadi" w:date="2013-11-25T23:03:00Z">
            <w:rPr>
              <w:ins w:id="596" w:author="gsadi" w:date="2013-11-25T23:03:00Z"/>
              <w:rFonts w:asciiTheme="minorHAnsi" w:eastAsiaTheme="minorEastAsia" w:hAnsiTheme="minorHAnsi" w:cstheme="minorBidi"/>
              <w:noProof/>
              <w:sz w:val="22"/>
              <w:szCs w:val="22"/>
            </w:rPr>
          </w:rPrChange>
        </w:rPr>
      </w:pPr>
      <w:ins w:id="597" w:author="gsadi" w:date="2013-11-25T23:03:00Z">
        <w:r w:rsidRPr="002B0E74">
          <w:rPr>
            <w:rStyle w:val="Hyperlink"/>
            <w:i/>
            <w:noProof/>
            <w:rPrChange w:id="598" w:author="gsadi" w:date="2013-11-25T23:03:00Z">
              <w:rPr>
                <w:rStyle w:val="Hyperlink"/>
                <w:noProof/>
              </w:rPr>
            </w:rPrChange>
          </w:rPr>
          <w:fldChar w:fldCharType="begin"/>
        </w:r>
        <w:r w:rsidRPr="002B0E74">
          <w:rPr>
            <w:rStyle w:val="Hyperlink"/>
            <w:i/>
            <w:noProof/>
            <w:rPrChange w:id="599" w:author="gsadi" w:date="2013-11-25T23:03:00Z">
              <w:rPr>
                <w:rStyle w:val="Hyperlink"/>
                <w:noProof/>
              </w:rPr>
            </w:rPrChange>
          </w:rPr>
          <w:instrText xml:space="preserve"> </w:instrText>
        </w:r>
        <w:r w:rsidRPr="002B0E74">
          <w:rPr>
            <w:i/>
            <w:noProof/>
            <w:rPrChange w:id="600" w:author="gsadi" w:date="2013-11-25T23:03:00Z">
              <w:rPr>
                <w:noProof/>
                <w:color w:val="0000FF"/>
                <w:u w:val="single"/>
              </w:rPr>
            </w:rPrChange>
          </w:rPr>
          <w:instrText>HYPERLINK \l "_Toc373183985"</w:instrText>
        </w:r>
        <w:r w:rsidRPr="002B0E74">
          <w:rPr>
            <w:rStyle w:val="Hyperlink"/>
            <w:i/>
            <w:noProof/>
            <w:rPrChange w:id="601" w:author="gsadi" w:date="2013-11-25T23:03:00Z">
              <w:rPr>
                <w:rStyle w:val="Hyperlink"/>
                <w:noProof/>
              </w:rPr>
            </w:rPrChange>
          </w:rPr>
          <w:instrText xml:space="preserve"> </w:instrText>
        </w:r>
        <w:r w:rsidRPr="002B0E74">
          <w:rPr>
            <w:rStyle w:val="Hyperlink"/>
            <w:i/>
            <w:noProof/>
            <w:rPrChange w:id="602" w:author="gsadi" w:date="2013-11-25T23:03:00Z">
              <w:rPr>
                <w:rStyle w:val="Hyperlink"/>
                <w:noProof/>
              </w:rPr>
            </w:rPrChange>
          </w:rPr>
          <w:fldChar w:fldCharType="separate"/>
        </w:r>
        <w:r w:rsidRPr="002B0E74">
          <w:rPr>
            <w:rStyle w:val="Hyperlink"/>
            <w:i/>
            <w:noProof/>
            <w:rPrChange w:id="603" w:author="gsadi" w:date="2013-11-25T23:03:00Z">
              <w:rPr>
                <w:rStyle w:val="Hyperlink"/>
                <w:noProof/>
              </w:rPr>
            </w:rPrChange>
          </w:rPr>
          <w:t>2.3.2.2</w:t>
        </w:r>
        <w:r w:rsidRPr="002B0E74">
          <w:rPr>
            <w:rFonts w:eastAsiaTheme="minorEastAsia"/>
            <w:i/>
            <w:noProof/>
            <w:rPrChange w:id="604"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605" w:author="gsadi" w:date="2013-11-25T23:03:00Z">
              <w:rPr>
                <w:rStyle w:val="Hyperlink"/>
                <w:noProof/>
              </w:rPr>
            </w:rPrChange>
          </w:rPr>
          <w:t>Capacity</w:t>
        </w:r>
        <w:r w:rsidRPr="002B0E74">
          <w:rPr>
            <w:i/>
            <w:noProof/>
            <w:webHidden/>
            <w:rPrChange w:id="606" w:author="gsadi" w:date="2013-11-25T23:03:00Z">
              <w:rPr>
                <w:noProof/>
                <w:webHidden/>
                <w:color w:val="0000FF"/>
                <w:u w:val="single"/>
              </w:rPr>
            </w:rPrChange>
          </w:rPr>
          <w:tab/>
        </w:r>
        <w:r w:rsidRPr="002B0E74">
          <w:rPr>
            <w:i/>
            <w:noProof/>
            <w:webHidden/>
            <w:rPrChange w:id="607" w:author="gsadi" w:date="2013-11-25T23:03:00Z">
              <w:rPr>
                <w:noProof/>
                <w:webHidden/>
                <w:color w:val="0000FF"/>
                <w:u w:val="single"/>
              </w:rPr>
            </w:rPrChange>
          </w:rPr>
          <w:fldChar w:fldCharType="begin"/>
        </w:r>
        <w:r w:rsidRPr="002B0E74">
          <w:rPr>
            <w:i/>
            <w:noProof/>
            <w:webHidden/>
            <w:rPrChange w:id="608" w:author="gsadi" w:date="2013-11-25T23:03:00Z">
              <w:rPr>
                <w:noProof/>
                <w:webHidden/>
                <w:color w:val="0000FF"/>
                <w:u w:val="single"/>
              </w:rPr>
            </w:rPrChange>
          </w:rPr>
          <w:instrText xml:space="preserve"> PAGEREF _Toc373183985 \h </w:instrText>
        </w:r>
      </w:ins>
      <w:r w:rsidRPr="002B0E74">
        <w:rPr>
          <w:i/>
          <w:noProof/>
          <w:webHidden/>
          <w:rPrChange w:id="609" w:author="gsadi" w:date="2013-11-25T23:03:00Z">
            <w:rPr>
              <w:i/>
              <w:noProof/>
              <w:webHidden/>
            </w:rPr>
          </w:rPrChange>
        </w:rPr>
      </w:r>
      <w:r w:rsidRPr="002B0E74">
        <w:rPr>
          <w:i/>
          <w:noProof/>
          <w:webHidden/>
          <w:rPrChange w:id="610" w:author="gsadi" w:date="2013-11-25T23:03:00Z">
            <w:rPr>
              <w:noProof/>
              <w:webHidden/>
              <w:color w:val="0000FF"/>
              <w:u w:val="single"/>
            </w:rPr>
          </w:rPrChange>
        </w:rPr>
        <w:fldChar w:fldCharType="separate"/>
      </w:r>
      <w:ins w:id="611" w:author="gsadi" w:date="2013-11-25T23:04:00Z">
        <w:r w:rsidR="008D4335">
          <w:rPr>
            <w:i/>
            <w:noProof/>
            <w:webHidden/>
          </w:rPr>
          <w:t>50</w:t>
        </w:r>
      </w:ins>
      <w:ins w:id="612" w:author="gsadi" w:date="2013-11-25T23:03:00Z">
        <w:r w:rsidRPr="002B0E74">
          <w:rPr>
            <w:i/>
            <w:noProof/>
            <w:webHidden/>
            <w:rPrChange w:id="613" w:author="gsadi" w:date="2013-11-25T23:03:00Z">
              <w:rPr>
                <w:noProof/>
                <w:webHidden/>
                <w:color w:val="0000FF"/>
                <w:u w:val="single"/>
              </w:rPr>
            </w:rPrChange>
          </w:rPr>
          <w:fldChar w:fldCharType="end"/>
        </w:r>
        <w:r w:rsidRPr="002B0E74">
          <w:rPr>
            <w:rStyle w:val="Hyperlink"/>
            <w:i/>
            <w:noProof/>
            <w:rPrChange w:id="614"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615" w:author="gsadi" w:date="2013-11-25T23:03:00Z"/>
          <w:rFonts w:eastAsiaTheme="minorEastAsia"/>
          <w:i/>
          <w:noProof/>
          <w:rPrChange w:id="616" w:author="gsadi" w:date="2013-11-25T23:03:00Z">
            <w:rPr>
              <w:ins w:id="617" w:author="gsadi" w:date="2013-11-25T23:03:00Z"/>
              <w:rFonts w:asciiTheme="minorHAnsi" w:eastAsiaTheme="minorEastAsia" w:hAnsiTheme="minorHAnsi" w:cstheme="minorBidi"/>
              <w:noProof/>
              <w:sz w:val="22"/>
              <w:szCs w:val="22"/>
            </w:rPr>
          </w:rPrChange>
        </w:rPr>
      </w:pPr>
      <w:ins w:id="618" w:author="gsadi" w:date="2013-11-25T23:03:00Z">
        <w:r w:rsidRPr="002B0E74">
          <w:rPr>
            <w:rStyle w:val="Hyperlink"/>
            <w:i/>
            <w:noProof/>
            <w:rPrChange w:id="619" w:author="gsadi" w:date="2013-11-25T23:03:00Z">
              <w:rPr>
                <w:rStyle w:val="Hyperlink"/>
                <w:noProof/>
              </w:rPr>
            </w:rPrChange>
          </w:rPr>
          <w:fldChar w:fldCharType="begin"/>
        </w:r>
        <w:r w:rsidRPr="002B0E74">
          <w:rPr>
            <w:rStyle w:val="Hyperlink"/>
            <w:i/>
            <w:noProof/>
            <w:rPrChange w:id="620" w:author="gsadi" w:date="2013-11-25T23:03:00Z">
              <w:rPr>
                <w:rStyle w:val="Hyperlink"/>
                <w:noProof/>
              </w:rPr>
            </w:rPrChange>
          </w:rPr>
          <w:instrText xml:space="preserve"> </w:instrText>
        </w:r>
        <w:r w:rsidRPr="002B0E74">
          <w:rPr>
            <w:i/>
            <w:noProof/>
            <w:rPrChange w:id="621" w:author="gsadi" w:date="2013-11-25T23:03:00Z">
              <w:rPr>
                <w:noProof/>
                <w:color w:val="0000FF"/>
                <w:u w:val="single"/>
              </w:rPr>
            </w:rPrChange>
          </w:rPr>
          <w:instrText>HYPERLINK \l "_Toc373183987"</w:instrText>
        </w:r>
        <w:r w:rsidRPr="002B0E74">
          <w:rPr>
            <w:rStyle w:val="Hyperlink"/>
            <w:i/>
            <w:noProof/>
            <w:rPrChange w:id="622" w:author="gsadi" w:date="2013-11-25T23:03:00Z">
              <w:rPr>
                <w:rStyle w:val="Hyperlink"/>
                <w:noProof/>
              </w:rPr>
            </w:rPrChange>
          </w:rPr>
          <w:instrText xml:space="preserve"> </w:instrText>
        </w:r>
        <w:r w:rsidRPr="002B0E74">
          <w:rPr>
            <w:rStyle w:val="Hyperlink"/>
            <w:i/>
            <w:noProof/>
            <w:rPrChange w:id="623" w:author="gsadi" w:date="2013-11-25T23:03:00Z">
              <w:rPr>
                <w:rStyle w:val="Hyperlink"/>
                <w:noProof/>
              </w:rPr>
            </w:rPrChange>
          </w:rPr>
          <w:fldChar w:fldCharType="separate"/>
        </w:r>
        <w:r w:rsidRPr="002B0E74">
          <w:rPr>
            <w:rStyle w:val="Hyperlink"/>
            <w:i/>
            <w:noProof/>
            <w:rPrChange w:id="624" w:author="gsadi" w:date="2013-11-25T23:03:00Z">
              <w:rPr>
                <w:rStyle w:val="Hyperlink"/>
                <w:noProof/>
              </w:rPr>
            </w:rPrChange>
          </w:rPr>
          <w:t>2.3.2.3</w:t>
        </w:r>
        <w:r w:rsidRPr="002B0E74">
          <w:rPr>
            <w:rFonts w:eastAsiaTheme="minorEastAsia"/>
            <w:i/>
            <w:noProof/>
            <w:rPrChange w:id="625"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626" w:author="gsadi" w:date="2013-11-25T23:03:00Z">
              <w:rPr>
                <w:rStyle w:val="Hyperlink"/>
                <w:noProof/>
              </w:rPr>
            </w:rPrChange>
          </w:rPr>
          <w:t>Minimum</w:t>
        </w:r>
        <w:r w:rsidRPr="002B0E74">
          <w:rPr>
            <w:i/>
            <w:noProof/>
            <w:webHidden/>
            <w:rPrChange w:id="627" w:author="gsadi" w:date="2013-11-25T23:03:00Z">
              <w:rPr>
                <w:noProof/>
                <w:webHidden/>
                <w:color w:val="0000FF"/>
                <w:u w:val="single"/>
              </w:rPr>
            </w:rPrChange>
          </w:rPr>
          <w:tab/>
        </w:r>
        <w:r w:rsidRPr="002B0E74">
          <w:rPr>
            <w:i/>
            <w:noProof/>
            <w:webHidden/>
            <w:rPrChange w:id="628" w:author="gsadi" w:date="2013-11-25T23:03:00Z">
              <w:rPr>
                <w:noProof/>
                <w:webHidden/>
                <w:color w:val="0000FF"/>
                <w:u w:val="single"/>
              </w:rPr>
            </w:rPrChange>
          </w:rPr>
          <w:fldChar w:fldCharType="begin"/>
        </w:r>
        <w:r w:rsidRPr="002B0E74">
          <w:rPr>
            <w:i/>
            <w:noProof/>
            <w:webHidden/>
            <w:rPrChange w:id="629" w:author="gsadi" w:date="2013-11-25T23:03:00Z">
              <w:rPr>
                <w:noProof/>
                <w:webHidden/>
                <w:color w:val="0000FF"/>
                <w:u w:val="single"/>
              </w:rPr>
            </w:rPrChange>
          </w:rPr>
          <w:instrText xml:space="preserve"> PAGEREF _Toc373183987 \h </w:instrText>
        </w:r>
      </w:ins>
      <w:r w:rsidRPr="002B0E74">
        <w:rPr>
          <w:i/>
          <w:noProof/>
          <w:webHidden/>
          <w:rPrChange w:id="630" w:author="gsadi" w:date="2013-11-25T23:03:00Z">
            <w:rPr>
              <w:i/>
              <w:noProof/>
              <w:webHidden/>
            </w:rPr>
          </w:rPrChange>
        </w:rPr>
      </w:r>
      <w:r w:rsidRPr="002B0E74">
        <w:rPr>
          <w:i/>
          <w:noProof/>
          <w:webHidden/>
          <w:rPrChange w:id="631" w:author="gsadi" w:date="2013-11-25T23:03:00Z">
            <w:rPr>
              <w:noProof/>
              <w:webHidden/>
              <w:color w:val="0000FF"/>
              <w:u w:val="single"/>
            </w:rPr>
          </w:rPrChange>
        </w:rPr>
        <w:fldChar w:fldCharType="separate"/>
      </w:r>
      <w:ins w:id="632" w:author="gsadi" w:date="2013-11-25T23:04:00Z">
        <w:r w:rsidR="008D4335">
          <w:rPr>
            <w:i/>
            <w:noProof/>
            <w:webHidden/>
          </w:rPr>
          <w:t>51</w:t>
        </w:r>
      </w:ins>
      <w:ins w:id="633" w:author="gsadi" w:date="2013-11-25T23:03:00Z">
        <w:r w:rsidRPr="002B0E74">
          <w:rPr>
            <w:i/>
            <w:noProof/>
            <w:webHidden/>
            <w:rPrChange w:id="634" w:author="gsadi" w:date="2013-11-25T23:03:00Z">
              <w:rPr>
                <w:noProof/>
                <w:webHidden/>
                <w:color w:val="0000FF"/>
                <w:u w:val="single"/>
              </w:rPr>
            </w:rPrChange>
          </w:rPr>
          <w:fldChar w:fldCharType="end"/>
        </w:r>
        <w:r w:rsidRPr="002B0E74">
          <w:rPr>
            <w:rStyle w:val="Hyperlink"/>
            <w:i/>
            <w:noProof/>
            <w:rPrChange w:id="635" w:author="gsadi" w:date="2013-11-25T23:03:00Z">
              <w:rPr>
                <w:rStyle w:val="Hyperlink"/>
                <w:noProof/>
              </w:rPr>
            </w:rPrChange>
          </w:rPr>
          <w:fldChar w:fldCharType="end"/>
        </w:r>
      </w:ins>
    </w:p>
    <w:p w:rsidR="003A4EF3" w:rsidRPr="003A4EF3" w:rsidRDefault="002B0E74">
      <w:pPr>
        <w:pStyle w:val="TOC4"/>
        <w:tabs>
          <w:tab w:val="right" w:leader="dot" w:pos="8990"/>
        </w:tabs>
        <w:rPr>
          <w:ins w:id="636" w:author="gsadi" w:date="2013-11-25T23:03:00Z"/>
          <w:rFonts w:eastAsiaTheme="minorEastAsia"/>
          <w:i/>
          <w:noProof/>
          <w:rPrChange w:id="637" w:author="gsadi" w:date="2013-11-25T23:03:00Z">
            <w:rPr>
              <w:ins w:id="638" w:author="gsadi" w:date="2013-11-25T23:03:00Z"/>
              <w:rFonts w:asciiTheme="minorHAnsi" w:eastAsiaTheme="minorEastAsia" w:hAnsiTheme="minorHAnsi" w:cstheme="minorBidi"/>
              <w:noProof/>
              <w:sz w:val="22"/>
              <w:szCs w:val="22"/>
            </w:rPr>
          </w:rPrChange>
        </w:rPr>
      </w:pPr>
      <w:ins w:id="639" w:author="gsadi" w:date="2013-11-25T23:03:00Z">
        <w:r w:rsidRPr="002B0E74">
          <w:rPr>
            <w:rStyle w:val="Hyperlink"/>
            <w:i/>
            <w:noProof/>
            <w:rPrChange w:id="640" w:author="gsadi" w:date="2013-11-25T23:03:00Z">
              <w:rPr>
                <w:rStyle w:val="Hyperlink"/>
                <w:noProof/>
              </w:rPr>
            </w:rPrChange>
          </w:rPr>
          <w:fldChar w:fldCharType="begin"/>
        </w:r>
        <w:r w:rsidRPr="002B0E74">
          <w:rPr>
            <w:rStyle w:val="Hyperlink"/>
            <w:i/>
            <w:noProof/>
            <w:rPrChange w:id="641" w:author="gsadi" w:date="2013-11-25T23:03:00Z">
              <w:rPr>
                <w:rStyle w:val="Hyperlink"/>
                <w:noProof/>
              </w:rPr>
            </w:rPrChange>
          </w:rPr>
          <w:instrText xml:space="preserve"> </w:instrText>
        </w:r>
        <w:r w:rsidRPr="002B0E74">
          <w:rPr>
            <w:i/>
            <w:noProof/>
            <w:rPrChange w:id="642" w:author="gsadi" w:date="2013-11-25T23:03:00Z">
              <w:rPr>
                <w:noProof/>
                <w:color w:val="0000FF"/>
                <w:u w:val="single"/>
              </w:rPr>
            </w:rPrChange>
          </w:rPr>
          <w:instrText>HYPERLINK \l "_Toc373183988"</w:instrText>
        </w:r>
        <w:r w:rsidRPr="002B0E74">
          <w:rPr>
            <w:rStyle w:val="Hyperlink"/>
            <w:i/>
            <w:noProof/>
            <w:rPrChange w:id="643" w:author="gsadi" w:date="2013-11-25T23:03:00Z">
              <w:rPr>
                <w:rStyle w:val="Hyperlink"/>
                <w:noProof/>
              </w:rPr>
            </w:rPrChange>
          </w:rPr>
          <w:instrText xml:space="preserve"> </w:instrText>
        </w:r>
        <w:r w:rsidRPr="002B0E74">
          <w:rPr>
            <w:rStyle w:val="Hyperlink"/>
            <w:i/>
            <w:noProof/>
            <w:rPrChange w:id="644" w:author="gsadi" w:date="2013-11-25T23:03:00Z">
              <w:rPr>
                <w:rStyle w:val="Hyperlink"/>
                <w:noProof/>
              </w:rPr>
            </w:rPrChange>
          </w:rPr>
          <w:fldChar w:fldCharType="separate"/>
        </w:r>
        <w:r w:rsidRPr="002B0E74">
          <w:rPr>
            <w:rStyle w:val="Hyperlink"/>
            <w:i/>
            <w:noProof/>
            <w:rPrChange w:id="645" w:author="gsadi" w:date="2013-11-25T23:03:00Z">
              <w:rPr>
                <w:rStyle w:val="Hyperlink"/>
                <w:noProof/>
              </w:rPr>
            </w:rPrChange>
          </w:rPr>
          <w:t>2.3.2.4</w:t>
        </w:r>
        <w:r w:rsidRPr="002B0E74">
          <w:rPr>
            <w:i/>
            <w:noProof/>
            <w:webHidden/>
            <w:rPrChange w:id="646" w:author="gsadi" w:date="2013-11-25T23:03:00Z">
              <w:rPr>
                <w:noProof/>
                <w:webHidden/>
                <w:color w:val="0000FF"/>
                <w:u w:val="single"/>
              </w:rPr>
            </w:rPrChange>
          </w:rPr>
          <w:tab/>
        </w:r>
        <w:r w:rsidRPr="002B0E74">
          <w:rPr>
            <w:i/>
            <w:noProof/>
            <w:webHidden/>
            <w:rPrChange w:id="647" w:author="gsadi" w:date="2013-11-25T23:03:00Z">
              <w:rPr>
                <w:noProof/>
                <w:webHidden/>
                <w:color w:val="0000FF"/>
                <w:u w:val="single"/>
              </w:rPr>
            </w:rPrChange>
          </w:rPr>
          <w:fldChar w:fldCharType="begin"/>
        </w:r>
        <w:r w:rsidRPr="002B0E74">
          <w:rPr>
            <w:i/>
            <w:noProof/>
            <w:webHidden/>
            <w:rPrChange w:id="648" w:author="gsadi" w:date="2013-11-25T23:03:00Z">
              <w:rPr>
                <w:noProof/>
                <w:webHidden/>
                <w:color w:val="0000FF"/>
                <w:u w:val="single"/>
              </w:rPr>
            </w:rPrChange>
          </w:rPr>
          <w:instrText xml:space="preserve"> PAGEREF _Toc373183988 \h </w:instrText>
        </w:r>
      </w:ins>
      <w:r w:rsidRPr="002B0E74">
        <w:rPr>
          <w:i/>
          <w:noProof/>
          <w:webHidden/>
          <w:rPrChange w:id="649" w:author="gsadi" w:date="2013-11-25T23:03:00Z">
            <w:rPr>
              <w:i/>
              <w:noProof/>
              <w:webHidden/>
            </w:rPr>
          </w:rPrChange>
        </w:rPr>
      </w:r>
      <w:r w:rsidRPr="002B0E74">
        <w:rPr>
          <w:i/>
          <w:noProof/>
          <w:webHidden/>
          <w:rPrChange w:id="650" w:author="gsadi" w:date="2013-11-25T23:03:00Z">
            <w:rPr>
              <w:noProof/>
              <w:webHidden/>
              <w:color w:val="0000FF"/>
              <w:u w:val="single"/>
            </w:rPr>
          </w:rPrChange>
        </w:rPr>
        <w:fldChar w:fldCharType="separate"/>
      </w:r>
      <w:ins w:id="651" w:author="gsadi" w:date="2013-11-25T23:04:00Z">
        <w:r w:rsidR="008D4335">
          <w:rPr>
            <w:i/>
            <w:noProof/>
            <w:webHidden/>
          </w:rPr>
          <w:t>53</w:t>
        </w:r>
      </w:ins>
      <w:ins w:id="652" w:author="gsadi" w:date="2013-11-25T23:03:00Z">
        <w:r w:rsidRPr="002B0E74">
          <w:rPr>
            <w:i/>
            <w:noProof/>
            <w:webHidden/>
            <w:rPrChange w:id="653" w:author="gsadi" w:date="2013-11-25T23:03:00Z">
              <w:rPr>
                <w:noProof/>
                <w:webHidden/>
                <w:color w:val="0000FF"/>
                <w:u w:val="single"/>
              </w:rPr>
            </w:rPrChange>
          </w:rPr>
          <w:fldChar w:fldCharType="end"/>
        </w:r>
        <w:r w:rsidRPr="002B0E74">
          <w:rPr>
            <w:rStyle w:val="Hyperlink"/>
            <w:i/>
            <w:noProof/>
            <w:rPrChange w:id="654"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655" w:author="gsadi" w:date="2013-11-25T23:03:00Z"/>
          <w:rFonts w:eastAsiaTheme="minorEastAsia"/>
          <w:i/>
          <w:noProof/>
          <w:rPrChange w:id="656" w:author="gsadi" w:date="2013-11-25T23:03:00Z">
            <w:rPr>
              <w:ins w:id="657" w:author="gsadi" w:date="2013-11-25T23:03:00Z"/>
              <w:rFonts w:asciiTheme="minorHAnsi" w:eastAsiaTheme="minorEastAsia" w:hAnsiTheme="minorHAnsi" w:cstheme="minorBidi"/>
              <w:noProof/>
              <w:sz w:val="22"/>
              <w:szCs w:val="22"/>
            </w:rPr>
          </w:rPrChange>
        </w:rPr>
      </w:pPr>
      <w:ins w:id="658" w:author="gsadi" w:date="2013-11-25T23:03:00Z">
        <w:r w:rsidRPr="002B0E74">
          <w:rPr>
            <w:rStyle w:val="Hyperlink"/>
            <w:i/>
            <w:noProof/>
            <w:rPrChange w:id="659" w:author="gsadi" w:date="2013-11-25T23:03:00Z">
              <w:rPr>
                <w:rStyle w:val="Hyperlink"/>
                <w:noProof/>
              </w:rPr>
            </w:rPrChange>
          </w:rPr>
          <w:fldChar w:fldCharType="begin"/>
        </w:r>
        <w:r w:rsidRPr="002B0E74">
          <w:rPr>
            <w:rStyle w:val="Hyperlink"/>
            <w:i/>
            <w:noProof/>
            <w:rPrChange w:id="660" w:author="gsadi" w:date="2013-11-25T23:03:00Z">
              <w:rPr>
                <w:rStyle w:val="Hyperlink"/>
                <w:noProof/>
              </w:rPr>
            </w:rPrChange>
          </w:rPr>
          <w:instrText xml:space="preserve"> </w:instrText>
        </w:r>
        <w:r w:rsidRPr="002B0E74">
          <w:rPr>
            <w:i/>
            <w:noProof/>
            <w:rPrChange w:id="661" w:author="gsadi" w:date="2013-11-25T23:03:00Z">
              <w:rPr>
                <w:noProof/>
                <w:color w:val="0000FF"/>
                <w:u w:val="single"/>
              </w:rPr>
            </w:rPrChange>
          </w:rPr>
          <w:instrText>HYPERLINK \l "_Toc373183989"</w:instrText>
        </w:r>
        <w:r w:rsidRPr="002B0E74">
          <w:rPr>
            <w:rStyle w:val="Hyperlink"/>
            <w:i/>
            <w:noProof/>
            <w:rPrChange w:id="662" w:author="gsadi" w:date="2013-11-25T23:03:00Z">
              <w:rPr>
                <w:rStyle w:val="Hyperlink"/>
                <w:noProof/>
              </w:rPr>
            </w:rPrChange>
          </w:rPr>
          <w:instrText xml:space="preserve"> </w:instrText>
        </w:r>
        <w:r w:rsidRPr="002B0E74">
          <w:rPr>
            <w:rStyle w:val="Hyperlink"/>
            <w:i/>
            <w:noProof/>
            <w:rPrChange w:id="663" w:author="gsadi" w:date="2013-11-25T23:03:00Z">
              <w:rPr>
                <w:rStyle w:val="Hyperlink"/>
                <w:noProof/>
              </w:rPr>
            </w:rPrChange>
          </w:rPr>
          <w:fldChar w:fldCharType="separate"/>
        </w:r>
        <w:r w:rsidRPr="002B0E74">
          <w:rPr>
            <w:rStyle w:val="Hyperlink"/>
            <w:i/>
            <w:noProof/>
            <w:rPrChange w:id="664" w:author="gsadi" w:date="2013-11-25T23:03:00Z">
              <w:rPr>
                <w:rStyle w:val="Hyperlink"/>
                <w:noProof/>
              </w:rPr>
            </w:rPrChange>
          </w:rPr>
          <w:t>2.3.2.5</w:t>
        </w:r>
        <w:r w:rsidRPr="002B0E74">
          <w:rPr>
            <w:rFonts w:eastAsiaTheme="minorEastAsia"/>
            <w:i/>
            <w:noProof/>
            <w:rPrChange w:id="665"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666" w:author="gsadi" w:date="2013-11-25T23:03:00Z">
              <w:rPr>
                <w:rStyle w:val="Hyperlink"/>
                <w:noProof/>
              </w:rPr>
            </w:rPrChange>
          </w:rPr>
          <w:t>Demand Spreading</w:t>
        </w:r>
        <w:r w:rsidRPr="002B0E74">
          <w:rPr>
            <w:i/>
            <w:noProof/>
            <w:webHidden/>
            <w:rPrChange w:id="667" w:author="gsadi" w:date="2013-11-25T23:03:00Z">
              <w:rPr>
                <w:noProof/>
                <w:webHidden/>
                <w:color w:val="0000FF"/>
                <w:u w:val="single"/>
              </w:rPr>
            </w:rPrChange>
          </w:rPr>
          <w:tab/>
        </w:r>
        <w:r w:rsidRPr="002B0E74">
          <w:rPr>
            <w:i/>
            <w:noProof/>
            <w:webHidden/>
            <w:rPrChange w:id="668" w:author="gsadi" w:date="2013-11-25T23:03:00Z">
              <w:rPr>
                <w:noProof/>
                <w:webHidden/>
                <w:color w:val="0000FF"/>
                <w:u w:val="single"/>
              </w:rPr>
            </w:rPrChange>
          </w:rPr>
          <w:fldChar w:fldCharType="begin"/>
        </w:r>
        <w:r w:rsidRPr="002B0E74">
          <w:rPr>
            <w:i/>
            <w:noProof/>
            <w:webHidden/>
            <w:rPrChange w:id="669" w:author="gsadi" w:date="2013-11-25T23:03:00Z">
              <w:rPr>
                <w:noProof/>
                <w:webHidden/>
                <w:color w:val="0000FF"/>
                <w:u w:val="single"/>
              </w:rPr>
            </w:rPrChange>
          </w:rPr>
          <w:instrText xml:space="preserve"> PAGEREF _Toc373183989 \h </w:instrText>
        </w:r>
      </w:ins>
      <w:r w:rsidRPr="002B0E74">
        <w:rPr>
          <w:i/>
          <w:noProof/>
          <w:webHidden/>
          <w:rPrChange w:id="670" w:author="gsadi" w:date="2013-11-25T23:03:00Z">
            <w:rPr>
              <w:i/>
              <w:noProof/>
              <w:webHidden/>
            </w:rPr>
          </w:rPrChange>
        </w:rPr>
      </w:r>
      <w:r w:rsidRPr="002B0E74">
        <w:rPr>
          <w:i/>
          <w:noProof/>
          <w:webHidden/>
          <w:rPrChange w:id="671" w:author="gsadi" w:date="2013-11-25T23:03:00Z">
            <w:rPr>
              <w:noProof/>
              <w:webHidden/>
              <w:color w:val="0000FF"/>
              <w:u w:val="single"/>
            </w:rPr>
          </w:rPrChange>
        </w:rPr>
        <w:fldChar w:fldCharType="separate"/>
      </w:r>
      <w:ins w:id="672" w:author="gsadi" w:date="2013-11-25T23:04:00Z">
        <w:r w:rsidR="008D4335">
          <w:rPr>
            <w:i/>
            <w:noProof/>
            <w:webHidden/>
          </w:rPr>
          <w:t>53</w:t>
        </w:r>
      </w:ins>
      <w:ins w:id="673" w:author="gsadi" w:date="2013-11-25T23:03:00Z">
        <w:r w:rsidRPr="002B0E74">
          <w:rPr>
            <w:i/>
            <w:noProof/>
            <w:webHidden/>
            <w:rPrChange w:id="674" w:author="gsadi" w:date="2013-11-25T23:03:00Z">
              <w:rPr>
                <w:noProof/>
                <w:webHidden/>
                <w:color w:val="0000FF"/>
                <w:u w:val="single"/>
              </w:rPr>
            </w:rPrChange>
          </w:rPr>
          <w:fldChar w:fldCharType="end"/>
        </w:r>
        <w:r w:rsidRPr="002B0E74">
          <w:rPr>
            <w:rStyle w:val="Hyperlink"/>
            <w:i/>
            <w:noProof/>
            <w:rPrChange w:id="675"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676" w:author="gsadi" w:date="2013-11-25T23:03:00Z"/>
          <w:rFonts w:eastAsiaTheme="minorEastAsia"/>
          <w:i/>
          <w:noProof/>
          <w:rPrChange w:id="677" w:author="gsadi" w:date="2013-11-25T23:03:00Z">
            <w:rPr>
              <w:ins w:id="678" w:author="gsadi" w:date="2013-11-25T23:03:00Z"/>
              <w:rFonts w:asciiTheme="minorHAnsi" w:eastAsiaTheme="minorEastAsia" w:hAnsiTheme="minorHAnsi" w:cstheme="minorBidi"/>
              <w:noProof/>
              <w:sz w:val="22"/>
              <w:szCs w:val="22"/>
            </w:rPr>
          </w:rPrChange>
        </w:rPr>
      </w:pPr>
      <w:ins w:id="679" w:author="gsadi" w:date="2013-11-25T23:03:00Z">
        <w:r w:rsidRPr="002B0E74">
          <w:rPr>
            <w:rStyle w:val="Hyperlink"/>
            <w:i/>
            <w:noProof/>
            <w:rPrChange w:id="680" w:author="gsadi" w:date="2013-11-25T23:03:00Z">
              <w:rPr>
                <w:rStyle w:val="Hyperlink"/>
                <w:noProof/>
              </w:rPr>
            </w:rPrChange>
          </w:rPr>
          <w:fldChar w:fldCharType="begin"/>
        </w:r>
        <w:r w:rsidRPr="002B0E74">
          <w:rPr>
            <w:rStyle w:val="Hyperlink"/>
            <w:i/>
            <w:noProof/>
            <w:rPrChange w:id="681" w:author="gsadi" w:date="2013-11-25T23:03:00Z">
              <w:rPr>
                <w:rStyle w:val="Hyperlink"/>
                <w:noProof/>
              </w:rPr>
            </w:rPrChange>
          </w:rPr>
          <w:instrText xml:space="preserve"> </w:instrText>
        </w:r>
        <w:r w:rsidRPr="002B0E74">
          <w:rPr>
            <w:i/>
            <w:noProof/>
            <w:rPrChange w:id="682" w:author="gsadi" w:date="2013-11-25T23:03:00Z">
              <w:rPr>
                <w:noProof/>
                <w:color w:val="0000FF"/>
                <w:u w:val="single"/>
              </w:rPr>
            </w:rPrChange>
          </w:rPr>
          <w:instrText>HYPERLINK \l "_Toc373183990"</w:instrText>
        </w:r>
        <w:r w:rsidRPr="002B0E74">
          <w:rPr>
            <w:rStyle w:val="Hyperlink"/>
            <w:i/>
            <w:noProof/>
            <w:rPrChange w:id="683" w:author="gsadi" w:date="2013-11-25T23:03:00Z">
              <w:rPr>
                <w:rStyle w:val="Hyperlink"/>
                <w:noProof/>
              </w:rPr>
            </w:rPrChange>
          </w:rPr>
          <w:instrText xml:space="preserve"> </w:instrText>
        </w:r>
        <w:r w:rsidRPr="002B0E74">
          <w:rPr>
            <w:rStyle w:val="Hyperlink"/>
            <w:i/>
            <w:noProof/>
            <w:rPrChange w:id="684" w:author="gsadi" w:date="2013-11-25T23:03:00Z">
              <w:rPr>
                <w:rStyle w:val="Hyperlink"/>
                <w:noProof/>
              </w:rPr>
            </w:rPrChange>
          </w:rPr>
          <w:fldChar w:fldCharType="separate"/>
        </w:r>
        <w:r w:rsidRPr="002B0E74">
          <w:rPr>
            <w:rStyle w:val="Hyperlink"/>
            <w:i/>
            <w:noProof/>
            <w:rPrChange w:id="685" w:author="gsadi" w:date="2013-11-25T23:03:00Z">
              <w:rPr>
                <w:rStyle w:val="Hyperlink"/>
                <w:noProof/>
              </w:rPr>
            </w:rPrChange>
          </w:rPr>
          <w:t>2.3.2.6</w:t>
        </w:r>
        <w:r w:rsidRPr="002B0E74">
          <w:rPr>
            <w:rFonts w:eastAsiaTheme="minorEastAsia"/>
            <w:i/>
            <w:noProof/>
            <w:rPrChange w:id="686"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687" w:author="gsadi" w:date="2013-11-25T23:03:00Z">
              <w:rPr>
                <w:rStyle w:val="Hyperlink"/>
                <w:noProof/>
              </w:rPr>
            </w:rPrChange>
          </w:rPr>
          <w:t>Planned Orders</w:t>
        </w:r>
        <w:r w:rsidRPr="002B0E74">
          <w:rPr>
            <w:i/>
            <w:noProof/>
            <w:webHidden/>
            <w:rPrChange w:id="688" w:author="gsadi" w:date="2013-11-25T23:03:00Z">
              <w:rPr>
                <w:noProof/>
                <w:webHidden/>
                <w:color w:val="0000FF"/>
                <w:u w:val="single"/>
              </w:rPr>
            </w:rPrChange>
          </w:rPr>
          <w:tab/>
        </w:r>
        <w:r w:rsidRPr="002B0E74">
          <w:rPr>
            <w:i/>
            <w:noProof/>
            <w:webHidden/>
            <w:rPrChange w:id="689" w:author="gsadi" w:date="2013-11-25T23:03:00Z">
              <w:rPr>
                <w:noProof/>
                <w:webHidden/>
                <w:color w:val="0000FF"/>
                <w:u w:val="single"/>
              </w:rPr>
            </w:rPrChange>
          </w:rPr>
          <w:fldChar w:fldCharType="begin"/>
        </w:r>
        <w:r w:rsidRPr="002B0E74">
          <w:rPr>
            <w:i/>
            <w:noProof/>
            <w:webHidden/>
            <w:rPrChange w:id="690" w:author="gsadi" w:date="2013-11-25T23:03:00Z">
              <w:rPr>
                <w:noProof/>
                <w:webHidden/>
                <w:color w:val="0000FF"/>
                <w:u w:val="single"/>
              </w:rPr>
            </w:rPrChange>
          </w:rPr>
          <w:instrText xml:space="preserve"> PAGEREF _Toc373183990 \h </w:instrText>
        </w:r>
      </w:ins>
      <w:r w:rsidRPr="002B0E74">
        <w:rPr>
          <w:i/>
          <w:noProof/>
          <w:webHidden/>
          <w:rPrChange w:id="691" w:author="gsadi" w:date="2013-11-25T23:03:00Z">
            <w:rPr>
              <w:i/>
              <w:noProof/>
              <w:webHidden/>
            </w:rPr>
          </w:rPrChange>
        </w:rPr>
      </w:r>
      <w:r w:rsidRPr="002B0E74">
        <w:rPr>
          <w:i/>
          <w:noProof/>
          <w:webHidden/>
          <w:rPrChange w:id="692" w:author="gsadi" w:date="2013-11-25T23:03:00Z">
            <w:rPr>
              <w:noProof/>
              <w:webHidden/>
              <w:color w:val="0000FF"/>
              <w:u w:val="single"/>
            </w:rPr>
          </w:rPrChange>
        </w:rPr>
        <w:fldChar w:fldCharType="separate"/>
      </w:r>
      <w:ins w:id="693" w:author="gsadi" w:date="2013-11-25T23:04:00Z">
        <w:r w:rsidR="008D4335">
          <w:rPr>
            <w:i/>
            <w:noProof/>
            <w:webHidden/>
          </w:rPr>
          <w:t>54</w:t>
        </w:r>
      </w:ins>
      <w:ins w:id="694" w:author="gsadi" w:date="2013-11-25T23:03:00Z">
        <w:r w:rsidRPr="002B0E74">
          <w:rPr>
            <w:i/>
            <w:noProof/>
            <w:webHidden/>
            <w:rPrChange w:id="695" w:author="gsadi" w:date="2013-11-25T23:03:00Z">
              <w:rPr>
                <w:noProof/>
                <w:webHidden/>
                <w:color w:val="0000FF"/>
                <w:u w:val="single"/>
              </w:rPr>
            </w:rPrChange>
          </w:rPr>
          <w:fldChar w:fldCharType="end"/>
        </w:r>
        <w:r w:rsidRPr="002B0E74">
          <w:rPr>
            <w:rStyle w:val="Hyperlink"/>
            <w:i/>
            <w:noProof/>
            <w:rPrChange w:id="696" w:author="gsadi" w:date="2013-11-25T23:03:00Z">
              <w:rPr>
                <w:rStyle w:val="Hyperlink"/>
                <w:noProof/>
              </w:rPr>
            </w:rPrChange>
          </w:rPr>
          <w:fldChar w:fldCharType="end"/>
        </w:r>
      </w:ins>
    </w:p>
    <w:p w:rsidR="003A4EF3" w:rsidRPr="003A4EF3" w:rsidRDefault="002B0E74">
      <w:pPr>
        <w:pStyle w:val="TOC4"/>
        <w:tabs>
          <w:tab w:val="left" w:pos="1760"/>
          <w:tab w:val="right" w:leader="dot" w:pos="8990"/>
        </w:tabs>
        <w:rPr>
          <w:ins w:id="697" w:author="gsadi" w:date="2013-11-25T23:03:00Z"/>
          <w:rFonts w:eastAsiaTheme="minorEastAsia"/>
          <w:i/>
          <w:noProof/>
          <w:rPrChange w:id="698" w:author="gsadi" w:date="2013-11-25T23:03:00Z">
            <w:rPr>
              <w:ins w:id="699" w:author="gsadi" w:date="2013-11-25T23:03:00Z"/>
              <w:rFonts w:asciiTheme="minorHAnsi" w:eastAsiaTheme="minorEastAsia" w:hAnsiTheme="minorHAnsi" w:cstheme="minorBidi"/>
              <w:noProof/>
              <w:sz w:val="22"/>
              <w:szCs w:val="22"/>
            </w:rPr>
          </w:rPrChange>
        </w:rPr>
      </w:pPr>
      <w:ins w:id="700" w:author="gsadi" w:date="2013-11-25T23:03:00Z">
        <w:r w:rsidRPr="002B0E74">
          <w:rPr>
            <w:rStyle w:val="Hyperlink"/>
            <w:i/>
            <w:noProof/>
            <w:rPrChange w:id="701" w:author="gsadi" w:date="2013-11-25T23:03:00Z">
              <w:rPr>
                <w:rStyle w:val="Hyperlink"/>
                <w:noProof/>
              </w:rPr>
            </w:rPrChange>
          </w:rPr>
          <w:fldChar w:fldCharType="begin"/>
        </w:r>
        <w:r w:rsidRPr="002B0E74">
          <w:rPr>
            <w:rStyle w:val="Hyperlink"/>
            <w:i/>
            <w:noProof/>
            <w:rPrChange w:id="702" w:author="gsadi" w:date="2013-11-25T23:03:00Z">
              <w:rPr>
                <w:rStyle w:val="Hyperlink"/>
                <w:noProof/>
              </w:rPr>
            </w:rPrChange>
          </w:rPr>
          <w:instrText xml:space="preserve"> </w:instrText>
        </w:r>
        <w:r w:rsidRPr="002B0E74">
          <w:rPr>
            <w:i/>
            <w:noProof/>
            <w:rPrChange w:id="703" w:author="gsadi" w:date="2013-11-25T23:03:00Z">
              <w:rPr>
                <w:noProof/>
                <w:color w:val="0000FF"/>
                <w:u w:val="single"/>
              </w:rPr>
            </w:rPrChange>
          </w:rPr>
          <w:instrText>HYPERLINK \l "_Toc373183992"</w:instrText>
        </w:r>
        <w:r w:rsidRPr="002B0E74">
          <w:rPr>
            <w:rStyle w:val="Hyperlink"/>
            <w:i/>
            <w:noProof/>
            <w:rPrChange w:id="704" w:author="gsadi" w:date="2013-11-25T23:03:00Z">
              <w:rPr>
                <w:rStyle w:val="Hyperlink"/>
                <w:noProof/>
              </w:rPr>
            </w:rPrChange>
          </w:rPr>
          <w:instrText xml:space="preserve"> </w:instrText>
        </w:r>
        <w:r w:rsidRPr="002B0E74">
          <w:rPr>
            <w:rStyle w:val="Hyperlink"/>
            <w:i/>
            <w:noProof/>
            <w:rPrChange w:id="705" w:author="gsadi" w:date="2013-11-25T23:03:00Z">
              <w:rPr>
                <w:rStyle w:val="Hyperlink"/>
                <w:noProof/>
              </w:rPr>
            </w:rPrChange>
          </w:rPr>
          <w:fldChar w:fldCharType="separate"/>
        </w:r>
        <w:r w:rsidRPr="002B0E74">
          <w:rPr>
            <w:rStyle w:val="Hyperlink"/>
            <w:i/>
            <w:noProof/>
            <w:rPrChange w:id="706" w:author="gsadi" w:date="2013-11-25T23:03:00Z">
              <w:rPr>
                <w:rStyle w:val="Hyperlink"/>
                <w:noProof/>
              </w:rPr>
            </w:rPrChange>
          </w:rPr>
          <w:t>2.3.2.7</w:t>
        </w:r>
        <w:r w:rsidRPr="002B0E74">
          <w:rPr>
            <w:rFonts w:eastAsiaTheme="minorEastAsia"/>
            <w:i/>
            <w:noProof/>
            <w:rPrChange w:id="707"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708" w:author="gsadi" w:date="2013-11-25T23:03:00Z">
              <w:rPr>
                <w:rStyle w:val="Hyperlink"/>
                <w:noProof/>
              </w:rPr>
            </w:rPrChange>
          </w:rPr>
          <w:t>Technical Details</w:t>
        </w:r>
        <w:r w:rsidRPr="002B0E74">
          <w:rPr>
            <w:i/>
            <w:noProof/>
            <w:webHidden/>
            <w:rPrChange w:id="709" w:author="gsadi" w:date="2013-11-25T23:03:00Z">
              <w:rPr>
                <w:noProof/>
                <w:webHidden/>
                <w:color w:val="0000FF"/>
                <w:u w:val="single"/>
              </w:rPr>
            </w:rPrChange>
          </w:rPr>
          <w:tab/>
        </w:r>
        <w:r w:rsidRPr="002B0E74">
          <w:rPr>
            <w:i/>
            <w:noProof/>
            <w:webHidden/>
            <w:rPrChange w:id="710" w:author="gsadi" w:date="2013-11-25T23:03:00Z">
              <w:rPr>
                <w:noProof/>
                <w:webHidden/>
                <w:color w:val="0000FF"/>
                <w:u w:val="single"/>
              </w:rPr>
            </w:rPrChange>
          </w:rPr>
          <w:fldChar w:fldCharType="begin"/>
        </w:r>
        <w:r w:rsidRPr="002B0E74">
          <w:rPr>
            <w:i/>
            <w:noProof/>
            <w:webHidden/>
            <w:rPrChange w:id="711" w:author="gsadi" w:date="2013-11-25T23:03:00Z">
              <w:rPr>
                <w:noProof/>
                <w:webHidden/>
                <w:color w:val="0000FF"/>
                <w:u w:val="single"/>
              </w:rPr>
            </w:rPrChange>
          </w:rPr>
          <w:instrText xml:space="preserve"> PAGEREF _Toc373183992 \h </w:instrText>
        </w:r>
      </w:ins>
      <w:r w:rsidRPr="002B0E74">
        <w:rPr>
          <w:i/>
          <w:noProof/>
          <w:webHidden/>
          <w:rPrChange w:id="712" w:author="gsadi" w:date="2013-11-25T23:03:00Z">
            <w:rPr>
              <w:i/>
              <w:noProof/>
              <w:webHidden/>
            </w:rPr>
          </w:rPrChange>
        </w:rPr>
      </w:r>
      <w:r w:rsidRPr="002B0E74">
        <w:rPr>
          <w:i/>
          <w:noProof/>
          <w:webHidden/>
          <w:rPrChange w:id="713" w:author="gsadi" w:date="2013-11-25T23:03:00Z">
            <w:rPr>
              <w:noProof/>
              <w:webHidden/>
              <w:color w:val="0000FF"/>
              <w:u w:val="single"/>
            </w:rPr>
          </w:rPrChange>
        </w:rPr>
        <w:fldChar w:fldCharType="separate"/>
      </w:r>
      <w:ins w:id="714" w:author="gsadi" w:date="2013-11-25T23:04:00Z">
        <w:r w:rsidR="008D4335">
          <w:rPr>
            <w:i/>
            <w:noProof/>
            <w:webHidden/>
          </w:rPr>
          <w:t>56</w:t>
        </w:r>
      </w:ins>
      <w:ins w:id="715" w:author="gsadi" w:date="2013-11-25T23:03:00Z">
        <w:r w:rsidRPr="002B0E74">
          <w:rPr>
            <w:i/>
            <w:noProof/>
            <w:webHidden/>
            <w:rPrChange w:id="716" w:author="gsadi" w:date="2013-11-25T23:03:00Z">
              <w:rPr>
                <w:noProof/>
                <w:webHidden/>
                <w:color w:val="0000FF"/>
                <w:u w:val="single"/>
              </w:rPr>
            </w:rPrChange>
          </w:rPr>
          <w:fldChar w:fldCharType="end"/>
        </w:r>
        <w:r w:rsidRPr="002B0E74">
          <w:rPr>
            <w:rStyle w:val="Hyperlink"/>
            <w:i/>
            <w:noProof/>
            <w:rPrChange w:id="717" w:author="gsadi" w:date="2013-11-25T23:03:00Z">
              <w:rPr>
                <w:rStyle w:val="Hyperlink"/>
                <w:noProof/>
              </w:rPr>
            </w:rPrChange>
          </w:rPr>
          <w:fldChar w:fldCharType="end"/>
        </w:r>
      </w:ins>
    </w:p>
    <w:p w:rsidR="003A4EF3" w:rsidRPr="003A4EF3" w:rsidRDefault="002B0E74">
      <w:pPr>
        <w:pStyle w:val="TOC5"/>
        <w:tabs>
          <w:tab w:val="left" w:pos="2020"/>
          <w:tab w:val="right" w:leader="dot" w:pos="8990"/>
        </w:tabs>
        <w:rPr>
          <w:ins w:id="718" w:author="gsadi" w:date="2013-11-25T23:03:00Z"/>
          <w:rFonts w:eastAsiaTheme="minorEastAsia"/>
          <w:i/>
          <w:noProof/>
          <w:rPrChange w:id="719" w:author="gsadi" w:date="2013-11-25T23:03:00Z">
            <w:rPr>
              <w:ins w:id="720" w:author="gsadi" w:date="2013-11-25T23:03:00Z"/>
              <w:rFonts w:asciiTheme="minorHAnsi" w:eastAsiaTheme="minorEastAsia" w:hAnsiTheme="minorHAnsi" w:cstheme="minorBidi"/>
              <w:noProof/>
              <w:sz w:val="22"/>
              <w:szCs w:val="22"/>
            </w:rPr>
          </w:rPrChange>
        </w:rPr>
      </w:pPr>
      <w:ins w:id="721" w:author="gsadi" w:date="2013-11-25T23:03:00Z">
        <w:r w:rsidRPr="002B0E74">
          <w:rPr>
            <w:rStyle w:val="Hyperlink"/>
            <w:i/>
            <w:noProof/>
            <w:rPrChange w:id="722" w:author="gsadi" w:date="2013-11-25T23:03:00Z">
              <w:rPr>
                <w:rStyle w:val="Hyperlink"/>
                <w:noProof/>
              </w:rPr>
            </w:rPrChange>
          </w:rPr>
          <w:fldChar w:fldCharType="begin"/>
        </w:r>
        <w:r w:rsidRPr="002B0E74">
          <w:rPr>
            <w:rStyle w:val="Hyperlink"/>
            <w:i/>
            <w:noProof/>
            <w:rPrChange w:id="723" w:author="gsadi" w:date="2013-11-25T23:03:00Z">
              <w:rPr>
                <w:rStyle w:val="Hyperlink"/>
                <w:noProof/>
              </w:rPr>
            </w:rPrChange>
          </w:rPr>
          <w:instrText xml:space="preserve"> </w:instrText>
        </w:r>
        <w:r w:rsidRPr="002B0E74">
          <w:rPr>
            <w:i/>
            <w:noProof/>
            <w:rPrChange w:id="724" w:author="gsadi" w:date="2013-11-25T23:03:00Z">
              <w:rPr>
                <w:noProof/>
                <w:color w:val="0000FF"/>
                <w:u w:val="single"/>
              </w:rPr>
            </w:rPrChange>
          </w:rPr>
          <w:instrText>HYPERLINK \l "_Toc373183993"</w:instrText>
        </w:r>
        <w:r w:rsidRPr="002B0E74">
          <w:rPr>
            <w:rStyle w:val="Hyperlink"/>
            <w:i/>
            <w:noProof/>
            <w:rPrChange w:id="725" w:author="gsadi" w:date="2013-11-25T23:03:00Z">
              <w:rPr>
                <w:rStyle w:val="Hyperlink"/>
                <w:noProof/>
              </w:rPr>
            </w:rPrChange>
          </w:rPr>
          <w:instrText xml:space="preserve"> </w:instrText>
        </w:r>
        <w:r w:rsidRPr="002B0E74">
          <w:rPr>
            <w:rStyle w:val="Hyperlink"/>
            <w:i/>
            <w:noProof/>
            <w:rPrChange w:id="726" w:author="gsadi" w:date="2013-11-25T23:03:00Z">
              <w:rPr>
                <w:rStyle w:val="Hyperlink"/>
                <w:noProof/>
              </w:rPr>
            </w:rPrChange>
          </w:rPr>
          <w:fldChar w:fldCharType="separate"/>
        </w:r>
        <w:r w:rsidRPr="002B0E74">
          <w:rPr>
            <w:rStyle w:val="Hyperlink"/>
            <w:i/>
            <w:noProof/>
            <w:rPrChange w:id="727" w:author="gsadi" w:date="2013-11-25T23:03:00Z">
              <w:rPr>
                <w:rStyle w:val="Hyperlink"/>
                <w:noProof/>
              </w:rPr>
            </w:rPrChange>
          </w:rPr>
          <w:t>2.3.2.7.1</w:t>
        </w:r>
        <w:r w:rsidRPr="002B0E74">
          <w:rPr>
            <w:rFonts w:eastAsiaTheme="minorEastAsia"/>
            <w:i/>
            <w:noProof/>
            <w:rPrChange w:id="728"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729" w:author="gsadi" w:date="2013-11-25T23:03:00Z">
              <w:rPr>
                <w:rStyle w:val="Hyperlink"/>
                <w:rFonts w:ascii="Arial" w:hAnsi="Arial" w:cs="Arial"/>
                <w:noProof/>
              </w:rPr>
            </w:rPrChange>
          </w:rPr>
          <w:t>Application Modules / Framework Components</w:t>
        </w:r>
        <w:r w:rsidRPr="002B0E74">
          <w:rPr>
            <w:i/>
            <w:noProof/>
            <w:webHidden/>
            <w:rPrChange w:id="730" w:author="gsadi" w:date="2013-11-25T23:03:00Z">
              <w:rPr>
                <w:noProof/>
                <w:webHidden/>
                <w:color w:val="0000FF"/>
                <w:u w:val="single"/>
              </w:rPr>
            </w:rPrChange>
          </w:rPr>
          <w:tab/>
        </w:r>
        <w:r w:rsidRPr="002B0E74">
          <w:rPr>
            <w:i/>
            <w:noProof/>
            <w:webHidden/>
            <w:rPrChange w:id="731" w:author="gsadi" w:date="2013-11-25T23:03:00Z">
              <w:rPr>
                <w:noProof/>
                <w:webHidden/>
                <w:color w:val="0000FF"/>
                <w:u w:val="single"/>
              </w:rPr>
            </w:rPrChange>
          </w:rPr>
          <w:fldChar w:fldCharType="begin"/>
        </w:r>
        <w:r w:rsidRPr="002B0E74">
          <w:rPr>
            <w:i/>
            <w:noProof/>
            <w:webHidden/>
            <w:rPrChange w:id="732" w:author="gsadi" w:date="2013-11-25T23:03:00Z">
              <w:rPr>
                <w:noProof/>
                <w:webHidden/>
                <w:color w:val="0000FF"/>
                <w:u w:val="single"/>
              </w:rPr>
            </w:rPrChange>
          </w:rPr>
          <w:instrText xml:space="preserve"> PAGEREF _Toc373183993 \h </w:instrText>
        </w:r>
      </w:ins>
      <w:r w:rsidRPr="002B0E74">
        <w:rPr>
          <w:i/>
          <w:noProof/>
          <w:webHidden/>
          <w:rPrChange w:id="733" w:author="gsadi" w:date="2013-11-25T23:03:00Z">
            <w:rPr>
              <w:i/>
              <w:noProof/>
              <w:webHidden/>
            </w:rPr>
          </w:rPrChange>
        </w:rPr>
      </w:r>
      <w:r w:rsidRPr="002B0E74">
        <w:rPr>
          <w:i/>
          <w:noProof/>
          <w:webHidden/>
          <w:rPrChange w:id="734" w:author="gsadi" w:date="2013-11-25T23:03:00Z">
            <w:rPr>
              <w:noProof/>
              <w:webHidden/>
              <w:color w:val="0000FF"/>
              <w:u w:val="single"/>
            </w:rPr>
          </w:rPrChange>
        </w:rPr>
        <w:fldChar w:fldCharType="separate"/>
      </w:r>
      <w:ins w:id="735" w:author="gsadi" w:date="2013-11-25T23:04:00Z">
        <w:r w:rsidR="008D4335">
          <w:rPr>
            <w:i/>
            <w:noProof/>
            <w:webHidden/>
          </w:rPr>
          <w:t>56</w:t>
        </w:r>
      </w:ins>
      <w:ins w:id="736" w:author="gsadi" w:date="2013-11-25T23:03:00Z">
        <w:r w:rsidRPr="002B0E74">
          <w:rPr>
            <w:i/>
            <w:noProof/>
            <w:webHidden/>
            <w:rPrChange w:id="737" w:author="gsadi" w:date="2013-11-25T23:03:00Z">
              <w:rPr>
                <w:noProof/>
                <w:webHidden/>
                <w:color w:val="0000FF"/>
                <w:u w:val="single"/>
              </w:rPr>
            </w:rPrChange>
          </w:rPr>
          <w:fldChar w:fldCharType="end"/>
        </w:r>
        <w:r w:rsidRPr="002B0E74">
          <w:rPr>
            <w:rStyle w:val="Hyperlink"/>
            <w:i/>
            <w:noProof/>
            <w:rPrChange w:id="738" w:author="gsadi" w:date="2013-11-25T23:03:00Z">
              <w:rPr>
                <w:rStyle w:val="Hyperlink"/>
                <w:noProof/>
              </w:rPr>
            </w:rPrChange>
          </w:rPr>
          <w:fldChar w:fldCharType="end"/>
        </w:r>
      </w:ins>
    </w:p>
    <w:p w:rsidR="003A4EF3" w:rsidRPr="003A4EF3" w:rsidRDefault="002B0E74">
      <w:pPr>
        <w:pStyle w:val="TOC5"/>
        <w:tabs>
          <w:tab w:val="left" w:pos="2114"/>
          <w:tab w:val="right" w:leader="dot" w:pos="8990"/>
        </w:tabs>
        <w:rPr>
          <w:ins w:id="739" w:author="gsadi" w:date="2013-11-25T23:03:00Z"/>
          <w:rFonts w:eastAsiaTheme="minorEastAsia"/>
          <w:i/>
          <w:noProof/>
          <w:rPrChange w:id="740" w:author="gsadi" w:date="2013-11-25T23:03:00Z">
            <w:rPr>
              <w:ins w:id="741" w:author="gsadi" w:date="2013-11-25T23:03:00Z"/>
              <w:rFonts w:asciiTheme="minorHAnsi" w:eastAsiaTheme="minorEastAsia" w:hAnsiTheme="minorHAnsi" w:cstheme="minorBidi"/>
              <w:noProof/>
              <w:sz w:val="22"/>
              <w:szCs w:val="22"/>
            </w:rPr>
          </w:rPrChange>
        </w:rPr>
      </w:pPr>
      <w:ins w:id="742" w:author="gsadi" w:date="2013-11-25T23:03:00Z">
        <w:r w:rsidRPr="002B0E74">
          <w:rPr>
            <w:rStyle w:val="Hyperlink"/>
            <w:i/>
            <w:noProof/>
            <w:rPrChange w:id="743" w:author="gsadi" w:date="2013-11-25T23:03:00Z">
              <w:rPr>
                <w:rStyle w:val="Hyperlink"/>
                <w:noProof/>
              </w:rPr>
            </w:rPrChange>
          </w:rPr>
          <w:fldChar w:fldCharType="begin"/>
        </w:r>
        <w:r w:rsidRPr="002B0E74">
          <w:rPr>
            <w:rStyle w:val="Hyperlink"/>
            <w:i/>
            <w:noProof/>
            <w:rPrChange w:id="744" w:author="gsadi" w:date="2013-11-25T23:03:00Z">
              <w:rPr>
                <w:rStyle w:val="Hyperlink"/>
                <w:noProof/>
              </w:rPr>
            </w:rPrChange>
          </w:rPr>
          <w:instrText xml:space="preserve"> </w:instrText>
        </w:r>
        <w:r w:rsidRPr="002B0E74">
          <w:rPr>
            <w:i/>
            <w:noProof/>
            <w:rPrChange w:id="745" w:author="gsadi" w:date="2013-11-25T23:03:00Z">
              <w:rPr>
                <w:noProof/>
                <w:color w:val="0000FF"/>
                <w:u w:val="single"/>
              </w:rPr>
            </w:rPrChange>
          </w:rPr>
          <w:instrText>HYPERLINK \l "_Toc373183994"</w:instrText>
        </w:r>
        <w:r w:rsidRPr="002B0E74">
          <w:rPr>
            <w:rStyle w:val="Hyperlink"/>
            <w:i/>
            <w:noProof/>
            <w:rPrChange w:id="746" w:author="gsadi" w:date="2013-11-25T23:03:00Z">
              <w:rPr>
                <w:rStyle w:val="Hyperlink"/>
                <w:noProof/>
              </w:rPr>
            </w:rPrChange>
          </w:rPr>
          <w:instrText xml:space="preserve"> </w:instrText>
        </w:r>
        <w:r w:rsidRPr="002B0E74">
          <w:rPr>
            <w:rStyle w:val="Hyperlink"/>
            <w:i/>
            <w:noProof/>
            <w:rPrChange w:id="747" w:author="gsadi" w:date="2013-11-25T23:03:00Z">
              <w:rPr>
                <w:rStyle w:val="Hyperlink"/>
                <w:noProof/>
              </w:rPr>
            </w:rPrChange>
          </w:rPr>
          <w:fldChar w:fldCharType="separate"/>
        </w:r>
        <w:r w:rsidRPr="002B0E74">
          <w:rPr>
            <w:rStyle w:val="Hyperlink"/>
            <w:i/>
            <w:noProof/>
            <w:rPrChange w:id="748" w:author="gsadi" w:date="2013-11-25T23:03:00Z">
              <w:rPr>
                <w:rStyle w:val="Hyperlink"/>
                <w:rFonts w:ascii="Arial" w:hAnsi="Arial" w:cs="Arial"/>
                <w:noProof/>
              </w:rPr>
            </w:rPrChange>
          </w:rPr>
          <w:t>2.3.2.7.2</w:t>
        </w:r>
        <w:r w:rsidRPr="002B0E74">
          <w:rPr>
            <w:rFonts w:eastAsiaTheme="minorEastAsia"/>
            <w:i/>
            <w:noProof/>
            <w:rPrChange w:id="749"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750" w:author="gsadi" w:date="2013-11-25T23:03:00Z">
              <w:rPr>
                <w:rStyle w:val="Hyperlink"/>
                <w:rFonts w:ascii="Arial" w:hAnsi="Arial" w:cs="Arial"/>
                <w:noProof/>
              </w:rPr>
            </w:rPrChange>
          </w:rPr>
          <w:t>System and Technical Architecture</w:t>
        </w:r>
        <w:r w:rsidRPr="002B0E74">
          <w:rPr>
            <w:i/>
            <w:noProof/>
            <w:webHidden/>
            <w:rPrChange w:id="751" w:author="gsadi" w:date="2013-11-25T23:03:00Z">
              <w:rPr>
                <w:noProof/>
                <w:webHidden/>
                <w:color w:val="0000FF"/>
                <w:u w:val="single"/>
              </w:rPr>
            </w:rPrChange>
          </w:rPr>
          <w:tab/>
        </w:r>
        <w:r w:rsidRPr="002B0E74">
          <w:rPr>
            <w:i/>
            <w:noProof/>
            <w:webHidden/>
            <w:rPrChange w:id="752" w:author="gsadi" w:date="2013-11-25T23:03:00Z">
              <w:rPr>
                <w:noProof/>
                <w:webHidden/>
                <w:color w:val="0000FF"/>
                <w:u w:val="single"/>
              </w:rPr>
            </w:rPrChange>
          </w:rPr>
          <w:fldChar w:fldCharType="begin"/>
        </w:r>
        <w:r w:rsidRPr="002B0E74">
          <w:rPr>
            <w:i/>
            <w:noProof/>
            <w:webHidden/>
            <w:rPrChange w:id="753" w:author="gsadi" w:date="2013-11-25T23:03:00Z">
              <w:rPr>
                <w:noProof/>
                <w:webHidden/>
                <w:color w:val="0000FF"/>
                <w:u w:val="single"/>
              </w:rPr>
            </w:rPrChange>
          </w:rPr>
          <w:instrText xml:space="preserve"> PAGEREF _Toc373183994 \h </w:instrText>
        </w:r>
      </w:ins>
      <w:r w:rsidRPr="002B0E74">
        <w:rPr>
          <w:i/>
          <w:noProof/>
          <w:webHidden/>
          <w:rPrChange w:id="754" w:author="gsadi" w:date="2013-11-25T23:03:00Z">
            <w:rPr>
              <w:i/>
              <w:noProof/>
              <w:webHidden/>
            </w:rPr>
          </w:rPrChange>
        </w:rPr>
      </w:r>
      <w:r w:rsidRPr="002B0E74">
        <w:rPr>
          <w:i/>
          <w:noProof/>
          <w:webHidden/>
          <w:rPrChange w:id="755" w:author="gsadi" w:date="2013-11-25T23:03:00Z">
            <w:rPr>
              <w:noProof/>
              <w:webHidden/>
              <w:color w:val="0000FF"/>
              <w:u w:val="single"/>
            </w:rPr>
          </w:rPrChange>
        </w:rPr>
        <w:fldChar w:fldCharType="separate"/>
      </w:r>
      <w:ins w:id="756" w:author="gsadi" w:date="2013-11-25T23:04:00Z">
        <w:r w:rsidR="008D4335">
          <w:rPr>
            <w:i/>
            <w:noProof/>
            <w:webHidden/>
          </w:rPr>
          <w:t>56</w:t>
        </w:r>
      </w:ins>
      <w:ins w:id="757" w:author="gsadi" w:date="2013-11-25T23:03:00Z">
        <w:r w:rsidRPr="002B0E74">
          <w:rPr>
            <w:i/>
            <w:noProof/>
            <w:webHidden/>
            <w:rPrChange w:id="758" w:author="gsadi" w:date="2013-11-25T23:03:00Z">
              <w:rPr>
                <w:noProof/>
                <w:webHidden/>
                <w:color w:val="0000FF"/>
                <w:u w:val="single"/>
              </w:rPr>
            </w:rPrChange>
          </w:rPr>
          <w:fldChar w:fldCharType="end"/>
        </w:r>
        <w:r w:rsidRPr="002B0E74">
          <w:rPr>
            <w:rStyle w:val="Hyperlink"/>
            <w:i/>
            <w:noProof/>
            <w:rPrChange w:id="759" w:author="gsadi" w:date="2013-11-25T23:03:00Z">
              <w:rPr>
                <w:rStyle w:val="Hyperlink"/>
                <w:noProof/>
              </w:rPr>
            </w:rPrChange>
          </w:rPr>
          <w:fldChar w:fldCharType="end"/>
        </w:r>
      </w:ins>
    </w:p>
    <w:p w:rsidR="003A4EF3" w:rsidRPr="003A4EF3" w:rsidRDefault="002B0E74">
      <w:pPr>
        <w:pStyle w:val="TOC5"/>
        <w:tabs>
          <w:tab w:val="left" w:pos="2114"/>
          <w:tab w:val="right" w:leader="dot" w:pos="8990"/>
        </w:tabs>
        <w:rPr>
          <w:ins w:id="760" w:author="gsadi" w:date="2013-11-25T23:03:00Z"/>
          <w:rFonts w:eastAsiaTheme="minorEastAsia"/>
          <w:i/>
          <w:noProof/>
          <w:rPrChange w:id="761" w:author="gsadi" w:date="2013-11-25T23:03:00Z">
            <w:rPr>
              <w:ins w:id="762" w:author="gsadi" w:date="2013-11-25T23:03:00Z"/>
              <w:rFonts w:asciiTheme="minorHAnsi" w:eastAsiaTheme="minorEastAsia" w:hAnsiTheme="minorHAnsi" w:cstheme="minorBidi"/>
              <w:noProof/>
              <w:sz w:val="22"/>
              <w:szCs w:val="22"/>
            </w:rPr>
          </w:rPrChange>
        </w:rPr>
      </w:pPr>
      <w:ins w:id="763" w:author="gsadi" w:date="2013-11-25T23:03:00Z">
        <w:r w:rsidRPr="002B0E74">
          <w:rPr>
            <w:rStyle w:val="Hyperlink"/>
            <w:i/>
            <w:noProof/>
            <w:rPrChange w:id="764" w:author="gsadi" w:date="2013-11-25T23:03:00Z">
              <w:rPr>
                <w:rStyle w:val="Hyperlink"/>
                <w:noProof/>
              </w:rPr>
            </w:rPrChange>
          </w:rPr>
          <w:fldChar w:fldCharType="begin"/>
        </w:r>
        <w:r w:rsidRPr="002B0E74">
          <w:rPr>
            <w:rStyle w:val="Hyperlink"/>
            <w:i/>
            <w:noProof/>
            <w:rPrChange w:id="765" w:author="gsadi" w:date="2013-11-25T23:03:00Z">
              <w:rPr>
                <w:rStyle w:val="Hyperlink"/>
                <w:noProof/>
              </w:rPr>
            </w:rPrChange>
          </w:rPr>
          <w:instrText xml:space="preserve"> </w:instrText>
        </w:r>
        <w:r w:rsidRPr="002B0E74">
          <w:rPr>
            <w:i/>
            <w:noProof/>
            <w:rPrChange w:id="766" w:author="gsadi" w:date="2013-11-25T23:03:00Z">
              <w:rPr>
                <w:noProof/>
                <w:color w:val="0000FF"/>
                <w:u w:val="single"/>
              </w:rPr>
            </w:rPrChange>
          </w:rPr>
          <w:instrText>HYPERLINK \l "_Toc373183995"</w:instrText>
        </w:r>
        <w:r w:rsidRPr="002B0E74">
          <w:rPr>
            <w:rStyle w:val="Hyperlink"/>
            <w:i/>
            <w:noProof/>
            <w:rPrChange w:id="767" w:author="gsadi" w:date="2013-11-25T23:03:00Z">
              <w:rPr>
                <w:rStyle w:val="Hyperlink"/>
                <w:noProof/>
              </w:rPr>
            </w:rPrChange>
          </w:rPr>
          <w:instrText xml:space="preserve"> </w:instrText>
        </w:r>
        <w:r w:rsidRPr="002B0E74">
          <w:rPr>
            <w:rStyle w:val="Hyperlink"/>
            <w:i/>
            <w:noProof/>
            <w:rPrChange w:id="768" w:author="gsadi" w:date="2013-11-25T23:03:00Z">
              <w:rPr>
                <w:rStyle w:val="Hyperlink"/>
                <w:noProof/>
              </w:rPr>
            </w:rPrChange>
          </w:rPr>
          <w:fldChar w:fldCharType="separate"/>
        </w:r>
        <w:r w:rsidRPr="002B0E74">
          <w:rPr>
            <w:rStyle w:val="Hyperlink"/>
            <w:i/>
            <w:noProof/>
            <w:rPrChange w:id="769" w:author="gsadi" w:date="2013-11-25T23:03:00Z">
              <w:rPr>
                <w:rStyle w:val="Hyperlink"/>
                <w:rFonts w:ascii="Arial" w:hAnsi="Arial" w:cs="Arial"/>
                <w:noProof/>
              </w:rPr>
            </w:rPrChange>
          </w:rPr>
          <w:t>2.3.2.7.3</w:t>
        </w:r>
        <w:r w:rsidRPr="002B0E74">
          <w:rPr>
            <w:rFonts w:eastAsiaTheme="minorEastAsia"/>
            <w:i/>
            <w:noProof/>
            <w:rPrChange w:id="770"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771" w:author="gsadi" w:date="2013-11-25T23:03:00Z">
              <w:rPr>
                <w:rStyle w:val="Hyperlink"/>
                <w:rFonts w:ascii="Arial" w:hAnsi="Arial" w:cs="Arial"/>
                <w:noProof/>
              </w:rPr>
            </w:rPrChange>
          </w:rPr>
          <w:t>Important PSE tables</w:t>
        </w:r>
        <w:r w:rsidRPr="002B0E74">
          <w:rPr>
            <w:i/>
            <w:noProof/>
            <w:webHidden/>
            <w:rPrChange w:id="772" w:author="gsadi" w:date="2013-11-25T23:03:00Z">
              <w:rPr>
                <w:noProof/>
                <w:webHidden/>
                <w:color w:val="0000FF"/>
                <w:u w:val="single"/>
              </w:rPr>
            </w:rPrChange>
          </w:rPr>
          <w:tab/>
        </w:r>
        <w:r w:rsidRPr="002B0E74">
          <w:rPr>
            <w:i/>
            <w:noProof/>
            <w:webHidden/>
            <w:rPrChange w:id="773" w:author="gsadi" w:date="2013-11-25T23:03:00Z">
              <w:rPr>
                <w:noProof/>
                <w:webHidden/>
                <w:color w:val="0000FF"/>
                <w:u w:val="single"/>
              </w:rPr>
            </w:rPrChange>
          </w:rPr>
          <w:fldChar w:fldCharType="begin"/>
        </w:r>
        <w:r w:rsidRPr="002B0E74">
          <w:rPr>
            <w:i/>
            <w:noProof/>
            <w:webHidden/>
            <w:rPrChange w:id="774" w:author="gsadi" w:date="2013-11-25T23:03:00Z">
              <w:rPr>
                <w:noProof/>
                <w:webHidden/>
                <w:color w:val="0000FF"/>
                <w:u w:val="single"/>
              </w:rPr>
            </w:rPrChange>
          </w:rPr>
          <w:instrText xml:space="preserve"> PAGEREF _Toc373183995 \h </w:instrText>
        </w:r>
      </w:ins>
      <w:r w:rsidRPr="002B0E74">
        <w:rPr>
          <w:i/>
          <w:noProof/>
          <w:webHidden/>
          <w:rPrChange w:id="775" w:author="gsadi" w:date="2013-11-25T23:03:00Z">
            <w:rPr>
              <w:i/>
              <w:noProof/>
              <w:webHidden/>
            </w:rPr>
          </w:rPrChange>
        </w:rPr>
      </w:r>
      <w:r w:rsidRPr="002B0E74">
        <w:rPr>
          <w:i/>
          <w:noProof/>
          <w:webHidden/>
          <w:rPrChange w:id="776" w:author="gsadi" w:date="2013-11-25T23:03:00Z">
            <w:rPr>
              <w:noProof/>
              <w:webHidden/>
              <w:color w:val="0000FF"/>
              <w:u w:val="single"/>
            </w:rPr>
          </w:rPrChange>
        </w:rPr>
        <w:fldChar w:fldCharType="separate"/>
      </w:r>
      <w:ins w:id="777" w:author="gsadi" w:date="2013-11-25T23:04:00Z">
        <w:r w:rsidR="008D4335">
          <w:rPr>
            <w:i/>
            <w:noProof/>
            <w:webHidden/>
          </w:rPr>
          <w:t>58</w:t>
        </w:r>
      </w:ins>
      <w:ins w:id="778" w:author="gsadi" w:date="2013-11-25T23:03:00Z">
        <w:r w:rsidRPr="002B0E74">
          <w:rPr>
            <w:i/>
            <w:noProof/>
            <w:webHidden/>
            <w:rPrChange w:id="779" w:author="gsadi" w:date="2013-11-25T23:03:00Z">
              <w:rPr>
                <w:noProof/>
                <w:webHidden/>
                <w:color w:val="0000FF"/>
                <w:u w:val="single"/>
              </w:rPr>
            </w:rPrChange>
          </w:rPr>
          <w:fldChar w:fldCharType="end"/>
        </w:r>
        <w:r w:rsidRPr="002B0E74">
          <w:rPr>
            <w:rStyle w:val="Hyperlink"/>
            <w:i/>
            <w:noProof/>
            <w:rPrChange w:id="780"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781" w:author="gsadi" w:date="2013-11-25T23:03:00Z"/>
          <w:rFonts w:eastAsiaTheme="minorEastAsia"/>
          <w:i/>
          <w:noProof/>
          <w:rPrChange w:id="782" w:author="gsadi" w:date="2013-11-25T23:03:00Z">
            <w:rPr>
              <w:ins w:id="783" w:author="gsadi" w:date="2013-11-25T23:03:00Z"/>
              <w:rFonts w:asciiTheme="minorHAnsi" w:eastAsiaTheme="minorEastAsia" w:hAnsiTheme="minorHAnsi" w:cstheme="minorBidi"/>
              <w:noProof/>
              <w:sz w:val="22"/>
              <w:szCs w:val="22"/>
            </w:rPr>
          </w:rPrChange>
        </w:rPr>
      </w:pPr>
      <w:ins w:id="784" w:author="gsadi" w:date="2013-11-25T23:03:00Z">
        <w:r w:rsidRPr="002B0E74">
          <w:rPr>
            <w:rStyle w:val="Hyperlink"/>
            <w:i/>
            <w:noProof/>
            <w:rPrChange w:id="785" w:author="gsadi" w:date="2013-11-25T23:03:00Z">
              <w:rPr>
                <w:rStyle w:val="Hyperlink"/>
                <w:noProof/>
              </w:rPr>
            </w:rPrChange>
          </w:rPr>
          <w:fldChar w:fldCharType="begin"/>
        </w:r>
        <w:r w:rsidRPr="002B0E74">
          <w:rPr>
            <w:rStyle w:val="Hyperlink"/>
            <w:i/>
            <w:noProof/>
            <w:rPrChange w:id="786" w:author="gsadi" w:date="2013-11-25T23:03:00Z">
              <w:rPr>
                <w:rStyle w:val="Hyperlink"/>
                <w:noProof/>
              </w:rPr>
            </w:rPrChange>
          </w:rPr>
          <w:instrText xml:space="preserve"> </w:instrText>
        </w:r>
        <w:r w:rsidRPr="002B0E74">
          <w:rPr>
            <w:i/>
            <w:noProof/>
            <w:rPrChange w:id="787" w:author="gsadi" w:date="2013-11-25T23:03:00Z">
              <w:rPr>
                <w:noProof/>
                <w:color w:val="0000FF"/>
                <w:u w:val="single"/>
              </w:rPr>
            </w:rPrChange>
          </w:rPr>
          <w:instrText>HYPERLINK \l "_Toc373183996"</w:instrText>
        </w:r>
        <w:r w:rsidRPr="002B0E74">
          <w:rPr>
            <w:rStyle w:val="Hyperlink"/>
            <w:i/>
            <w:noProof/>
            <w:rPrChange w:id="788" w:author="gsadi" w:date="2013-11-25T23:03:00Z">
              <w:rPr>
                <w:rStyle w:val="Hyperlink"/>
                <w:noProof/>
              </w:rPr>
            </w:rPrChange>
          </w:rPr>
          <w:instrText xml:space="preserve"> </w:instrText>
        </w:r>
        <w:r w:rsidRPr="002B0E74">
          <w:rPr>
            <w:rStyle w:val="Hyperlink"/>
            <w:i/>
            <w:noProof/>
            <w:rPrChange w:id="789" w:author="gsadi" w:date="2013-11-25T23:03:00Z">
              <w:rPr>
                <w:rStyle w:val="Hyperlink"/>
                <w:noProof/>
              </w:rPr>
            </w:rPrChange>
          </w:rPr>
          <w:fldChar w:fldCharType="separate"/>
        </w:r>
        <w:r w:rsidRPr="002B0E74">
          <w:rPr>
            <w:rStyle w:val="Hyperlink"/>
            <w:i/>
            <w:noProof/>
            <w:rPrChange w:id="790" w:author="gsadi" w:date="2013-11-25T23:03:00Z">
              <w:rPr>
                <w:rStyle w:val="Hyperlink"/>
                <w:noProof/>
              </w:rPr>
            </w:rPrChange>
          </w:rPr>
          <w:t>2.4</w:t>
        </w:r>
        <w:r w:rsidRPr="002B0E74">
          <w:rPr>
            <w:rFonts w:eastAsiaTheme="minorEastAsia"/>
            <w:i/>
            <w:noProof/>
            <w:rPrChange w:id="791"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792" w:author="gsadi" w:date="2013-11-25T23:03:00Z">
              <w:rPr>
                <w:rStyle w:val="Hyperlink"/>
                <w:noProof/>
              </w:rPr>
            </w:rPrChange>
          </w:rPr>
          <w:t>Servers, Databases and Important directories</w:t>
        </w:r>
        <w:r w:rsidRPr="002B0E74">
          <w:rPr>
            <w:i/>
            <w:noProof/>
            <w:webHidden/>
            <w:rPrChange w:id="793" w:author="gsadi" w:date="2013-11-25T23:03:00Z">
              <w:rPr>
                <w:noProof/>
                <w:webHidden/>
                <w:color w:val="0000FF"/>
                <w:u w:val="single"/>
              </w:rPr>
            </w:rPrChange>
          </w:rPr>
          <w:tab/>
        </w:r>
        <w:r w:rsidRPr="002B0E74">
          <w:rPr>
            <w:i/>
            <w:noProof/>
            <w:webHidden/>
            <w:rPrChange w:id="794" w:author="gsadi" w:date="2013-11-25T23:03:00Z">
              <w:rPr>
                <w:noProof/>
                <w:webHidden/>
                <w:color w:val="0000FF"/>
                <w:u w:val="single"/>
              </w:rPr>
            </w:rPrChange>
          </w:rPr>
          <w:fldChar w:fldCharType="begin"/>
        </w:r>
        <w:r w:rsidRPr="002B0E74">
          <w:rPr>
            <w:i/>
            <w:noProof/>
            <w:webHidden/>
            <w:rPrChange w:id="795" w:author="gsadi" w:date="2013-11-25T23:03:00Z">
              <w:rPr>
                <w:noProof/>
                <w:webHidden/>
                <w:color w:val="0000FF"/>
                <w:u w:val="single"/>
              </w:rPr>
            </w:rPrChange>
          </w:rPr>
          <w:instrText xml:space="preserve"> PAGEREF _Toc373183996 \h </w:instrText>
        </w:r>
      </w:ins>
      <w:r w:rsidRPr="002B0E74">
        <w:rPr>
          <w:i/>
          <w:noProof/>
          <w:webHidden/>
          <w:rPrChange w:id="796" w:author="gsadi" w:date="2013-11-25T23:03:00Z">
            <w:rPr>
              <w:i/>
              <w:noProof/>
              <w:webHidden/>
            </w:rPr>
          </w:rPrChange>
        </w:rPr>
      </w:r>
      <w:r w:rsidRPr="002B0E74">
        <w:rPr>
          <w:i/>
          <w:noProof/>
          <w:webHidden/>
          <w:rPrChange w:id="797" w:author="gsadi" w:date="2013-11-25T23:03:00Z">
            <w:rPr>
              <w:noProof/>
              <w:webHidden/>
              <w:color w:val="0000FF"/>
              <w:u w:val="single"/>
            </w:rPr>
          </w:rPrChange>
        </w:rPr>
        <w:fldChar w:fldCharType="separate"/>
      </w:r>
      <w:ins w:id="798" w:author="gsadi" w:date="2013-11-25T23:04:00Z">
        <w:r w:rsidR="008D4335">
          <w:rPr>
            <w:i/>
            <w:noProof/>
            <w:webHidden/>
          </w:rPr>
          <w:t>59</w:t>
        </w:r>
      </w:ins>
      <w:ins w:id="799" w:author="gsadi" w:date="2013-11-25T23:03:00Z">
        <w:r w:rsidRPr="002B0E74">
          <w:rPr>
            <w:i/>
            <w:noProof/>
            <w:webHidden/>
            <w:rPrChange w:id="800" w:author="gsadi" w:date="2013-11-25T23:03:00Z">
              <w:rPr>
                <w:noProof/>
                <w:webHidden/>
                <w:color w:val="0000FF"/>
                <w:u w:val="single"/>
              </w:rPr>
            </w:rPrChange>
          </w:rPr>
          <w:fldChar w:fldCharType="end"/>
        </w:r>
        <w:r w:rsidRPr="002B0E74">
          <w:rPr>
            <w:rStyle w:val="Hyperlink"/>
            <w:i/>
            <w:noProof/>
            <w:rPrChange w:id="801"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802" w:author="gsadi" w:date="2013-11-25T23:03:00Z"/>
          <w:rFonts w:eastAsiaTheme="minorEastAsia"/>
          <w:i/>
          <w:noProof/>
          <w:rPrChange w:id="803" w:author="gsadi" w:date="2013-11-25T23:03:00Z">
            <w:rPr>
              <w:ins w:id="804" w:author="gsadi" w:date="2013-11-25T23:03:00Z"/>
              <w:rFonts w:asciiTheme="minorHAnsi" w:eastAsiaTheme="minorEastAsia" w:hAnsiTheme="minorHAnsi" w:cstheme="minorBidi"/>
              <w:noProof/>
              <w:sz w:val="22"/>
              <w:szCs w:val="22"/>
            </w:rPr>
          </w:rPrChange>
        </w:rPr>
      </w:pPr>
      <w:ins w:id="805" w:author="gsadi" w:date="2013-11-25T23:03:00Z">
        <w:r w:rsidRPr="002B0E74">
          <w:rPr>
            <w:rStyle w:val="Hyperlink"/>
            <w:i/>
            <w:noProof/>
            <w:rPrChange w:id="806" w:author="gsadi" w:date="2013-11-25T23:03:00Z">
              <w:rPr>
                <w:rStyle w:val="Hyperlink"/>
                <w:noProof/>
              </w:rPr>
            </w:rPrChange>
          </w:rPr>
          <w:fldChar w:fldCharType="begin"/>
        </w:r>
        <w:r w:rsidRPr="002B0E74">
          <w:rPr>
            <w:rStyle w:val="Hyperlink"/>
            <w:i/>
            <w:noProof/>
            <w:rPrChange w:id="807" w:author="gsadi" w:date="2013-11-25T23:03:00Z">
              <w:rPr>
                <w:rStyle w:val="Hyperlink"/>
                <w:noProof/>
              </w:rPr>
            </w:rPrChange>
          </w:rPr>
          <w:instrText xml:space="preserve"> </w:instrText>
        </w:r>
        <w:r w:rsidRPr="002B0E74">
          <w:rPr>
            <w:i/>
            <w:noProof/>
            <w:rPrChange w:id="808" w:author="gsadi" w:date="2013-11-25T23:03:00Z">
              <w:rPr>
                <w:noProof/>
                <w:color w:val="0000FF"/>
                <w:u w:val="single"/>
              </w:rPr>
            </w:rPrChange>
          </w:rPr>
          <w:instrText>HYPERLINK \l "_Toc373183998"</w:instrText>
        </w:r>
        <w:r w:rsidRPr="002B0E74">
          <w:rPr>
            <w:rStyle w:val="Hyperlink"/>
            <w:i/>
            <w:noProof/>
            <w:rPrChange w:id="809" w:author="gsadi" w:date="2013-11-25T23:03:00Z">
              <w:rPr>
                <w:rStyle w:val="Hyperlink"/>
                <w:noProof/>
              </w:rPr>
            </w:rPrChange>
          </w:rPr>
          <w:instrText xml:space="preserve"> </w:instrText>
        </w:r>
        <w:r w:rsidRPr="002B0E74">
          <w:rPr>
            <w:rStyle w:val="Hyperlink"/>
            <w:i/>
            <w:noProof/>
            <w:rPrChange w:id="810" w:author="gsadi" w:date="2013-11-25T23:03:00Z">
              <w:rPr>
                <w:rStyle w:val="Hyperlink"/>
                <w:noProof/>
              </w:rPr>
            </w:rPrChange>
          </w:rPr>
          <w:fldChar w:fldCharType="separate"/>
        </w:r>
        <w:r w:rsidRPr="002B0E74">
          <w:rPr>
            <w:rStyle w:val="Hyperlink"/>
            <w:i/>
            <w:noProof/>
            <w:rPrChange w:id="811" w:author="gsadi" w:date="2013-11-25T23:03:00Z">
              <w:rPr>
                <w:rStyle w:val="Hyperlink"/>
                <w:noProof/>
              </w:rPr>
            </w:rPrChange>
          </w:rPr>
          <w:t>2.5</w:t>
        </w:r>
        <w:r w:rsidRPr="002B0E74">
          <w:rPr>
            <w:rFonts w:eastAsiaTheme="minorEastAsia"/>
            <w:i/>
            <w:noProof/>
            <w:rPrChange w:id="812"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813" w:author="gsadi" w:date="2013-11-25T23:03:00Z">
              <w:rPr>
                <w:rStyle w:val="Hyperlink"/>
                <w:noProof/>
              </w:rPr>
            </w:rPrChange>
          </w:rPr>
          <w:t>ESP Batch Schedule</w:t>
        </w:r>
        <w:r w:rsidRPr="002B0E74">
          <w:rPr>
            <w:i/>
            <w:noProof/>
            <w:webHidden/>
            <w:rPrChange w:id="814" w:author="gsadi" w:date="2013-11-25T23:03:00Z">
              <w:rPr>
                <w:noProof/>
                <w:webHidden/>
                <w:color w:val="0000FF"/>
                <w:u w:val="single"/>
              </w:rPr>
            </w:rPrChange>
          </w:rPr>
          <w:tab/>
        </w:r>
        <w:r w:rsidRPr="002B0E74">
          <w:rPr>
            <w:i/>
            <w:noProof/>
            <w:webHidden/>
            <w:rPrChange w:id="815" w:author="gsadi" w:date="2013-11-25T23:03:00Z">
              <w:rPr>
                <w:noProof/>
                <w:webHidden/>
                <w:color w:val="0000FF"/>
                <w:u w:val="single"/>
              </w:rPr>
            </w:rPrChange>
          </w:rPr>
          <w:fldChar w:fldCharType="begin"/>
        </w:r>
        <w:r w:rsidRPr="002B0E74">
          <w:rPr>
            <w:i/>
            <w:noProof/>
            <w:webHidden/>
            <w:rPrChange w:id="816" w:author="gsadi" w:date="2013-11-25T23:03:00Z">
              <w:rPr>
                <w:noProof/>
                <w:webHidden/>
                <w:color w:val="0000FF"/>
                <w:u w:val="single"/>
              </w:rPr>
            </w:rPrChange>
          </w:rPr>
          <w:instrText xml:space="preserve"> PAGEREF _Toc373183998 \h </w:instrText>
        </w:r>
      </w:ins>
      <w:r w:rsidRPr="002B0E74">
        <w:rPr>
          <w:i/>
          <w:noProof/>
          <w:webHidden/>
          <w:rPrChange w:id="817" w:author="gsadi" w:date="2013-11-25T23:03:00Z">
            <w:rPr>
              <w:i/>
              <w:noProof/>
              <w:webHidden/>
            </w:rPr>
          </w:rPrChange>
        </w:rPr>
      </w:r>
      <w:r w:rsidRPr="002B0E74">
        <w:rPr>
          <w:i/>
          <w:noProof/>
          <w:webHidden/>
          <w:rPrChange w:id="818" w:author="gsadi" w:date="2013-11-25T23:03:00Z">
            <w:rPr>
              <w:noProof/>
              <w:webHidden/>
              <w:color w:val="0000FF"/>
              <w:u w:val="single"/>
            </w:rPr>
          </w:rPrChange>
        </w:rPr>
        <w:fldChar w:fldCharType="separate"/>
      </w:r>
      <w:ins w:id="819" w:author="gsadi" w:date="2013-11-25T23:04:00Z">
        <w:r w:rsidR="008D4335">
          <w:rPr>
            <w:i/>
            <w:noProof/>
            <w:webHidden/>
          </w:rPr>
          <w:t>60</w:t>
        </w:r>
      </w:ins>
      <w:ins w:id="820" w:author="gsadi" w:date="2013-11-25T23:03:00Z">
        <w:r w:rsidRPr="002B0E74">
          <w:rPr>
            <w:i/>
            <w:noProof/>
            <w:webHidden/>
            <w:rPrChange w:id="821" w:author="gsadi" w:date="2013-11-25T23:03:00Z">
              <w:rPr>
                <w:noProof/>
                <w:webHidden/>
                <w:color w:val="0000FF"/>
                <w:u w:val="single"/>
              </w:rPr>
            </w:rPrChange>
          </w:rPr>
          <w:fldChar w:fldCharType="end"/>
        </w:r>
        <w:r w:rsidRPr="002B0E74">
          <w:rPr>
            <w:rStyle w:val="Hyperlink"/>
            <w:i/>
            <w:noProof/>
            <w:rPrChange w:id="822" w:author="gsadi" w:date="2013-11-25T23:03:00Z">
              <w:rPr>
                <w:rStyle w:val="Hyperlink"/>
                <w:noProof/>
              </w:rPr>
            </w:rPrChange>
          </w:rPr>
          <w:fldChar w:fldCharType="end"/>
        </w:r>
      </w:ins>
    </w:p>
    <w:p w:rsidR="003A4EF3" w:rsidRPr="003A4EF3" w:rsidRDefault="002B0E74">
      <w:pPr>
        <w:pStyle w:val="TOC1"/>
        <w:tabs>
          <w:tab w:val="left" w:pos="480"/>
          <w:tab w:val="right" w:leader="dot" w:pos="8990"/>
        </w:tabs>
        <w:rPr>
          <w:ins w:id="823" w:author="gsadi" w:date="2013-11-25T23:03:00Z"/>
          <w:rFonts w:eastAsiaTheme="minorEastAsia"/>
          <w:i/>
          <w:noProof/>
          <w:rPrChange w:id="824" w:author="gsadi" w:date="2013-11-25T23:03:00Z">
            <w:rPr>
              <w:ins w:id="825" w:author="gsadi" w:date="2013-11-25T23:03:00Z"/>
              <w:rFonts w:asciiTheme="minorHAnsi" w:eastAsiaTheme="minorEastAsia" w:hAnsiTheme="minorHAnsi" w:cstheme="minorBidi"/>
              <w:noProof/>
              <w:sz w:val="22"/>
              <w:szCs w:val="22"/>
            </w:rPr>
          </w:rPrChange>
        </w:rPr>
      </w:pPr>
      <w:ins w:id="826" w:author="gsadi" w:date="2013-11-25T23:03:00Z">
        <w:r w:rsidRPr="002B0E74">
          <w:rPr>
            <w:rStyle w:val="Hyperlink"/>
            <w:i/>
            <w:noProof/>
            <w:rPrChange w:id="827" w:author="gsadi" w:date="2013-11-25T23:03:00Z">
              <w:rPr>
                <w:rStyle w:val="Hyperlink"/>
                <w:noProof/>
              </w:rPr>
            </w:rPrChange>
          </w:rPr>
          <w:lastRenderedPageBreak/>
          <w:fldChar w:fldCharType="begin"/>
        </w:r>
        <w:r w:rsidRPr="002B0E74">
          <w:rPr>
            <w:rStyle w:val="Hyperlink"/>
            <w:i/>
            <w:noProof/>
            <w:rPrChange w:id="828" w:author="gsadi" w:date="2013-11-25T23:03:00Z">
              <w:rPr>
                <w:rStyle w:val="Hyperlink"/>
                <w:noProof/>
              </w:rPr>
            </w:rPrChange>
          </w:rPr>
          <w:instrText xml:space="preserve"> </w:instrText>
        </w:r>
        <w:r w:rsidRPr="002B0E74">
          <w:rPr>
            <w:i/>
            <w:noProof/>
            <w:rPrChange w:id="829" w:author="gsadi" w:date="2013-11-25T23:03:00Z">
              <w:rPr>
                <w:noProof/>
                <w:color w:val="0000FF"/>
                <w:u w:val="single"/>
              </w:rPr>
            </w:rPrChange>
          </w:rPr>
          <w:instrText>HYPERLINK \l "_Toc373184005"</w:instrText>
        </w:r>
        <w:r w:rsidRPr="002B0E74">
          <w:rPr>
            <w:rStyle w:val="Hyperlink"/>
            <w:i/>
            <w:noProof/>
            <w:rPrChange w:id="830" w:author="gsadi" w:date="2013-11-25T23:03:00Z">
              <w:rPr>
                <w:rStyle w:val="Hyperlink"/>
                <w:noProof/>
              </w:rPr>
            </w:rPrChange>
          </w:rPr>
          <w:instrText xml:space="preserve"> </w:instrText>
        </w:r>
        <w:r w:rsidRPr="002B0E74">
          <w:rPr>
            <w:rStyle w:val="Hyperlink"/>
            <w:i/>
            <w:noProof/>
            <w:rPrChange w:id="831" w:author="gsadi" w:date="2013-11-25T23:03:00Z">
              <w:rPr>
                <w:rStyle w:val="Hyperlink"/>
                <w:noProof/>
              </w:rPr>
            </w:rPrChange>
          </w:rPr>
          <w:fldChar w:fldCharType="separate"/>
        </w:r>
        <w:r w:rsidRPr="002B0E74">
          <w:rPr>
            <w:rStyle w:val="Hyperlink"/>
            <w:i/>
            <w:noProof/>
            <w:rPrChange w:id="832" w:author="gsadi" w:date="2013-11-25T23:03:00Z">
              <w:rPr>
                <w:rStyle w:val="Hyperlink"/>
                <w:noProof/>
              </w:rPr>
            </w:rPrChange>
          </w:rPr>
          <w:t>3</w:t>
        </w:r>
        <w:r w:rsidRPr="002B0E74">
          <w:rPr>
            <w:rFonts w:eastAsiaTheme="minorEastAsia"/>
            <w:i/>
            <w:noProof/>
            <w:rPrChange w:id="833"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834" w:author="gsadi" w:date="2013-11-25T23:03:00Z">
              <w:rPr>
                <w:rStyle w:val="Hyperlink"/>
                <w:noProof/>
              </w:rPr>
            </w:rPrChange>
          </w:rPr>
          <w:t>Processes</w:t>
        </w:r>
        <w:r w:rsidRPr="002B0E74">
          <w:rPr>
            <w:i/>
            <w:noProof/>
            <w:webHidden/>
            <w:rPrChange w:id="835" w:author="gsadi" w:date="2013-11-25T23:03:00Z">
              <w:rPr>
                <w:noProof/>
                <w:webHidden/>
                <w:color w:val="0000FF"/>
                <w:u w:val="single"/>
              </w:rPr>
            </w:rPrChange>
          </w:rPr>
          <w:tab/>
        </w:r>
        <w:r w:rsidRPr="002B0E74">
          <w:rPr>
            <w:i/>
            <w:noProof/>
            <w:webHidden/>
            <w:rPrChange w:id="836" w:author="gsadi" w:date="2013-11-25T23:03:00Z">
              <w:rPr>
                <w:noProof/>
                <w:webHidden/>
                <w:color w:val="0000FF"/>
                <w:u w:val="single"/>
              </w:rPr>
            </w:rPrChange>
          </w:rPr>
          <w:fldChar w:fldCharType="begin"/>
        </w:r>
        <w:r w:rsidRPr="002B0E74">
          <w:rPr>
            <w:i/>
            <w:noProof/>
            <w:webHidden/>
            <w:rPrChange w:id="837" w:author="gsadi" w:date="2013-11-25T23:03:00Z">
              <w:rPr>
                <w:noProof/>
                <w:webHidden/>
                <w:color w:val="0000FF"/>
                <w:u w:val="single"/>
              </w:rPr>
            </w:rPrChange>
          </w:rPr>
          <w:instrText xml:space="preserve"> PAGEREF _Toc373184005 \h </w:instrText>
        </w:r>
      </w:ins>
      <w:r w:rsidRPr="002B0E74">
        <w:rPr>
          <w:i/>
          <w:noProof/>
          <w:webHidden/>
          <w:rPrChange w:id="838" w:author="gsadi" w:date="2013-11-25T23:03:00Z">
            <w:rPr>
              <w:i/>
              <w:noProof/>
              <w:webHidden/>
            </w:rPr>
          </w:rPrChange>
        </w:rPr>
      </w:r>
      <w:r w:rsidRPr="002B0E74">
        <w:rPr>
          <w:i/>
          <w:noProof/>
          <w:webHidden/>
          <w:rPrChange w:id="839" w:author="gsadi" w:date="2013-11-25T23:03:00Z">
            <w:rPr>
              <w:noProof/>
              <w:webHidden/>
              <w:color w:val="0000FF"/>
              <w:u w:val="single"/>
            </w:rPr>
          </w:rPrChange>
        </w:rPr>
        <w:fldChar w:fldCharType="separate"/>
      </w:r>
      <w:ins w:id="840" w:author="gsadi" w:date="2013-11-25T23:04:00Z">
        <w:r w:rsidR="008D4335">
          <w:rPr>
            <w:i/>
            <w:noProof/>
            <w:webHidden/>
          </w:rPr>
          <w:t>61</w:t>
        </w:r>
      </w:ins>
      <w:ins w:id="841" w:author="gsadi" w:date="2013-11-25T23:03:00Z">
        <w:r w:rsidRPr="002B0E74">
          <w:rPr>
            <w:i/>
            <w:noProof/>
            <w:webHidden/>
            <w:rPrChange w:id="842" w:author="gsadi" w:date="2013-11-25T23:03:00Z">
              <w:rPr>
                <w:noProof/>
                <w:webHidden/>
                <w:color w:val="0000FF"/>
                <w:u w:val="single"/>
              </w:rPr>
            </w:rPrChange>
          </w:rPr>
          <w:fldChar w:fldCharType="end"/>
        </w:r>
        <w:r w:rsidRPr="002B0E74">
          <w:rPr>
            <w:rStyle w:val="Hyperlink"/>
            <w:i/>
            <w:noProof/>
            <w:rPrChange w:id="843"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844" w:author="gsadi" w:date="2013-11-25T23:03:00Z"/>
          <w:rFonts w:eastAsiaTheme="minorEastAsia"/>
          <w:i/>
          <w:noProof/>
          <w:rPrChange w:id="845" w:author="gsadi" w:date="2013-11-25T23:03:00Z">
            <w:rPr>
              <w:ins w:id="846" w:author="gsadi" w:date="2013-11-25T23:03:00Z"/>
              <w:rFonts w:asciiTheme="minorHAnsi" w:eastAsiaTheme="minorEastAsia" w:hAnsiTheme="minorHAnsi" w:cstheme="minorBidi"/>
              <w:noProof/>
              <w:sz w:val="22"/>
              <w:szCs w:val="22"/>
            </w:rPr>
          </w:rPrChange>
        </w:rPr>
      </w:pPr>
      <w:ins w:id="847" w:author="gsadi" w:date="2013-11-25T23:03:00Z">
        <w:r w:rsidRPr="002B0E74">
          <w:rPr>
            <w:rStyle w:val="Hyperlink"/>
            <w:i/>
            <w:noProof/>
            <w:rPrChange w:id="848" w:author="gsadi" w:date="2013-11-25T23:03:00Z">
              <w:rPr>
                <w:rStyle w:val="Hyperlink"/>
                <w:noProof/>
              </w:rPr>
            </w:rPrChange>
          </w:rPr>
          <w:fldChar w:fldCharType="begin"/>
        </w:r>
        <w:r w:rsidRPr="002B0E74">
          <w:rPr>
            <w:rStyle w:val="Hyperlink"/>
            <w:i/>
            <w:noProof/>
            <w:rPrChange w:id="849" w:author="gsadi" w:date="2013-11-25T23:03:00Z">
              <w:rPr>
                <w:rStyle w:val="Hyperlink"/>
                <w:noProof/>
              </w:rPr>
            </w:rPrChange>
          </w:rPr>
          <w:instrText xml:space="preserve"> </w:instrText>
        </w:r>
        <w:r w:rsidRPr="002B0E74">
          <w:rPr>
            <w:i/>
            <w:noProof/>
            <w:rPrChange w:id="850" w:author="gsadi" w:date="2013-11-25T23:03:00Z">
              <w:rPr>
                <w:noProof/>
                <w:color w:val="0000FF"/>
                <w:u w:val="single"/>
              </w:rPr>
            </w:rPrChange>
          </w:rPr>
          <w:instrText>HYPERLINK \l "_Toc373184006"</w:instrText>
        </w:r>
        <w:r w:rsidRPr="002B0E74">
          <w:rPr>
            <w:rStyle w:val="Hyperlink"/>
            <w:i/>
            <w:noProof/>
            <w:rPrChange w:id="851" w:author="gsadi" w:date="2013-11-25T23:03:00Z">
              <w:rPr>
                <w:rStyle w:val="Hyperlink"/>
                <w:noProof/>
              </w:rPr>
            </w:rPrChange>
          </w:rPr>
          <w:instrText xml:space="preserve"> </w:instrText>
        </w:r>
        <w:r w:rsidRPr="002B0E74">
          <w:rPr>
            <w:rStyle w:val="Hyperlink"/>
            <w:i/>
            <w:noProof/>
            <w:rPrChange w:id="852" w:author="gsadi" w:date="2013-11-25T23:03:00Z">
              <w:rPr>
                <w:rStyle w:val="Hyperlink"/>
                <w:noProof/>
              </w:rPr>
            </w:rPrChange>
          </w:rPr>
          <w:fldChar w:fldCharType="separate"/>
        </w:r>
        <w:r w:rsidRPr="002B0E74">
          <w:rPr>
            <w:rStyle w:val="Hyperlink"/>
            <w:i/>
            <w:noProof/>
            <w:rPrChange w:id="853" w:author="gsadi" w:date="2013-11-25T23:03:00Z">
              <w:rPr>
                <w:rStyle w:val="Hyperlink"/>
                <w:noProof/>
              </w:rPr>
            </w:rPrChange>
          </w:rPr>
          <w:t>3.1</w:t>
        </w:r>
        <w:r w:rsidRPr="002B0E74">
          <w:rPr>
            <w:rFonts w:eastAsiaTheme="minorEastAsia"/>
            <w:i/>
            <w:noProof/>
            <w:rPrChange w:id="854"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855" w:author="gsadi" w:date="2013-11-25T23:03:00Z">
              <w:rPr>
                <w:rStyle w:val="Hyperlink"/>
                <w:noProof/>
              </w:rPr>
            </w:rPrChange>
          </w:rPr>
          <w:t>Configuration Management</w:t>
        </w:r>
        <w:r w:rsidRPr="002B0E74">
          <w:rPr>
            <w:i/>
            <w:noProof/>
            <w:webHidden/>
            <w:rPrChange w:id="856" w:author="gsadi" w:date="2013-11-25T23:03:00Z">
              <w:rPr>
                <w:noProof/>
                <w:webHidden/>
                <w:color w:val="0000FF"/>
                <w:u w:val="single"/>
              </w:rPr>
            </w:rPrChange>
          </w:rPr>
          <w:tab/>
        </w:r>
        <w:r w:rsidRPr="002B0E74">
          <w:rPr>
            <w:i/>
            <w:noProof/>
            <w:webHidden/>
            <w:rPrChange w:id="857" w:author="gsadi" w:date="2013-11-25T23:03:00Z">
              <w:rPr>
                <w:noProof/>
                <w:webHidden/>
                <w:color w:val="0000FF"/>
                <w:u w:val="single"/>
              </w:rPr>
            </w:rPrChange>
          </w:rPr>
          <w:fldChar w:fldCharType="begin"/>
        </w:r>
        <w:r w:rsidRPr="002B0E74">
          <w:rPr>
            <w:i/>
            <w:noProof/>
            <w:webHidden/>
            <w:rPrChange w:id="858" w:author="gsadi" w:date="2013-11-25T23:03:00Z">
              <w:rPr>
                <w:noProof/>
                <w:webHidden/>
                <w:color w:val="0000FF"/>
                <w:u w:val="single"/>
              </w:rPr>
            </w:rPrChange>
          </w:rPr>
          <w:instrText xml:space="preserve"> PAGEREF _Toc373184006 \h </w:instrText>
        </w:r>
      </w:ins>
      <w:r w:rsidRPr="002B0E74">
        <w:rPr>
          <w:i/>
          <w:noProof/>
          <w:webHidden/>
          <w:rPrChange w:id="859" w:author="gsadi" w:date="2013-11-25T23:03:00Z">
            <w:rPr>
              <w:i/>
              <w:noProof/>
              <w:webHidden/>
            </w:rPr>
          </w:rPrChange>
        </w:rPr>
      </w:r>
      <w:r w:rsidRPr="002B0E74">
        <w:rPr>
          <w:i/>
          <w:noProof/>
          <w:webHidden/>
          <w:rPrChange w:id="860" w:author="gsadi" w:date="2013-11-25T23:03:00Z">
            <w:rPr>
              <w:noProof/>
              <w:webHidden/>
              <w:color w:val="0000FF"/>
              <w:u w:val="single"/>
            </w:rPr>
          </w:rPrChange>
        </w:rPr>
        <w:fldChar w:fldCharType="separate"/>
      </w:r>
      <w:ins w:id="861" w:author="gsadi" w:date="2013-11-25T23:04:00Z">
        <w:r w:rsidR="008D4335">
          <w:rPr>
            <w:i/>
            <w:noProof/>
            <w:webHidden/>
          </w:rPr>
          <w:t>61</w:t>
        </w:r>
      </w:ins>
      <w:ins w:id="862" w:author="gsadi" w:date="2013-11-25T23:03:00Z">
        <w:r w:rsidRPr="002B0E74">
          <w:rPr>
            <w:i/>
            <w:noProof/>
            <w:webHidden/>
            <w:rPrChange w:id="863" w:author="gsadi" w:date="2013-11-25T23:03:00Z">
              <w:rPr>
                <w:noProof/>
                <w:webHidden/>
                <w:color w:val="0000FF"/>
                <w:u w:val="single"/>
              </w:rPr>
            </w:rPrChange>
          </w:rPr>
          <w:fldChar w:fldCharType="end"/>
        </w:r>
        <w:r w:rsidRPr="002B0E74">
          <w:rPr>
            <w:rStyle w:val="Hyperlink"/>
            <w:i/>
            <w:noProof/>
            <w:rPrChange w:id="864"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865" w:author="gsadi" w:date="2013-11-25T23:03:00Z"/>
          <w:rFonts w:eastAsiaTheme="minorEastAsia"/>
          <w:i/>
          <w:noProof/>
          <w:rPrChange w:id="866" w:author="gsadi" w:date="2013-11-25T23:03:00Z">
            <w:rPr>
              <w:ins w:id="867" w:author="gsadi" w:date="2013-11-25T23:03:00Z"/>
              <w:rFonts w:asciiTheme="minorHAnsi" w:eastAsiaTheme="minorEastAsia" w:hAnsiTheme="minorHAnsi" w:cstheme="minorBidi"/>
              <w:noProof/>
              <w:sz w:val="22"/>
              <w:szCs w:val="22"/>
            </w:rPr>
          </w:rPrChange>
        </w:rPr>
      </w:pPr>
      <w:ins w:id="868" w:author="gsadi" w:date="2013-11-25T23:03:00Z">
        <w:r w:rsidRPr="002B0E74">
          <w:rPr>
            <w:rStyle w:val="Hyperlink"/>
            <w:i/>
            <w:noProof/>
            <w:rPrChange w:id="869" w:author="gsadi" w:date="2013-11-25T23:03:00Z">
              <w:rPr>
                <w:rStyle w:val="Hyperlink"/>
                <w:noProof/>
              </w:rPr>
            </w:rPrChange>
          </w:rPr>
          <w:fldChar w:fldCharType="begin"/>
        </w:r>
        <w:r w:rsidRPr="002B0E74">
          <w:rPr>
            <w:rStyle w:val="Hyperlink"/>
            <w:i/>
            <w:noProof/>
            <w:rPrChange w:id="870" w:author="gsadi" w:date="2013-11-25T23:03:00Z">
              <w:rPr>
                <w:rStyle w:val="Hyperlink"/>
                <w:noProof/>
              </w:rPr>
            </w:rPrChange>
          </w:rPr>
          <w:instrText xml:space="preserve"> </w:instrText>
        </w:r>
        <w:r w:rsidRPr="002B0E74">
          <w:rPr>
            <w:i/>
            <w:noProof/>
            <w:rPrChange w:id="871" w:author="gsadi" w:date="2013-11-25T23:03:00Z">
              <w:rPr>
                <w:noProof/>
                <w:color w:val="0000FF"/>
                <w:u w:val="single"/>
              </w:rPr>
            </w:rPrChange>
          </w:rPr>
          <w:instrText>HYPERLINK \l "_Toc373184008"</w:instrText>
        </w:r>
        <w:r w:rsidRPr="002B0E74">
          <w:rPr>
            <w:rStyle w:val="Hyperlink"/>
            <w:i/>
            <w:noProof/>
            <w:rPrChange w:id="872" w:author="gsadi" w:date="2013-11-25T23:03:00Z">
              <w:rPr>
                <w:rStyle w:val="Hyperlink"/>
                <w:noProof/>
              </w:rPr>
            </w:rPrChange>
          </w:rPr>
          <w:instrText xml:space="preserve"> </w:instrText>
        </w:r>
        <w:r w:rsidRPr="002B0E74">
          <w:rPr>
            <w:rStyle w:val="Hyperlink"/>
            <w:i/>
            <w:noProof/>
            <w:rPrChange w:id="873" w:author="gsadi" w:date="2013-11-25T23:03:00Z">
              <w:rPr>
                <w:rStyle w:val="Hyperlink"/>
                <w:noProof/>
              </w:rPr>
            </w:rPrChange>
          </w:rPr>
          <w:fldChar w:fldCharType="separate"/>
        </w:r>
        <w:r w:rsidRPr="002B0E74">
          <w:rPr>
            <w:rStyle w:val="Hyperlink"/>
            <w:i/>
            <w:noProof/>
            <w:rPrChange w:id="874" w:author="gsadi" w:date="2013-11-25T23:03:00Z">
              <w:rPr>
                <w:rStyle w:val="Hyperlink"/>
                <w:noProof/>
              </w:rPr>
            </w:rPrChange>
          </w:rPr>
          <w:t>3.2</w:t>
        </w:r>
        <w:r w:rsidRPr="002B0E74">
          <w:rPr>
            <w:rFonts w:eastAsiaTheme="minorEastAsia"/>
            <w:i/>
            <w:noProof/>
            <w:rPrChange w:id="875"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876" w:author="gsadi" w:date="2013-11-25T23:03:00Z">
              <w:rPr>
                <w:rStyle w:val="Hyperlink"/>
                <w:noProof/>
              </w:rPr>
            </w:rPrChange>
          </w:rPr>
          <w:t>Support</w:t>
        </w:r>
        <w:r w:rsidRPr="002B0E74">
          <w:rPr>
            <w:i/>
            <w:noProof/>
            <w:webHidden/>
            <w:rPrChange w:id="877" w:author="gsadi" w:date="2013-11-25T23:03:00Z">
              <w:rPr>
                <w:noProof/>
                <w:webHidden/>
                <w:color w:val="0000FF"/>
                <w:u w:val="single"/>
              </w:rPr>
            </w:rPrChange>
          </w:rPr>
          <w:tab/>
        </w:r>
        <w:r w:rsidRPr="002B0E74">
          <w:rPr>
            <w:i/>
            <w:noProof/>
            <w:webHidden/>
            <w:rPrChange w:id="878" w:author="gsadi" w:date="2013-11-25T23:03:00Z">
              <w:rPr>
                <w:noProof/>
                <w:webHidden/>
                <w:color w:val="0000FF"/>
                <w:u w:val="single"/>
              </w:rPr>
            </w:rPrChange>
          </w:rPr>
          <w:fldChar w:fldCharType="begin"/>
        </w:r>
        <w:r w:rsidRPr="002B0E74">
          <w:rPr>
            <w:i/>
            <w:noProof/>
            <w:webHidden/>
            <w:rPrChange w:id="879" w:author="gsadi" w:date="2013-11-25T23:03:00Z">
              <w:rPr>
                <w:noProof/>
                <w:webHidden/>
                <w:color w:val="0000FF"/>
                <w:u w:val="single"/>
              </w:rPr>
            </w:rPrChange>
          </w:rPr>
          <w:instrText xml:space="preserve"> PAGEREF _Toc373184008 \h </w:instrText>
        </w:r>
      </w:ins>
      <w:r w:rsidRPr="002B0E74">
        <w:rPr>
          <w:i/>
          <w:noProof/>
          <w:webHidden/>
          <w:rPrChange w:id="880" w:author="gsadi" w:date="2013-11-25T23:03:00Z">
            <w:rPr>
              <w:i/>
              <w:noProof/>
              <w:webHidden/>
            </w:rPr>
          </w:rPrChange>
        </w:rPr>
      </w:r>
      <w:r w:rsidRPr="002B0E74">
        <w:rPr>
          <w:i/>
          <w:noProof/>
          <w:webHidden/>
          <w:rPrChange w:id="881" w:author="gsadi" w:date="2013-11-25T23:03:00Z">
            <w:rPr>
              <w:noProof/>
              <w:webHidden/>
              <w:color w:val="0000FF"/>
              <w:u w:val="single"/>
            </w:rPr>
          </w:rPrChange>
        </w:rPr>
        <w:fldChar w:fldCharType="separate"/>
      </w:r>
      <w:ins w:id="882" w:author="gsadi" w:date="2013-11-25T23:04:00Z">
        <w:r w:rsidR="008D4335">
          <w:rPr>
            <w:i/>
            <w:noProof/>
            <w:webHidden/>
          </w:rPr>
          <w:t>61</w:t>
        </w:r>
      </w:ins>
      <w:ins w:id="883" w:author="gsadi" w:date="2013-11-25T23:03:00Z">
        <w:r w:rsidRPr="002B0E74">
          <w:rPr>
            <w:i/>
            <w:noProof/>
            <w:webHidden/>
            <w:rPrChange w:id="884" w:author="gsadi" w:date="2013-11-25T23:03:00Z">
              <w:rPr>
                <w:noProof/>
                <w:webHidden/>
                <w:color w:val="0000FF"/>
                <w:u w:val="single"/>
              </w:rPr>
            </w:rPrChange>
          </w:rPr>
          <w:fldChar w:fldCharType="end"/>
        </w:r>
        <w:r w:rsidRPr="002B0E74">
          <w:rPr>
            <w:rStyle w:val="Hyperlink"/>
            <w:i/>
            <w:noProof/>
            <w:rPrChange w:id="885"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886" w:author="gsadi" w:date="2013-11-25T23:03:00Z"/>
          <w:rFonts w:eastAsiaTheme="minorEastAsia"/>
          <w:i/>
          <w:noProof/>
          <w:rPrChange w:id="887" w:author="gsadi" w:date="2013-11-25T23:03:00Z">
            <w:rPr>
              <w:ins w:id="888" w:author="gsadi" w:date="2013-11-25T23:03:00Z"/>
              <w:rFonts w:asciiTheme="minorHAnsi" w:eastAsiaTheme="minorEastAsia" w:hAnsiTheme="minorHAnsi" w:cstheme="minorBidi"/>
              <w:noProof/>
              <w:sz w:val="22"/>
              <w:szCs w:val="22"/>
            </w:rPr>
          </w:rPrChange>
        </w:rPr>
      </w:pPr>
      <w:ins w:id="889" w:author="gsadi" w:date="2013-11-25T23:03:00Z">
        <w:r w:rsidRPr="002B0E74">
          <w:rPr>
            <w:rStyle w:val="Hyperlink"/>
            <w:i/>
            <w:noProof/>
            <w:rPrChange w:id="890" w:author="gsadi" w:date="2013-11-25T23:03:00Z">
              <w:rPr>
                <w:rStyle w:val="Hyperlink"/>
                <w:noProof/>
              </w:rPr>
            </w:rPrChange>
          </w:rPr>
          <w:fldChar w:fldCharType="begin"/>
        </w:r>
        <w:r w:rsidRPr="002B0E74">
          <w:rPr>
            <w:rStyle w:val="Hyperlink"/>
            <w:i/>
            <w:noProof/>
            <w:rPrChange w:id="891" w:author="gsadi" w:date="2013-11-25T23:03:00Z">
              <w:rPr>
                <w:rStyle w:val="Hyperlink"/>
                <w:noProof/>
              </w:rPr>
            </w:rPrChange>
          </w:rPr>
          <w:instrText xml:space="preserve"> </w:instrText>
        </w:r>
        <w:r w:rsidRPr="002B0E74">
          <w:rPr>
            <w:i/>
            <w:noProof/>
            <w:rPrChange w:id="892" w:author="gsadi" w:date="2013-11-25T23:03:00Z">
              <w:rPr>
                <w:noProof/>
                <w:color w:val="0000FF"/>
                <w:u w:val="single"/>
              </w:rPr>
            </w:rPrChange>
          </w:rPr>
          <w:instrText>HYPERLINK \l "_Toc373184010"</w:instrText>
        </w:r>
        <w:r w:rsidRPr="002B0E74">
          <w:rPr>
            <w:rStyle w:val="Hyperlink"/>
            <w:i/>
            <w:noProof/>
            <w:rPrChange w:id="893" w:author="gsadi" w:date="2013-11-25T23:03:00Z">
              <w:rPr>
                <w:rStyle w:val="Hyperlink"/>
                <w:noProof/>
              </w:rPr>
            </w:rPrChange>
          </w:rPr>
          <w:instrText xml:space="preserve"> </w:instrText>
        </w:r>
        <w:r w:rsidRPr="002B0E74">
          <w:rPr>
            <w:rStyle w:val="Hyperlink"/>
            <w:i/>
            <w:noProof/>
            <w:rPrChange w:id="894" w:author="gsadi" w:date="2013-11-25T23:03:00Z">
              <w:rPr>
                <w:rStyle w:val="Hyperlink"/>
                <w:noProof/>
              </w:rPr>
            </w:rPrChange>
          </w:rPr>
          <w:fldChar w:fldCharType="separate"/>
        </w:r>
        <w:r w:rsidRPr="002B0E74">
          <w:rPr>
            <w:rStyle w:val="Hyperlink"/>
            <w:i/>
            <w:noProof/>
            <w:rPrChange w:id="895" w:author="gsadi" w:date="2013-11-25T23:03:00Z">
              <w:rPr>
                <w:rStyle w:val="Hyperlink"/>
                <w:noProof/>
              </w:rPr>
            </w:rPrChange>
          </w:rPr>
          <w:t>3.3</w:t>
        </w:r>
        <w:r w:rsidRPr="002B0E74">
          <w:rPr>
            <w:rFonts w:eastAsiaTheme="minorEastAsia"/>
            <w:i/>
            <w:noProof/>
            <w:rPrChange w:id="896"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897" w:author="gsadi" w:date="2013-11-25T23:03:00Z">
              <w:rPr>
                <w:rStyle w:val="Hyperlink"/>
                <w:noProof/>
              </w:rPr>
            </w:rPrChange>
          </w:rPr>
          <w:t>Communication</w:t>
        </w:r>
        <w:r w:rsidRPr="002B0E74">
          <w:rPr>
            <w:i/>
            <w:noProof/>
            <w:webHidden/>
            <w:rPrChange w:id="898" w:author="gsadi" w:date="2013-11-25T23:03:00Z">
              <w:rPr>
                <w:noProof/>
                <w:webHidden/>
                <w:color w:val="0000FF"/>
                <w:u w:val="single"/>
              </w:rPr>
            </w:rPrChange>
          </w:rPr>
          <w:tab/>
        </w:r>
        <w:r w:rsidRPr="002B0E74">
          <w:rPr>
            <w:i/>
            <w:noProof/>
            <w:webHidden/>
            <w:rPrChange w:id="899" w:author="gsadi" w:date="2013-11-25T23:03:00Z">
              <w:rPr>
                <w:noProof/>
                <w:webHidden/>
                <w:color w:val="0000FF"/>
                <w:u w:val="single"/>
              </w:rPr>
            </w:rPrChange>
          </w:rPr>
          <w:fldChar w:fldCharType="begin"/>
        </w:r>
        <w:r w:rsidRPr="002B0E74">
          <w:rPr>
            <w:i/>
            <w:noProof/>
            <w:webHidden/>
            <w:rPrChange w:id="900" w:author="gsadi" w:date="2013-11-25T23:03:00Z">
              <w:rPr>
                <w:noProof/>
                <w:webHidden/>
                <w:color w:val="0000FF"/>
                <w:u w:val="single"/>
              </w:rPr>
            </w:rPrChange>
          </w:rPr>
          <w:instrText xml:space="preserve"> PAGEREF _Toc373184010 \h </w:instrText>
        </w:r>
      </w:ins>
      <w:r w:rsidRPr="002B0E74">
        <w:rPr>
          <w:i/>
          <w:noProof/>
          <w:webHidden/>
          <w:rPrChange w:id="901" w:author="gsadi" w:date="2013-11-25T23:03:00Z">
            <w:rPr>
              <w:i/>
              <w:noProof/>
              <w:webHidden/>
            </w:rPr>
          </w:rPrChange>
        </w:rPr>
      </w:r>
      <w:r w:rsidRPr="002B0E74">
        <w:rPr>
          <w:i/>
          <w:noProof/>
          <w:webHidden/>
          <w:rPrChange w:id="902" w:author="gsadi" w:date="2013-11-25T23:03:00Z">
            <w:rPr>
              <w:noProof/>
              <w:webHidden/>
              <w:color w:val="0000FF"/>
              <w:u w:val="single"/>
            </w:rPr>
          </w:rPrChange>
        </w:rPr>
        <w:fldChar w:fldCharType="separate"/>
      </w:r>
      <w:ins w:id="903" w:author="gsadi" w:date="2013-11-25T23:04:00Z">
        <w:r w:rsidR="008D4335">
          <w:rPr>
            <w:i/>
            <w:noProof/>
            <w:webHidden/>
          </w:rPr>
          <w:t>61</w:t>
        </w:r>
      </w:ins>
      <w:ins w:id="904" w:author="gsadi" w:date="2013-11-25T23:03:00Z">
        <w:r w:rsidRPr="002B0E74">
          <w:rPr>
            <w:i/>
            <w:noProof/>
            <w:webHidden/>
            <w:rPrChange w:id="905" w:author="gsadi" w:date="2013-11-25T23:03:00Z">
              <w:rPr>
                <w:noProof/>
                <w:webHidden/>
                <w:color w:val="0000FF"/>
                <w:u w:val="single"/>
              </w:rPr>
            </w:rPrChange>
          </w:rPr>
          <w:fldChar w:fldCharType="end"/>
        </w:r>
        <w:r w:rsidRPr="002B0E74">
          <w:rPr>
            <w:rStyle w:val="Hyperlink"/>
            <w:i/>
            <w:noProof/>
            <w:rPrChange w:id="906" w:author="gsadi" w:date="2013-11-25T23:03:00Z">
              <w:rPr>
                <w:rStyle w:val="Hyperlink"/>
                <w:noProof/>
              </w:rPr>
            </w:rPrChange>
          </w:rPr>
          <w:fldChar w:fldCharType="end"/>
        </w:r>
      </w:ins>
    </w:p>
    <w:p w:rsidR="003A4EF3" w:rsidRPr="003A4EF3" w:rsidRDefault="002B0E74">
      <w:pPr>
        <w:pStyle w:val="TOC2"/>
        <w:tabs>
          <w:tab w:val="left" w:pos="960"/>
          <w:tab w:val="right" w:leader="dot" w:pos="8990"/>
        </w:tabs>
        <w:rPr>
          <w:ins w:id="907" w:author="gsadi" w:date="2013-11-25T23:03:00Z"/>
          <w:rFonts w:eastAsiaTheme="minorEastAsia"/>
          <w:i/>
          <w:noProof/>
          <w:rPrChange w:id="908" w:author="gsadi" w:date="2013-11-25T23:03:00Z">
            <w:rPr>
              <w:ins w:id="909" w:author="gsadi" w:date="2013-11-25T23:03:00Z"/>
              <w:rFonts w:asciiTheme="minorHAnsi" w:eastAsiaTheme="minorEastAsia" w:hAnsiTheme="minorHAnsi" w:cstheme="minorBidi"/>
              <w:noProof/>
              <w:sz w:val="22"/>
              <w:szCs w:val="22"/>
            </w:rPr>
          </w:rPrChange>
        </w:rPr>
      </w:pPr>
      <w:ins w:id="910" w:author="gsadi" w:date="2013-11-25T23:03:00Z">
        <w:r w:rsidRPr="002B0E74">
          <w:rPr>
            <w:rStyle w:val="Hyperlink"/>
            <w:i/>
            <w:noProof/>
            <w:rPrChange w:id="911" w:author="gsadi" w:date="2013-11-25T23:03:00Z">
              <w:rPr>
                <w:rStyle w:val="Hyperlink"/>
                <w:noProof/>
              </w:rPr>
            </w:rPrChange>
          </w:rPr>
          <w:fldChar w:fldCharType="begin"/>
        </w:r>
        <w:r w:rsidRPr="002B0E74">
          <w:rPr>
            <w:rStyle w:val="Hyperlink"/>
            <w:i/>
            <w:noProof/>
            <w:rPrChange w:id="912" w:author="gsadi" w:date="2013-11-25T23:03:00Z">
              <w:rPr>
                <w:rStyle w:val="Hyperlink"/>
                <w:noProof/>
              </w:rPr>
            </w:rPrChange>
          </w:rPr>
          <w:instrText xml:space="preserve"> </w:instrText>
        </w:r>
        <w:r w:rsidRPr="002B0E74">
          <w:rPr>
            <w:i/>
            <w:noProof/>
            <w:rPrChange w:id="913" w:author="gsadi" w:date="2013-11-25T23:03:00Z">
              <w:rPr>
                <w:noProof/>
                <w:color w:val="0000FF"/>
                <w:u w:val="single"/>
              </w:rPr>
            </w:rPrChange>
          </w:rPr>
          <w:instrText>HYPERLINK \l "_Toc373184012"</w:instrText>
        </w:r>
        <w:r w:rsidRPr="002B0E74">
          <w:rPr>
            <w:rStyle w:val="Hyperlink"/>
            <w:i/>
            <w:noProof/>
            <w:rPrChange w:id="914" w:author="gsadi" w:date="2013-11-25T23:03:00Z">
              <w:rPr>
                <w:rStyle w:val="Hyperlink"/>
                <w:noProof/>
              </w:rPr>
            </w:rPrChange>
          </w:rPr>
          <w:instrText xml:space="preserve"> </w:instrText>
        </w:r>
        <w:r w:rsidRPr="002B0E74">
          <w:rPr>
            <w:rStyle w:val="Hyperlink"/>
            <w:i/>
            <w:noProof/>
            <w:rPrChange w:id="915" w:author="gsadi" w:date="2013-11-25T23:03:00Z">
              <w:rPr>
                <w:rStyle w:val="Hyperlink"/>
                <w:noProof/>
              </w:rPr>
            </w:rPrChange>
          </w:rPr>
          <w:fldChar w:fldCharType="separate"/>
        </w:r>
        <w:r w:rsidRPr="002B0E74">
          <w:rPr>
            <w:rStyle w:val="Hyperlink"/>
            <w:i/>
            <w:noProof/>
            <w:rPrChange w:id="916" w:author="gsadi" w:date="2013-11-25T23:03:00Z">
              <w:rPr>
                <w:rStyle w:val="Hyperlink"/>
                <w:noProof/>
              </w:rPr>
            </w:rPrChange>
          </w:rPr>
          <w:t>3.4</w:t>
        </w:r>
        <w:r w:rsidRPr="002B0E74">
          <w:rPr>
            <w:rFonts w:eastAsiaTheme="minorEastAsia"/>
            <w:i/>
            <w:noProof/>
            <w:rPrChange w:id="917"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918" w:author="gsadi" w:date="2013-11-25T23:03:00Z">
              <w:rPr>
                <w:rStyle w:val="Hyperlink"/>
                <w:noProof/>
              </w:rPr>
            </w:rPrChange>
          </w:rPr>
          <w:t>Miscellaneous</w:t>
        </w:r>
        <w:r w:rsidRPr="002B0E74">
          <w:rPr>
            <w:i/>
            <w:noProof/>
            <w:webHidden/>
            <w:rPrChange w:id="919" w:author="gsadi" w:date="2013-11-25T23:03:00Z">
              <w:rPr>
                <w:noProof/>
                <w:webHidden/>
                <w:color w:val="0000FF"/>
                <w:u w:val="single"/>
              </w:rPr>
            </w:rPrChange>
          </w:rPr>
          <w:tab/>
        </w:r>
        <w:r w:rsidRPr="002B0E74">
          <w:rPr>
            <w:i/>
            <w:noProof/>
            <w:webHidden/>
            <w:rPrChange w:id="920" w:author="gsadi" w:date="2013-11-25T23:03:00Z">
              <w:rPr>
                <w:noProof/>
                <w:webHidden/>
                <w:color w:val="0000FF"/>
                <w:u w:val="single"/>
              </w:rPr>
            </w:rPrChange>
          </w:rPr>
          <w:fldChar w:fldCharType="begin"/>
        </w:r>
        <w:r w:rsidRPr="002B0E74">
          <w:rPr>
            <w:i/>
            <w:noProof/>
            <w:webHidden/>
            <w:rPrChange w:id="921" w:author="gsadi" w:date="2013-11-25T23:03:00Z">
              <w:rPr>
                <w:noProof/>
                <w:webHidden/>
                <w:color w:val="0000FF"/>
                <w:u w:val="single"/>
              </w:rPr>
            </w:rPrChange>
          </w:rPr>
          <w:instrText xml:space="preserve"> PAGEREF _Toc373184012 \h </w:instrText>
        </w:r>
      </w:ins>
      <w:r w:rsidRPr="002B0E74">
        <w:rPr>
          <w:i/>
          <w:noProof/>
          <w:webHidden/>
          <w:rPrChange w:id="922" w:author="gsadi" w:date="2013-11-25T23:03:00Z">
            <w:rPr>
              <w:i/>
              <w:noProof/>
              <w:webHidden/>
            </w:rPr>
          </w:rPrChange>
        </w:rPr>
      </w:r>
      <w:r w:rsidRPr="002B0E74">
        <w:rPr>
          <w:i/>
          <w:noProof/>
          <w:webHidden/>
          <w:rPrChange w:id="923" w:author="gsadi" w:date="2013-11-25T23:03:00Z">
            <w:rPr>
              <w:noProof/>
              <w:webHidden/>
              <w:color w:val="0000FF"/>
              <w:u w:val="single"/>
            </w:rPr>
          </w:rPrChange>
        </w:rPr>
        <w:fldChar w:fldCharType="separate"/>
      </w:r>
      <w:ins w:id="924" w:author="gsadi" w:date="2013-11-25T23:04:00Z">
        <w:r w:rsidR="008D4335">
          <w:rPr>
            <w:i/>
            <w:noProof/>
            <w:webHidden/>
          </w:rPr>
          <w:t>61</w:t>
        </w:r>
      </w:ins>
      <w:ins w:id="925" w:author="gsadi" w:date="2013-11-25T23:03:00Z">
        <w:r w:rsidRPr="002B0E74">
          <w:rPr>
            <w:i/>
            <w:noProof/>
            <w:webHidden/>
            <w:rPrChange w:id="926" w:author="gsadi" w:date="2013-11-25T23:03:00Z">
              <w:rPr>
                <w:noProof/>
                <w:webHidden/>
                <w:color w:val="0000FF"/>
                <w:u w:val="single"/>
              </w:rPr>
            </w:rPrChange>
          </w:rPr>
          <w:fldChar w:fldCharType="end"/>
        </w:r>
        <w:r w:rsidRPr="002B0E74">
          <w:rPr>
            <w:rStyle w:val="Hyperlink"/>
            <w:i/>
            <w:noProof/>
            <w:rPrChange w:id="927" w:author="gsadi" w:date="2013-11-25T23:03:00Z">
              <w:rPr>
                <w:rStyle w:val="Hyperlink"/>
                <w:noProof/>
              </w:rPr>
            </w:rPrChange>
          </w:rPr>
          <w:fldChar w:fldCharType="end"/>
        </w:r>
      </w:ins>
    </w:p>
    <w:p w:rsidR="003A4EF3" w:rsidRPr="003A4EF3" w:rsidRDefault="002B0E74">
      <w:pPr>
        <w:pStyle w:val="TOC1"/>
        <w:tabs>
          <w:tab w:val="left" w:pos="480"/>
          <w:tab w:val="right" w:leader="dot" w:pos="8990"/>
        </w:tabs>
        <w:rPr>
          <w:ins w:id="928" w:author="gsadi" w:date="2013-11-25T23:03:00Z"/>
          <w:rFonts w:eastAsiaTheme="minorEastAsia"/>
          <w:i/>
          <w:noProof/>
          <w:rPrChange w:id="929" w:author="gsadi" w:date="2013-11-25T23:03:00Z">
            <w:rPr>
              <w:ins w:id="930" w:author="gsadi" w:date="2013-11-25T23:03:00Z"/>
              <w:rFonts w:asciiTheme="minorHAnsi" w:eastAsiaTheme="minorEastAsia" w:hAnsiTheme="minorHAnsi" w:cstheme="minorBidi"/>
              <w:noProof/>
              <w:sz w:val="22"/>
              <w:szCs w:val="22"/>
            </w:rPr>
          </w:rPrChange>
        </w:rPr>
      </w:pPr>
      <w:ins w:id="931" w:author="gsadi" w:date="2013-11-25T23:03:00Z">
        <w:r w:rsidRPr="002B0E74">
          <w:rPr>
            <w:rStyle w:val="Hyperlink"/>
            <w:i/>
            <w:noProof/>
            <w:rPrChange w:id="932" w:author="gsadi" w:date="2013-11-25T23:03:00Z">
              <w:rPr>
                <w:rStyle w:val="Hyperlink"/>
                <w:noProof/>
              </w:rPr>
            </w:rPrChange>
          </w:rPr>
          <w:fldChar w:fldCharType="begin"/>
        </w:r>
        <w:r w:rsidRPr="002B0E74">
          <w:rPr>
            <w:rStyle w:val="Hyperlink"/>
            <w:i/>
            <w:noProof/>
            <w:rPrChange w:id="933" w:author="gsadi" w:date="2013-11-25T23:03:00Z">
              <w:rPr>
                <w:rStyle w:val="Hyperlink"/>
                <w:noProof/>
              </w:rPr>
            </w:rPrChange>
          </w:rPr>
          <w:instrText xml:space="preserve"> </w:instrText>
        </w:r>
        <w:r w:rsidRPr="002B0E74">
          <w:rPr>
            <w:i/>
            <w:noProof/>
            <w:rPrChange w:id="934" w:author="gsadi" w:date="2013-11-25T23:03:00Z">
              <w:rPr>
                <w:noProof/>
                <w:color w:val="0000FF"/>
                <w:u w:val="single"/>
              </w:rPr>
            </w:rPrChange>
          </w:rPr>
          <w:instrText>HYPERLINK \l "_Toc373184013"</w:instrText>
        </w:r>
        <w:r w:rsidRPr="002B0E74">
          <w:rPr>
            <w:rStyle w:val="Hyperlink"/>
            <w:i/>
            <w:noProof/>
            <w:rPrChange w:id="935" w:author="gsadi" w:date="2013-11-25T23:03:00Z">
              <w:rPr>
                <w:rStyle w:val="Hyperlink"/>
                <w:noProof/>
              </w:rPr>
            </w:rPrChange>
          </w:rPr>
          <w:instrText xml:space="preserve"> </w:instrText>
        </w:r>
        <w:r w:rsidRPr="002B0E74">
          <w:rPr>
            <w:rStyle w:val="Hyperlink"/>
            <w:i/>
            <w:noProof/>
            <w:rPrChange w:id="936" w:author="gsadi" w:date="2013-11-25T23:03:00Z">
              <w:rPr>
                <w:rStyle w:val="Hyperlink"/>
                <w:noProof/>
              </w:rPr>
            </w:rPrChange>
          </w:rPr>
          <w:fldChar w:fldCharType="separate"/>
        </w:r>
        <w:r w:rsidRPr="002B0E74">
          <w:rPr>
            <w:rStyle w:val="Hyperlink"/>
            <w:i/>
            <w:noProof/>
            <w:rPrChange w:id="937" w:author="gsadi" w:date="2013-11-25T23:03:00Z">
              <w:rPr>
                <w:rStyle w:val="Hyperlink"/>
                <w:noProof/>
              </w:rPr>
            </w:rPrChange>
          </w:rPr>
          <w:t>4</w:t>
        </w:r>
        <w:r w:rsidRPr="002B0E74">
          <w:rPr>
            <w:rFonts w:eastAsiaTheme="minorEastAsia"/>
            <w:i/>
            <w:noProof/>
            <w:rPrChange w:id="938"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939" w:author="gsadi" w:date="2013-11-25T23:03:00Z">
              <w:rPr>
                <w:rStyle w:val="Hyperlink"/>
                <w:noProof/>
              </w:rPr>
            </w:rPrChange>
          </w:rPr>
          <w:t>Known Issues &amp; Defects</w:t>
        </w:r>
        <w:r w:rsidRPr="002B0E74">
          <w:rPr>
            <w:i/>
            <w:noProof/>
            <w:webHidden/>
            <w:rPrChange w:id="940" w:author="gsadi" w:date="2013-11-25T23:03:00Z">
              <w:rPr>
                <w:noProof/>
                <w:webHidden/>
                <w:color w:val="0000FF"/>
                <w:u w:val="single"/>
              </w:rPr>
            </w:rPrChange>
          </w:rPr>
          <w:tab/>
        </w:r>
        <w:r w:rsidRPr="002B0E74">
          <w:rPr>
            <w:i/>
            <w:noProof/>
            <w:webHidden/>
            <w:rPrChange w:id="941" w:author="gsadi" w:date="2013-11-25T23:03:00Z">
              <w:rPr>
                <w:noProof/>
                <w:webHidden/>
                <w:color w:val="0000FF"/>
                <w:u w:val="single"/>
              </w:rPr>
            </w:rPrChange>
          </w:rPr>
          <w:fldChar w:fldCharType="begin"/>
        </w:r>
        <w:r w:rsidRPr="002B0E74">
          <w:rPr>
            <w:i/>
            <w:noProof/>
            <w:webHidden/>
            <w:rPrChange w:id="942" w:author="gsadi" w:date="2013-11-25T23:03:00Z">
              <w:rPr>
                <w:noProof/>
                <w:webHidden/>
                <w:color w:val="0000FF"/>
                <w:u w:val="single"/>
              </w:rPr>
            </w:rPrChange>
          </w:rPr>
          <w:instrText xml:space="preserve"> PAGEREF _Toc373184013 \h </w:instrText>
        </w:r>
      </w:ins>
      <w:r w:rsidRPr="002B0E74">
        <w:rPr>
          <w:i/>
          <w:noProof/>
          <w:webHidden/>
          <w:rPrChange w:id="943" w:author="gsadi" w:date="2013-11-25T23:03:00Z">
            <w:rPr>
              <w:i/>
              <w:noProof/>
              <w:webHidden/>
            </w:rPr>
          </w:rPrChange>
        </w:rPr>
      </w:r>
      <w:r w:rsidRPr="002B0E74">
        <w:rPr>
          <w:i/>
          <w:noProof/>
          <w:webHidden/>
          <w:rPrChange w:id="944" w:author="gsadi" w:date="2013-11-25T23:03:00Z">
            <w:rPr>
              <w:noProof/>
              <w:webHidden/>
              <w:color w:val="0000FF"/>
              <w:u w:val="single"/>
            </w:rPr>
          </w:rPrChange>
        </w:rPr>
        <w:fldChar w:fldCharType="separate"/>
      </w:r>
      <w:ins w:id="945" w:author="gsadi" w:date="2013-11-25T23:04:00Z">
        <w:r w:rsidR="008D4335">
          <w:rPr>
            <w:i/>
            <w:noProof/>
            <w:webHidden/>
          </w:rPr>
          <w:t>61</w:t>
        </w:r>
      </w:ins>
      <w:ins w:id="946" w:author="gsadi" w:date="2013-11-25T23:03:00Z">
        <w:r w:rsidRPr="002B0E74">
          <w:rPr>
            <w:i/>
            <w:noProof/>
            <w:webHidden/>
            <w:rPrChange w:id="947" w:author="gsadi" w:date="2013-11-25T23:03:00Z">
              <w:rPr>
                <w:noProof/>
                <w:webHidden/>
                <w:color w:val="0000FF"/>
                <w:u w:val="single"/>
              </w:rPr>
            </w:rPrChange>
          </w:rPr>
          <w:fldChar w:fldCharType="end"/>
        </w:r>
        <w:r w:rsidRPr="002B0E74">
          <w:rPr>
            <w:rStyle w:val="Hyperlink"/>
            <w:i/>
            <w:noProof/>
            <w:rPrChange w:id="948" w:author="gsadi" w:date="2013-11-25T23:03:00Z">
              <w:rPr>
                <w:rStyle w:val="Hyperlink"/>
                <w:noProof/>
              </w:rPr>
            </w:rPrChange>
          </w:rPr>
          <w:fldChar w:fldCharType="end"/>
        </w:r>
      </w:ins>
    </w:p>
    <w:p w:rsidR="003A4EF3" w:rsidRPr="003A4EF3" w:rsidRDefault="002B0E74">
      <w:pPr>
        <w:pStyle w:val="TOC1"/>
        <w:tabs>
          <w:tab w:val="left" w:pos="480"/>
          <w:tab w:val="right" w:leader="dot" w:pos="8990"/>
        </w:tabs>
        <w:rPr>
          <w:ins w:id="949" w:author="gsadi" w:date="2013-11-25T23:03:00Z"/>
          <w:rFonts w:eastAsiaTheme="minorEastAsia"/>
          <w:i/>
          <w:noProof/>
          <w:rPrChange w:id="950" w:author="gsadi" w:date="2013-11-25T23:03:00Z">
            <w:rPr>
              <w:ins w:id="951" w:author="gsadi" w:date="2013-11-25T23:03:00Z"/>
              <w:rFonts w:asciiTheme="minorHAnsi" w:eastAsiaTheme="minorEastAsia" w:hAnsiTheme="minorHAnsi" w:cstheme="minorBidi"/>
              <w:noProof/>
              <w:sz w:val="22"/>
              <w:szCs w:val="22"/>
            </w:rPr>
          </w:rPrChange>
        </w:rPr>
      </w:pPr>
      <w:ins w:id="952" w:author="gsadi" w:date="2013-11-25T23:03:00Z">
        <w:r w:rsidRPr="002B0E74">
          <w:rPr>
            <w:rStyle w:val="Hyperlink"/>
            <w:i/>
            <w:noProof/>
            <w:rPrChange w:id="953" w:author="gsadi" w:date="2013-11-25T23:03:00Z">
              <w:rPr>
                <w:rStyle w:val="Hyperlink"/>
                <w:noProof/>
              </w:rPr>
            </w:rPrChange>
          </w:rPr>
          <w:fldChar w:fldCharType="begin"/>
        </w:r>
        <w:r w:rsidRPr="002B0E74">
          <w:rPr>
            <w:rStyle w:val="Hyperlink"/>
            <w:i/>
            <w:noProof/>
            <w:rPrChange w:id="954" w:author="gsadi" w:date="2013-11-25T23:03:00Z">
              <w:rPr>
                <w:rStyle w:val="Hyperlink"/>
                <w:noProof/>
              </w:rPr>
            </w:rPrChange>
          </w:rPr>
          <w:instrText xml:space="preserve"> </w:instrText>
        </w:r>
        <w:r w:rsidRPr="002B0E74">
          <w:rPr>
            <w:i/>
            <w:noProof/>
            <w:rPrChange w:id="955" w:author="gsadi" w:date="2013-11-25T23:03:00Z">
              <w:rPr>
                <w:noProof/>
                <w:color w:val="0000FF"/>
                <w:u w:val="single"/>
              </w:rPr>
            </w:rPrChange>
          </w:rPr>
          <w:instrText>HYPERLINK \l "_Toc373184018"</w:instrText>
        </w:r>
        <w:r w:rsidRPr="002B0E74">
          <w:rPr>
            <w:rStyle w:val="Hyperlink"/>
            <w:i/>
            <w:noProof/>
            <w:rPrChange w:id="956" w:author="gsadi" w:date="2013-11-25T23:03:00Z">
              <w:rPr>
                <w:rStyle w:val="Hyperlink"/>
                <w:noProof/>
              </w:rPr>
            </w:rPrChange>
          </w:rPr>
          <w:instrText xml:space="preserve"> </w:instrText>
        </w:r>
        <w:r w:rsidRPr="002B0E74">
          <w:rPr>
            <w:rStyle w:val="Hyperlink"/>
            <w:i/>
            <w:noProof/>
            <w:rPrChange w:id="957" w:author="gsadi" w:date="2013-11-25T23:03:00Z">
              <w:rPr>
                <w:rStyle w:val="Hyperlink"/>
                <w:noProof/>
              </w:rPr>
            </w:rPrChange>
          </w:rPr>
          <w:fldChar w:fldCharType="separate"/>
        </w:r>
        <w:r w:rsidRPr="002B0E74">
          <w:rPr>
            <w:rStyle w:val="Hyperlink"/>
            <w:i/>
            <w:noProof/>
            <w:rPrChange w:id="958" w:author="gsadi" w:date="2013-11-25T23:03:00Z">
              <w:rPr>
                <w:rStyle w:val="Hyperlink"/>
                <w:noProof/>
              </w:rPr>
            </w:rPrChange>
          </w:rPr>
          <w:t>5</w:t>
        </w:r>
        <w:r w:rsidRPr="002B0E74">
          <w:rPr>
            <w:rFonts w:eastAsiaTheme="minorEastAsia"/>
            <w:i/>
            <w:noProof/>
            <w:rPrChange w:id="959"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960" w:author="gsadi" w:date="2013-11-25T23:03:00Z">
              <w:rPr>
                <w:rStyle w:val="Hyperlink"/>
                <w:noProof/>
              </w:rPr>
            </w:rPrChange>
          </w:rPr>
          <w:t>Glossary and Acronyms</w:t>
        </w:r>
        <w:r w:rsidRPr="002B0E74">
          <w:rPr>
            <w:i/>
            <w:noProof/>
            <w:webHidden/>
            <w:rPrChange w:id="961" w:author="gsadi" w:date="2013-11-25T23:03:00Z">
              <w:rPr>
                <w:noProof/>
                <w:webHidden/>
                <w:color w:val="0000FF"/>
                <w:u w:val="single"/>
              </w:rPr>
            </w:rPrChange>
          </w:rPr>
          <w:tab/>
        </w:r>
        <w:r w:rsidRPr="002B0E74">
          <w:rPr>
            <w:i/>
            <w:noProof/>
            <w:webHidden/>
            <w:rPrChange w:id="962" w:author="gsadi" w:date="2013-11-25T23:03:00Z">
              <w:rPr>
                <w:noProof/>
                <w:webHidden/>
                <w:color w:val="0000FF"/>
                <w:u w:val="single"/>
              </w:rPr>
            </w:rPrChange>
          </w:rPr>
          <w:fldChar w:fldCharType="begin"/>
        </w:r>
        <w:r w:rsidRPr="002B0E74">
          <w:rPr>
            <w:i/>
            <w:noProof/>
            <w:webHidden/>
            <w:rPrChange w:id="963" w:author="gsadi" w:date="2013-11-25T23:03:00Z">
              <w:rPr>
                <w:noProof/>
                <w:webHidden/>
                <w:color w:val="0000FF"/>
                <w:u w:val="single"/>
              </w:rPr>
            </w:rPrChange>
          </w:rPr>
          <w:instrText xml:space="preserve"> PAGEREF _Toc373184018 \h </w:instrText>
        </w:r>
      </w:ins>
      <w:r w:rsidRPr="002B0E74">
        <w:rPr>
          <w:i/>
          <w:noProof/>
          <w:webHidden/>
          <w:rPrChange w:id="964" w:author="gsadi" w:date="2013-11-25T23:03:00Z">
            <w:rPr>
              <w:i/>
              <w:noProof/>
              <w:webHidden/>
            </w:rPr>
          </w:rPrChange>
        </w:rPr>
      </w:r>
      <w:r w:rsidRPr="002B0E74">
        <w:rPr>
          <w:i/>
          <w:noProof/>
          <w:webHidden/>
          <w:rPrChange w:id="965" w:author="gsadi" w:date="2013-11-25T23:03:00Z">
            <w:rPr>
              <w:noProof/>
              <w:webHidden/>
              <w:color w:val="0000FF"/>
              <w:u w:val="single"/>
            </w:rPr>
          </w:rPrChange>
        </w:rPr>
        <w:fldChar w:fldCharType="separate"/>
      </w:r>
      <w:ins w:id="966" w:author="gsadi" w:date="2013-11-25T23:04:00Z">
        <w:r w:rsidR="008D4335">
          <w:rPr>
            <w:i/>
            <w:noProof/>
            <w:webHidden/>
          </w:rPr>
          <w:t>61</w:t>
        </w:r>
      </w:ins>
      <w:ins w:id="967" w:author="gsadi" w:date="2013-11-25T23:03:00Z">
        <w:r w:rsidRPr="002B0E74">
          <w:rPr>
            <w:i/>
            <w:noProof/>
            <w:webHidden/>
            <w:rPrChange w:id="968" w:author="gsadi" w:date="2013-11-25T23:03:00Z">
              <w:rPr>
                <w:noProof/>
                <w:webHidden/>
                <w:color w:val="0000FF"/>
                <w:u w:val="single"/>
              </w:rPr>
            </w:rPrChange>
          </w:rPr>
          <w:fldChar w:fldCharType="end"/>
        </w:r>
        <w:r w:rsidRPr="002B0E74">
          <w:rPr>
            <w:rStyle w:val="Hyperlink"/>
            <w:i/>
            <w:noProof/>
            <w:rPrChange w:id="969" w:author="gsadi" w:date="2013-11-25T23:03:00Z">
              <w:rPr>
                <w:rStyle w:val="Hyperlink"/>
                <w:noProof/>
              </w:rPr>
            </w:rPrChange>
          </w:rPr>
          <w:fldChar w:fldCharType="end"/>
        </w:r>
      </w:ins>
    </w:p>
    <w:p w:rsidR="003A4EF3" w:rsidRPr="003A4EF3" w:rsidRDefault="002B0E74">
      <w:pPr>
        <w:pStyle w:val="TOC1"/>
        <w:tabs>
          <w:tab w:val="left" w:pos="480"/>
          <w:tab w:val="right" w:leader="dot" w:pos="8990"/>
        </w:tabs>
        <w:rPr>
          <w:ins w:id="970" w:author="gsadi" w:date="2013-11-25T23:03:00Z"/>
          <w:rFonts w:eastAsiaTheme="minorEastAsia"/>
          <w:i/>
          <w:noProof/>
          <w:rPrChange w:id="971" w:author="gsadi" w:date="2013-11-25T23:03:00Z">
            <w:rPr>
              <w:ins w:id="972" w:author="gsadi" w:date="2013-11-25T23:03:00Z"/>
              <w:rFonts w:asciiTheme="minorHAnsi" w:eastAsiaTheme="minorEastAsia" w:hAnsiTheme="minorHAnsi" w:cstheme="minorBidi"/>
              <w:noProof/>
              <w:sz w:val="22"/>
              <w:szCs w:val="22"/>
            </w:rPr>
          </w:rPrChange>
        </w:rPr>
      </w:pPr>
      <w:ins w:id="973" w:author="gsadi" w:date="2013-11-25T23:03:00Z">
        <w:r w:rsidRPr="002B0E74">
          <w:rPr>
            <w:rStyle w:val="Hyperlink"/>
            <w:i/>
            <w:noProof/>
            <w:rPrChange w:id="974" w:author="gsadi" w:date="2013-11-25T23:03:00Z">
              <w:rPr>
                <w:rStyle w:val="Hyperlink"/>
                <w:noProof/>
              </w:rPr>
            </w:rPrChange>
          </w:rPr>
          <w:fldChar w:fldCharType="begin"/>
        </w:r>
        <w:r w:rsidRPr="002B0E74">
          <w:rPr>
            <w:rStyle w:val="Hyperlink"/>
            <w:i/>
            <w:noProof/>
            <w:rPrChange w:id="975" w:author="gsadi" w:date="2013-11-25T23:03:00Z">
              <w:rPr>
                <w:rStyle w:val="Hyperlink"/>
                <w:noProof/>
              </w:rPr>
            </w:rPrChange>
          </w:rPr>
          <w:instrText xml:space="preserve"> </w:instrText>
        </w:r>
        <w:r w:rsidRPr="002B0E74">
          <w:rPr>
            <w:i/>
            <w:noProof/>
            <w:rPrChange w:id="976" w:author="gsadi" w:date="2013-11-25T23:03:00Z">
              <w:rPr>
                <w:noProof/>
                <w:color w:val="0000FF"/>
                <w:u w:val="single"/>
              </w:rPr>
            </w:rPrChange>
          </w:rPr>
          <w:instrText>HYPERLINK \l "_Toc373184019"</w:instrText>
        </w:r>
        <w:r w:rsidRPr="002B0E74">
          <w:rPr>
            <w:rStyle w:val="Hyperlink"/>
            <w:i/>
            <w:noProof/>
            <w:rPrChange w:id="977" w:author="gsadi" w:date="2013-11-25T23:03:00Z">
              <w:rPr>
                <w:rStyle w:val="Hyperlink"/>
                <w:noProof/>
              </w:rPr>
            </w:rPrChange>
          </w:rPr>
          <w:instrText xml:space="preserve"> </w:instrText>
        </w:r>
        <w:r w:rsidRPr="002B0E74">
          <w:rPr>
            <w:rStyle w:val="Hyperlink"/>
            <w:i/>
            <w:noProof/>
            <w:rPrChange w:id="978" w:author="gsadi" w:date="2013-11-25T23:03:00Z">
              <w:rPr>
                <w:rStyle w:val="Hyperlink"/>
                <w:noProof/>
              </w:rPr>
            </w:rPrChange>
          </w:rPr>
          <w:fldChar w:fldCharType="separate"/>
        </w:r>
        <w:r w:rsidRPr="002B0E74">
          <w:rPr>
            <w:rStyle w:val="Hyperlink"/>
            <w:i/>
            <w:noProof/>
            <w:rPrChange w:id="979" w:author="gsadi" w:date="2013-11-25T23:03:00Z">
              <w:rPr>
                <w:rStyle w:val="Hyperlink"/>
                <w:noProof/>
              </w:rPr>
            </w:rPrChange>
          </w:rPr>
          <w:t>6</w:t>
        </w:r>
        <w:r w:rsidRPr="002B0E74">
          <w:rPr>
            <w:rFonts w:eastAsiaTheme="minorEastAsia"/>
            <w:i/>
            <w:noProof/>
            <w:rPrChange w:id="980" w:author="gsadi" w:date="2013-11-25T23:03:00Z">
              <w:rPr>
                <w:rFonts w:asciiTheme="minorHAnsi" w:eastAsiaTheme="minorEastAsia" w:hAnsiTheme="minorHAnsi" w:cstheme="minorBidi"/>
                <w:noProof/>
                <w:color w:val="0000FF"/>
                <w:sz w:val="22"/>
                <w:szCs w:val="22"/>
                <w:u w:val="single"/>
              </w:rPr>
            </w:rPrChange>
          </w:rPr>
          <w:tab/>
        </w:r>
        <w:r w:rsidRPr="002B0E74">
          <w:rPr>
            <w:rStyle w:val="Hyperlink"/>
            <w:i/>
            <w:noProof/>
            <w:rPrChange w:id="981" w:author="gsadi" w:date="2013-11-25T23:03:00Z">
              <w:rPr>
                <w:rStyle w:val="Hyperlink"/>
                <w:noProof/>
              </w:rPr>
            </w:rPrChange>
          </w:rPr>
          <w:t>References</w:t>
        </w:r>
        <w:r w:rsidRPr="002B0E74">
          <w:rPr>
            <w:i/>
            <w:noProof/>
            <w:webHidden/>
            <w:rPrChange w:id="982" w:author="gsadi" w:date="2013-11-25T23:03:00Z">
              <w:rPr>
                <w:noProof/>
                <w:webHidden/>
                <w:color w:val="0000FF"/>
                <w:u w:val="single"/>
              </w:rPr>
            </w:rPrChange>
          </w:rPr>
          <w:tab/>
        </w:r>
        <w:r w:rsidRPr="002B0E74">
          <w:rPr>
            <w:i/>
            <w:noProof/>
            <w:webHidden/>
            <w:rPrChange w:id="983" w:author="gsadi" w:date="2013-11-25T23:03:00Z">
              <w:rPr>
                <w:noProof/>
                <w:webHidden/>
                <w:color w:val="0000FF"/>
                <w:u w:val="single"/>
              </w:rPr>
            </w:rPrChange>
          </w:rPr>
          <w:fldChar w:fldCharType="begin"/>
        </w:r>
        <w:r w:rsidRPr="002B0E74">
          <w:rPr>
            <w:i/>
            <w:noProof/>
            <w:webHidden/>
            <w:rPrChange w:id="984" w:author="gsadi" w:date="2013-11-25T23:03:00Z">
              <w:rPr>
                <w:noProof/>
                <w:webHidden/>
                <w:color w:val="0000FF"/>
                <w:u w:val="single"/>
              </w:rPr>
            </w:rPrChange>
          </w:rPr>
          <w:instrText xml:space="preserve"> PAGEREF _Toc373184019 \h </w:instrText>
        </w:r>
      </w:ins>
      <w:r w:rsidRPr="002B0E74">
        <w:rPr>
          <w:i/>
          <w:noProof/>
          <w:webHidden/>
          <w:rPrChange w:id="985" w:author="gsadi" w:date="2013-11-25T23:03:00Z">
            <w:rPr>
              <w:i/>
              <w:noProof/>
              <w:webHidden/>
            </w:rPr>
          </w:rPrChange>
        </w:rPr>
      </w:r>
      <w:r w:rsidRPr="002B0E74">
        <w:rPr>
          <w:i/>
          <w:noProof/>
          <w:webHidden/>
          <w:rPrChange w:id="986" w:author="gsadi" w:date="2013-11-25T23:03:00Z">
            <w:rPr>
              <w:noProof/>
              <w:webHidden/>
              <w:color w:val="0000FF"/>
              <w:u w:val="single"/>
            </w:rPr>
          </w:rPrChange>
        </w:rPr>
        <w:fldChar w:fldCharType="separate"/>
      </w:r>
      <w:ins w:id="987" w:author="gsadi" w:date="2013-11-25T23:04:00Z">
        <w:r w:rsidR="008D4335">
          <w:rPr>
            <w:i/>
            <w:noProof/>
            <w:webHidden/>
          </w:rPr>
          <w:t>62</w:t>
        </w:r>
      </w:ins>
      <w:ins w:id="988" w:author="gsadi" w:date="2013-11-25T23:03:00Z">
        <w:r w:rsidRPr="002B0E74">
          <w:rPr>
            <w:i/>
            <w:noProof/>
            <w:webHidden/>
            <w:rPrChange w:id="989" w:author="gsadi" w:date="2013-11-25T23:03:00Z">
              <w:rPr>
                <w:noProof/>
                <w:webHidden/>
                <w:color w:val="0000FF"/>
                <w:u w:val="single"/>
              </w:rPr>
            </w:rPrChange>
          </w:rPr>
          <w:fldChar w:fldCharType="end"/>
        </w:r>
        <w:r w:rsidRPr="002B0E74">
          <w:rPr>
            <w:rStyle w:val="Hyperlink"/>
            <w:i/>
            <w:noProof/>
            <w:rPrChange w:id="990" w:author="gsadi" w:date="2013-11-25T23:03:00Z">
              <w:rPr>
                <w:rStyle w:val="Hyperlink"/>
                <w:noProof/>
              </w:rPr>
            </w:rPrChange>
          </w:rPr>
          <w:fldChar w:fldCharType="end"/>
        </w:r>
      </w:ins>
    </w:p>
    <w:p w:rsidR="0002251A" w:rsidRPr="003A4EF3" w:rsidDel="003457F9" w:rsidRDefault="002B0E74">
      <w:pPr>
        <w:pStyle w:val="TOC1"/>
        <w:tabs>
          <w:tab w:val="left" w:pos="480"/>
          <w:tab w:val="right" w:leader="dot" w:pos="8630"/>
        </w:tabs>
        <w:rPr>
          <w:del w:id="991" w:author="gsadi" w:date="2013-11-03T18:25:00Z"/>
          <w:i/>
          <w:noProof/>
          <w:rPrChange w:id="992" w:author="gsadi" w:date="2013-11-25T23:03:00Z">
            <w:rPr>
              <w:del w:id="993" w:author="gsadi" w:date="2013-11-03T18:25:00Z"/>
              <w:rFonts w:ascii="Calibri" w:hAnsi="Calibri"/>
              <w:noProof/>
              <w:sz w:val="22"/>
              <w:szCs w:val="22"/>
            </w:rPr>
          </w:rPrChange>
        </w:rPr>
      </w:pPr>
      <w:del w:id="994" w:author="gsadi" w:date="2013-11-03T18:25:00Z">
        <w:r w:rsidRPr="002B0E74">
          <w:rPr>
            <w:rStyle w:val="Hyperlink"/>
            <w:i/>
            <w:noProof/>
            <w:rPrChange w:id="995" w:author="gsadi" w:date="2013-11-25T23:03:00Z">
              <w:rPr>
                <w:rStyle w:val="Hyperlink"/>
                <w:noProof/>
              </w:rPr>
            </w:rPrChange>
          </w:rPr>
          <w:delText>1</w:delText>
        </w:r>
        <w:r w:rsidRPr="002B0E74">
          <w:rPr>
            <w:i/>
            <w:noProof/>
            <w:rPrChange w:id="996" w:author="gsadi" w:date="2013-11-25T23:03:00Z">
              <w:rPr>
                <w:rFonts w:ascii="Calibri" w:hAnsi="Calibri"/>
                <w:noProof/>
                <w:color w:val="0000FF"/>
                <w:sz w:val="22"/>
                <w:szCs w:val="22"/>
                <w:u w:val="single"/>
              </w:rPr>
            </w:rPrChange>
          </w:rPr>
          <w:tab/>
        </w:r>
        <w:r w:rsidRPr="002B0E74">
          <w:rPr>
            <w:rStyle w:val="Hyperlink"/>
            <w:i/>
            <w:noProof/>
            <w:rPrChange w:id="997" w:author="gsadi" w:date="2013-11-25T23:03:00Z">
              <w:rPr>
                <w:rStyle w:val="Hyperlink"/>
                <w:noProof/>
              </w:rPr>
            </w:rPrChange>
          </w:rPr>
          <w:delText>Introduction</w:delText>
        </w:r>
        <w:r w:rsidRPr="002B0E74">
          <w:rPr>
            <w:i/>
            <w:noProof/>
            <w:webHidden/>
            <w:rPrChange w:id="998" w:author="gsadi" w:date="2013-11-25T23:03:00Z">
              <w:rPr>
                <w:noProof/>
                <w:webHidden/>
                <w:color w:val="0000FF"/>
                <w:u w:val="single"/>
              </w:rPr>
            </w:rPrChange>
          </w:rPr>
          <w:tab/>
          <w:delText>4</w:delText>
        </w:r>
      </w:del>
    </w:p>
    <w:p w:rsidR="0002251A" w:rsidRPr="003A4EF3" w:rsidDel="003457F9" w:rsidRDefault="002B0E74">
      <w:pPr>
        <w:pStyle w:val="TOC2"/>
        <w:tabs>
          <w:tab w:val="left" w:pos="960"/>
          <w:tab w:val="right" w:leader="dot" w:pos="8630"/>
        </w:tabs>
        <w:rPr>
          <w:del w:id="999" w:author="gsadi" w:date="2013-11-03T18:25:00Z"/>
          <w:i/>
          <w:noProof/>
          <w:rPrChange w:id="1000" w:author="gsadi" w:date="2013-11-25T23:03:00Z">
            <w:rPr>
              <w:del w:id="1001" w:author="gsadi" w:date="2013-11-03T18:25:00Z"/>
              <w:rFonts w:ascii="Calibri" w:hAnsi="Calibri"/>
              <w:noProof/>
              <w:sz w:val="22"/>
              <w:szCs w:val="22"/>
            </w:rPr>
          </w:rPrChange>
        </w:rPr>
      </w:pPr>
      <w:del w:id="1002" w:author="gsadi" w:date="2013-11-03T18:25:00Z">
        <w:r w:rsidRPr="002B0E74">
          <w:rPr>
            <w:rStyle w:val="Hyperlink"/>
            <w:i/>
            <w:noProof/>
            <w:rPrChange w:id="1003" w:author="gsadi" w:date="2013-11-25T23:03:00Z">
              <w:rPr>
                <w:rStyle w:val="Hyperlink"/>
                <w:noProof/>
              </w:rPr>
            </w:rPrChange>
          </w:rPr>
          <w:delText>1.1</w:delText>
        </w:r>
        <w:r w:rsidRPr="002B0E74">
          <w:rPr>
            <w:i/>
            <w:noProof/>
            <w:rPrChange w:id="1004" w:author="gsadi" w:date="2013-11-25T23:03:00Z">
              <w:rPr>
                <w:rFonts w:ascii="Calibri" w:hAnsi="Calibri"/>
                <w:noProof/>
                <w:color w:val="0000FF"/>
                <w:sz w:val="22"/>
                <w:szCs w:val="22"/>
                <w:u w:val="single"/>
              </w:rPr>
            </w:rPrChange>
          </w:rPr>
          <w:tab/>
        </w:r>
        <w:r w:rsidRPr="002B0E74">
          <w:rPr>
            <w:rStyle w:val="Hyperlink"/>
            <w:i/>
            <w:noProof/>
            <w:rPrChange w:id="1005" w:author="gsadi" w:date="2013-11-25T23:03:00Z">
              <w:rPr>
                <w:rStyle w:val="Hyperlink"/>
                <w:noProof/>
              </w:rPr>
            </w:rPrChange>
          </w:rPr>
          <w:delText>Overview</w:delText>
        </w:r>
        <w:r w:rsidRPr="002B0E74">
          <w:rPr>
            <w:i/>
            <w:noProof/>
            <w:webHidden/>
            <w:rPrChange w:id="1006" w:author="gsadi" w:date="2013-11-25T23:03:00Z">
              <w:rPr>
                <w:noProof/>
                <w:webHidden/>
                <w:color w:val="0000FF"/>
                <w:u w:val="single"/>
              </w:rPr>
            </w:rPrChange>
          </w:rPr>
          <w:tab/>
          <w:delText>4</w:delText>
        </w:r>
      </w:del>
    </w:p>
    <w:p w:rsidR="0002251A" w:rsidRPr="003A4EF3" w:rsidDel="003457F9" w:rsidRDefault="002B0E74">
      <w:pPr>
        <w:pStyle w:val="TOC2"/>
        <w:tabs>
          <w:tab w:val="left" w:pos="960"/>
          <w:tab w:val="right" w:leader="dot" w:pos="8630"/>
        </w:tabs>
        <w:rPr>
          <w:del w:id="1007" w:author="gsadi" w:date="2013-11-03T18:25:00Z"/>
          <w:i/>
          <w:noProof/>
          <w:rPrChange w:id="1008" w:author="gsadi" w:date="2013-11-25T23:03:00Z">
            <w:rPr>
              <w:del w:id="1009" w:author="gsadi" w:date="2013-11-03T18:25:00Z"/>
              <w:rFonts w:ascii="Calibri" w:hAnsi="Calibri"/>
              <w:noProof/>
              <w:sz w:val="22"/>
              <w:szCs w:val="22"/>
            </w:rPr>
          </w:rPrChange>
        </w:rPr>
      </w:pPr>
      <w:del w:id="1010" w:author="gsadi" w:date="2013-11-03T18:25:00Z">
        <w:r w:rsidRPr="002B0E74">
          <w:rPr>
            <w:rStyle w:val="Hyperlink"/>
            <w:i/>
            <w:noProof/>
            <w:rPrChange w:id="1011" w:author="gsadi" w:date="2013-11-25T23:03:00Z">
              <w:rPr>
                <w:rStyle w:val="Hyperlink"/>
                <w:noProof/>
              </w:rPr>
            </w:rPrChange>
          </w:rPr>
          <w:delText>1.2</w:delText>
        </w:r>
        <w:r w:rsidRPr="002B0E74">
          <w:rPr>
            <w:i/>
            <w:noProof/>
            <w:rPrChange w:id="1012" w:author="gsadi" w:date="2013-11-25T23:03:00Z">
              <w:rPr>
                <w:rFonts w:ascii="Calibri" w:hAnsi="Calibri"/>
                <w:noProof/>
                <w:color w:val="0000FF"/>
                <w:sz w:val="22"/>
                <w:szCs w:val="22"/>
                <w:u w:val="single"/>
              </w:rPr>
            </w:rPrChange>
          </w:rPr>
          <w:tab/>
        </w:r>
        <w:r w:rsidRPr="002B0E74">
          <w:rPr>
            <w:rStyle w:val="Hyperlink"/>
            <w:i/>
            <w:noProof/>
            <w:rPrChange w:id="1013" w:author="gsadi" w:date="2013-11-25T23:03:00Z">
              <w:rPr>
                <w:rStyle w:val="Hyperlink"/>
                <w:noProof/>
              </w:rPr>
            </w:rPrChange>
          </w:rPr>
          <w:delText>Scope</w:delText>
        </w:r>
        <w:r w:rsidRPr="002B0E74">
          <w:rPr>
            <w:i/>
            <w:noProof/>
            <w:webHidden/>
            <w:rPrChange w:id="1014" w:author="gsadi" w:date="2013-11-25T23:03:00Z">
              <w:rPr>
                <w:noProof/>
                <w:webHidden/>
                <w:color w:val="0000FF"/>
                <w:u w:val="single"/>
              </w:rPr>
            </w:rPrChange>
          </w:rPr>
          <w:tab/>
          <w:delText>4</w:delText>
        </w:r>
      </w:del>
    </w:p>
    <w:p w:rsidR="0002251A" w:rsidRPr="003A4EF3" w:rsidDel="003457F9" w:rsidRDefault="002B0E74">
      <w:pPr>
        <w:pStyle w:val="TOC2"/>
        <w:tabs>
          <w:tab w:val="left" w:pos="960"/>
          <w:tab w:val="right" w:leader="dot" w:pos="8630"/>
        </w:tabs>
        <w:rPr>
          <w:del w:id="1015" w:author="gsadi" w:date="2013-11-03T18:25:00Z"/>
          <w:i/>
          <w:noProof/>
          <w:rPrChange w:id="1016" w:author="gsadi" w:date="2013-11-25T23:03:00Z">
            <w:rPr>
              <w:del w:id="1017" w:author="gsadi" w:date="2013-11-03T18:25:00Z"/>
              <w:rFonts w:ascii="Calibri" w:hAnsi="Calibri"/>
              <w:noProof/>
              <w:sz w:val="22"/>
              <w:szCs w:val="22"/>
            </w:rPr>
          </w:rPrChange>
        </w:rPr>
      </w:pPr>
      <w:del w:id="1018" w:author="gsadi" w:date="2013-11-03T18:25:00Z">
        <w:r w:rsidRPr="002B0E74">
          <w:rPr>
            <w:rStyle w:val="Hyperlink"/>
            <w:i/>
            <w:noProof/>
            <w:rPrChange w:id="1019" w:author="gsadi" w:date="2013-11-25T23:03:00Z">
              <w:rPr>
                <w:rStyle w:val="Hyperlink"/>
                <w:noProof/>
              </w:rPr>
            </w:rPrChange>
          </w:rPr>
          <w:delText>1.3</w:delText>
        </w:r>
        <w:r w:rsidRPr="002B0E74">
          <w:rPr>
            <w:i/>
            <w:noProof/>
            <w:rPrChange w:id="1020" w:author="gsadi" w:date="2013-11-25T23:03:00Z">
              <w:rPr>
                <w:rFonts w:ascii="Calibri" w:hAnsi="Calibri"/>
                <w:noProof/>
                <w:color w:val="0000FF"/>
                <w:sz w:val="22"/>
                <w:szCs w:val="22"/>
                <w:u w:val="single"/>
              </w:rPr>
            </w:rPrChange>
          </w:rPr>
          <w:tab/>
        </w:r>
        <w:r w:rsidRPr="002B0E74">
          <w:rPr>
            <w:rStyle w:val="Hyperlink"/>
            <w:i/>
            <w:noProof/>
            <w:rPrChange w:id="1021" w:author="gsadi" w:date="2013-11-25T23:03:00Z">
              <w:rPr>
                <w:rStyle w:val="Hyperlink"/>
                <w:noProof/>
              </w:rPr>
            </w:rPrChange>
          </w:rPr>
          <w:delText>Component Owners</w:delText>
        </w:r>
        <w:r w:rsidRPr="002B0E74">
          <w:rPr>
            <w:i/>
            <w:noProof/>
            <w:webHidden/>
            <w:rPrChange w:id="1022" w:author="gsadi" w:date="2013-11-25T23:03:00Z">
              <w:rPr>
                <w:noProof/>
                <w:webHidden/>
                <w:color w:val="0000FF"/>
                <w:u w:val="single"/>
              </w:rPr>
            </w:rPrChange>
          </w:rPr>
          <w:tab/>
          <w:delText>4</w:delText>
        </w:r>
      </w:del>
    </w:p>
    <w:p w:rsidR="0002251A" w:rsidRPr="003A4EF3" w:rsidDel="003457F9" w:rsidRDefault="002B0E74">
      <w:pPr>
        <w:pStyle w:val="TOC1"/>
        <w:tabs>
          <w:tab w:val="left" w:pos="480"/>
          <w:tab w:val="right" w:leader="dot" w:pos="8630"/>
        </w:tabs>
        <w:rPr>
          <w:del w:id="1023" w:author="gsadi" w:date="2013-11-03T18:25:00Z"/>
          <w:i/>
          <w:noProof/>
          <w:rPrChange w:id="1024" w:author="gsadi" w:date="2013-11-25T23:03:00Z">
            <w:rPr>
              <w:del w:id="1025" w:author="gsadi" w:date="2013-11-03T18:25:00Z"/>
              <w:rFonts w:ascii="Calibri" w:hAnsi="Calibri"/>
              <w:noProof/>
              <w:sz w:val="22"/>
              <w:szCs w:val="22"/>
            </w:rPr>
          </w:rPrChange>
        </w:rPr>
      </w:pPr>
      <w:del w:id="1026" w:author="gsadi" w:date="2013-11-03T18:25:00Z">
        <w:r w:rsidRPr="002B0E74">
          <w:rPr>
            <w:rStyle w:val="Hyperlink"/>
            <w:i/>
            <w:noProof/>
            <w:rPrChange w:id="1027" w:author="gsadi" w:date="2013-11-25T23:03:00Z">
              <w:rPr>
                <w:rStyle w:val="Hyperlink"/>
                <w:noProof/>
              </w:rPr>
            </w:rPrChange>
          </w:rPr>
          <w:delText>2</w:delText>
        </w:r>
        <w:r w:rsidRPr="002B0E74">
          <w:rPr>
            <w:i/>
            <w:noProof/>
            <w:rPrChange w:id="1028" w:author="gsadi" w:date="2013-11-25T23:03:00Z">
              <w:rPr>
                <w:rFonts w:ascii="Calibri" w:hAnsi="Calibri"/>
                <w:noProof/>
                <w:color w:val="0000FF"/>
                <w:sz w:val="22"/>
                <w:szCs w:val="22"/>
                <w:u w:val="single"/>
              </w:rPr>
            </w:rPrChange>
          </w:rPr>
          <w:tab/>
        </w:r>
        <w:r w:rsidRPr="002B0E74">
          <w:rPr>
            <w:rStyle w:val="Hyperlink"/>
            <w:i/>
            <w:noProof/>
            <w:rPrChange w:id="1029" w:author="gsadi" w:date="2013-11-25T23:03:00Z">
              <w:rPr>
                <w:rStyle w:val="Hyperlink"/>
                <w:noProof/>
              </w:rPr>
            </w:rPrChange>
          </w:rPr>
          <w:delText>System Details</w:delText>
        </w:r>
        <w:r w:rsidRPr="002B0E74">
          <w:rPr>
            <w:i/>
            <w:noProof/>
            <w:webHidden/>
            <w:rPrChange w:id="1030" w:author="gsadi" w:date="2013-11-25T23:03:00Z">
              <w:rPr>
                <w:noProof/>
                <w:webHidden/>
                <w:color w:val="0000FF"/>
                <w:u w:val="single"/>
              </w:rPr>
            </w:rPrChange>
          </w:rPr>
          <w:tab/>
          <w:delText>5</w:delText>
        </w:r>
      </w:del>
    </w:p>
    <w:p w:rsidR="0002251A" w:rsidRPr="003A4EF3" w:rsidDel="003457F9" w:rsidRDefault="002B0E74">
      <w:pPr>
        <w:pStyle w:val="TOC2"/>
        <w:tabs>
          <w:tab w:val="left" w:pos="960"/>
          <w:tab w:val="right" w:leader="dot" w:pos="8630"/>
        </w:tabs>
        <w:rPr>
          <w:del w:id="1031" w:author="gsadi" w:date="2013-11-03T18:25:00Z"/>
          <w:i/>
          <w:noProof/>
          <w:rPrChange w:id="1032" w:author="gsadi" w:date="2013-11-25T23:03:00Z">
            <w:rPr>
              <w:del w:id="1033" w:author="gsadi" w:date="2013-11-03T18:25:00Z"/>
              <w:rFonts w:ascii="Calibri" w:hAnsi="Calibri"/>
              <w:noProof/>
              <w:sz w:val="22"/>
              <w:szCs w:val="22"/>
            </w:rPr>
          </w:rPrChange>
        </w:rPr>
      </w:pPr>
      <w:del w:id="1034" w:author="gsadi" w:date="2013-11-03T18:25:00Z">
        <w:r w:rsidRPr="002B0E74">
          <w:rPr>
            <w:rStyle w:val="Hyperlink"/>
            <w:i/>
            <w:noProof/>
            <w:rPrChange w:id="1035" w:author="gsadi" w:date="2013-11-25T23:03:00Z">
              <w:rPr>
                <w:rStyle w:val="Hyperlink"/>
                <w:noProof/>
              </w:rPr>
            </w:rPrChange>
          </w:rPr>
          <w:delText>2.1</w:delText>
        </w:r>
        <w:r w:rsidRPr="002B0E74">
          <w:rPr>
            <w:i/>
            <w:noProof/>
            <w:rPrChange w:id="1036" w:author="gsadi" w:date="2013-11-25T23:03:00Z">
              <w:rPr>
                <w:rFonts w:ascii="Calibri" w:hAnsi="Calibri"/>
                <w:noProof/>
                <w:color w:val="0000FF"/>
                <w:sz w:val="22"/>
                <w:szCs w:val="22"/>
                <w:u w:val="single"/>
              </w:rPr>
            </w:rPrChange>
          </w:rPr>
          <w:tab/>
        </w:r>
        <w:r w:rsidRPr="002B0E74">
          <w:rPr>
            <w:rStyle w:val="Hyperlink"/>
            <w:i/>
            <w:noProof/>
            <w:rPrChange w:id="1037" w:author="gsadi" w:date="2013-11-25T23:03:00Z">
              <w:rPr>
                <w:rStyle w:val="Hyperlink"/>
                <w:noProof/>
              </w:rPr>
            </w:rPrChange>
          </w:rPr>
          <w:delText>Architecture</w:delText>
        </w:r>
        <w:r w:rsidRPr="002B0E74">
          <w:rPr>
            <w:i/>
            <w:noProof/>
            <w:webHidden/>
            <w:rPrChange w:id="1038" w:author="gsadi" w:date="2013-11-25T23:03:00Z">
              <w:rPr>
                <w:noProof/>
                <w:webHidden/>
                <w:color w:val="0000FF"/>
                <w:u w:val="single"/>
              </w:rPr>
            </w:rPrChange>
          </w:rPr>
          <w:tab/>
          <w:delText>5</w:delText>
        </w:r>
      </w:del>
    </w:p>
    <w:p w:rsidR="0002251A" w:rsidRPr="003A4EF3" w:rsidDel="003457F9" w:rsidRDefault="002B0E74">
      <w:pPr>
        <w:pStyle w:val="TOC2"/>
        <w:tabs>
          <w:tab w:val="left" w:pos="960"/>
          <w:tab w:val="right" w:leader="dot" w:pos="8630"/>
        </w:tabs>
        <w:rPr>
          <w:del w:id="1039" w:author="gsadi" w:date="2013-11-03T18:25:00Z"/>
          <w:i/>
          <w:noProof/>
          <w:rPrChange w:id="1040" w:author="gsadi" w:date="2013-11-25T23:03:00Z">
            <w:rPr>
              <w:del w:id="1041" w:author="gsadi" w:date="2013-11-03T18:25:00Z"/>
              <w:rFonts w:ascii="Calibri" w:hAnsi="Calibri"/>
              <w:noProof/>
              <w:sz w:val="22"/>
              <w:szCs w:val="22"/>
            </w:rPr>
          </w:rPrChange>
        </w:rPr>
      </w:pPr>
      <w:del w:id="1042" w:author="gsadi" w:date="2013-11-03T18:25:00Z">
        <w:r w:rsidRPr="002B0E74">
          <w:rPr>
            <w:rStyle w:val="Hyperlink"/>
            <w:i/>
            <w:noProof/>
            <w:rPrChange w:id="1043" w:author="gsadi" w:date="2013-11-25T23:03:00Z">
              <w:rPr>
                <w:rStyle w:val="Hyperlink"/>
                <w:noProof/>
              </w:rPr>
            </w:rPrChange>
          </w:rPr>
          <w:delText>2.2</w:delText>
        </w:r>
        <w:r w:rsidRPr="002B0E74">
          <w:rPr>
            <w:i/>
            <w:noProof/>
            <w:rPrChange w:id="1044" w:author="gsadi" w:date="2013-11-25T23:03:00Z">
              <w:rPr>
                <w:rFonts w:ascii="Calibri" w:hAnsi="Calibri"/>
                <w:noProof/>
                <w:color w:val="0000FF"/>
                <w:sz w:val="22"/>
                <w:szCs w:val="22"/>
                <w:u w:val="single"/>
              </w:rPr>
            </w:rPrChange>
          </w:rPr>
          <w:tab/>
        </w:r>
        <w:r w:rsidRPr="002B0E74">
          <w:rPr>
            <w:rStyle w:val="Hyperlink"/>
            <w:i/>
            <w:noProof/>
            <w:rPrChange w:id="1045" w:author="gsadi" w:date="2013-11-25T23:03:00Z">
              <w:rPr>
                <w:rStyle w:val="Hyperlink"/>
                <w:noProof/>
              </w:rPr>
            </w:rPrChange>
          </w:rPr>
          <w:delText>Sub system details</w:delText>
        </w:r>
        <w:r w:rsidRPr="002B0E74">
          <w:rPr>
            <w:i/>
            <w:noProof/>
            <w:webHidden/>
            <w:rPrChange w:id="1046" w:author="gsadi" w:date="2013-11-25T23:03:00Z">
              <w:rPr>
                <w:noProof/>
                <w:webHidden/>
                <w:color w:val="0000FF"/>
                <w:u w:val="single"/>
              </w:rPr>
            </w:rPrChange>
          </w:rPr>
          <w:tab/>
          <w:delText>6</w:delText>
        </w:r>
      </w:del>
    </w:p>
    <w:p w:rsidR="0002251A" w:rsidRPr="003A4EF3" w:rsidDel="003457F9" w:rsidRDefault="002B0E74">
      <w:pPr>
        <w:pStyle w:val="TOC3"/>
        <w:tabs>
          <w:tab w:val="left" w:pos="1320"/>
          <w:tab w:val="right" w:leader="dot" w:pos="8630"/>
        </w:tabs>
        <w:rPr>
          <w:del w:id="1047" w:author="gsadi" w:date="2013-11-03T18:25:00Z"/>
          <w:i/>
          <w:noProof/>
          <w:rPrChange w:id="1048" w:author="gsadi" w:date="2013-11-25T23:03:00Z">
            <w:rPr>
              <w:del w:id="1049" w:author="gsadi" w:date="2013-11-03T18:25:00Z"/>
              <w:rFonts w:ascii="Calibri" w:hAnsi="Calibri"/>
              <w:noProof/>
              <w:sz w:val="22"/>
              <w:szCs w:val="22"/>
            </w:rPr>
          </w:rPrChange>
        </w:rPr>
      </w:pPr>
      <w:del w:id="1050" w:author="gsadi" w:date="2013-11-03T18:25:00Z">
        <w:r w:rsidRPr="002B0E74">
          <w:rPr>
            <w:rStyle w:val="Hyperlink"/>
            <w:i/>
            <w:noProof/>
            <w:rPrChange w:id="1051" w:author="gsadi" w:date="2013-11-25T23:03:00Z">
              <w:rPr>
                <w:rStyle w:val="Hyperlink"/>
                <w:noProof/>
              </w:rPr>
            </w:rPrChange>
          </w:rPr>
          <w:delText>2.2.1</w:delText>
        </w:r>
        <w:r w:rsidRPr="002B0E74">
          <w:rPr>
            <w:i/>
            <w:noProof/>
            <w:rPrChange w:id="1052" w:author="gsadi" w:date="2013-11-25T23:03:00Z">
              <w:rPr>
                <w:rFonts w:ascii="Calibri" w:hAnsi="Calibri"/>
                <w:noProof/>
                <w:color w:val="0000FF"/>
                <w:sz w:val="22"/>
                <w:szCs w:val="22"/>
                <w:u w:val="single"/>
              </w:rPr>
            </w:rPrChange>
          </w:rPr>
          <w:tab/>
        </w:r>
        <w:r w:rsidRPr="002B0E74">
          <w:rPr>
            <w:rStyle w:val="Hyperlink"/>
            <w:i/>
            <w:noProof/>
            <w:rPrChange w:id="1053" w:author="gsadi" w:date="2013-11-25T23:03:00Z">
              <w:rPr>
                <w:rStyle w:val="Hyperlink"/>
                <w:noProof/>
              </w:rPr>
            </w:rPrChange>
          </w:rPr>
          <w:delText>i2 Supply Chain Planner (SCP)</w:delText>
        </w:r>
        <w:r w:rsidRPr="002B0E74">
          <w:rPr>
            <w:i/>
            <w:noProof/>
            <w:webHidden/>
            <w:rPrChange w:id="1054" w:author="gsadi" w:date="2013-11-25T23:03:00Z">
              <w:rPr>
                <w:noProof/>
                <w:webHidden/>
                <w:color w:val="0000FF"/>
                <w:u w:val="single"/>
              </w:rPr>
            </w:rPrChange>
          </w:rPr>
          <w:tab/>
          <w:delText>6</w:delText>
        </w:r>
      </w:del>
    </w:p>
    <w:p w:rsidR="0002251A" w:rsidRPr="003A4EF3" w:rsidDel="003457F9" w:rsidRDefault="002B0E74">
      <w:pPr>
        <w:pStyle w:val="TOC4"/>
        <w:tabs>
          <w:tab w:val="left" w:pos="1760"/>
          <w:tab w:val="right" w:leader="dot" w:pos="8630"/>
        </w:tabs>
        <w:rPr>
          <w:del w:id="1055" w:author="gsadi" w:date="2013-11-03T18:25:00Z"/>
          <w:i/>
          <w:noProof/>
          <w:rPrChange w:id="1056" w:author="gsadi" w:date="2013-11-25T23:03:00Z">
            <w:rPr>
              <w:del w:id="1057" w:author="gsadi" w:date="2013-11-03T18:25:00Z"/>
              <w:rFonts w:ascii="Calibri" w:hAnsi="Calibri"/>
              <w:noProof/>
              <w:sz w:val="22"/>
              <w:szCs w:val="22"/>
            </w:rPr>
          </w:rPrChange>
        </w:rPr>
      </w:pPr>
      <w:del w:id="1058" w:author="gsadi" w:date="2013-11-03T18:25:00Z">
        <w:r w:rsidRPr="002B0E74">
          <w:rPr>
            <w:rStyle w:val="Hyperlink"/>
            <w:i/>
            <w:noProof/>
            <w:rPrChange w:id="1059" w:author="gsadi" w:date="2013-11-25T23:03:00Z">
              <w:rPr>
                <w:rStyle w:val="Hyperlink"/>
                <w:noProof/>
              </w:rPr>
            </w:rPrChange>
          </w:rPr>
          <w:delText>2.2.1.1</w:delText>
        </w:r>
        <w:r w:rsidRPr="002B0E74">
          <w:rPr>
            <w:i/>
            <w:noProof/>
            <w:rPrChange w:id="1060" w:author="gsadi" w:date="2013-11-25T23:03:00Z">
              <w:rPr>
                <w:rFonts w:ascii="Calibri" w:hAnsi="Calibri"/>
                <w:noProof/>
                <w:color w:val="0000FF"/>
                <w:sz w:val="22"/>
                <w:szCs w:val="22"/>
                <w:u w:val="single"/>
              </w:rPr>
            </w:rPrChange>
          </w:rPr>
          <w:tab/>
        </w:r>
        <w:r w:rsidRPr="002B0E74">
          <w:rPr>
            <w:rStyle w:val="Hyperlink"/>
            <w:i/>
            <w:noProof/>
            <w:rPrChange w:id="1061" w:author="gsadi" w:date="2013-11-25T23:03:00Z">
              <w:rPr>
                <w:rStyle w:val="Hyperlink"/>
                <w:noProof/>
              </w:rPr>
            </w:rPrChange>
          </w:rPr>
          <w:delText>Master Data</w:delText>
        </w:r>
        <w:r w:rsidRPr="002B0E74">
          <w:rPr>
            <w:i/>
            <w:noProof/>
            <w:webHidden/>
            <w:rPrChange w:id="1062" w:author="gsadi" w:date="2013-11-25T23:03:00Z">
              <w:rPr>
                <w:noProof/>
                <w:webHidden/>
                <w:color w:val="0000FF"/>
                <w:u w:val="single"/>
              </w:rPr>
            </w:rPrChange>
          </w:rPr>
          <w:tab/>
          <w:delText>6</w:delText>
        </w:r>
      </w:del>
    </w:p>
    <w:p w:rsidR="0002251A" w:rsidRPr="003A4EF3" w:rsidDel="003457F9" w:rsidRDefault="002B0E74">
      <w:pPr>
        <w:pStyle w:val="TOC4"/>
        <w:tabs>
          <w:tab w:val="left" w:pos="1760"/>
          <w:tab w:val="right" w:leader="dot" w:pos="8630"/>
        </w:tabs>
        <w:rPr>
          <w:del w:id="1063" w:author="gsadi" w:date="2013-11-03T18:25:00Z"/>
          <w:i/>
          <w:noProof/>
          <w:rPrChange w:id="1064" w:author="gsadi" w:date="2013-11-25T23:03:00Z">
            <w:rPr>
              <w:del w:id="1065" w:author="gsadi" w:date="2013-11-03T18:25:00Z"/>
              <w:rFonts w:ascii="Calibri" w:hAnsi="Calibri"/>
              <w:noProof/>
              <w:sz w:val="22"/>
              <w:szCs w:val="22"/>
            </w:rPr>
          </w:rPrChange>
        </w:rPr>
      </w:pPr>
      <w:del w:id="1066" w:author="gsadi" w:date="2013-11-03T18:25:00Z">
        <w:r w:rsidRPr="002B0E74">
          <w:rPr>
            <w:rStyle w:val="Hyperlink"/>
            <w:i/>
            <w:noProof/>
            <w:rPrChange w:id="1067" w:author="gsadi" w:date="2013-11-25T23:03:00Z">
              <w:rPr>
                <w:rStyle w:val="Hyperlink"/>
                <w:noProof/>
              </w:rPr>
            </w:rPrChange>
          </w:rPr>
          <w:delText>2.2.1.2</w:delText>
        </w:r>
        <w:r w:rsidRPr="002B0E74">
          <w:rPr>
            <w:i/>
            <w:noProof/>
            <w:rPrChange w:id="1068" w:author="gsadi" w:date="2013-11-25T23:03:00Z">
              <w:rPr>
                <w:rFonts w:ascii="Calibri" w:hAnsi="Calibri"/>
                <w:noProof/>
                <w:color w:val="0000FF"/>
                <w:sz w:val="22"/>
                <w:szCs w:val="22"/>
                <w:u w:val="single"/>
              </w:rPr>
            </w:rPrChange>
          </w:rPr>
          <w:tab/>
        </w:r>
        <w:r w:rsidRPr="002B0E74">
          <w:rPr>
            <w:rStyle w:val="Hyperlink"/>
            <w:i/>
            <w:noProof/>
            <w:rPrChange w:id="1069" w:author="gsadi" w:date="2013-11-25T23:03:00Z">
              <w:rPr>
                <w:rStyle w:val="Hyperlink"/>
                <w:noProof/>
              </w:rPr>
            </w:rPrChange>
          </w:rPr>
          <w:delText>Demand</w:delText>
        </w:r>
        <w:r w:rsidRPr="002B0E74">
          <w:rPr>
            <w:i/>
            <w:noProof/>
            <w:webHidden/>
            <w:rPrChange w:id="1070" w:author="gsadi" w:date="2013-11-25T23:03:00Z">
              <w:rPr>
                <w:noProof/>
                <w:webHidden/>
                <w:color w:val="0000FF"/>
                <w:u w:val="single"/>
              </w:rPr>
            </w:rPrChange>
          </w:rPr>
          <w:tab/>
          <w:delText>6</w:delText>
        </w:r>
      </w:del>
    </w:p>
    <w:p w:rsidR="0002251A" w:rsidRPr="003A4EF3" w:rsidDel="003457F9" w:rsidRDefault="002B0E74">
      <w:pPr>
        <w:pStyle w:val="TOC5"/>
        <w:tabs>
          <w:tab w:val="left" w:pos="2020"/>
          <w:tab w:val="right" w:leader="dot" w:pos="8630"/>
        </w:tabs>
        <w:rPr>
          <w:del w:id="1071" w:author="gsadi" w:date="2013-11-03T18:25:00Z"/>
          <w:i/>
          <w:noProof/>
          <w:rPrChange w:id="1072" w:author="gsadi" w:date="2013-11-25T23:03:00Z">
            <w:rPr>
              <w:del w:id="1073" w:author="gsadi" w:date="2013-11-03T18:25:00Z"/>
              <w:rFonts w:ascii="Calibri" w:hAnsi="Calibri"/>
              <w:noProof/>
              <w:sz w:val="22"/>
              <w:szCs w:val="22"/>
            </w:rPr>
          </w:rPrChange>
        </w:rPr>
      </w:pPr>
      <w:del w:id="1074" w:author="gsadi" w:date="2013-11-03T18:25:00Z">
        <w:r w:rsidRPr="002B0E74">
          <w:rPr>
            <w:rStyle w:val="Hyperlink"/>
            <w:i/>
            <w:noProof/>
            <w:rPrChange w:id="1075" w:author="gsadi" w:date="2013-11-25T23:03:00Z">
              <w:rPr>
                <w:rStyle w:val="Hyperlink"/>
                <w:noProof/>
              </w:rPr>
            </w:rPrChange>
          </w:rPr>
          <w:delText>2.2.1.2.1</w:delText>
        </w:r>
        <w:r w:rsidRPr="002B0E74">
          <w:rPr>
            <w:i/>
            <w:noProof/>
            <w:rPrChange w:id="1076" w:author="gsadi" w:date="2013-11-25T23:03:00Z">
              <w:rPr>
                <w:rFonts w:ascii="Calibri" w:hAnsi="Calibri"/>
                <w:noProof/>
                <w:color w:val="0000FF"/>
                <w:sz w:val="22"/>
                <w:szCs w:val="22"/>
                <w:u w:val="single"/>
              </w:rPr>
            </w:rPrChange>
          </w:rPr>
          <w:tab/>
        </w:r>
        <w:r w:rsidRPr="002B0E74">
          <w:rPr>
            <w:rStyle w:val="Hyperlink"/>
            <w:i/>
            <w:noProof/>
            <w:rPrChange w:id="1077" w:author="gsadi" w:date="2013-11-25T23:03:00Z">
              <w:rPr>
                <w:rStyle w:val="Hyperlink"/>
                <w:noProof/>
              </w:rPr>
            </w:rPrChange>
          </w:rPr>
          <w:delText>Unshipped Orders</w:delText>
        </w:r>
        <w:r w:rsidRPr="002B0E74">
          <w:rPr>
            <w:i/>
            <w:noProof/>
            <w:webHidden/>
            <w:rPrChange w:id="1078" w:author="gsadi" w:date="2013-11-25T23:03:00Z">
              <w:rPr>
                <w:noProof/>
                <w:webHidden/>
                <w:color w:val="0000FF"/>
                <w:u w:val="single"/>
              </w:rPr>
            </w:rPrChange>
          </w:rPr>
          <w:tab/>
          <w:delText>6</w:delText>
        </w:r>
      </w:del>
    </w:p>
    <w:p w:rsidR="0002251A" w:rsidRPr="003A4EF3" w:rsidDel="003457F9" w:rsidRDefault="002B0E74">
      <w:pPr>
        <w:pStyle w:val="TOC5"/>
        <w:tabs>
          <w:tab w:val="left" w:pos="2020"/>
          <w:tab w:val="right" w:leader="dot" w:pos="8630"/>
        </w:tabs>
        <w:rPr>
          <w:del w:id="1079" w:author="gsadi" w:date="2013-11-03T18:25:00Z"/>
          <w:i/>
          <w:noProof/>
          <w:rPrChange w:id="1080" w:author="gsadi" w:date="2013-11-25T23:03:00Z">
            <w:rPr>
              <w:del w:id="1081" w:author="gsadi" w:date="2013-11-03T18:25:00Z"/>
              <w:rFonts w:ascii="Calibri" w:hAnsi="Calibri"/>
              <w:noProof/>
              <w:sz w:val="22"/>
              <w:szCs w:val="22"/>
            </w:rPr>
          </w:rPrChange>
        </w:rPr>
      </w:pPr>
      <w:del w:id="1082" w:author="gsadi" w:date="2013-11-03T18:25:00Z">
        <w:r w:rsidRPr="002B0E74">
          <w:rPr>
            <w:rStyle w:val="Hyperlink"/>
            <w:i/>
            <w:noProof/>
            <w:rPrChange w:id="1083" w:author="gsadi" w:date="2013-11-25T23:03:00Z">
              <w:rPr>
                <w:rStyle w:val="Hyperlink"/>
                <w:noProof/>
              </w:rPr>
            </w:rPrChange>
          </w:rPr>
          <w:delText>2.2.1.2.2</w:delText>
        </w:r>
        <w:r w:rsidRPr="002B0E74">
          <w:rPr>
            <w:i/>
            <w:noProof/>
            <w:rPrChange w:id="1084" w:author="gsadi" w:date="2013-11-25T23:03:00Z">
              <w:rPr>
                <w:rFonts w:ascii="Calibri" w:hAnsi="Calibri"/>
                <w:noProof/>
                <w:color w:val="0000FF"/>
                <w:sz w:val="22"/>
                <w:szCs w:val="22"/>
                <w:u w:val="single"/>
              </w:rPr>
            </w:rPrChange>
          </w:rPr>
          <w:tab/>
        </w:r>
        <w:r w:rsidRPr="002B0E74">
          <w:rPr>
            <w:rStyle w:val="Hyperlink"/>
            <w:i/>
            <w:noProof/>
            <w:rPrChange w:id="1085" w:author="gsadi" w:date="2013-11-25T23:03:00Z">
              <w:rPr>
                <w:rStyle w:val="Hyperlink"/>
                <w:noProof/>
              </w:rPr>
            </w:rPrChange>
          </w:rPr>
          <w:delText>Contracts</w:delText>
        </w:r>
        <w:r w:rsidRPr="002B0E74">
          <w:rPr>
            <w:i/>
            <w:noProof/>
            <w:webHidden/>
            <w:rPrChange w:id="1086" w:author="gsadi" w:date="2013-11-25T23:03:00Z">
              <w:rPr>
                <w:noProof/>
                <w:webHidden/>
                <w:color w:val="0000FF"/>
                <w:u w:val="single"/>
              </w:rPr>
            </w:rPrChange>
          </w:rPr>
          <w:tab/>
          <w:delText>6</w:delText>
        </w:r>
      </w:del>
    </w:p>
    <w:p w:rsidR="0002251A" w:rsidRPr="003A4EF3" w:rsidDel="003457F9" w:rsidRDefault="002B0E74">
      <w:pPr>
        <w:pStyle w:val="TOC5"/>
        <w:tabs>
          <w:tab w:val="left" w:pos="2020"/>
          <w:tab w:val="right" w:leader="dot" w:pos="8630"/>
        </w:tabs>
        <w:rPr>
          <w:del w:id="1087" w:author="gsadi" w:date="2013-11-03T18:25:00Z"/>
          <w:i/>
          <w:noProof/>
          <w:rPrChange w:id="1088" w:author="gsadi" w:date="2013-11-25T23:03:00Z">
            <w:rPr>
              <w:del w:id="1089" w:author="gsadi" w:date="2013-11-03T18:25:00Z"/>
              <w:rFonts w:ascii="Calibri" w:hAnsi="Calibri"/>
              <w:noProof/>
              <w:sz w:val="22"/>
              <w:szCs w:val="22"/>
            </w:rPr>
          </w:rPrChange>
        </w:rPr>
      </w:pPr>
      <w:del w:id="1090" w:author="gsadi" w:date="2013-11-03T18:25:00Z">
        <w:r w:rsidRPr="002B0E74">
          <w:rPr>
            <w:rStyle w:val="Hyperlink"/>
            <w:i/>
            <w:noProof/>
            <w:rPrChange w:id="1091" w:author="gsadi" w:date="2013-11-25T23:03:00Z">
              <w:rPr>
                <w:rStyle w:val="Hyperlink"/>
                <w:noProof/>
              </w:rPr>
            </w:rPrChange>
          </w:rPr>
          <w:delText>2.2.1.2.3</w:delText>
        </w:r>
        <w:r w:rsidRPr="002B0E74">
          <w:rPr>
            <w:i/>
            <w:noProof/>
            <w:rPrChange w:id="1092" w:author="gsadi" w:date="2013-11-25T23:03:00Z">
              <w:rPr>
                <w:rFonts w:ascii="Calibri" w:hAnsi="Calibri"/>
                <w:noProof/>
                <w:color w:val="0000FF"/>
                <w:sz w:val="22"/>
                <w:szCs w:val="22"/>
                <w:u w:val="single"/>
              </w:rPr>
            </w:rPrChange>
          </w:rPr>
          <w:tab/>
        </w:r>
        <w:r w:rsidRPr="002B0E74">
          <w:rPr>
            <w:rStyle w:val="Hyperlink"/>
            <w:i/>
            <w:noProof/>
            <w:rPrChange w:id="1093" w:author="gsadi" w:date="2013-11-25T23:03:00Z">
              <w:rPr>
                <w:rStyle w:val="Hyperlink"/>
                <w:noProof/>
              </w:rPr>
            </w:rPrChange>
          </w:rPr>
          <w:delText>Unbooked Forecast</w:delText>
        </w:r>
        <w:r w:rsidRPr="002B0E74">
          <w:rPr>
            <w:i/>
            <w:noProof/>
            <w:webHidden/>
            <w:rPrChange w:id="1094" w:author="gsadi" w:date="2013-11-25T23:03:00Z">
              <w:rPr>
                <w:noProof/>
                <w:webHidden/>
                <w:color w:val="0000FF"/>
                <w:u w:val="single"/>
              </w:rPr>
            </w:rPrChange>
          </w:rPr>
          <w:tab/>
          <w:delText>6</w:delText>
        </w:r>
      </w:del>
    </w:p>
    <w:p w:rsidR="0002251A" w:rsidRPr="003A4EF3" w:rsidDel="003457F9" w:rsidRDefault="002B0E74">
      <w:pPr>
        <w:pStyle w:val="TOC5"/>
        <w:tabs>
          <w:tab w:val="left" w:pos="2020"/>
          <w:tab w:val="right" w:leader="dot" w:pos="8630"/>
        </w:tabs>
        <w:rPr>
          <w:del w:id="1095" w:author="gsadi" w:date="2013-11-03T18:25:00Z"/>
          <w:i/>
          <w:noProof/>
          <w:rPrChange w:id="1096" w:author="gsadi" w:date="2013-11-25T23:03:00Z">
            <w:rPr>
              <w:del w:id="1097" w:author="gsadi" w:date="2013-11-03T18:25:00Z"/>
              <w:rFonts w:ascii="Calibri" w:hAnsi="Calibri"/>
              <w:noProof/>
              <w:sz w:val="22"/>
              <w:szCs w:val="22"/>
            </w:rPr>
          </w:rPrChange>
        </w:rPr>
      </w:pPr>
      <w:del w:id="1098" w:author="gsadi" w:date="2013-11-03T18:25:00Z">
        <w:r w:rsidRPr="002B0E74">
          <w:rPr>
            <w:rStyle w:val="Hyperlink"/>
            <w:i/>
            <w:noProof/>
            <w:rPrChange w:id="1099" w:author="gsadi" w:date="2013-11-25T23:03:00Z">
              <w:rPr>
                <w:rStyle w:val="Hyperlink"/>
                <w:noProof/>
              </w:rPr>
            </w:rPrChange>
          </w:rPr>
          <w:delText>2.2.1.2.4</w:delText>
        </w:r>
        <w:r w:rsidRPr="002B0E74">
          <w:rPr>
            <w:i/>
            <w:noProof/>
            <w:rPrChange w:id="1100" w:author="gsadi" w:date="2013-11-25T23:03:00Z">
              <w:rPr>
                <w:rFonts w:ascii="Calibri" w:hAnsi="Calibri"/>
                <w:noProof/>
                <w:color w:val="0000FF"/>
                <w:sz w:val="22"/>
                <w:szCs w:val="22"/>
                <w:u w:val="single"/>
              </w:rPr>
            </w:rPrChange>
          </w:rPr>
          <w:tab/>
        </w:r>
        <w:r w:rsidRPr="002B0E74">
          <w:rPr>
            <w:rStyle w:val="Hyperlink"/>
            <w:i/>
            <w:noProof/>
            <w:rPrChange w:id="1101" w:author="gsadi" w:date="2013-11-25T23:03:00Z">
              <w:rPr>
                <w:rStyle w:val="Hyperlink"/>
                <w:noProof/>
              </w:rPr>
            </w:rPrChange>
          </w:rPr>
          <w:delText>Retail Unshipped Orders</w:delText>
        </w:r>
        <w:r w:rsidRPr="002B0E74">
          <w:rPr>
            <w:i/>
            <w:noProof/>
            <w:webHidden/>
            <w:rPrChange w:id="1102" w:author="gsadi" w:date="2013-11-25T23:03:00Z">
              <w:rPr>
                <w:noProof/>
                <w:webHidden/>
                <w:color w:val="0000FF"/>
                <w:u w:val="single"/>
              </w:rPr>
            </w:rPrChange>
          </w:rPr>
          <w:tab/>
          <w:delText>6</w:delText>
        </w:r>
      </w:del>
    </w:p>
    <w:p w:rsidR="0002251A" w:rsidRPr="003A4EF3" w:rsidDel="003457F9" w:rsidRDefault="002B0E74">
      <w:pPr>
        <w:pStyle w:val="TOC5"/>
        <w:tabs>
          <w:tab w:val="left" w:pos="2020"/>
          <w:tab w:val="right" w:leader="dot" w:pos="8630"/>
        </w:tabs>
        <w:rPr>
          <w:del w:id="1103" w:author="gsadi" w:date="2013-11-03T18:25:00Z"/>
          <w:i/>
          <w:noProof/>
          <w:rPrChange w:id="1104" w:author="gsadi" w:date="2013-11-25T23:03:00Z">
            <w:rPr>
              <w:del w:id="1105" w:author="gsadi" w:date="2013-11-03T18:25:00Z"/>
              <w:rFonts w:ascii="Calibri" w:hAnsi="Calibri"/>
              <w:noProof/>
              <w:sz w:val="22"/>
              <w:szCs w:val="22"/>
            </w:rPr>
          </w:rPrChange>
        </w:rPr>
      </w:pPr>
      <w:del w:id="1106" w:author="gsadi" w:date="2013-11-03T18:25:00Z">
        <w:r w:rsidRPr="002B0E74">
          <w:rPr>
            <w:rStyle w:val="Hyperlink"/>
            <w:i/>
            <w:noProof/>
            <w:rPrChange w:id="1107" w:author="gsadi" w:date="2013-11-25T23:03:00Z">
              <w:rPr>
                <w:rStyle w:val="Hyperlink"/>
                <w:noProof/>
              </w:rPr>
            </w:rPrChange>
          </w:rPr>
          <w:delText>2.2.1.2.5</w:delText>
        </w:r>
        <w:r w:rsidRPr="002B0E74">
          <w:rPr>
            <w:i/>
            <w:noProof/>
            <w:rPrChange w:id="1108" w:author="gsadi" w:date="2013-11-25T23:03:00Z">
              <w:rPr>
                <w:rFonts w:ascii="Calibri" w:hAnsi="Calibri"/>
                <w:noProof/>
                <w:color w:val="0000FF"/>
                <w:sz w:val="22"/>
                <w:szCs w:val="22"/>
                <w:u w:val="single"/>
              </w:rPr>
            </w:rPrChange>
          </w:rPr>
          <w:tab/>
        </w:r>
        <w:r w:rsidRPr="002B0E74">
          <w:rPr>
            <w:rStyle w:val="Hyperlink"/>
            <w:i/>
            <w:noProof/>
            <w:rPrChange w:id="1109" w:author="gsadi" w:date="2013-11-25T23:03:00Z">
              <w:rPr>
                <w:rStyle w:val="Hyperlink"/>
                <w:noProof/>
              </w:rPr>
            </w:rPrChange>
          </w:rPr>
          <w:delText>Need To Buy</w:delText>
        </w:r>
        <w:r w:rsidRPr="002B0E74">
          <w:rPr>
            <w:i/>
            <w:noProof/>
            <w:webHidden/>
            <w:rPrChange w:id="1110" w:author="gsadi" w:date="2013-11-25T23:03:00Z">
              <w:rPr>
                <w:noProof/>
                <w:webHidden/>
                <w:color w:val="0000FF"/>
                <w:u w:val="single"/>
              </w:rPr>
            </w:rPrChange>
          </w:rPr>
          <w:tab/>
          <w:delText>7</w:delText>
        </w:r>
      </w:del>
    </w:p>
    <w:p w:rsidR="0002251A" w:rsidRPr="003A4EF3" w:rsidDel="003457F9" w:rsidRDefault="002B0E74">
      <w:pPr>
        <w:pStyle w:val="TOC4"/>
        <w:tabs>
          <w:tab w:val="left" w:pos="1760"/>
          <w:tab w:val="right" w:leader="dot" w:pos="8630"/>
        </w:tabs>
        <w:rPr>
          <w:del w:id="1111" w:author="gsadi" w:date="2013-11-03T18:25:00Z"/>
          <w:i/>
          <w:noProof/>
          <w:rPrChange w:id="1112" w:author="gsadi" w:date="2013-11-25T23:03:00Z">
            <w:rPr>
              <w:del w:id="1113" w:author="gsadi" w:date="2013-11-03T18:25:00Z"/>
              <w:rFonts w:ascii="Calibri" w:hAnsi="Calibri"/>
              <w:noProof/>
              <w:sz w:val="22"/>
              <w:szCs w:val="22"/>
            </w:rPr>
          </w:rPrChange>
        </w:rPr>
      </w:pPr>
      <w:del w:id="1114" w:author="gsadi" w:date="2013-11-03T18:25:00Z">
        <w:r w:rsidRPr="002B0E74">
          <w:rPr>
            <w:rStyle w:val="Hyperlink"/>
            <w:i/>
            <w:noProof/>
            <w:rPrChange w:id="1115" w:author="gsadi" w:date="2013-11-25T23:03:00Z">
              <w:rPr>
                <w:rStyle w:val="Hyperlink"/>
                <w:noProof/>
              </w:rPr>
            </w:rPrChange>
          </w:rPr>
          <w:delText>2.2.1.3</w:delText>
        </w:r>
        <w:r w:rsidRPr="002B0E74">
          <w:rPr>
            <w:i/>
            <w:noProof/>
            <w:rPrChange w:id="1116" w:author="gsadi" w:date="2013-11-25T23:03:00Z">
              <w:rPr>
                <w:rFonts w:ascii="Calibri" w:hAnsi="Calibri"/>
                <w:noProof/>
                <w:color w:val="0000FF"/>
                <w:sz w:val="22"/>
                <w:szCs w:val="22"/>
                <w:u w:val="single"/>
              </w:rPr>
            </w:rPrChange>
          </w:rPr>
          <w:tab/>
        </w:r>
        <w:r w:rsidRPr="002B0E74">
          <w:rPr>
            <w:rStyle w:val="Hyperlink"/>
            <w:i/>
            <w:noProof/>
            <w:rPrChange w:id="1117" w:author="gsadi" w:date="2013-11-25T23:03:00Z">
              <w:rPr>
                <w:rStyle w:val="Hyperlink"/>
                <w:noProof/>
              </w:rPr>
            </w:rPrChange>
          </w:rPr>
          <w:delText>Supply</w:delText>
        </w:r>
        <w:r w:rsidRPr="002B0E74">
          <w:rPr>
            <w:i/>
            <w:noProof/>
            <w:webHidden/>
            <w:rPrChange w:id="1118" w:author="gsadi" w:date="2013-11-25T23:03:00Z">
              <w:rPr>
                <w:noProof/>
                <w:webHidden/>
                <w:color w:val="0000FF"/>
                <w:u w:val="single"/>
              </w:rPr>
            </w:rPrChange>
          </w:rPr>
          <w:tab/>
          <w:delText>7</w:delText>
        </w:r>
      </w:del>
    </w:p>
    <w:p w:rsidR="0002251A" w:rsidRPr="003A4EF3" w:rsidDel="003457F9" w:rsidRDefault="002B0E74">
      <w:pPr>
        <w:pStyle w:val="TOC5"/>
        <w:tabs>
          <w:tab w:val="left" w:pos="2020"/>
          <w:tab w:val="right" w:leader="dot" w:pos="8630"/>
        </w:tabs>
        <w:rPr>
          <w:del w:id="1119" w:author="gsadi" w:date="2013-11-03T18:25:00Z"/>
          <w:i/>
          <w:noProof/>
          <w:rPrChange w:id="1120" w:author="gsadi" w:date="2013-11-25T23:03:00Z">
            <w:rPr>
              <w:del w:id="1121" w:author="gsadi" w:date="2013-11-03T18:25:00Z"/>
              <w:rFonts w:ascii="Calibri" w:hAnsi="Calibri"/>
              <w:noProof/>
              <w:sz w:val="22"/>
              <w:szCs w:val="22"/>
            </w:rPr>
          </w:rPrChange>
        </w:rPr>
      </w:pPr>
      <w:del w:id="1122" w:author="gsadi" w:date="2013-11-03T18:25:00Z">
        <w:r w:rsidRPr="002B0E74">
          <w:rPr>
            <w:rStyle w:val="Hyperlink"/>
            <w:i/>
            <w:noProof/>
            <w:rPrChange w:id="1123" w:author="gsadi" w:date="2013-11-25T23:03:00Z">
              <w:rPr>
                <w:rStyle w:val="Hyperlink"/>
                <w:noProof/>
              </w:rPr>
            </w:rPrChange>
          </w:rPr>
          <w:delText>2.2.1.3.1</w:delText>
        </w:r>
        <w:r w:rsidRPr="002B0E74">
          <w:rPr>
            <w:i/>
            <w:noProof/>
            <w:rPrChange w:id="1124" w:author="gsadi" w:date="2013-11-25T23:03:00Z">
              <w:rPr>
                <w:rFonts w:ascii="Calibri" w:hAnsi="Calibri"/>
                <w:noProof/>
                <w:color w:val="0000FF"/>
                <w:sz w:val="22"/>
                <w:szCs w:val="22"/>
                <w:u w:val="single"/>
              </w:rPr>
            </w:rPrChange>
          </w:rPr>
          <w:tab/>
        </w:r>
        <w:r w:rsidRPr="002B0E74">
          <w:rPr>
            <w:rStyle w:val="Hyperlink"/>
            <w:i/>
            <w:noProof/>
            <w:rPrChange w:id="1125" w:author="gsadi" w:date="2013-11-25T23:03:00Z">
              <w:rPr>
                <w:rStyle w:val="Hyperlink"/>
                <w:noProof/>
              </w:rPr>
            </w:rPrChange>
          </w:rPr>
          <w:delText>On Hand Inventory</w:delText>
        </w:r>
        <w:r w:rsidRPr="002B0E74">
          <w:rPr>
            <w:i/>
            <w:noProof/>
            <w:webHidden/>
            <w:rPrChange w:id="1126" w:author="gsadi" w:date="2013-11-25T23:03:00Z">
              <w:rPr>
                <w:noProof/>
                <w:webHidden/>
                <w:color w:val="0000FF"/>
                <w:u w:val="single"/>
              </w:rPr>
            </w:rPrChange>
          </w:rPr>
          <w:tab/>
          <w:delText>7</w:delText>
        </w:r>
      </w:del>
    </w:p>
    <w:p w:rsidR="0002251A" w:rsidRPr="003A4EF3" w:rsidDel="003457F9" w:rsidRDefault="002B0E74">
      <w:pPr>
        <w:pStyle w:val="TOC5"/>
        <w:tabs>
          <w:tab w:val="left" w:pos="2020"/>
          <w:tab w:val="right" w:leader="dot" w:pos="8630"/>
        </w:tabs>
        <w:rPr>
          <w:del w:id="1127" w:author="gsadi" w:date="2013-11-03T18:25:00Z"/>
          <w:i/>
          <w:noProof/>
          <w:rPrChange w:id="1128" w:author="gsadi" w:date="2013-11-25T23:03:00Z">
            <w:rPr>
              <w:del w:id="1129" w:author="gsadi" w:date="2013-11-03T18:25:00Z"/>
              <w:rFonts w:ascii="Calibri" w:hAnsi="Calibri"/>
              <w:noProof/>
              <w:sz w:val="22"/>
              <w:szCs w:val="22"/>
            </w:rPr>
          </w:rPrChange>
        </w:rPr>
      </w:pPr>
      <w:del w:id="1130" w:author="gsadi" w:date="2013-11-03T18:25:00Z">
        <w:r w:rsidRPr="002B0E74">
          <w:rPr>
            <w:rStyle w:val="Hyperlink"/>
            <w:i/>
            <w:noProof/>
            <w:rPrChange w:id="1131" w:author="gsadi" w:date="2013-11-25T23:03:00Z">
              <w:rPr>
                <w:rStyle w:val="Hyperlink"/>
                <w:noProof/>
              </w:rPr>
            </w:rPrChange>
          </w:rPr>
          <w:delText>2.2.1.3.2</w:delText>
        </w:r>
        <w:r w:rsidRPr="002B0E74">
          <w:rPr>
            <w:i/>
            <w:noProof/>
            <w:rPrChange w:id="1132" w:author="gsadi" w:date="2013-11-25T23:03:00Z">
              <w:rPr>
                <w:rFonts w:ascii="Calibri" w:hAnsi="Calibri"/>
                <w:noProof/>
                <w:color w:val="0000FF"/>
                <w:sz w:val="22"/>
                <w:szCs w:val="22"/>
                <w:u w:val="single"/>
              </w:rPr>
            </w:rPrChange>
          </w:rPr>
          <w:tab/>
        </w:r>
        <w:r w:rsidRPr="002B0E74">
          <w:rPr>
            <w:rStyle w:val="Hyperlink"/>
            <w:i/>
            <w:noProof/>
            <w:rPrChange w:id="1133" w:author="gsadi" w:date="2013-11-25T23:03:00Z">
              <w:rPr>
                <w:rStyle w:val="Hyperlink"/>
                <w:noProof/>
              </w:rPr>
            </w:rPrChange>
          </w:rPr>
          <w:delText>Work In Process (Purchase Orders and Purchase Requisitions)</w:delText>
        </w:r>
        <w:r w:rsidRPr="002B0E74">
          <w:rPr>
            <w:i/>
            <w:noProof/>
            <w:webHidden/>
            <w:rPrChange w:id="1134" w:author="gsadi" w:date="2013-11-25T23:03:00Z">
              <w:rPr>
                <w:noProof/>
                <w:webHidden/>
                <w:color w:val="0000FF"/>
                <w:u w:val="single"/>
              </w:rPr>
            </w:rPrChange>
          </w:rPr>
          <w:tab/>
          <w:delText>7</w:delText>
        </w:r>
      </w:del>
    </w:p>
    <w:p w:rsidR="0002251A" w:rsidRPr="003A4EF3" w:rsidDel="003457F9" w:rsidRDefault="002B0E74">
      <w:pPr>
        <w:pStyle w:val="TOC4"/>
        <w:tabs>
          <w:tab w:val="left" w:pos="1760"/>
          <w:tab w:val="right" w:leader="dot" w:pos="8630"/>
        </w:tabs>
        <w:rPr>
          <w:del w:id="1135" w:author="gsadi" w:date="2013-11-03T18:25:00Z"/>
          <w:i/>
          <w:noProof/>
          <w:rPrChange w:id="1136" w:author="gsadi" w:date="2013-11-25T23:03:00Z">
            <w:rPr>
              <w:del w:id="1137" w:author="gsadi" w:date="2013-11-03T18:25:00Z"/>
              <w:rFonts w:ascii="Calibri" w:hAnsi="Calibri"/>
              <w:noProof/>
              <w:sz w:val="22"/>
              <w:szCs w:val="22"/>
            </w:rPr>
          </w:rPrChange>
        </w:rPr>
      </w:pPr>
      <w:del w:id="1138" w:author="gsadi" w:date="2013-11-03T18:25:00Z">
        <w:r w:rsidRPr="002B0E74">
          <w:rPr>
            <w:rStyle w:val="Hyperlink"/>
            <w:i/>
            <w:noProof/>
            <w:rPrChange w:id="1139" w:author="gsadi" w:date="2013-11-25T23:03:00Z">
              <w:rPr>
                <w:rStyle w:val="Hyperlink"/>
                <w:noProof/>
              </w:rPr>
            </w:rPrChange>
          </w:rPr>
          <w:delText>2.2.1.4</w:delText>
        </w:r>
        <w:r w:rsidRPr="002B0E74">
          <w:rPr>
            <w:i/>
            <w:noProof/>
            <w:rPrChange w:id="1140" w:author="gsadi" w:date="2013-11-25T23:03:00Z">
              <w:rPr>
                <w:rFonts w:ascii="Calibri" w:hAnsi="Calibri"/>
                <w:noProof/>
                <w:color w:val="0000FF"/>
                <w:sz w:val="22"/>
                <w:szCs w:val="22"/>
                <w:u w:val="single"/>
              </w:rPr>
            </w:rPrChange>
          </w:rPr>
          <w:tab/>
        </w:r>
        <w:r w:rsidRPr="002B0E74">
          <w:rPr>
            <w:rStyle w:val="Hyperlink"/>
            <w:i/>
            <w:noProof/>
            <w:rPrChange w:id="1141" w:author="gsadi" w:date="2013-11-25T23:03:00Z">
              <w:rPr>
                <w:rStyle w:val="Hyperlink"/>
                <w:noProof/>
              </w:rPr>
            </w:rPrChange>
          </w:rPr>
          <w:delText>ADW tables and files</w:delText>
        </w:r>
        <w:r w:rsidRPr="002B0E74">
          <w:rPr>
            <w:i/>
            <w:noProof/>
            <w:webHidden/>
            <w:rPrChange w:id="1142" w:author="gsadi" w:date="2013-11-25T23:03:00Z">
              <w:rPr>
                <w:noProof/>
                <w:webHidden/>
                <w:color w:val="0000FF"/>
                <w:u w:val="single"/>
              </w:rPr>
            </w:rPrChange>
          </w:rPr>
          <w:tab/>
          <w:delText>7</w:delText>
        </w:r>
      </w:del>
    </w:p>
    <w:p w:rsidR="0002251A" w:rsidRPr="003A4EF3" w:rsidDel="003457F9" w:rsidRDefault="002B0E74">
      <w:pPr>
        <w:pStyle w:val="TOC4"/>
        <w:tabs>
          <w:tab w:val="left" w:pos="1760"/>
          <w:tab w:val="right" w:leader="dot" w:pos="8630"/>
        </w:tabs>
        <w:rPr>
          <w:del w:id="1143" w:author="gsadi" w:date="2013-11-03T18:25:00Z"/>
          <w:i/>
          <w:noProof/>
          <w:rPrChange w:id="1144" w:author="gsadi" w:date="2013-11-25T23:03:00Z">
            <w:rPr>
              <w:del w:id="1145" w:author="gsadi" w:date="2013-11-03T18:25:00Z"/>
              <w:rFonts w:ascii="Calibri" w:hAnsi="Calibri"/>
              <w:noProof/>
              <w:sz w:val="22"/>
              <w:szCs w:val="22"/>
            </w:rPr>
          </w:rPrChange>
        </w:rPr>
      </w:pPr>
      <w:del w:id="1146" w:author="gsadi" w:date="2013-11-03T18:25:00Z">
        <w:r w:rsidRPr="002B0E74">
          <w:rPr>
            <w:rStyle w:val="Hyperlink"/>
            <w:i/>
            <w:noProof/>
            <w:rPrChange w:id="1147" w:author="gsadi" w:date="2013-11-25T23:03:00Z">
              <w:rPr>
                <w:rStyle w:val="Hyperlink"/>
                <w:noProof/>
              </w:rPr>
            </w:rPrChange>
          </w:rPr>
          <w:delText>2.2.1.5</w:delText>
        </w:r>
        <w:r w:rsidRPr="002B0E74">
          <w:rPr>
            <w:i/>
            <w:noProof/>
            <w:rPrChange w:id="1148" w:author="gsadi" w:date="2013-11-25T23:03:00Z">
              <w:rPr>
                <w:rFonts w:ascii="Calibri" w:hAnsi="Calibri"/>
                <w:noProof/>
                <w:color w:val="0000FF"/>
                <w:sz w:val="22"/>
                <w:szCs w:val="22"/>
                <w:u w:val="single"/>
              </w:rPr>
            </w:rPrChange>
          </w:rPr>
          <w:tab/>
        </w:r>
        <w:r w:rsidRPr="002B0E74">
          <w:rPr>
            <w:rStyle w:val="Hyperlink"/>
            <w:i/>
            <w:noProof/>
            <w:rPrChange w:id="1149" w:author="gsadi" w:date="2013-11-25T23:03:00Z">
              <w:rPr>
                <w:rStyle w:val="Hyperlink"/>
                <w:noProof/>
              </w:rPr>
            </w:rPrChange>
          </w:rPr>
          <w:delText>Planning logic</w:delText>
        </w:r>
        <w:r w:rsidRPr="002B0E74">
          <w:rPr>
            <w:i/>
            <w:noProof/>
            <w:webHidden/>
            <w:rPrChange w:id="1150" w:author="gsadi" w:date="2013-11-25T23:03:00Z">
              <w:rPr>
                <w:noProof/>
                <w:webHidden/>
                <w:color w:val="0000FF"/>
                <w:u w:val="single"/>
              </w:rPr>
            </w:rPrChange>
          </w:rPr>
          <w:tab/>
          <w:delText>7</w:delText>
        </w:r>
      </w:del>
    </w:p>
    <w:p w:rsidR="0002251A" w:rsidRPr="003A4EF3" w:rsidDel="003457F9" w:rsidRDefault="002B0E74">
      <w:pPr>
        <w:pStyle w:val="TOC4"/>
        <w:tabs>
          <w:tab w:val="left" w:pos="1760"/>
          <w:tab w:val="right" w:leader="dot" w:pos="8630"/>
        </w:tabs>
        <w:rPr>
          <w:del w:id="1151" w:author="gsadi" w:date="2013-11-03T18:25:00Z"/>
          <w:i/>
          <w:noProof/>
          <w:rPrChange w:id="1152" w:author="gsadi" w:date="2013-11-25T23:03:00Z">
            <w:rPr>
              <w:del w:id="1153" w:author="gsadi" w:date="2013-11-03T18:25:00Z"/>
              <w:rFonts w:ascii="Calibri" w:hAnsi="Calibri"/>
              <w:noProof/>
              <w:sz w:val="22"/>
              <w:szCs w:val="22"/>
            </w:rPr>
          </w:rPrChange>
        </w:rPr>
      </w:pPr>
      <w:del w:id="1154" w:author="gsadi" w:date="2013-11-03T18:25:00Z">
        <w:r w:rsidRPr="002B0E74">
          <w:rPr>
            <w:rStyle w:val="Hyperlink"/>
            <w:i/>
            <w:noProof/>
            <w:rPrChange w:id="1155" w:author="gsadi" w:date="2013-11-25T23:03:00Z">
              <w:rPr>
                <w:rStyle w:val="Hyperlink"/>
                <w:noProof/>
              </w:rPr>
            </w:rPrChange>
          </w:rPr>
          <w:delText>2.2.1.6</w:delText>
        </w:r>
        <w:r w:rsidRPr="002B0E74">
          <w:rPr>
            <w:i/>
            <w:noProof/>
            <w:rPrChange w:id="1156" w:author="gsadi" w:date="2013-11-25T23:03:00Z">
              <w:rPr>
                <w:rFonts w:ascii="Calibri" w:hAnsi="Calibri"/>
                <w:noProof/>
                <w:color w:val="0000FF"/>
                <w:sz w:val="22"/>
                <w:szCs w:val="22"/>
                <w:u w:val="single"/>
              </w:rPr>
            </w:rPrChange>
          </w:rPr>
          <w:tab/>
        </w:r>
        <w:r w:rsidRPr="002B0E74">
          <w:rPr>
            <w:rStyle w:val="Hyperlink"/>
            <w:i/>
            <w:noProof/>
            <w:rPrChange w:id="1157" w:author="gsadi" w:date="2013-11-25T23:03:00Z">
              <w:rPr>
                <w:rStyle w:val="Hyperlink"/>
                <w:noProof/>
              </w:rPr>
            </w:rPrChange>
          </w:rPr>
          <w:delText>Outbound feeds</w:delText>
        </w:r>
        <w:r w:rsidRPr="002B0E74">
          <w:rPr>
            <w:i/>
            <w:noProof/>
            <w:webHidden/>
            <w:rPrChange w:id="1158" w:author="gsadi" w:date="2013-11-25T23:03:00Z">
              <w:rPr>
                <w:noProof/>
                <w:webHidden/>
                <w:color w:val="0000FF"/>
                <w:u w:val="single"/>
              </w:rPr>
            </w:rPrChange>
          </w:rPr>
          <w:tab/>
          <w:delText>7</w:delText>
        </w:r>
      </w:del>
    </w:p>
    <w:p w:rsidR="0002251A" w:rsidRPr="003A4EF3" w:rsidDel="003457F9" w:rsidRDefault="002B0E74">
      <w:pPr>
        <w:pStyle w:val="TOC4"/>
        <w:tabs>
          <w:tab w:val="left" w:pos="1760"/>
          <w:tab w:val="right" w:leader="dot" w:pos="8630"/>
        </w:tabs>
        <w:rPr>
          <w:del w:id="1159" w:author="gsadi" w:date="2013-11-03T18:25:00Z"/>
          <w:i/>
          <w:noProof/>
          <w:rPrChange w:id="1160" w:author="gsadi" w:date="2013-11-25T23:03:00Z">
            <w:rPr>
              <w:del w:id="1161" w:author="gsadi" w:date="2013-11-03T18:25:00Z"/>
              <w:rFonts w:ascii="Calibri" w:hAnsi="Calibri"/>
              <w:noProof/>
              <w:sz w:val="22"/>
              <w:szCs w:val="22"/>
            </w:rPr>
          </w:rPrChange>
        </w:rPr>
      </w:pPr>
      <w:del w:id="1162" w:author="gsadi" w:date="2013-11-03T18:25:00Z">
        <w:r w:rsidRPr="002B0E74">
          <w:rPr>
            <w:rStyle w:val="Hyperlink"/>
            <w:i/>
            <w:noProof/>
            <w:rPrChange w:id="1163" w:author="gsadi" w:date="2013-11-25T23:03:00Z">
              <w:rPr>
                <w:rStyle w:val="Hyperlink"/>
                <w:noProof/>
              </w:rPr>
            </w:rPrChange>
          </w:rPr>
          <w:delText>2.2.1.7</w:delText>
        </w:r>
        <w:r w:rsidRPr="002B0E74">
          <w:rPr>
            <w:i/>
            <w:noProof/>
            <w:rPrChange w:id="1164" w:author="gsadi" w:date="2013-11-25T23:03:00Z">
              <w:rPr>
                <w:rFonts w:ascii="Calibri" w:hAnsi="Calibri"/>
                <w:noProof/>
                <w:color w:val="0000FF"/>
                <w:sz w:val="22"/>
                <w:szCs w:val="22"/>
                <w:u w:val="single"/>
              </w:rPr>
            </w:rPrChange>
          </w:rPr>
          <w:tab/>
        </w:r>
        <w:r w:rsidRPr="002B0E74">
          <w:rPr>
            <w:rStyle w:val="Hyperlink"/>
            <w:i/>
            <w:noProof/>
            <w:rPrChange w:id="1165" w:author="gsadi" w:date="2013-11-25T23:03:00Z">
              <w:rPr>
                <w:rStyle w:val="Hyperlink"/>
                <w:noProof/>
              </w:rPr>
            </w:rPrChange>
          </w:rPr>
          <w:delText>RDW tables</w:delText>
        </w:r>
        <w:r w:rsidRPr="002B0E74">
          <w:rPr>
            <w:i/>
            <w:noProof/>
            <w:webHidden/>
            <w:rPrChange w:id="1166" w:author="gsadi" w:date="2013-11-25T23:03:00Z">
              <w:rPr>
                <w:noProof/>
                <w:webHidden/>
                <w:color w:val="0000FF"/>
                <w:u w:val="single"/>
              </w:rPr>
            </w:rPrChange>
          </w:rPr>
          <w:tab/>
          <w:delText>7</w:delText>
        </w:r>
      </w:del>
    </w:p>
    <w:p w:rsidR="0002251A" w:rsidRPr="003A4EF3" w:rsidDel="003457F9" w:rsidRDefault="002B0E74">
      <w:pPr>
        <w:pStyle w:val="TOC3"/>
        <w:tabs>
          <w:tab w:val="left" w:pos="1320"/>
          <w:tab w:val="right" w:leader="dot" w:pos="8630"/>
        </w:tabs>
        <w:rPr>
          <w:del w:id="1167" w:author="gsadi" w:date="2013-11-03T18:25:00Z"/>
          <w:i/>
          <w:noProof/>
          <w:rPrChange w:id="1168" w:author="gsadi" w:date="2013-11-25T23:03:00Z">
            <w:rPr>
              <w:del w:id="1169" w:author="gsadi" w:date="2013-11-03T18:25:00Z"/>
              <w:rFonts w:ascii="Calibri" w:hAnsi="Calibri"/>
              <w:noProof/>
              <w:sz w:val="22"/>
              <w:szCs w:val="22"/>
            </w:rPr>
          </w:rPrChange>
        </w:rPr>
      </w:pPr>
      <w:del w:id="1170" w:author="gsadi" w:date="2013-11-03T18:25:00Z">
        <w:r w:rsidRPr="002B0E74">
          <w:rPr>
            <w:rStyle w:val="Hyperlink"/>
            <w:i/>
            <w:noProof/>
            <w:rPrChange w:id="1171" w:author="gsadi" w:date="2013-11-25T23:03:00Z">
              <w:rPr>
                <w:rStyle w:val="Hyperlink"/>
                <w:noProof/>
              </w:rPr>
            </w:rPrChange>
          </w:rPr>
          <w:delText>2.2.2</w:delText>
        </w:r>
        <w:r w:rsidRPr="002B0E74">
          <w:rPr>
            <w:i/>
            <w:noProof/>
            <w:rPrChange w:id="1172" w:author="gsadi" w:date="2013-11-25T23:03:00Z">
              <w:rPr>
                <w:rFonts w:ascii="Calibri" w:hAnsi="Calibri"/>
                <w:noProof/>
                <w:color w:val="0000FF"/>
                <w:sz w:val="22"/>
                <w:szCs w:val="22"/>
                <w:u w:val="single"/>
              </w:rPr>
            </w:rPrChange>
          </w:rPr>
          <w:tab/>
        </w:r>
        <w:r w:rsidRPr="002B0E74">
          <w:rPr>
            <w:rStyle w:val="Hyperlink"/>
            <w:i/>
            <w:noProof/>
            <w:rPrChange w:id="1173" w:author="gsadi" w:date="2013-11-25T23:03:00Z">
              <w:rPr>
                <w:rStyle w:val="Hyperlink"/>
                <w:noProof/>
              </w:rPr>
            </w:rPrChange>
          </w:rPr>
          <w:delText>PSE</w:delText>
        </w:r>
        <w:r w:rsidRPr="002B0E74">
          <w:rPr>
            <w:i/>
            <w:noProof/>
            <w:webHidden/>
            <w:rPrChange w:id="1174" w:author="gsadi" w:date="2013-11-25T23:03:00Z">
              <w:rPr>
                <w:noProof/>
                <w:webHidden/>
                <w:color w:val="0000FF"/>
                <w:u w:val="single"/>
              </w:rPr>
            </w:rPrChange>
          </w:rPr>
          <w:tab/>
          <w:delText>7</w:delText>
        </w:r>
      </w:del>
    </w:p>
    <w:p w:rsidR="0002251A" w:rsidRPr="003A4EF3" w:rsidDel="003457F9" w:rsidRDefault="002B0E74">
      <w:pPr>
        <w:pStyle w:val="TOC4"/>
        <w:tabs>
          <w:tab w:val="left" w:pos="1760"/>
          <w:tab w:val="right" w:leader="dot" w:pos="8630"/>
        </w:tabs>
        <w:rPr>
          <w:del w:id="1175" w:author="gsadi" w:date="2013-11-03T18:25:00Z"/>
          <w:i/>
          <w:noProof/>
          <w:rPrChange w:id="1176" w:author="gsadi" w:date="2013-11-25T23:03:00Z">
            <w:rPr>
              <w:del w:id="1177" w:author="gsadi" w:date="2013-11-03T18:25:00Z"/>
              <w:rFonts w:ascii="Calibri" w:hAnsi="Calibri"/>
              <w:noProof/>
              <w:sz w:val="22"/>
              <w:szCs w:val="22"/>
            </w:rPr>
          </w:rPrChange>
        </w:rPr>
      </w:pPr>
      <w:del w:id="1178" w:author="gsadi" w:date="2013-11-03T18:25:00Z">
        <w:r w:rsidRPr="002B0E74">
          <w:rPr>
            <w:rStyle w:val="Hyperlink"/>
            <w:i/>
            <w:noProof/>
            <w:rPrChange w:id="1179" w:author="gsadi" w:date="2013-11-25T23:03:00Z">
              <w:rPr>
                <w:rStyle w:val="Hyperlink"/>
                <w:noProof/>
              </w:rPr>
            </w:rPrChange>
          </w:rPr>
          <w:delText>2.2.2.1</w:delText>
        </w:r>
        <w:r w:rsidRPr="002B0E74">
          <w:rPr>
            <w:i/>
            <w:noProof/>
            <w:rPrChange w:id="1180" w:author="gsadi" w:date="2013-11-25T23:03:00Z">
              <w:rPr>
                <w:rFonts w:ascii="Calibri" w:hAnsi="Calibri"/>
                <w:noProof/>
                <w:color w:val="0000FF"/>
                <w:sz w:val="22"/>
                <w:szCs w:val="22"/>
                <w:u w:val="single"/>
              </w:rPr>
            </w:rPrChange>
          </w:rPr>
          <w:tab/>
        </w:r>
        <w:r w:rsidRPr="002B0E74">
          <w:rPr>
            <w:rStyle w:val="Hyperlink"/>
            <w:i/>
            <w:noProof/>
            <w:rPrChange w:id="1181" w:author="gsadi" w:date="2013-11-25T23:03:00Z">
              <w:rPr>
                <w:rStyle w:val="Hyperlink"/>
                <w:noProof/>
              </w:rPr>
            </w:rPrChange>
          </w:rPr>
          <w:delText>Routings</w:delText>
        </w:r>
        <w:r w:rsidRPr="002B0E74">
          <w:rPr>
            <w:i/>
            <w:noProof/>
            <w:webHidden/>
            <w:rPrChange w:id="1182" w:author="gsadi" w:date="2013-11-25T23:03:00Z">
              <w:rPr>
                <w:noProof/>
                <w:webHidden/>
                <w:color w:val="0000FF"/>
                <w:u w:val="single"/>
              </w:rPr>
            </w:rPrChange>
          </w:rPr>
          <w:tab/>
          <w:delText>7</w:delText>
        </w:r>
      </w:del>
    </w:p>
    <w:p w:rsidR="0002251A" w:rsidRPr="003A4EF3" w:rsidDel="003457F9" w:rsidRDefault="002B0E74">
      <w:pPr>
        <w:pStyle w:val="TOC4"/>
        <w:tabs>
          <w:tab w:val="left" w:pos="1760"/>
          <w:tab w:val="right" w:leader="dot" w:pos="8630"/>
        </w:tabs>
        <w:rPr>
          <w:del w:id="1183" w:author="gsadi" w:date="2013-11-03T18:25:00Z"/>
          <w:i/>
          <w:noProof/>
          <w:rPrChange w:id="1184" w:author="gsadi" w:date="2013-11-25T23:03:00Z">
            <w:rPr>
              <w:del w:id="1185" w:author="gsadi" w:date="2013-11-03T18:25:00Z"/>
              <w:rFonts w:ascii="Calibri" w:hAnsi="Calibri"/>
              <w:noProof/>
              <w:sz w:val="22"/>
              <w:szCs w:val="22"/>
            </w:rPr>
          </w:rPrChange>
        </w:rPr>
      </w:pPr>
      <w:del w:id="1186" w:author="gsadi" w:date="2013-11-03T18:25:00Z">
        <w:r w:rsidRPr="002B0E74">
          <w:rPr>
            <w:rStyle w:val="Hyperlink"/>
            <w:i/>
            <w:noProof/>
            <w:rPrChange w:id="1187" w:author="gsadi" w:date="2013-11-25T23:03:00Z">
              <w:rPr>
                <w:rStyle w:val="Hyperlink"/>
                <w:noProof/>
              </w:rPr>
            </w:rPrChange>
          </w:rPr>
          <w:delText>2.2.2.2</w:delText>
        </w:r>
        <w:r w:rsidRPr="002B0E74">
          <w:rPr>
            <w:i/>
            <w:noProof/>
            <w:rPrChange w:id="1188" w:author="gsadi" w:date="2013-11-25T23:03:00Z">
              <w:rPr>
                <w:rFonts w:ascii="Calibri" w:hAnsi="Calibri"/>
                <w:noProof/>
                <w:color w:val="0000FF"/>
                <w:sz w:val="22"/>
                <w:szCs w:val="22"/>
                <w:u w:val="single"/>
              </w:rPr>
            </w:rPrChange>
          </w:rPr>
          <w:tab/>
        </w:r>
        <w:r w:rsidRPr="002B0E74">
          <w:rPr>
            <w:rStyle w:val="Hyperlink"/>
            <w:i/>
            <w:noProof/>
            <w:rPrChange w:id="1189" w:author="gsadi" w:date="2013-11-25T23:03:00Z">
              <w:rPr>
                <w:rStyle w:val="Hyperlink"/>
                <w:noProof/>
              </w:rPr>
            </w:rPrChange>
          </w:rPr>
          <w:delText>Capacity</w:delText>
        </w:r>
        <w:r w:rsidRPr="002B0E74">
          <w:rPr>
            <w:i/>
            <w:noProof/>
            <w:webHidden/>
            <w:rPrChange w:id="1190" w:author="gsadi" w:date="2013-11-25T23:03:00Z">
              <w:rPr>
                <w:noProof/>
                <w:webHidden/>
                <w:color w:val="0000FF"/>
                <w:u w:val="single"/>
              </w:rPr>
            </w:rPrChange>
          </w:rPr>
          <w:tab/>
          <w:delText>7</w:delText>
        </w:r>
      </w:del>
    </w:p>
    <w:p w:rsidR="0002251A" w:rsidRPr="003A4EF3" w:rsidDel="003457F9" w:rsidRDefault="002B0E74">
      <w:pPr>
        <w:pStyle w:val="TOC4"/>
        <w:tabs>
          <w:tab w:val="left" w:pos="1760"/>
          <w:tab w:val="right" w:leader="dot" w:pos="8630"/>
        </w:tabs>
        <w:rPr>
          <w:del w:id="1191" w:author="gsadi" w:date="2013-11-03T18:25:00Z"/>
          <w:i/>
          <w:noProof/>
          <w:rPrChange w:id="1192" w:author="gsadi" w:date="2013-11-25T23:03:00Z">
            <w:rPr>
              <w:del w:id="1193" w:author="gsadi" w:date="2013-11-03T18:25:00Z"/>
              <w:rFonts w:ascii="Calibri" w:hAnsi="Calibri"/>
              <w:noProof/>
              <w:sz w:val="22"/>
              <w:szCs w:val="22"/>
            </w:rPr>
          </w:rPrChange>
        </w:rPr>
      </w:pPr>
      <w:del w:id="1194" w:author="gsadi" w:date="2013-11-03T18:25:00Z">
        <w:r w:rsidRPr="002B0E74">
          <w:rPr>
            <w:rStyle w:val="Hyperlink"/>
            <w:i/>
            <w:noProof/>
            <w:rPrChange w:id="1195" w:author="gsadi" w:date="2013-11-25T23:03:00Z">
              <w:rPr>
                <w:rStyle w:val="Hyperlink"/>
                <w:noProof/>
              </w:rPr>
            </w:rPrChange>
          </w:rPr>
          <w:delText>2.2.2.3</w:delText>
        </w:r>
        <w:r w:rsidRPr="002B0E74">
          <w:rPr>
            <w:i/>
            <w:noProof/>
            <w:rPrChange w:id="1196" w:author="gsadi" w:date="2013-11-25T23:03:00Z">
              <w:rPr>
                <w:rFonts w:ascii="Calibri" w:hAnsi="Calibri"/>
                <w:noProof/>
                <w:color w:val="0000FF"/>
                <w:sz w:val="22"/>
                <w:szCs w:val="22"/>
                <w:u w:val="single"/>
              </w:rPr>
            </w:rPrChange>
          </w:rPr>
          <w:tab/>
        </w:r>
        <w:r w:rsidRPr="002B0E74">
          <w:rPr>
            <w:rStyle w:val="Hyperlink"/>
            <w:i/>
            <w:noProof/>
            <w:rPrChange w:id="1197" w:author="gsadi" w:date="2013-11-25T23:03:00Z">
              <w:rPr>
                <w:rStyle w:val="Hyperlink"/>
                <w:noProof/>
              </w:rPr>
            </w:rPrChange>
          </w:rPr>
          <w:delText>Plan Orders</w:delText>
        </w:r>
        <w:r w:rsidRPr="002B0E74">
          <w:rPr>
            <w:i/>
            <w:noProof/>
            <w:webHidden/>
            <w:rPrChange w:id="1198" w:author="gsadi" w:date="2013-11-25T23:03:00Z">
              <w:rPr>
                <w:noProof/>
                <w:webHidden/>
                <w:color w:val="0000FF"/>
                <w:u w:val="single"/>
              </w:rPr>
            </w:rPrChange>
          </w:rPr>
          <w:tab/>
          <w:delText>7</w:delText>
        </w:r>
      </w:del>
    </w:p>
    <w:p w:rsidR="0002251A" w:rsidRPr="003A4EF3" w:rsidDel="003457F9" w:rsidRDefault="002B0E74">
      <w:pPr>
        <w:pStyle w:val="TOC4"/>
        <w:tabs>
          <w:tab w:val="left" w:pos="1760"/>
          <w:tab w:val="right" w:leader="dot" w:pos="8630"/>
        </w:tabs>
        <w:rPr>
          <w:del w:id="1199" w:author="gsadi" w:date="2013-11-03T18:25:00Z"/>
          <w:i/>
          <w:noProof/>
          <w:rPrChange w:id="1200" w:author="gsadi" w:date="2013-11-25T23:03:00Z">
            <w:rPr>
              <w:del w:id="1201" w:author="gsadi" w:date="2013-11-03T18:25:00Z"/>
              <w:rFonts w:ascii="Calibri" w:hAnsi="Calibri"/>
              <w:noProof/>
              <w:sz w:val="22"/>
              <w:szCs w:val="22"/>
            </w:rPr>
          </w:rPrChange>
        </w:rPr>
      </w:pPr>
      <w:del w:id="1202" w:author="gsadi" w:date="2013-11-03T18:25:00Z">
        <w:r w:rsidRPr="002B0E74">
          <w:rPr>
            <w:rStyle w:val="Hyperlink"/>
            <w:i/>
            <w:noProof/>
            <w:rPrChange w:id="1203" w:author="gsadi" w:date="2013-11-25T23:03:00Z">
              <w:rPr>
                <w:rStyle w:val="Hyperlink"/>
                <w:noProof/>
              </w:rPr>
            </w:rPrChange>
          </w:rPr>
          <w:delText>2.2.2.4</w:delText>
        </w:r>
        <w:r w:rsidRPr="002B0E74">
          <w:rPr>
            <w:i/>
            <w:noProof/>
            <w:rPrChange w:id="1204" w:author="gsadi" w:date="2013-11-25T23:03:00Z">
              <w:rPr>
                <w:rFonts w:ascii="Calibri" w:hAnsi="Calibri"/>
                <w:noProof/>
                <w:color w:val="0000FF"/>
                <w:sz w:val="22"/>
                <w:szCs w:val="22"/>
                <w:u w:val="single"/>
              </w:rPr>
            </w:rPrChange>
          </w:rPr>
          <w:tab/>
        </w:r>
        <w:r w:rsidRPr="002B0E74">
          <w:rPr>
            <w:rStyle w:val="Hyperlink"/>
            <w:i/>
            <w:noProof/>
            <w:rPrChange w:id="1205" w:author="gsadi" w:date="2013-11-25T23:03:00Z">
              <w:rPr>
                <w:rStyle w:val="Hyperlink"/>
                <w:noProof/>
              </w:rPr>
            </w:rPrChange>
          </w:rPr>
          <w:delText>Demand Spreading</w:delText>
        </w:r>
        <w:r w:rsidRPr="002B0E74">
          <w:rPr>
            <w:i/>
            <w:noProof/>
            <w:webHidden/>
            <w:rPrChange w:id="1206" w:author="gsadi" w:date="2013-11-25T23:03:00Z">
              <w:rPr>
                <w:noProof/>
                <w:webHidden/>
                <w:color w:val="0000FF"/>
                <w:u w:val="single"/>
              </w:rPr>
            </w:rPrChange>
          </w:rPr>
          <w:tab/>
          <w:delText>7</w:delText>
        </w:r>
      </w:del>
    </w:p>
    <w:p w:rsidR="0002251A" w:rsidRPr="003A4EF3" w:rsidDel="003457F9" w:rsidRDefault="002B0E74">
      <w:pPr>
        <w:pStyle w:val="TOC2"/>
        <w:tabs>
          <w:tab w:val="left" w:pos="960"/>
          <w:tab w:val="right" w:leader="dot" w:pos="8630"/>
        </w:tabs>
        <w:rPr>
          <w:del w:id="1207" w:author="gsadi" w:date="2013-11-03T18:25:00Z"/>
          <w:i/>
          <w:noProof/>
          <w:rPrChange w:id="1208" w:author="gsadi" w:date="2013-11-25T23:03:00Z">
            <w:rPr>
              <w:del w:id="1209" w:author="gsadi" w:date="2013-11-03T18:25:00Z"/>
              <w:rFonts w:ascii="Calibri" w:hAnsi="Calibri"/>
              <w:noProof/>
              <w:sz w:val="22"/>
              <w:szCs w:val="22"/>
            </w:rPr>
          </w:rPrChange>
        </w:rPr>
      </w:pPr>
      <w:del w:id="1210" w:author="gsadi" w:date="2013-11-03T18:25:00Z">
        <w:r w:rsidRPr="002B0E74">
          <w:rPr>
            <w:rStyle w:val="Hyperlink"/>
            <w:i/>
            <w:noProof/>
            <w:rPrChange w:id="1211" w:author="gsadi" w:date="2013-11-25T23:03:00Z">
              <w:rPr>
                <w:rStyle w:val="Hyperlink"/>
                <w:noProof/>
              </w:rPr>
            </w:rPrChange>
          </w:rPr>
          <w:delText>2.3</w:delText>
        </w:r>
        <w:r w:rsidRPr="002B0E74">
          <w:rPr>
            <w:i/>
            <w:noProof/>
            <w:rPrChange w:id="1212" w:author="gsadi" w:date="2013-11-25T23:03:00Z">
              <w:rPr>
                <w:rFonts w:ascii="Calibri" w:hAnsi="Calibri"/>
                <w:noProof/>
                <w:color w:val="0000FF"/>
                <w:sz w:val="22"/>
                <w:szCs w:val="22"/>
                <w:u w:val="single"/>
              </w:rPr>
            </w:rPrChange>
          </w:rPr>
          <w:tab/>
        </w:r>
        <w:r w:rsidRPr="002B0E74">
          <w:rPr>
            <w:rStyle w:val="Hyperlink"/>
            <w:i/>
            <w:noProof/>
            <w:rPrChange w:id="1213" w:author="gsadi" w:date="2013-11-25T23:03:00Z">
              <w:rPr>
                <w:rStyle w:val="Hyperlink"/>
                <w:noProof/>
              </w:rPr>
            </w:rPrChange>
          </w:rPr>
          <w:delText>Servers, Databases and Important directories</w:delText>
        </w:r>
        <w:r w:rsidRPr="002B0E74">
          <w:rPr>
            <w:i/>
            <w:noProof/>
            <w:webHidden/>
            <w:rPrChange w:id="1214" w:author="gsadi" w:date="2013-11-25T23:03:00Z">
              <w:rPr>
                <w:noProof/>
                <w:webHidden/>
                <w:color w:val="0000FF"/>
                <w:u w:val="single"/>
              </w:rPr>
            </w:rPrChange>
          </w:rPr>
          <w:tab/>
          <w:delText>7</w:delText>
        </w:r>
      </w:del>
    </w:p>
    <w:p w:rsidR="0002251A" w:rsidRPr="003A4EF3" w:rsidDel="003457F9" w:rsidRDefault="002B0E74">
      <w:pPr>
        <w:pStyle w:val="TOC2"/>
        <w:tabs>
          <w:tab w:val="left" w:pos="960"/>
          <w:tab w:val="right" w:leader="dot" w:pos="8630"/>
        </w:tabs>
        <w:rPr>
          <w:del w:id="1215" w:author="gsadi" w:date="2013-11-03T18:25:00Z"/>
          <w:i/>
          <w:noProof/>
          <w:rPrChange w:id="1216" w:author="gsadi" w:date="2013-11-25T23:03:00Z">
            <w:rPr>
              <w:del w:id="1217" w:author="gsadi" w:date="2013-11-03T18:25:00Z"/>
              <w:rFonts w:ascii="Calibri" w:hAnsi="Calibri"/>
              <w:noProof/>
              <w:sz w:val="22"/>
              <w:szCs w:val="22"/>
            </w:rPr>
          </w:rPrChange>
        </w:rPr>
      </w:pPr>
      <w:del w:id="1218" w:author="gsadi" w:date="2013-11-03T18:25:00Z">
        <w:r w:rsidRPr="002B0E74">
          <w:rPr>
            <w:rStyle w:val="Hyperlink"/>
            <w:i/>
            <w:noProof/>
            <w:rPrChange w:id="1219" w:author="gsadi" w:date="2013-11-25T23:03:00Z">
              <w:rPr>
                <w:rStyle w:val="Hyperlink"/>
                <w:noProof/>
              </w:rPr>
            </w:rPrChange>
          </w:rPr>
          <w:delText>2.4</w:delText>
        </w:r>
        <w:r w:rsidRPr="002B0E74">
          <w:rPr>
            <w:i/>
            <w:noProof/>
            <w:rPrChange w:id="1220" w:author="gsadi" w:date="2013-11-25T23:03:00Z">
              <w:rPr>
                <w:rFonts w:ascii="Calibri" w:hAnsi="Calibri"/>
                <w:noProof/>
                <w:color w:val="0000FF"/>
                <w:sz w:val="22"/>
                <w:szCs w:val="22"/>
                <w:u w:val="single"/>
              </w:rPr>
            </w:rPrChange>
          </w:rPr>
          <w:tab/>
        </w:r>
        <w:r w:rsidRPr="002B0E74">
          <w:rPr>
            <w:rStyle w:val="Hyperlink"/>
            <w:i/>
            <w:noProof/>
            <w:rPrChange w:id="1221" w:author="gsadi" w:date="2013-11-25T23:03:00Z">
              <w:rPr>
                <w:rStyle w:val="Hyperlink"/>
                <w:noProof/>
              </w:rPr>
            </w:rPrChange>
          </w:rPr>
          <w:delText>ESP Batch Schedule</w:delText>
        </w:r>
        <w:r w:rsidRPr="002B0E74">
          <w:rPr>
            <w:i/>
            <w:noProof/>
            <w:webHidden/>
            <w:rPrChange w:id="1222" w:author="gsadi" w:date="2013-11-25T23:03:00Z">
              <w:rPr>
                <w:noProof/>
                <w:webHidden/>
                <w:color w:val="0000FF"/>
                <w:u w:val="single"/>
              </w:rPr>
            </w:rPrChange>
          </w:rPr>
          <w:tab/>
          <w:delText>7</w:delText>
        </w:r>
      </w:del>
    </w:p>
    <w:p w:rsidR="0002251A" w:rsidRPr="003A4EF3" w:rsidDel="003457F9" w:rsidRDefault="002B0E74">
      <w:pPr>
        <w:pStyle w:val="TOC1"/>
        <w:tabs>
          <w:tab w:val="left" w:pos="480"/>
          <w:tab w:val="right" w:leader="dot" w:pos="8630"/>
        </w:tabs>
        <w:rPr>
          <w:del w:id="1223" w:author="gsadi" w:date="2013-11-03T18:25:00Z"/>
          <w:i/>
          <w:noProof/>
          <w:rPrChange w:id="1224" w:author="gsadi" w:date="2013-11-25T23:03:00Z">
            <w:rPr>
              <w:del w:id="1225" w:author="gsadi" w:date="2013-11-03T18:25:00Z"/>
              <w:rFonts w:ascii="Calibri" w:hAnsi="Calibri"/>
              <w:noProof/>
              <w:sz w:val="22"/>
              <w:szCs w:val="22"/>
            </w:rPr>
          </w:rPrChange>
        </w:rPr>
      </w:pPr>
      <w:del w:id="1226" w:author="gsadi" w:date="2013-11-03T18:25:00Z">
        <w:r w:rsidRPr="002B0E74">
          <w:rPr>
            <w:rStyle w:val="Hyperlink"/>
            <w:i/>
            <w:noProof/>
            <w:rPrChange w:id="1227" w:author="gsadi" w:date="2013-11-25T23:03:00Z">
              <w:rPr>
                <w:rStyle w:val="Hyperlink"/>
                <w:noProof/>
              </w:rPr>
            </w:rPrChange>
          </w:rPr>
          <w:delText>3</w:delText>
        </w:r>
        <w:r w:rsidRPr="002B0E74">
          <w:rPr>
            <w:i/>
            <w:noProof/>
            <w:rPrChange w:id="1228" w:author="gsadi" w:date="2013-11-25T23:03:00Z">
              <w:rPr>
                <w:rFonts w:ascii="Calibri" w:hAnsi="Calibri"/>
                <w:noProof/>
                <w:color w:val="0000FF"/>
                <w:sz w:val="22"/>
                <w:szCs w:val="22"/>
                <w:u w:val="single"/>
              </w:rPr>
            </w:rPrChange>
          </w:rPr>
          <w:tab/>
        </w:r>
        <w:r w:rsidRPr="002B0E74">
          <w:rPr>
            <w:rStyle w:val="Hyperlink"/>
            <w:i/>
            <w:noProof/>
            <w:rPrChange w:id="1229" w:author="gsadi" w:date="2013-11-25T23:03:00Z">
              <w:rPr>
                <w:rStyle w:val="Hyperlink"/>
                <w:noProof/>
              </w:rPr>
            </w:rPrChange>
          </w:rPr>
          <w:delText>Processes</w:delText>
        </w:r>
        <w:r w:rsidRPr="002B0E74">
          <w:rPr>
            <w:i/>
            <w:noProof/>
            <w:webHidden/>
            <w:rPrChange w:id="1230" w:author="gsadi" w:date="2013-11-25T23:03:00Z">
              <w:rPr>
                <w:noProof/>
                <w:webHidden/>
                <w:color w:val="0000FF"/>
                <w:u w:val="single"/>
              </w:rPr>
            </w:rPrChange>
          </w:rPr>
          <w:tab/>
          <w:delText>9</w:delText>
        </w:r>
      </w:del>
    </w:p>
    <w:p w:rsidR="0002251A" w:rsidRPr="003A4EF3" w:rsidDel="003457F9" w:rsidRDefault="002B0E74">
      <w:pPr>
        <w:pStyle w:val="TOC2"/>
        <w:tabs>
          <w:tab w:val="left" w:pos="960"/>
          <w:tab w:val="right" w:leader="dot" w:pos="8630"/>
        </w:tabs>
        <w:rPr>
          <w:del w:id="1231" w:author="gsadi" w:date="2013-11-03T18:25:00Z"/>
          <w:i/>
          <w:noProof/>
          <w:rPrChange w:id="1232" w:author="gsadi" w:date="2013-11-25T23:03:00Z">
            <w:rPr>
              <w:del w:id="1233" w:author="gsadi" w:date="2013-11-03T18:25:00Z"/>
              <w:rFonts w:ascii="Calibri" w:hAnsi="Calibri"/>
              <w:noProof/>
              <w:sz w:val="22"/>
              <w:szCs w:val="22"/>
            </w:rPr>
          </w:rPrChange>
        </w:rPr>
      </w:pPr>
      <w:del w:id="1234" w:author="gsadi" w:date="2013-11-03T18:25:00Z">
        <w:r w:rsidRPr="002B0E74">
          <w:rPr>
            <w:rStyle w:val="Hyperlink"/>
            <w:i/>
            <w:noProof/>
            <w:rPrChange w:id="1235" w:author="gsadi" w:date="2013-11-25T23:03:00Z">
              <w:rPr>
                <w:rStyle w:val="Hyperlink"/>
                <w:noProof/>
              </w:rPr>
            </w:rPrChange>
          </w:rPr>
          <w:delText>3.1</w:delText>
        </w:r>
        <w:r w:rsidRPr="002B0E74">
          <w:rPr>
            <w:i/>
            <w:noProof/>
            <w:rPrChange w:id="1236" w:author="gsadi" w:date="2013-11-25T23:03:00Z">
              <w:rPr>
                <w:rFonts w:ascii="Calibri" w:hAnsi="Calibri"/>
                <w:noProof/>
                <w:color w:val="0000FF"/>
                <w:sz w:val="22"/>
                <w:szCs w:val="22"/>
                <w:u w:val="single"/>
              </w:rPr>
            </w:rPrChange>
          </w:rPr>
          <w:tab/>
        </w:r>
        <w:r w:rsidRPr="002B0E74">
          <w:rPr>
            <w:rStyle w:val="Hyperlink"/>
            <w:i/>
            <w:noProof/>
            <w:rPrChange w:id="1237" w:author="gsadi" w:date="2013-11-25T23:03:00Z">
              <w:rPr>
                <w:rStyle w:val="Hyperlink"/>
                <w:noProof/>
              </w:rPr>
            </w:rPrChange>
          </w:rPr>
          <w:delText>Configuration Management</w:delText>
        </w:r>
        <w:r w:rsidRPr="002B0E74">
          <w:rPr>
            <w:i/>
            <w:noProof/>
            <w:webHidden/>
            <w:rPrChange w:id="1238" w:author="gsadi" w:date="2013-11-25T23:03:00Z">
              <w:rPr>
                <w:noProof/>
                <w:webHidden/>
                <w:color w:val="0000FF"/>
                <w:u w:val="single"/>
              </w:rPr>
            </w:rPrChange>
          </w:rPr>
          <w:tab/>
          <w:delText>9</w:delText>
        </w:r>
      </w:del>
    </w:p>
    <w:p w:rsidR="0002251A" w:rsidRPr="003A4EF3" w:rsidDel="003457F9" w:rsidRDefault="002B0E74">
      <w:pPr>
        <w:pStyle w:val="TOC2"/>
        <w:tabs>
          <w:tab w:val="left" w:pos="960"/>
          <w:tab w:val="right" w:leader="dot" w:pos="8630"/>
        </w:tabs>
        <w:rPr>
          <w:del w:id="1239" w:author="gsadi" w:date="2013-11-03T18:25:00Z"/>
          <w:i/>
          <w:noProof/>
          <w:rPrChange w:id="1240" w:author="gsadi" w:date="2013-11-25T23:03:00Z">
            <w:rPr>
              <w:del w:id="1241" w:author="gsadi" w:date="2013-11-03T18:25:00Z"/>
              <w:rFonts w:ascii="Calibri" w:hAnsi="Calibri"/>
              <w:noProof/>
              <w:sz w:val="22"/>
              <w:szCs w:val="22"/>
            </w:rPr>
          </w:rPrChange>
        </w:rPr>
      </w:pPr>
      <w:del w:id="1242" w:author="gsadi" w:date="2013-11-03T18:25:00Z">
        <w:r w:rsidRPr="002B0E74">
          <w:rPr>
            <w:rStyle w:val="Hyperlink"/>
            <w:i/>
            <w:noProof/>
            <w:rPrChange w:id="1243" w:author="gsadi" w:date="2013-11-25T23:03:00Z">
              <w:rPr>
                <w:rStyle w:val="Hyperlink"/>
                <w:noProof/>
              </w:rPr>
            </w:rPrChange>
          </w:rPr>
          <w:delText>3.2</w:delText>
        </w:r>
        <w:r w:rsidRPr="002B0E74">
          <w:rPr>
            <w:i/>
            <w:noProof/>
            <w:rPrChange w:id="1244" w:author="gsadi" w:date="2013-11-25T23:03:00Z">
              <w:rPr>
                <w:rFonts w:ascii="Calibri" w:hAnsi="Calibri"/>
                <w:noProof/>
                <w:color w:val="0000FF"/>
                <w:sz w:val="22"/>
                <w:szCs w:val="22"/>
                <w:u w:val="single"/>
              </w:rPr>
            </w:rPrChange>
          </w:rPr>
          <w:tab/>
        </w:r>
        <w:r w:rsidRPr="002B0E74">
          <w:rPr>
            <w:rStyle w:val="Hyperlink"/>
            <w:i/>
            <w:noProof/>
            <w:rPrChange w:id="1245" w:author="gsadi" w:date="2013-11-25T23:03:00Z">
              <w:rPr>
                <w:rStyle w:val="Hyperlink"/>
                <w:noProof/>
              </w:rPr>
            </w:rPrChange>
          </w:rPr>
          <w:delText>Support</w:delText>
        </w:r>
        <w:r w:rsidRPr="002B0E74">
          <w:rPr>
            <w:i/>
            <w:noProof/>
            <w:webHidden/>
            <w:rPrChange w:id="1246" w:author="gsadi" w:date="2013-11-25T23:03:00Z">
              <w:rPr>
                <w:noProof/>
                <w:webHidden/>
                <w:color w:val="0000FF"/>
                <w:u w:val="single"/>
              </w:rPr>
            </w:rPrChange>
          </w:rPr>
          <w:tab/>
          <w:delText>9</w:delText>
        </w:r>
      </w:del>
    </w:p>
    <w:p w:rsidR="0002251A" w:rsidRPr="003A4EF3" w:rsidDel="003457F9" w:rsidRDefault="002B0E74">
      <w:pPr>
        <w:pStyle w:val="TOC2"/>
        <w:tabs>
          <w:tab w:val="left" w:pos="960"/>
          <w:tab w:val="right" w:leader="dot" w:pos="8630"/>
        </w:tabs>
        <w:rPr>
          <w:del w:id="1247" w:author="gsadi" w:date="2013-11-03T18:25:00Z"/>
          <w:i/>
          <w:noProof/>
          <w:rPrChange w:id="1248" w:author="gsadi" w:date="2013-11-25T23:03:00Z">
            <w:rPr>
              <w:del w:id="1249" w:author="gsadi" w:date="2013-11-03T18:25:00Z"/>
              <w:rFonts w:ascii="Calibri" w:hAnsi="Calibri"/>
              <w:noProof/>
              <w:sz w:val="22"/>
              <w:szCs w:val="22"/>
            </w:rPr>
          </w:rPrChange>
        </w:rPr>
      </w:pPr>
      <w:del w:id="1250" w:author="gsadi" w:date="2013-11-03T18:25:00Z">
        <w:r w:rsidRPr="002B0E74">
          <w:rPr>
            <w:rStyle w:val="Hyperlink"/>
            <w:i/>
            <w:noProof/>
            <w:rPrChange w:id="1251" w:author="gsadi" w:date="2013-11-25T23:03:00Z">
              <w:rPr>
                <w:rStyle w:val="Hyperlink"/>
                <w:noProof/>
              </w:rPr>
            </w:rPrChange>
          </w:rPr>
          <w:delText>3.3</w:delText>
        </w:r>
        <w:r w:rsidRPr="002B0E74">
          <w:rPr>
            <w:i/>
            <w:noProof/>
            <w:rPrChange w:id="1252" w:author="gsadi" w:date="2013-11-25T23:03:00Z">
              <w:rPr>
                <w:rFonts w:ascii="Calibri" w:hAnsi="Calibri"/>
                <w:noProof/>
                <w:color w:val="0000FF"/>
                <w:sz w:val="22"/>
                <w:szCs w:val="22"/>
                <w:u w:val="single"/>
              </w:rPr>
            </w:rPrChange>
          </w:rPr>
          <w:tab/>
        </w:r>
        <w:r w:rsidRPr="002B0E74">
          <w:rPr>
            <w:rStyle w:val="Hyperlink"/>
            <w:i/>
            <w:noProof/>
            <w:rPrChange w:id="1253" w:author="gsadi" w:date="2013-11-25T23:03:00Z">
              <w:rPr>
                <w:rStyle w:val="Hyperlink"/>
                <w:noProof/>
              </w:rPr>
            </w:rPrChange>
          </w:rPr>
          <w:delText>Communication</w:delText>
        </w:r>
        <w:r w:rsidRPr="002B0E74">
          <w:rPr>
            <w:i/>
            <w:noProof/>
            <w:webHidden/>
            <w:rPrChange w:id="1254" w:author="gsadi" w:date="2013-11-25T23:03:00Z">
              <w:rPr>
                <w:noProof/>
                <w:webHidden/>
                <w:color w:val="0000FF"/>
                <w:u w:val="single"/>
              </w:rPr>
            </w:rPrChange>
          </w:rPr>
          <w:tab/>
          <w:delText>9</w:delText>
        </w:r>
      </w:del>
    </w:p>
    <w:p w:rsidR="0002251A" w:rsidRPr="003A4EF3" w:rsidDel="003457F9" w:rsidRDefault="002B0E74">
      <w:pPr>
        <w:pStyle w:val="TOC2"/>
        <w:tabs>
          <w:tab w:val="left" w:pos="960"/>
          <w:tab w:val="right" w:leader="dot" w:pos="8630"/>
        </w:tabs>
        <w:rPr>
          <w:del w:id="1255" w:author="gsadi" w:date="2013-11-03T18:25:00Z"/>
          <w:i/>
          <w:noProof/>
          <w:rPrChange w:id="1256" w:author="gsadi" w:date="2013-11-25T23:03:00Z">
            <w:rPr>
              <w:del w:id="1257" w:author="gsadi" w:date="2013-11-03T18:25:00Z"/>
              <w:rFonts w:ascii="Calibri" w:hAnsi="Calibri"/>
              <w:noProof/>
              <w:sz w:val="22"/>
              <w:szCs w:val="22"/>
            </w:rPr>
          </w:rPrChange>
        </w:rPr>
      </w:pPr>
      <w:del w:id="1258" w:author="gsadi" w:date="2013-11-03T18:25:00Z">
        <w:r w:rsidRPr="002B0E74">
          <w:rPr>
            <w:rStyle w:val="Hyperlink"/>
            <w:i/>
            <w:noProof/>
            <w:rPrChange w:id="1259" w:author="gsadi" w:date="2013-11-25T23:03:00Z">
              <w:rPr>
                <w:rStyle w:val="Hyperlink"/>
                <w:noProof/>
              </w:rPr>
            </w:rPrChange>
          </w:rPr>
          <w:delText>3.4</w:delText>
        </w:r>
        <w:r w:rsidRPr="002B0E74">
          <w:rPr>
            <w:i/>
            <w:noProof/>
            <w:rPrChange w:id="1260" w:author="gsadi" w:date="2013-11-25T23:03:00Z">
              <w:rPr>
                <w:rFonts w:ascii="Calibri" w:hAnsi="Calibri"/>
                <w:noProof/>
                <w:color w:val="0000FF"/>
                <w:sz w:val="22"/>
                <w:szCs w:val="22"/>
                <w:u w:val="single"/>
              </w:rPr>
            </w:rPrChange>
          </w:rPr>
          <w:tab/>
        </w:r>
        <w:r w:rsidRPr="002B0E74">
          <w:rPr>
            <w:rStyle w:val="Hyperlink"/>
            <w:i/>
            <w:noProof/>
            <w:rPrChange w:id="1261" w:author="gsadi" w:date="2013-11-25T23:03:00Z">
              <w:rPr>
                <w:rStyle w:val="Hyperlink"/>
                <w:noProof/>
              </w:rPr>
            </w:rPrChange>
          </w:rPr>
          <w:delText>Miscellaneous</w:delText>
        </w:r>
        <w:r w:rsidRPr="002B0E74">
          <w:rPr>
            <w:i/>
            <w:noProof/>
            <w:webHidden/>
            <w:rPrChange w:id="1262" w:author="gsadi" w:date="2013-11-25T23:03:00Z">
              <w:rPr>
                <w:noProof/>
                <w:webHidden/>
                <w:color w:val="0000FF"/>
                <w:u w:val="single"/>
              </w:rPr>
            </w:rPrChange>
          </w:rPr>
          <w:tab/>
          <w:delText>9</w:delText>
        </w:r>
      </w:del>
    </w:p>
    <w:p w:rsidR="0002251A" w:rsidRPr="003A4EF3" w:rsidDel="003457F9" w:rsidRDefault="002B0E74">
      <w:pPr>
        <w:pStyle w:val="TOC1"/>
        <w:tabs>
          <w:tab w:val="left" w:pos="480"/>
          <w:tab w:val="right" w:leader="dot" w:pos="8630"/>
        </w:tabs>
        <w:rPr>
          <w:del w:id="1263" w:author="gsadi" w:date="2013-11-03T18:25:00Z"/>
          <w:i/>
          <w:noProof/>
          <w:rPrChange w:id="1264" w:author="gsadi" w:date="2013-11-25T23:03:00Z">
            <w:rPr>
              <w:del w:id="1265" w:author="gsadi" w:date="2013-11-03T18:25:00Z"/>
              <w:rFonts w:ascii="Calibri" w:hAnsi="Calibri"/>
              <w:noProof/>
              <w:sz w:val="22"/>
              <w:szCs w:val="22"/>
            </w:rPr>
          </w:rPrChange>
        </w:rPr>
      </w:pPr>
      <w:del w:id="1266" w:author="gsadi" w:date="2013-11-03T18:25:00Z">
        <w:r w:rsidRPr="002B0E74">
          <w:rPr>
            <w:rStyle w:val="Hyperlink"/>
            <w:i/>
            <w:noProof/>
            <w:rPrChange w:id="1267" w:author="gsadi" w:date="2013-11-25T23:03:00Z">
              <w:rPr>
                <w:rStyle w:val="Hyperlink"/>
                <w:noProof/>
              </w:rPr>
            </w:rPrChange>
          </w:rPr>
          <w:delText>4</w:delText>
        </w:r>
        <w:r w:rsidRPr="002B0E74">
          <w:rPr>
            <w:i/>
            <w:noProof/>
            <w:rPrChange w:id="1268" w:author="gsadi" w:date="2013-11-25T23:03:00Z">
              <w:rPr>
                <w:rFonts w:ascii="Calibri" w:hAnsi="Calibri"/>
                <w:noProof/>
                <w:color w:val="0000FF"/>
                <w:sz w:val="22"/>
                <w:szCs w:val="22"/>
                <w:u w:val="single"/>
              </w:rPr>
            </w:rPrChange>
          </w:rPr>
          <w:tab/>
        </w:r>
        <w:r w:rsidRPr="002B0E74">
          <w:rPr>
            <w:rStyle w:val="Hyperlink"/>
            <w:i/>
            <w:noProof/>
            <w:rPrChange w:id="1269" w:author="gsadi" w:date="2013-11-25T23:03:00Z">
              <w:rPr>
                <w:rStyle w:val="Hyperlink"/>
                <w:noProof/>
              </w:rPr>
            </w:rPrChange>
          </w:rPr>
          <w:delText>Known Issues &amp; Defects</w:delText>
        </w:r>
        <w:r w:rsidRPr="002B0E74">
          <w:rPr>
            <w:i/>
            <w:noProof/>
            <w:webHidden/>
            <w:rPrChange w:id="1270" w:author="gsadi" w:date="2013-11-25T23:03:00Z">
              <w:rPr>
                <w:noProof/>
                <w:webHidden/>
                <w:color w:val="0000FF"/>
                <w:u w:val="single"/>
              </w:rPr>
            </w:rPrChange>
          </w:rPr>
          <w:tab/>
          <w:delText>9</w:delText>
        </w:r>
      </w:del>
    </w:p>
    <w:p w:rsidR="0002251A" w:rsidRPr="003A4EF3" w:rsidDel="003457F9" w:rsidRDefault="002B0E74">
      <w:pPr>
        <w:pStyle w:val="TOC1"/>
        <w:tabs>
          <w:tab w:val="left" w:pos="480"/>
          <w:tab w:val="right" w:leader="dot" w:pos="8630"/>
        </w:tabs>
        <w:rPr>
          <w:del w:id="1271" w:author="gsadi" w:date="2013-11-03T18:25:00Z"/>
          <w:i/>
          <w:noProof/>
          <w:rPrChange w:id="1272" w:author="gsadi" w:date="2013-11-25T23:03:00Z">
            <w:rPr>
              <w:del w:id="1273" w:author="gsadi" w:date="2013-11-03T18:25:00Z"/>
              <w:rFonts w:ascii="Calibri" w:hAnsi="Calibri"/>
              <w:noProof/>
              <w:sz w:val="22"/>
              <w:szCs w:val="22"/>
            </w:rPr>
          </w:rPrChange>
        </w:rPr>
      </w:pPr>
      <w:del w:id="1274" w:author="gsadi" w:date="2013-11-03T18:25:00Z">
        <w:r w:rsidRPr="002B0E74">
          <w:rPr>
            <w:rStyle w:val="Hyperlink"/>
            <w:i/>
            <w:noProof/>
            <w:rPrChange w:id="1275" w:author="gsadi" w:date="2013-11-25T23:03:00Z">
              <w:rPr>
                <w:rStyle w:val="Hyperlink"/>
                <w:noProof/>
              </w:rPr>
            </w:rPrChange>
          </w:rPr>
          <w:delText>5</w:delText>
        </w:r>
        <w:r w:rsidRPr="002B0E74">
          <w:rPr>
            <w:i/>
            <w:noProof/>
            <w:rPrChange w:id="1276" w:author="gsadi" w:date="2013-11-25T23:03:00Z">
              <w:rPr>
                <w:rFonts w:ascii="Calibri" w:hAnsi="Calibri"/>
                <w:noProof/>
                <w:color w:val="0000FF"/>
                <w:sz w:val="22"/>
                <w:szCs w:val="22"/>
                <w:u w:val="single"/>
              </w:rPr>
            </w:rPrChange>
          </w:rPr>
          <w:tab/>
        </w:r>
        <w:r w:rsidRPr="002B0E74">
          <w:rPr>
            <w:rStyle w:val="Hyperlink"/>
            <w:i/>
            <w:noProof/>
            <w:rPrChange w:id="1277" w:author="gsadi" w:date="2013-11-25T23:03:00Z">
              <w:rPr>
                <w:rStyle w:val="Hyperlink"/>
                <w:noProof/>
              </w:rPr>
            </w:rPrChange>
          </w:rPr>
          <w:delText>Glossary and Acronyms</w:delText>
        </w:r>
        <w:r w:rsidRPr="002B0E74">
          <w:rPr>
            <w:i/>
            <w:noProof/>
            <w:webHidden/>
            <w:rPrChange w:id="1278" w:author="gsadi" w:date="2013-11-25T23:03:00Z">
              <w:rPr>
                <w:noProof/>
                <w:webHidden/>
                <w:color w:val="0000FF"/>
                <w:u w:val="single"/>
              </w:rPr>
            </w:rPrChange>
          </w:rPr>
          <w:tab/>
          <w:delText>10</w:delText>
        </w:r>
      </w:del>
    </w:p>
    <w:p w:rsidR="0002251A" w:rsidRPr="003A4EF3" w:rsidDel="003457F9" w:rsidRDefault="002B0E74">
      <w:pPr>
        <w:pStyle w:val="TOC1"/>
        <w:tabs>
          <w:tab w:val="left" w:pos="480"/>
          <w:tab w:val="right" w:leader="dot" w:pos="8630"/>
        </w:tabs>
        <w:rPr>
          <w:del w:id="1279" w:author="gsadi" w:date="2013-11-03T18:25:00Z"/>
          <w:i/>
          <w:noProof/>
          <w:rPrChange w:id="1280" w:author="gsadi" w:date="2013-11-25T23:03:00Z">
            <w:rPr>
              <w:del w:id="1281" w:author="gsadi" w:date="2013-11-03T18:25:00Z"/>
              <w:rFonts w:ascii="Calibri" w:hAnsi="Calibri"/>
              <w:noProof/>
              <w:sz w:val="22"/>
              <w:szCs w:val="22"/>
            </w:rPr>
          </w:rPrChange>
        </w:rPr>
      </w:pPr>
      <w:del w:id="1282" w:author="gsadi" w:date="2013-11-03T18:25:00Z">
        <w:r w:rsidRPr="002B0E74">
          <w:rPr>
            <w:rStyle w:val="Hyperlink"/>
            <w:i/>
            <w:noProof/>
            <w:rPrChange w:id="1283" w:author="gsadi" w:date="2013-11-25T23:03:00Z">
              <w:rPr>
                <w:rStyle w:val="Hyperlink"/>
                <w:noProof/>
              </w:rPr>
            </w:rPrChange>
          </w:rPr>
          <w:delText>6</w:delText>
        </w:r>
        <w:r w:rsidRPr="002B0E74">
          <w:rPr>
            <w:i/>
            <w:noProof/>
            <w:rPrChange w:id="1284" w:author="gsadi" w:date="2013-11-25T23:03:00Z">
              <w:rPr>
                <w:rFonts w:ascii="Calibri" w:hAnsi="Calibri"/>
                <w:noProof/>
                <w:color w:val="0000FF"/>
                <w:sz w:val="22"/>
                <w:szCs w:val="22"/>
                <w:u w:val="single"/>
              </w:rPr>
            </w:rPrChange>
          </w:rPr>
          <w:tab/>
        </w:r>
        <w:r w:rsidRPr="002B0E74">
          <w:rPr>
            <w:rStyle w:val="Hyperlink"/>
            <w:i/>
            <w:noProof/>
            <w:rPrChange w:id="1285" w:author="gsadi" w:date="2013-11-25T23:03:00Z">
              <w:rPr>
                <w:rStyle w:val="Hyperlink"/>
                <w:noProof/>
              </w:rPr>
            </w:rPrChange>
          </w:rPr>
          <w:delText>References</w:delText>
        </w:r>
        <w:r w:rsidRPr="002B0E74">
          <w:rPr>
            <w:i/>
            <w:noProof/>
            <w:webHidden/>
            <w:rPrChange w:id="1286" w:author="gsadi" w:date="2013-11-25T23:03:00Z">
              <w:rPr>
                <w:noProof/>
                <w:webHidden/>
                <w:color w:val="0000FF"/>
                <w:u w:val="single"/>
              </w:rPr>
            </w:rPrChange>
          </w:rPr>
          <w:tab/>
          <w:delText>10</w:delText>
        </w:r>
      </w:del>
    </w:p>
    <w:p w:rsidR="00A667B7" w:rsidRPr="00E95A1E" w:rsidRDefault="002B0E74" w:rsidP="00386CE6">
      <w:pPr>
        <w:rPr>
          <w:ins w:id="1287" w:author="gsadi" w:date="2013-11-25T15:11:00Z"/>
          <w:i/>
        </w:rPr>
      </w:pPr>
      <w:r w:rsidRPr="002B0E74">
        <w:rPr>
          <w:i/>
          <w:rPrChange w:id="1288" w:author="gsadi" w:date="2013-11-25T23:03:00Z">
            <w:rPr>
              <w:color w:val="0000FF"/>
              <w:u w:val="single"/>
            </w:rPr>
          </w:rPrChange>
        </w:rPr>
        <w:fldChar w:fldCharType="end"/>
      </w:r>
    </w:p>
    <w:p w:rsidR="00D37F51" w:rsidRDefault="00D37F51" w:rsidP="00386CE6">
      <w:pPr>
        <w:rPr>
          <w:ins w:id="1289" w:author="gsadi" w:date="2013-11-25T15:11:00Z"/>
          <w:i/>
          <w:szCs w:val="22"/>
        </w:rPr>
      </w:pPr>
    </w:p>
    <w:p w:rsidR="00D37F51" w:rsidRDefault="00D37F51" w:rsidP="00386CE6">
      <w:pPr>
        <w:rPr>
          <w:ins w:id="1290" w:author="gsadi" w:date="2013-11-25T15:11:00Z"/>
          <w:i/>
          <w:szCs w:val="22"/>
        </w:rPr>
      </w:pPr>
    </w:p>
    <w:p w:rsidR="00D37F51" w:rsidRDefault="00D37F51" w:rsidP="00386CE6">
      <w:pPr>
        <w:rPr>
          <w:ins w:id="1291" w:author="gsadi" w:date="2013-11-25T15:11:00Z"/>
          <w:i/>
          <w:szCs w:val="22"/>
        </w:rPr>
      </w:pPr>
    </w:p>
    <w:p w:rsidR="00D37F51" w:rsidRDefault="00D37F51" w:rsidP="00386CE6">
      <w:pPr>
        <w:rPr>
          <w:ins w:id="1292" w:author="gsadi" w:date="2013-11-25T15:11:00Z"/>
          <w:i/>
          <w:szCs w:val="22"/>
        </w:rPr>
      </w:pPr>
    </w:p>
    <w:p w:rsidR="00D37F51" w:rsidRDefault="00D37F51" w:rsidP="00386CE6">
      <w:pPr>
        <w:rPr>
          <w:ins w:id="1293" w:author="gsadi" w:date="2013-11-25T15:11:00Z"/>
          <w:i/>
          <w:szCs w:val="22"/>
        </w:rPr>
      </w:pPr>
    </w:p>
    <w:p w:rsidR="00D37F51" w:rsidRDefault="00D37F51" w:rsidP="00386CE6">
      <w:pPr>
        <w:rPr>
          <w:ins w:id="1294" w:author="gsadi" w:date="2013-11-25T15:11:00Z"/>
          <w:i/>
          <w:szCs w:val="22"/>
        </w:rPr>
      </w:pPr>
    </w:p>
    <w:p w:rsidR="00D37F51" w:rsidRDefault="00D37F51" w:rsidP="00386CE6">
      <w:pPr>
        <w:rPr>
          <w:ins w:id="1295" w:author="gsadi" w:date="2013-11-25T15:11:00Z"/>
          <w:i/>
          <w:szCs w:val="22"/>
        </w:rPr>
      </w:pPr>
    </w:p>
    <w:p w:rsidR="00D37F51" w:rsidRDefault="00D37F51" w:rsidP="00386CE6">
      <w:pPr>
        <w:rPr>
          <w:ins w:id="1296" w:author="gsadi" w:date="2013-11-25T15:11:00Z"/>
          <w:i/>
          <w:szCs w:val="22"/>
        </w:rPr>
      </w:pPr>
    </w:p>
    <w:p w:rsidR="00D37F51" w:rsidRDefault="00D37F51" w:rsidP="00386CE6">
      <w:pPr>
        <w:rPr>
          <w:ins w:id="1297" w:author="gsadi" w:date="2013-11-25T15:11:00Z"/>
          <w:i/>
          <w:szCs w:val="22"/>
        </w:rPr>
      </w:pPr>
    </w:p>
    <w:p w:rsidR="00D37F51" w:rsidRDefault="00D37F51" w:rsidP="00386CE6">
      <w:pPr>
        <w:rPr>
          <w:ins w:id="1298" w:author="gsadi" w:date="2013-11-25T15:11:00Z"/>
          <w:i/>
          <w:szCs w:val="22"/>
        </w:rPr>
      </w:pPr>
    </w:p>
    <w:p w:rsidR="00D37F51" w:rsidRDefault="00D37F51" w:rsidP="00386CE6">
      <w:pPr>
        <w:rPr>
          <w:ins w:id="1299" w:author="gsadi" w:date="2013-11-25T15:11:00Z"/>
          <w:i/>
          <w:szCs w:val="22"/>
        </w:rPr>
      </w:pPr>
    </w:p>
    <w:p w:rsidR="00D37F51" w:rsidRDefault="00D37F51" w:rsidP="00386CE6">
      <w:pPr>
        <w:rPr>
          <w:ins w:id="1300" w:author="gsadi" w:date="2013-11-25T15:11:00Z"/>
          <w:i/>
          <w:szCs w:val="22"/>
        </w:rPr>
      </w:pPr>
    </w:p>
    <w:p w:rsidR="00D37F51" w:rsidRDefault="00D37F51" w:rsidP="00386CE6">
      <w:pPr>
        <w:rPr>
          <w:ins w:id="1301" w:author="gsadi" w:date="2013-11-25T15:11:00Z"/>
          <w:i/>
          <w:szCs w:val="22"/>
        </w:rPr>
      </w:pPr>
    </w:p>
    <w:p w:rsidR="00D37F51" w:rsidRDefault="00D37F51" w:rsidP="00386CE6">
      <w:pPr>
        <w:rPr>
          <w:ins w:id="1302" w:author="gsadi" w:date="2013-11-25T15:11:00Z"/>
          <w:i/>
          <w:szCs w:val="22"/>
        </w:rPr>
      </w:pPr>
    </w:p>
    <w:p w:rsidR="00D37F51" w:rsidRDefault="00D37F51" w:rsidP="00386CE6">
      <w:pPr>
        <w:rPr>
          <w:ins w:id="1303" w:author="gsadi" w:date="2013-11-25T15:11:00Z"/>
          <w:i/>
          <w:szCs w:val="22"/>
        </w:rPr>
      </w:pPr>
    </w:p>
    <w:p w:rsidR="00D37F51" w:rsidRDefault="00D37F51" w:rsidP="00386CE6">
      <w:pPr>
        <w:rPr>
          <w:ins w:id="1304" w:author="gsadi" w:date="2013-11-25T15:11:00Z"/>
          <w:i/>
          <w:szCs w:val="22"/>
        </w:rPr>
      </w:pPr>
    </w:p>
    <w:p w:rsidR="00D37F51" w:rsidRDefault="00D37F51" w:rsidP="00386CE6">
      <w:pPr>
        <w:rPr>
          <w:ins w:id="1305" w:author="gsadi" w:date="2013-11-25T15:11:00Z"/>
          <w:i/>
          <w:szCs w:val="22"/>
        </w:rPr>
      </w:pPr>
    </w:p>
    <w:p w:rsidR="00D37F51" w:rsidRDefault="00D37F51" w:rsidP="00386CE6">
      <w:pPr>
        <w:rPr>
          <w:ins w:id="1306" w:author="gsadi" w:date="2013-11-25T15:11:00Z"/>
          <w:i/>
          <w:szCs w:val="22"/>
        </w:rPr>
      </w:pPr>
    </w:p>
    <w:p w:rsidR="00D37F51" w:rsidRDefault="00D37F51" w:rsidP="00386CE6">
      <w:pPr>
        <w:rPr>
          <w:ins w:id="1307" w:author="gsadi" w:date="2013-11-25T15:11:00Z"/>
          <w:i/>
          <w:szCs w:val="22"/>
        </w:rPr>
      </w:pPr>
    </w:p>
    <w:p w:rsidR="00D37F51" w:rsidRDefault="00D37F51" w:rsidP="00386CE6">
      <w:pPr>
        <w:rPr>
          <w:ins w:id="1308" w:author="gsadi" w:date="2013-11-25T15:11:00Z"/>
          <w:i/>
          <w:szCs w:val="22"/>
        </w:rPr>
      </w:pPr>
    </w:p>
    <w:p w:rsidR="00D37F51" w:rsidRDefault="00D37F51" w:rsidP="00386CE6">
      <w:pPr>
        <w:rPr>
          <w:ins w:id="1309" w:author="gsadi" w:date="2013-11-25T15:11:00Z"/>
          <w:i/>
          <w:szCs w:val="22"/>
        </w:rPr>
      </w:pPr>
    </w:p>
    <w:p w:rsidR="00D37F51" w:rsidRDefault="00D37F51" w:rsidP="00386CE6">
      <w:pPr>
        <w:rPr>
          <w:ins w:id="1310" w:author="gsadi" w:date="2013-11-25T15:11:00Z"/>
          <w:i/>
          <w:szCs w:val="22"/>
        </w:rPr>
      </w:pPr>
    </w:p>
    <w:p w:rsidR="00D37F51" w:rsidRDefault="00D37F51" w:rsidP="00386CE6">
      <w:pPr>
        <w:rPr>
          <w:ins w:id="1311" w:author="gsadi" w:date="2013-11-25T15:11:00Z"/>
          <w:i/>
          <w:szCs w:val="22"/>
        </w:rPr>
      </w:pPr>
    </w:p>
    <w:p w:rsidR="00D37F51" w:rsidRDefault="00D37F51" w:rsidP="00386CE6">
      <w:pPr>
        <w:rPr>
          <w:ins w:id="1312" w:author="gsadi" w:date="2013-11-25T15:11:00Z"/>
          <w:i/>
          <w:szCs w:val="22"/>
        </w:rPr>
      </w:pPr>
    </w:p>
    <w:p w:rsidR="00D37F51" w:rsidRDefault="00D37F51" w:rsidP="00386CE6">
      <w:pPr>
        <w:rPr>
          <w:ins w:id="1313" w:author="gsadi" w:date="2013-11-25T15:11:00Z"/>
          <w:i/>
          <w:szCs w:val="22"/>
        </w:rPr>
      </w:pPr>
    </w:p>
    <w:p w:rsidR="00D37F51" w:rsidRDefault="00D37F51" w:rsidP="00386CE6">
      <w:pPr>
        <w:rPr>
          <w:ins w:id="1314" w:author="gsadi" w:date="2013-11-25T15:11:00Z"/>
          <w:i/>
          <w:szCs w:val="22"/>
        </w:rPr>
      </w:pPr>
    </w:p>
    <w:p w:rsidR="00D37F51" w:rsidRDefault="00D37F51" w:rsidP="00386CE6">
      <w:pPr>
        <w:rPr>
          <w:ins w:id="1315" w:author="gsadi" w:date="2013-11-25T15:11:00Z"/>
          <w:i/>
          <w:szCs w:val="22"/>
        </w:rPr>
      </w:pPr>
    </w:p>
    <w:p w:rsidR="00D37F51" w:rsidRDefault="00D37F51" w:rsidP="00386CE6">
      <w:pPr>
        <w:rPr>
          <w:ins w:id="1316" w:author="gsadi" w:date="2013-11-25T15:11:00Z"/>
          <w:i/>
          <w:szCs w:val="22"/>
        </w:rPr>
      </w:pPr>
    </w:p>
    <w:p w:rsidR="00D37F51" w:rsidRDefault="00D37F51" w:rsidP="00386CE6">
      <w:pPr>
        <w:rPr>
          <w:ins w:id="1317" w:author="gsadi" w:date="2013-11-25T15:11:00Z"/>
          <w:i/>
          <w:szCs w:val="22"/>
        </w:rPr>
      </w:pPr>
    </w:p>
    <w:p w:rsidR="00D37F51" w:rsidRDefault="00D37F51" w:rsidP="00386CE6">
      <w:pPr>
        <w:rPr>
          <w:ins w:id="1318" w:author="gsadi" w:date="2013-11-25T15:11:00Z"/>
          <w:i/>
          <w:szCs w:val="22"/>
        </w:rPr>
      </w:pPr>
    </w:p>
    <w:p w:rsidR="00D37F51" w:rsidRDefault="00D37F51" w:rsidP="00386CE6">
      <w:pPr>
        <w:rPr>
          <w:ins w:id="1319" w:author="gsadi" w:date="2013-11-25T15:11:00Z"/>
          <w:i/>
          <w:szCs w:val="22"/>
        </w:rPr>
      </w:pPr>
    </w:p>
    <w:p w:rsidR="00D37F51" w:rsidRDefault="00D37F51" w:rsidP="00386CE6">
      <w:pPr>
        <w:rPr>
          <w:ins w:id="1320" w:author="gsadi" w:date="2013-11-25T15:11:00Z"/>
          <w:i/>
          <w:szCs w:val="22"/>
        </w:rPr>
      </w:pPr>
    </w:p>
    <w:p w:rsidR="00D37F51" w:rsidRDefault="00D37F51" w:rsidP="00386CE6">
      <w:pPr>
        <w:rPr>
          <w:ins w:id="1321" w:author="gsadi" w:date="2013-11-25T15:11:00Z"/>
          <w:i/>
          <w:szCs w:val="22"/>
        </w:rPr>
      </w:pPr>
    </w:p>
    <w:p w:rsidR="00D37F51" w:rsidRPr="000678C4" w:rsidDel="00222E30" w:rsidRDefault="00D37F51" w:rsidP="00386CE6">
      <w:pPr>
        <w:rPr>
          <w:del w:id="1322" w:author="gsadi" w:date="2013-11-25T16:10:00Z"/>
          <w:rFonts w:ascii="Arial" w:hAnsi="Arial" w:cs="Arial"/>
          <w:sz w:val="28"/>
          <w:rPrChange w:id="1323" w:author="gsadi" w:date="2013-11-25T15:11:00Z">
            <w:rPr>
              <w:del w:id="1324" w:author="gsadi" w:date="2013-11-25T16:10:00Z"/>
              <w:rFonts w:ascii="Arial" w:hAnsi="Arial" w:cs="Arial"/>
            </w:rPr>
          </w:rPrChange>
        </w:rPr>
      </w:pPr>
      <w:bookmarkStart w:id="1325" w:name="_Toc373162589"/>
      <w:bookmarkStart w:id="1326" w:name="_Toc373183942"/>
      <w:bookmarkEnd w:id="1325"/>
      <w:bookmarkEnd w:id="1326"/>
    </w:p>
    <w:p w:rsidR="00484B23" w:rsidRPr="000A2B18" w:rsidRDefault="00484B23" w:rsidP="00484B23">
      <w:pPr>
        <w:pStyle w:val="Heading1"/>
      </w:pPr>
      <w:bookmarkStart w:id="1327" w:name="_Toc370665128"/>
      <w:bookmarkStart w:id="1328" w:name="_Toc373183943"/>
      <w:r w:rsidRPr="000A2B18">
        <w:t>Introduction</w:t>
      </w:r>
      <w:bookmarkEnd w:id="1327"/>
      <w:bookmarkEnd w:id="1328"/>
    </w:p>
    <w:p w:rsidR="00484B23" w:rsidRPr="000A2B18" w:rsidRDefault="00484B23" w:rsidP="004849FB">
      <w:pPr>
        <w:pStyle w:val="Heading2"/>
        <w:tabs>
          <w:tab w:val="clear" w:pos="1116"/>
          <w:tab w:val="num" w:pos="450"/>
        </w:tabs>
        <w:ind w:hanging="1026"/>
      </w:pPr>
      <w:bookmarkStart w:id="1329" w:name="_Toc370665129"/>
      <w:bookmarkStart w:id="1330" w:name="_Toc373183944"/>
      <w:r w:rsidRPr="000A2B18">
        <w:t>Overview</w:t>
      </w:r>
      <w:bookmarkEnd w:id="1329"/>
      <w:bookmarkEnd w:id="1330"/>
    </w:p>
    <w:p w:rsidR="00484B23" w:rsidRPr="000A2B18" w:rsidRDefault="00FB6920" w:rsidP="006F0FE8">
      <w:pPr>
        <w:ind w:left="90" w:right="-180" w:hanging="180"/>
        <w:jc w:val="both"/>
        <w:rPr>
          <w:rFonts w:ascii="Arial" w:hAnsi="Arial" w:cs="Arial"/>
        </w:rPr>
      </w:pPr>
      <w:r>
        <w:rPr>
          <w:rFonts w:ascii="Arial" w:hAnsi="Arial" w:cs="Arial"/>
        </w:rPr>
        <w:t xml:space="preserve">  </w:t>
      </w:r>
      <w:r w:rsidR="00DC66D4">
        <w:rPr>
          <w:rFonts w:ascii="Arial" w:hAnsi="Arial" w:cs="Arial"/>
        </w:rPr>
        <w:t xml:space="preserve"> </w:t>
      </w:r>
      <w:r>
        <w:rPr>
          <w:rFonts w:ascii="Arial" w:hAnsi="Arial" w:cs="Arial"/>
        </w:rPr>
        <w:t>This document discusses archit</w:t>
      </w:r>
      <w:r w:rsidR="0032623D">
        <w:rPr>
          <w:rFonts w:ascii="Arial" w:hAnsi="Arial" w:cs="Arial"/>
        </w:rPr>
        <w:t xml:space="preserve">ecture, </w:t>
      </w:r>
      <w:del w:id="1331" w:author="gsadi" w:date="2013-11-12T10:41:00Z">
        <w:r w:rsidDel="00232A45">
          <w:rPr>
            <w:rFonts w:ascii="Arial" w:hAnsi="Arial" w:cs="Arial"/>
          </w:rPr>
          <w:delText>functionality</w:delText>
        </w:r>
      </w:del>
      <w:ins w:id="1332" w:author="gsadi" w:date="2013-11-12T10:41:00Z">
        <w:r w:rsidR="00232A45">
          <w:rPr>
            <w:rFonts w:ascii="Arial" w:hAnsi="Arial" w:cs="Arial"/>
          </w:rPr>
          <w:t>b</w:t>
        </w:r>
      </w:ins>
      <w:ins w:id="1333" w:author="gsadi" w:date="2013-11-11T14:47:00Z">
        <w:r w:rsidR="002534F1">
          <w:rPr>
            <w:rFonts w:ascii="Arial" w:hAnsi="Arial" w:cs="Arial"/>
          </w:rPr>
          <w:t>usiness processes</w:t>
        </w:r>
      </w:ins>
      <w:ins w:id="1334" w:author="gsadi" w:date="2014-01-17T11:38:00Z">
        <w:r w:rsidR="002534F1">
          <w:rPr>
            <w:rFonts w:ascii="Arial" w:hAnsi="Arial" w:cs="Arial"/>
          </w:rPr>
          <w:t xml:space="preserve">, </w:t>
        </w:r>
      </w:ins>
      <w:ins w:id="1335" w:author="gsadi" w:date="2013-11-12T10:41:00Z">
        <w:r w:rsidR="00232A45">
          <w:rPr>
            <w:rFonts w:ascii="Arial" w:hAnsi="Arial" w:cs="Arial"/>
          </w:rPr>
          <w:t xml:space="preserve">functionality </w:t>
        </w:r>
      </w:ins>
      <w:del w:id="1336" w:author="gsadi" w:date="2013-11-11T14:47:00Z">
        <w:r w:rsidR="00A52551" w:rsidDel="00662D61">
          <w:rPr>
            <w:rFonts w:ascii="Arial" w:hAnsi="Arial" w:cs="Arial"/>
          </w:rPr>
          <w:delText xml:space="preserve"> </w:delText>
        </w:r>
      </w:del>
      <w:r w:rsidR="0032623D">
        <w:rPr>
          <w:rFonts w:ascii="Arial" w:hAnsi="Arial" w:cs="Arial"/>
        </w:rPr>
        <w:t xml:space="preserve">and </w:t>
      </w:r>
      <w:r w:rsidR="00A52551">
        <w:rPr>
          <w:rFonts w:ascii="Arial" w:hAnsi="Arial" w:cs="Arial"/>
        </w:rPr>
        <w:t>m</w:t>
      </w:r>
      <w:r w:rsidR="0032623D">
        <w:rPr>
          <w:rFonts w:ascii="Arial" w:hAnsi="Arial" w:cs="Arial"/>
        </w:rPr>
        <w:t>aintenance</w:t>
      </w:r>
      <w:ins w:id="1337" w:author="gsadi" w:date="2013-11-03T18:33:00Z">
        <w:r w:rsidR="003C4359">
          <w:rPr>
            <w:rFonts w:ascii="Arial" w:hAnsi="Arial" w:cs="Arial"/>
          </w:rPr>
          <w:t xml:space="preserve"> procedures</w:t>
        </w:r>
      </w:ins>
      <w:r w:rsidR="0032623D">
        <w:rPr>
          <w:rFonts w:ascii="Arial" w:hAnsi="Arial" w:cs="Arial"/>
        </w:rPr>
        <w:t xml:space="preserve"> of </w:t>
      </w:r>
      <w:r>
        <w:rPr>
          <w:rFonts w:ascii="Arial" w:hAnsi="Arial" w:cs="Arial"/>
        </w:rPr>
        <w:t xml:space="preserve">VF`s </w:t>
      </w:r>
      <w:r w:rsidR="0005488D">
        <w:rPr>
          <w:rFonts w:ascii="Arial" w:hAnsi="Arial" w:cs="Arial"/>
        </w:rPr>
        <w:t>S</w:t>
      </w:r>
      <w:r>
        <w:rPr>
          <w:rFonts w:ascii="Arial" w:hAnsi="Arial" w:cs="Arial"/>
        </w:rPr>
        <w:t xml:space="preserve">upply </w:t>
      </w:r>
      <w:r w:rsidR="00C8400A">
        <w:rPr>
          <w:rFonts w:ascii="Arial" w:hAnsi="Arial" w:cs="Arial"/>
        </w:rPr>
        <w:t>P</w:t>
      </w:r>
      <w:r>
        <w:rPr>
          <w:rFonts w:ascii="Arial" w:hAnsi="Arial" w:cs="Arial"/>
        </w:rPr>
        <w:t xml:space="preserve">lanning </w:t>
      </w:r>
      <w:r w:rsidR="00F23572">
        <w:rPr>
          <w:rFonts w:ascii="Arial" w:hAnsi="Arial" w:cs="Arial"/>
        </w:rPr>
        <w:t>system</w:t>
      </w:r>
      <w:r w:rsidR="006722DE">
        <w:rPr>
          <w:rFonts w:ascii="Arial" w:hAnsi="Arial" w:cs="Arial"/>
        </w:rPr>
        <w:t xml:space="preserve"> that </w:t>
      </w:r>
      <w:r w:rsidR="00450ACD">
        <w:rPr>
          <w:rFonts w:ascii="Arial" w:hAnsi="Arial" w:cs="Arial"/>
        </w:rPr>
        <w:t>involves</w:t>
      </w:r>
      <w:ins w:id="1338" w:author="gsadi" w:date="2013-11-03T22:52:00Z">
        <w:r w:rsidR="0064118A">
          <w:rPr>
            <w:rFonts w:ascii="Arial" w:hAnsi="Arial" w:cs="Arial"/>
          </w:rPr>
          <w:t xml:space="preserve"> the sub-systems -</w:t>
        </w:r>
      </w:ins>
      <w:r w:rsidR="006722DE">
        <w:rPr>
          <w:rFonts w:ascii="Arial" w:hAnsi="Arial" w:cs="Arial"/>
        </w:rPr>
        <w:t xml:space="preserve"> </w:t>
      </w:r>
      <w:r w:rsidR="00F23572">
        <w:rPr>
          <w:rFonts w:ascii="Arial" w:hAnsi="Arial" w:cs="Arial"/>
        </w:rPr>
        <w:t>i2</w:t>
      </w:r>
      <w:r w:rsidR="00A52551">
        <w:rPr>
          <w:rFonts w:ascii="Arial" w:hAnsi="Arial" w:cs="Arial"/>
        </w:rPr>
        <w:t xml:space="preserve"> Supply Chain Planner (SCP)</w:t>
      </w:r>
      <w:r w:rsidR="00F23572">
        <w:rPr>
          <w:rFonts w:ascii="Arial" w:hAnsi="Arial" w:cs="Arial"/>
        </w:rPr>
        <w:t xml:space="preserve"> and Planning Systems </w:t>
      </w:r>
      <w:r w:rsidR="00B22D68">
        <w:rPr>
          <w:rFonts w:ascii="Arial" w:hAnsi="Arial" w:cs="Arial"/>
        </w:rPr>
        <w:t>Enhancements</w:t>
      </w:r>
      <w:r w:rsidR="00CA2322">
        <w:rPr>
          <w:rFonts w:ascii="Arial" w:hAnsi="Arial" w:cs="Arial"/>
        </w:rPr>
        <w:t xml:space="preserve"> (PSE).</w:t>
      </w:r>
      <w:ins w:id="1339" w:author="gsadi" w:date="2013-11-03T18:34:00Z">
        <w:r w:rsidR="001D2532">
          <w:rPr>
            <w:rFonts w:ascii="Arial" w:hAnsi="Arial" w:cs="Arial"/>
          </w:rPr>
          <w:t xml:space="preserve"> This document </w:t>
        </w:r>
      </w:ins>
      <w:ins w:id="1340" w:author="gsadi" w:date="2013-11-03T21:50:00Z">
        <w:r w:rsidR="00B540B9">
          <w:rPr>
            <w:rFonts w:ascii="Arial" w:hAnsi="Arial" w:cs="Arial"/>
          </w:rPr>
          <w:t>will</w:t>
        </w:r>
      </w:ins>
      <w:ins w:id="1341" w:author="gsadi" w:date="2013-11-03T21:48:00Z">
        <w:r w:rsidR="004263E2">
          <w:rPr>
            <w:rFonts w:ascii="Arial" w:hAnsi="Arial" w:cs="Arial"/>
          </w:rPr>
          <w:t xml:space="preserve"> enable </w:t>
        </w:r>
      </w:ins>
      <w:ins w:id="1342" w:author="gsadi" w:date="2013-11-03T21:51:00Z">
        <w:r w:rsidR="00F4722F">
          <w:rPr>
            <w:rFonts w:ascii="Arial" w:hAnsi="Arial" w:cs="Arial"/>
          </w:rPr>
          <w:t xml:space="preserve">production </w:t>
        </w:r>
      </w:ins>
      <w:ins w:id="1343" w:author="gsadi" w:date="2013-11-03T21:48:00Z">
        <w:r w:rsidR="004263E2">
          <w:rPr>
            <w:rFonts w:ascii="Arial" w:hAnsi="Arial" w:cs="Arial"/>
          </w:rPr>
          <w:t>support team to carry out support and development activities</w:t>
        </w:r>
      </w:ins>
      <w:ins w:id="1344" w:author="gsadi" w:date="2013-11-03T21:51:00Z">
        <w:r w:rsidR="004F1AB5">
          <w:rPr>
            <w:rFonts w:ascii="Arial" w:hAnsi="Arial" w:cs="Arial"/>
          </w:rPr>
          <w:t xml:space="preserve"> effectively</w:t>
        </w:r>
      </w:ins>
      <w:ins w:id="1345" w:author="gsadi" w:date="2013-11-03T18:34:00Z">
        <w:r w:rsidR="00F91FDC">
          <w:rPr>
            <w:rFonts w:ascii="Arial" w:hAnsi="Arial" w:cs="Arial"/>
          </w:rPr>
          <w:t>.</w:t>
        </w:r>
      </w:ins>
      <w:ins w:id="1346" w:author="gsadi" w:date="2013-11-03T21:49:00Z">
        <w:r w:rsidR="00BD6D51">
          <w:rPr>
            <w:rFonts w:ascii="Arial" w:hAnsi="Arial" w:cs="Arial"/>
          </w:rPr>
          <w:t xml:space="preserve"> </w:t>
        </w:r>
      </w:ins>
      <w:ins w:id="1347" w:author="gsadi" w:date="2013-11-03T21:50:00Z">
        <w:r w:rsidR="003539D5">
          <w:rPr>
            <w:rFonts w:ascii="Arial" w:hAnsi="Arial" w:cs="Arial"/>
          </w:rPr>
          <w:t xml:space="preserve">It would also act </w:t>
        </w:r>
      </w:ins>
      <w:ins w:id="1348" w:author="gsadi" w:date="2013-11-03T21:51:00Z">
        <w:r w:rsidR="00060571">
          <w:rPr>
            <w:rFonts w:ascii="Arial" w:hAnsi="Arial" w:cs="Arial"/>
          </w:rPr>
          <w:t>as</w:t>
        </w:r>
      </w:ins>
      <w:ins w:id="1349" w:author="gsadi" w:date="2013-11-11T14:48:00Z">
        <w:r w:rsidR="00060571">
          <w:rPr>
            <w:rFonts w:ascii="Arial" w:hAnsi="Arial" w:cs="Arial"/>
          </w:rPr>
          <w:t xml:space="preserve"> </w:t>
        </w:r>
      </w:ins>
      <w:ins w:id="1350" w:author="gsadi" w:date="2013-11-03T21:51:00Z">
        <w:r w:rsidR="00D1109A">
          <w:rPr>
            <w:rFonts w:ascii="Arial" w:hAnsi="Arial" w:cs="Arial"/>
          </w:rPr>
          <w:t>training material</w:t>
        </w:r>
      </w:ins>
      <w:ins w:id="1351" w:author="gsadi" w:date="2013-11-03T21:50:00Z">
        <w:r w:rsidR="003539D5">
          <w:rPr>
            <w:rFonts w:ascii="Arial" w:hAnsi="Arial" w:cs="Arial"/>
          </w:rPr>
          <w:t xml:space="preserve"> for new team</w:t>
        </w:r>
      </w:ins>
      <w:ins w:id="1352" w:author="gsadi" w:date="2013-11-11T14:48:00Z">
        <w:r w:rsidR="000F2892">
          <w:rPr>
            <w:rFonts w:ascii="Arial" w:hAnsi="Arial" w:cs="Arial"/>
          </w:rPr>
          <w:t xml:space="preserve"> members</w:t>
        </w:r>
      </w:ins>
      <w:ins w:id="1353" w:author="gsadi" w:date="2013-11-03T21:50:00Z">
        <w:r w:rsidR="003539D5">
          <w:rPr>
            <w:rFonts w:ascii="Arial" w:hAnsi="Arial" w:cs="Arial"/>
          </w:rPr>
          <w:t xml:space="preserve">. </w:t>
        </w:r>
      </w:ins>
      <w:ins w:id="1354" w:author="gsadi" w:date="2013-11-03T22:53:00Z">
        <w:r w:rsidR="00961DD6">
          <w:rPr>
            <w:rFonts w:ascii="Arial" w:hAnsi="Arial" w:cs="Arial"/>
          </w:rPr>
          <w:t>It</w:t>
        </w:r>
      </w:ins>
      <w:ins w:id="1355" w:author="gsadi" w:date="2013-11-03T21:49:00Z">
        <w:r w:rsidR="00BD6D51">
          <w:rPr>
            <w:rFonts w:ascii="Arial" w:hAnsi="Arial" w:cs="Arial"/>
          </w:rPr>
          <w:t xml:space="preserve"> will be an evolving document</w:t>
        </w:r>
        <w:r w:rsidR="00825B7F">
          <w:rPr>
            <w:rFonts w:ascii="Arial" w:hAnsi="Arial" w:cs="Arial"/>
          </w:rPr>
          <w:t xml:space="preserve"> which would undergo revision</w:t>
        </w:r>
      </w:ins>
      <w:ins w:id="1356" w:author="gsadi" w:date="2014-01-17T11:38:00Z">
        <w:r w:rsidR="00A24B87">
          <w:rPr>
            <w:rFonts w:ascii="Arial" w:hAnsi="Arial" w:cs="Arial"/>
          </w:rPr>
          <w:t>s</w:t>
        </w:r>
      </w:ins>
      <w:bookmarkStart w:id="1357" w:name="_GoBack"/>
      <w:bookmarkEnd w:id="1357"/>
      <w:ins w:id="1358" w:author="gsadi" w:date="2013-11-03T21:49:00Z">
        <w:r w:rsidR="00BD6D51">
          <w:rPr>
            <w:rFonts w:ascii="Arial" w:hAnsi="Arial" w:cs="Arial"/>
          </w:rPr>
          <w:t xml:space="preserve"> based on new changes a</w:t>
        </w:r>
        <w:r w:rsidR="00FB75EF">
          <w:rPr>
            <w:rFonts w:ascii="Arial" w:hAnsi="Arial" w:cs="Arial"/>
          </w:rPr>
          <w:t xml:space="preserve">dded to the system </w:t>
        </w:r>
      </w:ins>
      <w:ins w:id="1359" w:author="gsadi" w:date="2013-11-03T22:53:00Z">
        <w:r w:rsidR="00FB75EF">
          <w:rPr>
            <w:rFonts w:ascii="Arial" w:hAnsi="Arial" w:cs="Arial"/>
          </w:rPr>
          <w:t>in future</w:t>
        </w:r>
      </w:ins>
      <w:ins w:id="1360" w:author="gsadi" w:date="2013-11-03T21:49:00Z">
        <w:r w:rsidR="00BD6D51">
          <w:rPr>
            <w:rFonts w:ascii="Arial" w:hAnsi="Arial" w:cs="Arial"/>
          </w:rPr>
          <w:t>.</w:t>
        </w:r>
      </w:ins>
    </w:p>
    <w:p w:rsidR="00F80861" w:rsidRPr="000A2B18" w:rsidDel="00774404" w:rsidRDefault="00F80861" w:rsidP="00484B23">
      <w:pPr>
        <w:rPr>
          <w:del w:id="1361" w:author="gsadi" w:date="2013-11-12T10:42:00Z"/>
          <w:rFonts w:ascii="Arial" w:hAnsi="Arial" w:cs="Arial"/>
        </w:rPr>
      </w:pPr>
      <w:bookmarkStart w:id="1362" w:name="_Toc372578172"/>
      <w:bookmarkStart w:id="1363" w:name="_Toc373153576"/>
      <w:bookmarkStart w:id="1364" w:name="_Toc373153727"/>
      <w:bookmarkStart w:id="1365" w:name="_Toc373158143"/>
      <w:bookmarkStart w:id="1366" w:name="_Toc373158217"/>
      <w:bookmarkStart w:id="1367" w:name="_Toc373162592"/>
      <w:bookmarkStart w:id="1368" w:name="_Toc373183945"/>
      <w:bookmarkEnd w:id="1362"/>
      <w:bookmarkEnd w:id="1363"/>
      <w:bookmarkEnd w:id="1364"/>
      <w:bookmarkEnd w:id="1365"/>
      <w:bookmarkEnd w:id="1366"/>
      <w:bookmarkEnd w:id="1367"/>
      <w:bookmarkEnd w:id="1368"/>
    </w:p>
    <w:p w:rsidR="00F80861" w:rsidRPr="000A2B18" w:rsidRDefault="00F80861" w:rsidP="004849FB">
      <w:pPr>
        <w:pStyle w:val="Heading2"/>
        <w:tabs>
          <w:tab w:val="clear" w:pos="1116"/>
          <w:tab w:val="num" w:pos="450"/>
        </w:tabs>
        <w:ind w:hanging="1026"/>
      </w:pPr>
      <w:bookmarkStart w:id="1369" w:name="_Toc370665130"/>
      <w:bookmarkStart w:id="1370" w:name="_Toc373183946"/>
      <w:r w:rsidRPr="000A2B18">
        <w:t>Scope</w:t>
      </w:r>
      <w:bookmarkEnd w:id="1369"/>
      <w:bookmarkEnd w:id="1370"/>
    </w:p>
    <w:p w:rsidR="001051B8" w:rsidRDefault="00031F3B" w:rsidP="00006A00">
      <w:pPr>
        <w:ind w:left="90" w:right="-180"/>
        <w:jc w:val="both"/>
        <w:rPr>
          <w:ins w:id="1371" w:author="gsadi" w:date="2013-11-03T21:53:00Z"/>
          <w:rFonts w:ascii="Arial" w:hAnsi="Arial" w:cs="Arial"/>
        </w:rPr>
      </w:pPr>
      <w:r>
        <w:rPr>
          <w:rFonts w:ascii="Arial" w:hAnsi="Arial" w:cs="Arial"/>
        </w:rPr>
        <w:t>i2</w:t>
      </w:r>
      <w:r w:rsidR="000D22DB">
        <w:rPr>
          <w:rFonts w:ascii="Arial" w:hAnsi="Arial" w:cs="Arial"/>
        </w:rPr>
        <w:t xml:space="preserve"> and PSE applications </w:t>
      </w:r>
      <w:ins w:id="1372" w:author="gsadi" w:date="2013-11-03T21:52:00Z">
        <w:r w:rsidR="00233E10">
          <w:rPr>
            <w:rFonts w:ascii="Arial" w:hAnsi="Arial" w:cs="Arial"/>
          </w:rPr>
          <w:t xml:space="preserve">for Outdoor </w:t>
        </w:r>
      </w:ins>
      <w:r>
        <w:rPr>
          <w:rFonts w:ascii="Arial" w:hAnsi="Arial" w:cs="Arial"/>
        </w:rPr>
        <w:t xml:space="preserve">have </w:t>
      </w:r>
      <w:del w:id="1373" w:author="gsadi" w:date="2013-11-03T21:52:00Z">
        <w:r w:rsidDel="00A11C49">
          <w:rPr>
            <w:rFonts w:ascii="Arial" w:hAnsi="Arial" w:cs="Arial"/>
          </w:rPr>
          <w:delText>gone through</w:delText>
        </w:r>
      </w:del>
      <w:ins w:id="1374" w:author="gsadi" w:date="2013-11-03T21:52:00Z">
        <w:r w:rsidR="00A11C49">
          <w:rPr>
            <w:rFonts w:ascii="Arial" w:hAnsi="Arial" w:cs="Arial"/>
          </w:rPr>
          <w:t xml:space="preserve">undergone a major </w:t>
        </w:r>
      </w:ins>
      <w:del w:id="1375" w:author="gsadi" w:date="2013-11-03T21:52:00Z">
        <w:r w:rsidDel="00A11C49">
          <w:rPr>
            <w:rFonts w:ascii="Arial" w:hAnsi="Arial" w:cs="Arial"/>
          </w:rPr>
          <w:delText xml:space="preserve"> a major c</w:delText>
        </w:r>
      </w:del>
      <w:ins w:id="1376" w:author="gsadi" w:date="2013-11-03T21:52:00Z">
        <w:r w:rsidR="00A11C49">
          <w:rPr>
            <w:rFonts w:ascii="Arial" w:hAnsi="Arial" w:cs="Arial"/>
          </w:rPr>
          <w:t>c</w:t>
        </w:r>
      </w:ins>
      <w:r>
        <w:rPr>
          <w:rFonts w:ascii="Arial" w:hAnsi="Arial" w:cs="Arial"/>
        </w:rPr>
        <w:t>h</w:t>
      </w:r>
      <w:r w:rsidR="00BB4701">
        <w:rPr>
          <w:rFonts w:ascii="Arial" w:hAnsi="Arial" w:cs="Arial"/>
        </w:rPr>
        <w:t xml:space="preserve">ange as part of project Acadia. </w:t>
      </w:r>
      <w:r>
        <w:rPr>
          <w:rFonts w:ascii="Arial" w:hAnsi="Arial" w:cs="Arial"/>
        </w:rPr>
        <w:t>The document focuses on</w:t>
      </w:r>
      <w:r w:rsidR="00884533">
        <w:rPr>
          <w:rFonts w:ascii="Arial" w:hAnsi="Arial" w:cs="Arial"/>
        </w:rPr>
        <w:t xml:space="preserve"> Acadia version of</w:t>
      </w:r>
      <w:r>
        <w:rPr>
          <w:rFonts w:ascii="Arial" w:hAnsi="Arial" w:cs="Arial"/>
        </w:rPr>
        <w:t xml:space="preserve"> i2 and PSE applications</w:t>
      </w:r>
      <w:r w:rsidR="007152BB">
        <w:rPr>
          <w:rFonts w:ascii="Arial" w:hAnsi="Arial" w:cs="Arial"/>
        </w:rPr>
        <w:t xml:space="preserve"> </w:t>
      </w:r>
      <w:r>
        <w:rPr>
          <w:rFonts w:ascii="Arial" w:hAnsi="Arial" w:cs="Arial"/>
        </w:rPr>
        <w:t>that cater to the Outdoor coalition only.</w:t>
      </w:r>
      <w:r w:rsidR="007152BB">
        <w:rPr>
          <w:rFonts w:ascii="Arial" w:hAnsi="Arial" w:cs="Arial"/>
        </w:rPr>
        <w:t xml:space="preserve"> </w:t>
      </w:r>
    </w:p>
    <w:p w:rsidR="00894083" w:rsidRPr="000A2B18" w:rsidRDefault="00894083" w:rsidP="00006A00">
      <w:pPr>
        <w:ind w:left="90" w:right="-180"/>
        <w:jc w:val="both"/>
        <w:rPr>
          <w:rFonts w:ascii="Arial" w:hAnsi="Arial" w:cs="Arial"/>
        </w:rPr>
      </w:pPr>
    </w:p>
    <w:p w:rsidR="00E86838" w:rsidRPr="0064118A" w:rsidRDefault="001051B8" w:rsidP="0064118A">
      <w:pPr>
        <w:pStyle w:val="Heading2"/>
        <w:tabs>
          <w:tab w:val="clear" w:pos="1116"/>
          <w:tab w:val="num" w:pos="450"/>
        </w:tabs>
        <w:ind w:hanging="1026"/>
      </w:pPr>
      <w:bookmarkStart w:id="1377" w:name="_Toc370665131"/>
      <w:bookmarkStart w:id="1378" w:name="_Toc373183947"/>
      <w:r w:rsidRPr="000A2B18">
        <w:t>Component Owners</w:t>
      </w:r>
      <w:bookmarkEnd w:id="1377"/>
      <w:bookmarkEnd w:id="1378"/>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1379" w:author="gsadi" w:date="2013-11-03T21:53:00Z">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4050"/>
        <w:gridCol w:w="1710"/>
        <w:gridCol w:w="3150"/>
        <w:tblGridChange w:id="1380">
          <w:tblGrid>
            <w:gridCol w:w="198"/>
            <w:gridCol w:w="3852"/>
            <w:gridCol w:w="198"/>
            <w:gridCol w:w="1512"/>
            <w:gridCol w:w="198"/>
            <w:gridCol w:w="2952"/>
            <w:gridCol w:w="198"/>
          </w:tblGrid>
        </w:tblGridChange>
      </w:tblGrid>
      <w:tr w:rsidR="001051B8" w:rsidRPr="000A2B18" w:rsidTr="006F785A">
        <w:trPr>
          <w:trPrChange w:id="1381" w:author="gsadi" w:date="2013-11-03T21:53:00Z">
            <w:trPr>
              <w:gridAfter w:val="0"/>
            </w:trPr>
          </w:trPrChange>
        </w:trPr>
        <w:tc>
          <w:tcPr>
            <w:tcW w:w="4050" w:type="dxa"/>
            <w:shd w:val="clear" w:color="auto" w:fill="BFBFBF"/>
            <w:tcPrChange w:id="1382" w:author="gsadi" w:date="2013-11-03T21:53:00Z">
              <w:tcPr>
                <w:tcW w:w="4050" w:type="dxa"/>
                <w:gridSpan w:val="2"/>
                <w:shd w:val="clear" w:color="auto" w:fill="BFBFBF"/>
              </w:tcPr>
            </w:tcPrChange>
          </w:tcPr>
          <w:p w:rsidR="001051B8" w:rsidRPr="00E86838" w:rsidRDefault="002B0E74" w:rsidP="008D380D">
            <w:pPr>
              <w:rPr>
                <w:rFonts w:ascii="Arial" w:hAnsi="Arial" w:cs="Arial"/>
                <w:b/>
                <w:rPrChange w:id="1383" w:author="gsadi" w:date="2013-11-03T21:53:00Z">
                  <w:rPr>
                    <w:rFonts w:ascii="Arial" w:hAnsi="Arial" w:cs="Arial"/>
                  </w:rPr>
                </w:rPrChange>
              </w:rPr>
            </w:pPr>
            <w:r w:rsidRPr="002B0E74">
              <w:rPr>
                <w:rFonts w:ascii="Arial" w:hAnsi="Arial" w:cs="Arial"/>
                <w:b/>
                <w:rPrChange w:id="1384" w:author="gsadi" w:date="2013-11-03T21:53:00Z">
                  <w:rPr>
                    <w:rFonts w:ascii="Arial" w:hAnsi="Arial" w:cs="Arial"/>
                    <w:color w:val="0000FF"/>
                    <w:u w:val="single"/>
                  </w:rPr>
                </w:rPrChange>
              </w:rPr>
              <w:t>Component / Function / Module</w:t>
            </w:r>
          </w:p>
        </w:tc>
        <w:tc>
          <w:tcPr>
            <w:tcW w:w="1710" w:type="dxa"/>
            <w:shd w:val="clear" w:color="auto" w:fill="BFBFBF"/>
            <w:tcPrChange w:id="1385" w:author="gsadi" w:date="2013-11-03T21:53:00Z">
              <w:tcPr>
                <w:tcW w:w="1710" w:type="dxa"/>
                <w:gridSpan w:val="2"/>
                <w:shd w:val="clear" w:color="auto" w:fill="BFBFBF"/>
              </w:tcPr>
            </w:tcPrChange>
          </w:tcPr>
          <w:p w:rsidR="001051B8" w:rsidRPr="00E86838" w:rsidRDefault="002B0E74" w:rsidP="008D380D">
            <w:pPr>
              <w:rPr>
                <w:rFonts w:ascii="Arial" w:hAnsi="Arial" w:cs="Arial"/>
                <w:b/>
                <w:rPrChange w:id="1386" w:author="gsadi" w:date="2013-11-03T21:53:00Z">
                  <w:rPr>
                    <w:rFonts w:ascii="Arial" w:hAnsi="Arial" w:cs="Arial"/>
                  </w:rPr>
                </w:rPrChange>
              </w:rPr>
            </w:pPr>
            <w:r w:rsidRPr="002B0E74">
              <w:rPr>
                <w:rFonts w:ascii="Arial" w:hAnsi="Arial" w:cs="Arial"/>
                <w:b/>
                <w:rPrChange w:id="1387" w:author="gsadi" w:date="2013-11-03T21:53:00Z">
                  <w:rPr>
                    <w:rFonts w:ascii="Arial" w:hAnsi="Arial" w:cs="Arial"/>
                    <w:color w:val="0000FF"/>
                    <w:u w:val="single"/>
                  </w:rPr>
                </w:rPrChange>
              </w:rPr>
              <w:t>Owner / SME</w:t>
            </w:r>
          </w:p>
        </w:tc>
        <w:tc>
          <w:tcPr>
            <w:tcW w:w="3150" w:type="dxa"/>
            <w:shd w:val="clear" w:color="auto" w:fill="BFBFBF"/>
            <w:tcPrChange w:id="1388" w:author="gsadi" w:date="2013-11-03T21:53:00Z">
              <w:tcPr>
                <w:tcW w:w="3150" w:type="dxa"/>
                <w:gridSpan w:val="2"/>
                <w:shd w:val="clear" w:color="auto" w:fill="BFBFBF"/>
              </w:tcPr>
            </w:tcPrChange>
          </w:tcPr>
          <w:p w:rsidR="001051B8" w:rsidRPr="00E86838" w:rsidRDefault="002B0E74" w:rsidP="008D380D">
            <w:pPr>
              <w:rPr>
                <w:rFonts w:ascii="Arial" w:hAnsi="Arial" w:cs="Arial"/>
                <w:b/>
                <w:rPrChange w:id="1389" w:author="gsadi" w:date="2013-11-03T21:53:00Z">
                  <w:rPr>
                    <w:rFonts w:ascii="Arial" w:hAnsi="Arial" w:cs="Arial"/>
                  </w:rPr>
                </w:rPrChange>
              </w:rPr>
            </w:pPr>
            <w:r w:rsidRPr="002B0E74">
              <w:rPr>
                <w:rFonts w:ascii="Arial" w:hAnsi="Arial" w:cs="Arial"/>
                <w:b/>
                <w:rPrChange w:id="1390" w:author="gsadi" w:date="2013-11-03T21:53:00Z">
                  <w:rPr>
                    <w:rFonts w:ascii="Arial" w:hAnsi="Arial" w:cs="Arial"/>
                    <w:color w:val="0000FF"/>
                    <w:u w:val="single"/>
                  </w:rPr>
                </w:rPrChange>
              </w:rPr>
              <w:t>Email/phone</w:t>
            </w:r>
          </w:p>
        </w:tc>
      </w:tr>
      <w:tr w:rsidR="001051B8" w:rsidRPr="000A2B18" w:rsidTr="009C46E1">
        <w:tc>
          <w:tcPr>
            <w:tcW w:w="4050" w:type="dxa"/>
          </w:tcPr>
          <w:p w:rsidR="001051B8" w:rsidRPr="000A2B18" w:rsidRDefault="00B711D7" w:rsidP="008D380D">
            <w:pPr>
              <w:rPr>
                <w:rFonts w:ascii="Arial" w:hAnsi="Arial" w:cs="Arial"/>
              </w:rPr>
            </w:pPr>
            <w:r>
              <w:rPr>
                <w:rFonts w:ascii="Arial" w:hAnsi="Arial" w:cs="Arial"/>
              </w:rPr>
              <w:t>i2 Supply Chain Planner</w:t>
            </w:r>
            <w:r w:rsidR="004906FC">
              <w:rPr>
                <w:rFonts w:ascii="Arial" w:hAnsi="Arial" w:cs="Arial"/>
              </w:rPr>
              <w:t xml:space="preserve"> and PSE</w:t>
            </w:r>
          </w:p>
        </w:tc>
        <w:tc>
          <w:tcPr>
            <w:tcW w:w="1710" w:type="dxa"/>
          </w:tcPr>
          <w:p w:rsidR="001051B8" w:rsidRPr="000A2B18" w:rsidRDefault="00B711D7" w:rsidP="00F45A0E">
            <w:pPr>
              <w:rPr>
                <w:rFonts w:ascii="Arial" w:hAnsi="Arial" w:cs="Arial"/>
              </w:rPr>
            </w:pPr>
            <w:r>
              <w:rPr>
                <w:rFonts w:ascii="Arial" w:hAnsi="Arial" w:cs="Arial"/>
              </w:rPr>
              <w:t>Gopal Sadige</w:t>
            </w:r>
          </w:p>
        </w:tc>
        <w:tc>
          <w:tcPr>
            <w:tcW w:w="3150" w:type="dxa"/>
          </w:tcPr>
          <w:p w:rsidR="00B711D7" w:rsidRDefault="002B0E74" w:rsidP="008D380D">
            <w:pPr>
              <w:rPr>
                <w:rFonts w:ascii="Arial" w:hAnsi="Arial" w:cs="Arial"/>
              </w:rPr>
            </w:pPr>
            <w:r>
              <w:rPr>
                <w:rFonts w:ascii="Arial" w:hAnsi="Arial" w:cs="Arial"/>
              </w:rPr>
              <w:fldChar w:fldCharType="begin"/>
            </w:r>
            <w:r w:rsidR="00B711D7">
              <w:rPr>
                <w:rFonts w:ascii="Arial" w:hAnsi="Arial" w:cs="Arial"/>
              </w:rPr>
              <w:instrText xml:space="preserve"> HYPERLINK "mailto:gopal_sadige@vfc.com/" </w:instrText>
            </w:r>
            <w:r>
              <w:rPr>
                <w:rFonts w:ascii="Arial" w:hAnsi="Arial" w:cs="Arial"/>
              </w:rPr>
              <w:fldChar w:fldCharType="separate"/>
            </w:r>
            <w:r w:rsidR="00B711D7" w:rsidRPr="003F433F">
              <w:rPr>
                <w:rStyle w:val="Hyperlink"/>
                <w:rFonts w:ascii="Arial" w:hAnsi="Arial" w:cs="Arial"/>
              </w:rPr>
              <w:t>gopal_sadige@vfc.com/</w:t>
            </w:r>
            <w:r>
              <w:rPr>
                <w:rFonts w:ascii="Arial" w:hAnsi="Arial" w:cs="Arial"/>
              </w:rPr>
              <w:fldChar w:fldCharType="end"/>
            </w:r>
          </w:p>
          <w:p w:rsidR="001051B8" w:rsidRPr="000A2B18" w:rsidRDefault="00B711D7" w:rsidP="008D380D">
            <w:pPr>
              <w:rPr>
                <w:rFonts w:ascii="Arial" w:hAnsi="Arial" w:cs="Arial"/>
              </w:rPr>
            </w:pPr>
            <w:r>
              <w:rPr>
                <w:rFonts w:ascii="Arial" w:hAnsi="Arial" w:cs="Arial"/>
              </w:rPr>
              <w:t>336-332-4213</w:t>
            </w:r>
          </w:p>
        </w:tc>
      </w:tr>
    </w:tbl>
    <w:p w:rsidR="001051B8" w:rsidRPr="000A2B18" w:rsidRDefault="001051B8" w:rsidP="001051B8">
      <w:pPr>
        <w:rPr>
          <w:rFonts w:ascii="Arial" w:hAnsi="Arial" w:cs="Arial"/>
        </w:rPr>
      </w:pPr>
    </w:p>
    <w:p w:rsidR="001051B8" w:rsidRPr="000A2B18" w:rsidRDefault="001051B8" w:rsidP="00525074">
      <w:pPr>
        <w:jc w:val="both"/>
        <w:rPr>
          <w:rFonts w:ascii="Arial" w:hAnsi="Arial" w:cs="Arial"/>
        </w:rPr>
      </w:pPr>
    </w:p>
    <w:p w:rsidR="00386CE6" w:rsidRPr="000A2B18" w:rsidRDefault="00386CE6" w:rsidP="00F42F2D">
      <w:pPr>
        <w:pStyle w:val="Heading2"/>
        <w:numPr>
          <w:ilvl w:val="0"/>
          <w:numId w:val="0"/>
        </w:numPr>
      </w:pPr>
    </w:p>
    <w:p w:rsidR="007E503D" w:rsidRPr="000A2B18" w:rsidRDefault="00386CE6" w:rsidP="007E503D">
      <w:pPr>
        <w:pStyle w:val="Heading1"/>
      </w:pPr>
      <w:r w:rsidRPr="000A2B18">
        <w:br w:type="page"/>
      </w:r>
      <w:bookmarkStart w:id="1391" w:name="_Toc370665132"/>
      <w:bookmarkStart w:id="1392" w:name="_Toc373183948"/>
      <w:r w:rsidR="000C432A" w:rsidRPr="000A2B18">
        <w:lastRenderedPageBreak/>
        <w:t xml:space="preserve">System </w:t>
      </w:r>
      <w:r w:rsidR="007E503D" w:rsidRPr="000A2B18">
        <w:t>Details</w:t>
      </w:r>
      <w:bookmarkEnd w:id="1391"/>
      <w:bookmarkEnd w:id="1392"/>
    </w:p>
    <w:p w:rsidR="00E90619" w:rsidRDefault="003E3328" w:rsidP="0064118A">
      <w:pPr>
        <w:pStyle w:val="Heading2"/>
        <w:tabs>
          <w:tab w:val="clear" w:pos="1116"/>
          <w:tab w:val="num" w:pos="450"/>
        </w:tabs>
        <w:ind w:hanging="1026"/>
        <w:rPr>
          <w:ins w:id="1393" w:author="gsadi" w:date="2013-11-03T22:13:00Z"/>
        </w:rPr>
      </w:pPr>
      <w:bookmarkStart w:id="1394" w:name="_Toc370665133"/>
      <w:bookmarkStart w:id="1395" w:name="_Toc373183949"/>
      <w:r>
        <w:t>Architecture</w:t>
      </w:r>
      <w:bookmarkEnd w:id="1394"/>
      <w:bookmarkEnd w:id="1395"/>
    </w:p>
    <w:p w:rsidR="00000000" w:rsidRDefault="003F6914">
      <w:pPr>
        <w:pPrChange w:id="1396" w:author="gsadi" w:date="2013-11-03T22:13:00Z">
          <w:pPr>
            <w:pStyle w:val="Heading2"/>
            <w:tabs>
              <w:tab w:val="clear" w:pos="1116"/>
              <w:tab w:val="num" w:pos="450"/>
            </w:tabs>
            <w:ind w:hanging="1026"/>
          </w:pPr>
        </w:pPrChange>
      </w:pPr>
    </w:p>
    <w:p w:rsidR="00600664" w:rsidRPr="00600664" w:rsidDel="00A01182" w:rsidRDefault="00600664" w:rsidP="00600664">
      <w:pPr>
        <w:rPr>
          <w:del w:id="1397" w:author="gsadi" w:date="2013-11-03T19:00:00Z"/>
        </w:rPr>
      </w:pPr>
    </w:p>
    <w:p w:rsidR="00000000" w:rsidRDefault="00AF5B57">
      <w:pPr>
        <w:ind w:left="90" w:right="-180"/>
        <w:jc w:val="both"/>
        <w:rPr>
          <w:del w:id="1398" w:author="gsadi" w:date="2013-11-03T18:59:00Z"/>
          <w:rFonts w:ascii="Arial" w:hAnsi="Arial" w:cs="Arial"/>
        </w:rPr>
        <w:pPrChange w:id="1399" w:author="gsadi" w:date="2013-11-03T18:59:00Z">
          <w:pPr>
            <w:ind w:left="270" w:right="-180" w:hanging="180"/>
            <w:jc w:val="both"/>
          </w:pPr>
        </w:pPrChange>
      </w:pPr>
      <w:r>
        <w:rPr>
          <w:rFonts w:ascii="Arial" w:hAnsi="Arial" w:cs="Arial"/>
        </w:rPr>
        <w:t xml:space="preserve">The following picture depicts </w:t>
      </w:r>
      <w:del w:id="1400" w:author="gsadi" w:date="2013-11-03T22:54:00Z">
        <w:r w:rsidDel="00CF5FBB">
          <w:rPr>
            <w:rFonts w:ascii="Arial" w:hAnsi="Arial" w:cs="Arial"/>
          </w:rPr>
          <w:delText xml:space="preserve">the </w:delText>
        </w:r>
      </w:del>
      <w:ins w:id="1401" w:author="gsadi" w:date="2013-11-03T22:54:00Z">
        <w:r w:rsidR="00CF5FBB">
          <w:rPr>
            <w:rFonts w:ascii="Arial" w:hAnsi="Arial" w:cs="Arial"/>
          </w:rPr>
          <w:t>detailed</w:t>
        </w:r>
      </w:ins>
      <w:ins w:id="1402" w:author="gsadi" w:date="2013-11-03T18:59:00Z">
        <w:r w:rsidR="00A01182">
          <w:rPr>
            <w:rFonts w:ascii="Arial" w:hAnsi="Arial" w:cs="Arial"/>
          </w:rPr>
          <w:t xml:space="preserve"> </w:t>
        </w:r>
      </w:ins>
      <w:r>
        <w:rPr>
          <w:rFonts w:ascii="Arial" w:hAnsi="Arial" w:cs="Arial"/>
        </w:rPr>
        <w:t>architecture</w:t>
      </w:r>
      <w:r w:rsidR="007D5F11">
        <w:rPr>
          <w:rFonts w:ascii="Arial" w:hAnsi="Arial" w:cs="Arial"/>
        </w:rPr>
        <w:t>, integration</w:t>
      </w:r>
      <w:r>
        <w:rPr>
          <w:rFonts w:ascii="Arial" w:hAnsi="Arial" w:cs="Arial"/>
        </w:rPr>
        <w:t xml:space="preserve"> </w:t>
      </w:r>
      <w:r w:rsidR="004A1627">
        <w:rPr>
          <w:rFonts w:ascii="Arial" w:hAnsi="Arial" w:cs="Arial"/>
        </w:rPr>
        <w:t xml:space="preserve">and data-flow of </w:t>
      </w:r>
      <w:r w:rsidR="009436F1">
        <w:rPr>
          <w:rFonts w:ascii="Arial" w:hAnsi="Arial" w:cs="Arial"/>
        </w:rPr>
        <w:t>t</w:t>
      </w:r>
      <w:r w:rsidR="004F5673">
        <w:rPr>
          <w:rFonts w:ascii="Arial" w:hAnsi="Arial" w:cs="Arial"/>
        </w:rPr>
        <w:t>oday`s</w:t>
      </w:r>
    </w:p>
    <w:p w:rsidR="00000000" w:rsidRDefault="00A01182">
      <w:pPr>
        <w:ind w:left="90" w:right="-180"/>
        <w:jc w:val="both"/>
        <w:rPr>
          <w:rFonts w:ascii="Arial" w:hAnsi="Arial" w:cs="Arial"/>
        </w:rPr>
        <w:pPrChange w:id="1403" w:author="gsadi" w:date="2013-11-03T18:59:00Z">
          <w:pPr>
            <w:ind w:left="270" w:right="-180" w:hanging="180"/>
            <w:jc w:val="both"/>
          </w:pPr>
        </w:pPrChange>
      </w:pPr>
      <w:ins w:id="1404" w:author="gsadi" w:date="2013-11-03T18:59:00Z">
        <w:r>
          <w:rPr>
            <w:rFonts w:ascii="Arial" w:hAnsi="Arial" w:cs="Arial"/>
          </w:rPr>
          <w:t xml:space="preserve"> </w:t>
        </w:r>
      </w:ins>
      <w:r w:rsidR="0035031C">
        <w:rPr>
          <w:rFonts w:ascii="Arial" w:hAnsi="Arial" w:cs="Arial"/>
        </w:rPr>
        <w:t>Supply</w:t>
      </w:r>
      <w:r w:rsidR="004F5673">
        <w:rPr>
          <w:rFonts w:ascii="Arial" w:hAnsi="Arial" w:cs="Arial"/>
        </w:rPr>
        <w:t xml:space="preserve"> </w:t>
      </w:r>
      <w:r w:rsidR="009436F1">
        <w:rPr>
          <w:rFonts w:ascii="Arial" w:hAnsi="Arial" w:cs="Arial"/>
        </w:rPr>
        <w:t>planning system</w:t>
      </w:r>
      <w:ins w:id="1405" w:author="gsadi" w:date="2013-11-03T18:26:00Z">
        <w:r w:rsidR="00237399">
          <w:rPr>
            <w:rFonts w:ascii="Arial" w:hAnsi="Arial" w:cs="Arial"/>
          </w:rPr>
          <w:t xml:space="preserve">. Connection points mentioned in </w:t>
        </w:r>
        <w:r w:rsidR="002B0E74" w:rsidRPr="002B0E74">
          <w:rPr>
            <w:rFonts w:ascii="Arial" w:hAnsi="Arial" w:cs="Arial"/>
            <w:color w:val="FF0000"/>
            <w:rPrChange w:id="1406" w:author="gsadi" w:date="2013-11-03T18:27:00Z">
              <w:rPr>
                <w:rFonts w:ascii="Arial" w:hAnsi="Arial" w:cs="Arial"/>
                <w:color w:val="0000FF"/>
                <w:u w:val="single"/>
              </w:rPr>
            </w:rPrChange>
          </w:rPr>
          <w:t>red</w:t>
        </w:r>
        <w:r w:rsidR="00237399">
          <w:rPr>
            <w:rFonts w:ascii="Arial" w:hAnsi="Arial" w:cs="Arial"/>
          </w:rPr>
          <w:t xml:space="preserve"> </w:t>
        </w:r>
      </w:ins>
      <w:ins w:id="1407" w:author="gsadi" w:date="2013-11-03T18:27:00Z">
        <w:r w:rsidR="00C14463">
          <w:rPr>
            <w:rFonts w:ascii="Arial" w:hAnsi="Arial" w:cs="Arial"/>
          </w:rPr>
          <w:t>are deman</w:t>
        </w:r>
      </w:ins>
      <w:ins w:id="1408" w:author="gsadi" w:date="2013-11-03T18:28:00Z">
        <w:r w:rsidR="00C14463">
          <w:rPr>
            <w:rFonts w:ascii="Arial" w:hAnsi="Arial" w:cs="Arial"/>
          </w:rPr>
          <w:t xml:space="preserve">d </w:t>
        </w:r>
      </w:ins>
      <w:ins w:id="1409" w:author="gsadi" w:date="2013-11-03T18:27:00Z">
        <w:r w:rsidR="00237399">
          <w:rPr>
            <w:rFonts w:ascii="Arial" w:hAnsi="Arial" w:cs="Arial"/>
          </w:rPr>
          <w:t xml:space="preserve">elements, </w:t>
        </w:r>
      </w:ins>
      <w:ins w:id="1410" w:author="gsadi" w:date="2013-11-03T18:29:00Z">
        <w:r w:rsidR="002B0E74" w:rsidRPr="002B0E74">
          <w:rPr>
            <w:rFonts w:ascii="Arial" w:hAnsi="Arial" w:cs="Arial"/>
            <w:color w:val="00B050"/>
            <w:rPrChange w:id="1411" w:author="gsadi" w:date="2013-11-03T18:29:00Z">
              <w:rPr>
                <w:rFonts w:ascii="Arial" w:hAnsi="Arial" w:cs="Arial"/>
                <w:color w:val="0000FF"/>
                <w:u w:val="single"/>
              </w:rPr>
            </w:rPrChange>
          </w:rPr>
          <w:t>green</w:t>
        </w:r>
        <w:r w:rsidR="003D0F18">
          <w:rPr>
            <w:rFonts w:ascii="Arial" w:hAnsi="Arial" w:cs="Arial"/>
          </w:rPr>
          <w:t xml:space="preserve"> are supply elements, </w:t>
        </w:r>
        <w:r w:rsidR="002B0E74" w:rsidRPr="002B0E74">
          <w:rPr>
            <w:rFonts w:ascii="Arial" w:hAnsi="Arial" w:cs="Arial"/>
            <w:color w:val="0070C0"/>
            <w:rPrChange w:id="1412" w:author="gsadi" w:date="2013-11-03T18:30:00Z">
              <w:rPr>
                <w:rFonts w:ascii="Arial" w:hAnsi="Arial" w:cs="Arial"/>
                <w:color w:val="0000FF"/>
                <w:u w:val="single"/>
              </w:rPr>
            </w:rPrChange>
          </w:rPr>
          <w:t>blue</w:t>
        </w:r>
        <w:r w:rsidR="003D0F18">
          <w:rPr>
            <w:rFonts w:ascii="Arial" w:hAnsi="Arial" w:cs="Arial"/>
          </w:rPr>
          <w:t xml:space="preserve"> are </w:t>
        </w:r>
      </w:ins>
      <w:ins w:id="1413" w:author="gsadi" w:date="2013-11-03T18:48:00Z">
        <w:r w:rsidR="00856B70">
          <w:rPr>
            <w:rFonts w:ascii="Arial" w:hAnsi="Arial" w:cs="Arial"/>
          </w:rPr>
          <w:t>master data/planning parameters</w:t>
        </w:r>
      </w:ins>
      <w:ins w:id="1414" w:author="gsadi" w:date="2013-11-03T18:30:00Z">
        <w:r w:rsidR="003D0F18">
          <w:rPr>
            <w:rFonts w:ascii="Arial" w:hAnsi="Arial" w:cs="Arial"/>
          </w:rPr>
          <w:t xml:space="preserve">, </w:t>
        </w:r>
        <w:r w:rsidR="002B0E74" w:rsidRPr="002B0E74">
          <w:rPr>
            <w:rFonts w:ascii="Arial" w:hAnsi="Arial" w:cs="Arial"/>
            <w:color w:val="FFC000"/>
            <w:rPrChange w:id="1415" w:author="gsadi" w:date="2013-11-03T18:30:00Z">
              <w:rPr>
                <w:rFonts w:ascii="Arial" w:hAnsi="Arial" w:cs="Arial"/>
                <w:color w:val="0000FF"/>
                <w:u w:val="single"/>
              </w:rPr>
            </w:rPrChange>
          </w:rPr>
          <w:t>amber</w:t>
        </w:r>
        <w:r w:rsidR="003D0F18">
          <w:rPr>
            <w:rFonts w:ascii="Arial" w:hAnsi="Arial" w:cs="Arial"/>
          </w:rPr>
          <w:t xml:space="preserve"> are outbound elements from i2 SCP and PSE.</w:t>
        </w:r>
      </w:ins>
      <w:del w:id="1416" w:author="gsadi" w:date="2013-11-03T18:26:00Z">
        <w:r w:rsidR="009436F1" w:rsidDel="00237399">
          <w:rPr>
            <w:rFonts w:ascii="Arial" w:hAnsi="Arial" w:cs="Arial"/>
          </w:rPr>
          <w:delText>:</w:delText>
        </w:r>
      </w:del>
    </w:p>
    <w:p w:rsidR="009436F1" w:rsidRDefault="009436F1" w:rsidP="009436F1">
      <w:pPr>
        <w:ind w:left="270" w:right="-180" w:hanging="180"/>
        <w:jc w:val="both"/>
        <w:rPr>
          <w:rFonts w:ascii="Arial" w:hAnsi="Arial" w:cs="Arial"/>
        </w:rPr>
      </w:pPr>
    </w:p>
    <w:p w:rsidR="00000000" w:rsidRDefault="00495B26">
      <w:pPr>
        <w:ind w:left="180" w:right="-180" w:hanging="180"/>
        <w:jc w:val="both"/>
        <w:rPr>
          <w:noProof/>
        </w:rPr>
        <w:pPrChange w:id="1417" w:author="gsadi" w:date="2013-11-03T19:07:00Z">
          <w:pPr>
            <w:ind w:left="270" w:right="-180" w:hanging="180"/>
            <w:jc w:val="both"/>
          </w:pPr>
        </w:pPrChange>
      </w:pPr>
      <w:r>
        <w:rPr>
          <w:noProof/>
        </w:rPr>
        <w:drawing>
          <wp:inline distT="0" distB="0" distL="0" distR="0">
            <wp:extent cx="5939790" cy="37052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705225"/>
                    </a:xfrm>
                    <a:prstGeom prst="rect">
                      <a:avLst/>
                    </a:prstGeom>
                    <a:noFill/>
                    <a:ln>
                      <a:noFill/>
                    </a:ln>
                  </pic:spPr>
                </pic:pic>
              </a:graphicData>
            </a:graphic>
          </wp:inline>
        </w:drawing>
      </w:r>
    </w:p>
    <w:p w:rsidR="009D7786" w:rsidRDefault="009D7786" w:rsidP="009436F1">
      <w:pPr>
        <w:ind w:left="270" w:right="-180" w:hanging="180"/>
        <w:jc w:val="both"/>
        <w:rPr>
          <w:noProof/>
        </w:rPr>
      </w:pPr>
    </w:p>
    <w:p w:rsidR="00653F95" w:rsidRPr="005E3CA3" w:rsidRDefault="002B0E74" w:rsidP="008540AE">
      <w:pPr>
        <w:ind w:left="270" w:right="-180" w:hanging="180"/>
        <w:jc w:val="center"/>
        <w:rPr>
          <w:rFonts w:ascii="Arial" w:hAnsi="Arial" w:cs="Arial"/>
          <w:b/>
          <w:rPrChange w:id="1418" w:author="gsadi" w:date="2013-11-03T18:40:00Z">
            <w:rPr>
              <w:rFonts w:ascii="Arial" w:hAnsi="Arial" w:cs="Arial"/>
            </w:rPr>
          </w:rPrChange>
        </w:rPr>
      </w:pPr>
      <w:r w:rsidRPr="002B0E74">
        <w:rPr>
          <w:rFonts w:ascii="Arial" w:hAnsi="Arial" w:cs="Arial"/>
          <w:b/>
          <w:rPrChange w:id="1419" w:author="gsadi" w:date="2013-11-03T18:40:00Z">
            <w:rPr>
              <w:rFonts w:ascii="Arial" w:hAnsi="Arial" w:cs="Arial"/>
              <w:color w:val="0000FF"/>
              <w:u w:val="single"/>
            </w:rPr>
          </w:rPrChange>
        </w:rPr>
        <w:t>Fig 2.1.1: Supply Planning system architecture (As-Is)</w:t>
      </w:r>
    </w:p>
    <w:p w:rsidR="004F5206" w:rsidRDefault="004F5206" w:rsidP="008540AE">
      <w:pPr>
        <w:ind w:left="270" w:right="-180" w:hanging="180"/>
        <w:jc w:val="center"/>
        <w:rPr>
          <w:rFonts w:ascii="Arial" w:hAnsi="Arial" w:cs="Arial"/>
        </w:rPr>
      </w:pPr>
    </w:p>
    <w:p w:rsidR="004F5206" w:rsidDel="00BE590E" w:rsidRDefault="004F5206" w:rsidP="008540AE">
      <w:pPr>
        <w:ind w:left="270" w:right="-180" w:hanging="180"/>
        <w:jc w:val="center"/>
        <w:rPr>
          <w:del w:id="1420" w:author="gsadi" w:date="2013-11-03T18:39:00Z"/>
          <w:rFonts w:ascii="Arial" w:hAnsi="Arial" w:cs="Arial"/>
        </w:rPr>
      </w:pPr>
    </w:p>
    <w:p w:rsidR="004F5206" w:rsidDel="00BE590E" w:rsidRDefault="004F5206" w:rsidP="008540AE">
      <w:pPr>
        <w:ind w:left="270" w:right="-180" w:hanging="180"/>
        <w:jc w:val="center"/>
        <w:rPr>
          <w:del w:id="1421" w:author="gsadi" w:date="2013-11-03T18:39:00Z"/>
          <w:rFonts w:ascii="Arial" w:hAnsi="Arial" w:cs="Arial"/>
        </w:rPr>
      </w:pPr>
    </w:p>
    <w:p w:rsidR="004F5206" w:rsidDel="00BE590E" w:rsidRDefault="004F5206" w:rsidP="008540AE">
      <w:pPr>
        <w:ind w:left="270" w:right="-180" w:hanging="180"/>
        <w:jc w:val="center"/>
        <w:rPr>
          <w:del w:id="1422" w:author="gsadi" w:date="2013-11-03T18:39:00Z"/>
          <w:rFonts w:ascii="Arial" w:hAnsi="Arial" w:cs="Arial"/>
        </w:rPr>
      </w:pPr>
    </w:p>
    <w:p w:rsidR="004F5206" w:rsidDel="00BE590E" w:rsidRDefault="004F5206" w:rsidP="008540AE">
      <w:pPr>
        <w:ind w:left="270" w:right="-180" w:hanging="180"/>
        <w:jc w:val="center"/>
        <w:rPr>
          <w:del w:id="1423" w:author="gsadi" w:date="2013-11-03T18:39:00Z"/>
          <w:rFonts w:ascii="Arial" w:hAnsi="Arial" w:cs="Arial"/>
        </w:rPr>
      </w:pPr>
    </w:p>
    <w:p w:rsidR="004F5206" w:rsidDel="00BE590E" w:rsidRDefault="004F5206" w:rsidP="008540AE">
      <w:pPr>
        <w:ind w:left="270" w:right="-180" w:hanging="180"/>
        <w:jc w:val="center"/>
        <w:rPr>
          <w:del w:id="1424" w:author="gsadi" w:date="2013-11-03T18:39:00Z"/>
          <w:rFonts w:ascii="Arial" w:hAnsi="Arial" w:cs="Arial"/>
        </w:rPr>
      </w:pPr>
    </w:p>
    <w:p w:rsidR="004F5206" w:rsidDel="00BE590E" w:rsidRDefault="004F5206" w:rsidP="008540AE">
      <w:pPr>
        <w:ind w:left="270" w:right="-180" w:hanging="180"/>
        <w:jc w:val="center"/>
        <w:rPr>
          <w:del w:id="1425" w:author="gsadi" w:date="2013-11-03T18:39:00Z"/>
          <w:rFonts w:ascii="Arial" w:hAnsi="Arial" w:cs="Arial"/>
        </w:rPr>
      </w:pPr>
    </w:p>
    <w:p w:rsidR="004F5206" w:rsidDel="00BE590E" w:rsidRDefault="004F5206" w:rsidP="008540AE">
      <w:pPr>
        <w:ind w:left="270" w:right="-180" w:hanging="180"/>
        <w:jc w:val="center"/>
        <w:rPr>
          <w:del w:id="1426" w:author="gsadi" w:date="2013-11-03T18:39:00Z"/>
          <w:rFonts w:ascii="Arial" w:hAnsi="Arial" w:cs="Arial"/>
        </w:rPr>
      </w:pPr>
    </w:p>
    <w:p w:rsidR="00FA5BB8" w:rsidDel="00BE590E" w:rsidRDefault="00FA5BB8" w:rsidP="008540AE">
      <w:pPr>
        <w:ind w:left="270" w:right="-180" w:hanging="180"/>
        <w:jc w:val="center"/>
        <w:rPr>
          <w:del w:id="1427" w:author="gsadi" w:date="2013-11-03T18:39:00Z"/>
          <w:rFonts w:ascii="Arial" w:hAnsi="Arial" w:cs="Arial"/>
        </w:rPr>
      </w:pPr>
    </w:p>
    <w:p w:rsidR="00E544F3" w:rsidRPr="000A2B18" w:rsidDel="00A01182" w:rsidRDefault="00E544F3" w:rsidP="008540AE">
      <w:pPr>
        <w:ind w:left="270" w:right="-180" w:hanging="180"/>
        <w:jc w:val="center"/>
        <w:rPr>
          <w:del w:id="1428" w:author="gsadi" w:date="2013-11-03T19:00:00Z"/>
          <w:rFonts w:ascii="Arial" w:hAnsi="Arial" w:cs="Arial"/>
        </w:rPr>
      </w:pPr>
    </w:p>
    <w:p w:rsidR="00000000" w:rsidRDefault="00FA5BB8">
      <w:pPr>
        <w:ind w:left="90" w:right="-180"/>
        <w:jc w:val="both"/>
        <w:rPr>
          <w:del w:id="1429" w:author="gsadi" w:date="2013-11-03T19:00:00Z"/>
          <w:rFonts w:ascii="Arial" w:hAnsi="Arial" w:cs="Arial"/>
        </w:rPr>
        <w:pPrChange w:id="1430" w:author="gsadi" w:date="2013-11-03T19:00:00Z">
          <w:pPr>
            <w:ind w:left="270" w:right="-180" w:hanging="180"/>
            <w:jc w:val="both"/>
          </w:pPr>
        </w:pPrChange>
      </w:pPr>
      <w:r>
        <w:rPr>
          <w:rFonts w:ascii="Arial" w:hAnsi="Arial" w:cs="Arial"/>
        </w:rPr>
        <w:t xml:space="preserve">The following picture depicts </w:t>
      </w:r>
      <w:ins w:id="1431" w:author="gsadi" w:date="2013-11-03T22:54:00Z">
        <w:r w:rsidR="00C96F0E">
          <w:rPr>
            <w:rFonts w:ascii="Arial" w:hAnsi="Arial" w:cs="Arial"/>
          </w:rPr>
          <w:t>detailed</w:t>
        </w:r>
      </w:ins>
      <w:ins w:id="1432" w:author="gsadi" w:date="2013-11-03T19:00:00Z">
        <w:r w:rsidR="00A01182">
          <w:rPr>
            <w:rFonts w:ascii="Arial" w:hAnsi="Arial" w:cs="Arial"/>
          </w:rPr>
          <w:t xml:space="preserve"> </w:t>
        </w:r>
      </w:ins>
      <w:del w:id="1433" w:author="gsadi" w:date="2013-11-03T19:00:00Z">
        <w:r w:rsidDel="00A01182">
          <w:rPr>
            <w:rFonts w:ascii="Arial" w:hAnsi="Arial" w:cs="Arial"/>
          </w:rPr>
          <w:delText xml:space="preserve">the </w:delText>
        </w:r>
      </w:del>
      <w:r>
        <w:rPr>
          <w:rFonts w:ascii="Arial" w:hAnsi="Arial" w:cs="Arial"/>
        </w:rPr>
        <w:t>architecture, integration and data-flow of</w:t>
      </w:r>
      <w:ins w:id="1434" w:author="gsadi" w:date="2013-11-03T19:00:00Z">
        <w:r w:rsidR="00A01182">
          <w:rPr>
            <w:rFonts w:ascii="Arial" w:hAnsi="Arial" w:cs="Arial"/>
          </w:rPr>
          <w:t xml:space="preserve"> </w:t>
        </w:r>
      </w:ins>
      <w:del w:id="1435" w:author="gsadi" w:date="2013-11-03T19:00:00Z">
        <w:r w:rsidDel="00A01182">
          <w:rPr>
            <w:rFonts w:ascii="Arial" w:hAnsi="Arial" w:cs="Arial"/>
          </w:rPr>
          <w:delText xml:space="preserve"> </w:delText>
        </w:r>
      </w:del>
      <w:r>
        <w:rPr>
          <w:rFonts w:ascii="Arial" w:hAnsi="Arial" w:cs="Arial"/>
        </w:rPr>
        <w:t xml:space="preserve">Supply </w:t>
      </w:r>
    </w:p>
    <w:p w:rsidR="00000000" w:rsidRDefault="005219ED">
      <w:pPr>
        <w:ind w:left="90" w:right="-180"/>
        <w:jc w:val="both"/>
        <w:rPr>
          <w:ins w:id="1436" w:author="gsadi" w:date="2013-11-03T18:32:00Z"/>
          <w:rFonts w:ascii="Arial" w:hAnsi="Arial" w:cs="Arial"/>
        </w:rPr>
        <w:pPrChange w:id="1437" w:author="gsadi" w:date="2013-11-03T19:00:00Z">
          <w:pPr>
            <w:tabs>
              <w:tab w:val="left" w:pos="90"/>
            </w:tabs>
            <w:ind w:left="90" w:right="-180"/>
            <w:jc w:val="both"/>
          </w:pPr>
        </w:pPrChange>
      </w:pPr>
      <w:r>
        <w:rPr>
          <w:rFonts w:ascii="Arial" w:hAnsi="Arial" w:cs="Arial"/>
        </w:rPr>
        <w:t>Planning</w:t>
      </w:r>
      <w:r w:rsidR="00FA5BB8">
        <w:rPr>
          <w:rFonts w:ascii="Arial" w:hAnsi="Arial" w:cs="Arial"/>
        </w:rPr>
        <w:t xml:space="preserve"> system</w:t>
      </w:r>
      <w:r w:rsidR="004F5206">
        <w:rPr>
          <w:rFonts w:ascii="Arial" w:hAnsi="Arial" w:cs="Arial"/>
        </w:rPr>
        <w:t xml:space="preserve"> post implementation of project Acadia</w:t>
      </w:r>
      <w:ins w:id="1438" w:author="gsadi" w:date="2013-11-03T18:32:00Z">
        <w:r w:rsidR="00D85609">
          <w:rPr>
            <w:rFonts w:ascii="Arial" w:hAnsi="Arial" w:cs="Arial"/>
          </w:rPr>
          <w:t xml:space="preserve">. Connection points mentioned in </w:t>
        </w:r>
        <w:r w:rsidR="00D85609" w:rsidRPr="00B5556D">
          <w:rPr>
            <w:rFonts w:ascii="Arial" w:hAnsi="Arial" w:cs="Arial"/>
            <w:color w:val="FF0000"/>
          </w:rPr>
          <w:t>red</w:t>
        </w:r>
        <w:r w:rsidR="00D85609">
          <w:rPr>
            <w:rFonts w:ascii="Arial" w:hAnsi="Arial" w:cs="Arial"/>
          </w:rPr>
          <w:t xml:space="preserve"> are demand elements, </w:t>
        </w:r>
        <w:r w:rsidR="00D85609" w:rsidRPr="00B5556D">
          <w:rPr>
            <w:rFonts w:ascii="Arial" w:hAnsi="Arial" w:cs="Arial"/>
            <w:color w:val="00B050"/>
          </w:rPr>
          <w:t>green</w:t>
        </w:r>
        <w:r w:rsidR="00D85609">
          <w:rPr>
            <w:rFonts w:ascii="Arial" w:hAnsi="Arial" w:cs="Arial"/>
          </w:rPr>
          <w:t xml:space="preserve"> are supply elements, </w:t>
        </w:r>
        <w:r w:rsidR="00D85609" w:rsidRPr="00B5556D">
          <w:rPr>
            <w:rFonts w:ascii="Arial" w:hAnsi="Arial" w:cs="Arial"/>
            <w:color w:val="0070C0"/>
          </w:rPr>
          <w:t>blue</w:t>
        </w:r>
        <w:r w:rsidR="00D85609">
          <w:rPr>
            <w:rFonts w:ascii="Arial" w:hAnsi="Arial" w:cs="Arial"/>
          </w:rPr>
          <w:t xml:space="preserve"> are master data</w:t>
        </w:r>
      </w:ins>
      <w:ins w:id="1439" w:author="gsadi" w:date="2013-11-03T18:48:00Z">
        <w:r w:rsidR="00856B70">
          <w:rPr>
            <w:rFonts w:ascii="Arial" w:hAnsi="Arial" w:cs="Arial"/>
          </w:rPr>
          <w:t>/planning parameters</w:t>
        </w:r>
      </w:ins>
      <w:ins w:id="1440" w:author="gsadi" w:date="2013-11-03T18:32:00Z">
        <w:r w:rsidR="00D85609">
          <w:rPr>
            <w:rFonts w:ascii="Arial" w:hAnsi="Arial" w:cs="Arial"/>
          </w:rPr>
          <w:t xml:space="preserve">, </w:t>
        </w:r>
        <w:r w:rsidR="00D85609" w:rsidRPr="00B5556D">
          <w:rPr>
            <w:rFonts w:ascii="Arial" w:hAnsi="Arial" w:cs="Arial"/>
            <w:color w:val="FFC000"/>
          </w:rPr>
          <w:t>amber</w:t>
        </w:r>
        <w:r w:rsidR="00D85609">
          <w:rPr>
            <w:rFonts w:ascii="Arial" w:hAnsi="Arial" w:cs="Arial"/>
          </w:rPr>
          <w:t xml:space="preserve"> are outbound elements from i2 SCP and PSE.</w:t>
        </w:r>
      </w:ins>
    </w:p>
    <w:p w:rsidR="00FA5BB8" w:rsidRDefault="004F5206" w:rsidP="00FA5BB8">
      <w:pPr>
        <w:ind w:left="270" w:right="-180" w:hanging="180"/>
        <w:jc w:val="both"/>
        <w:rPr>
          <w:rFonts w:ascii="Arial" w:hAnsi="Arial" w:cs="Arial"/>
        </w:rPr>
      </w:pPr>
      <w:del w:id="1441" w:author="gsadi" w:date="2013-11-03T18:32:00Z">
        <w:r w:rsidDel="00D85609">
          <w:rPr>
            <w:rFonts w:ascii="Arial" w:hAnsi="Arial" w:cs="Arial"/>
          </w:rPr>
          <w:delText>:</w:delText>
        </w:r>
      </w:del>
    </w:p>
    <w:p w:rsidR="00A9663D" w:rsidRDefault="00A9663D" w:rsidP="00FA5BB8">
      <w:pPr>
        <w:ind w:left="270" w:right="-180" w:hanging="180"/>
        <w:jc w:val="both"/>
        <w:rPr>
          <w:rFonts w:ascii="Arial" w:hAnsi="Arial" w:cs="Arial"/>
        </w:rPr>
      </w:pPr>
    </w:p>
    <w:p w:rsidR="00000000" w:rsidRDefault="00C2003A">
      <w:pPr>
        <w:tabs>
          <w:tab w:val="left" w:pos="0"/>
        </w:tabs>
        <w:ind w:right="-180"/>
        <w:jc w:val="both"/>
        <w:rPr>
          <w:ins w:id="1442" w:author="gsadi" w:date="2013-11-03T18:33:00Z"/>
          <w:noProof/>
        </w:rPr>
        <w:pPrChange w:id="1443" w:author="gsadi" w:date="2013-11-03T21:42:00Z">
          <w:pPr>
            <w:ind w:left="270" w:right="-180" w:hanging="180"/>
            <w:jc w:val="both"/>
          </w:pPr>
        </w:pPrChange>
      </w:pPr>
      <w:ins w:id="1444" w:author="gsadi" w:date="2013-11-03T19:54:00Z">
        <w:r w:rsidRPr="000F5F98" w:rsidDel="00A25DA6">
          <w:rPr>
            <w:noProof/>
          </w:rPr>
          <w:lastRenderedPageBreak/>
          <w:t xml:space="preserve"> </w:t>
        </w:r>
      </w:ins>
      <w:del w:id="1445" w:author="gsadi" w:date="2013-11-03T19:06:00Z">
        <w:r w:rsidR="003F6914">
          <w:rPr>
            <w:noProof/>
            <w:rPrChange w:id="1446">
              <w:rPr>
                <w:noProof/>
                <w:color w:val="0000FF"/>
                <w:u w:val="single"/>
              </w:rPr>
            </w:rPrChange>
          </w:rPr>
          <w:drawing>
            <wp:inline distT="0" distB="0" distL="0" distR="0">
              <wp:extent cx="5939790" cy="37369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736975"/>
                      </a:xfrm>
                      <a:prstGeom prst="rect">
                        <a:avLst/>
                      </a:prstGeom>
                      <a:noFill/>
                      <a:ln>
                        <a:noFill/>
                      </a:ln>
                    </pic:spPr>
                  </pic:pic>
                </a:graphicData>
              </a:graphic>
            </wp:inline>
          </w:drawing>
        </w:r>
      </w:del>
      <w:ins w:id="1447" w:author="gsadi" w:date="2013-11-03T19:07:00Z">
        <w:r w:rsidR="00A446D4" w:rsidRPr="00A446D4">
          <w:rPr>
            <w:noProof/>
          </w:rPr>
          <w:t xml:space="preserve"> </w:t>
        </w:r>
      </w:ins>
      <w:ins w:id="1448" w:author="gsadi" w:date="2013-11-03T19:48:00Z">
        <w:r w:rsidR="003F6914">
          <w:rPr>
            <w:noProof/>
            <w:rPrChange w:id="1449">
              <w:rPr>
                <w:noProof/>
                <w:color w:val="0000FF"/>
                <w:u w:val="single"/>
              </w:rPr>
            </w:rPrChange>
          </w:rPr>
          <w:drawing>
            <wp:inline distT="0" distB="0" distL="0" distR="0">
              <wp:extent cx="5947410" cy="38563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410" cy="3856355"/>
                      </a:xfrm>
                      <a:prstGeom prst="rect">
                        <a:avLst/>
                      </a:prstGeom>
                      <a:noFill/>
                      <a:ln>
                        <a:noFill/>
                      </a:ln>
                    </pic:spPr>
                  </pic:pic>
                </a:graphicData>
              </a:graphic>
            </wp:inline>
          </w:drawing>
        </w:r>
      </w:ins>
    </w:p>
    <w:p w:rsidR="00CA0B2C" w:rsidRDefault="00CA0B2C" w:rsidP="00FA5BB8">
      <w:pPr>
        <w:ind w:left="270" w:right="-180" w:hanging="180"/>
        <w:jc w:val="both"/>
        <w:rPr>
          <w:ins w:id="1450" w:author="gsadi" w:date="2013-11-03T18:33:00Z"/>
          <w:noProof/>
        </w:rPr>
      </w:pPr>
    </w:p>
    <w:p w:rsidR="006E7E5D" w:rsidRPr="005E3CA3" w:rsidRDefault="002B0E74" w:rsidP="006E7E5D">
      <w:pPr>
        <w:ind w:left="270" w:right="-180" w:hanging="180"/>
        <w:jc w:val="center"/>
        <w:rPr>
          <w:ins w:id="1451" w:author="gsadi" w:date="2013-11-03T18:33:00Z"/>
          <w:rFonts w:ascii="Arial" w:hAnsi="Arial" w:cs="Arial"/>
          <w:b/>
          <w:rPrChange w:id="1452" w:author="gsadi" w:date="2013-11-03T18:40:00Z">
            <w:rPr>
              <w:ins w:id="1453" w:author="gsadi" w:date="2013-11-03T18:33:00Z"/>
              <w:rFonts w:ascii="Arial" w:hAnsi="Arial" w:cs="Arial"/>
            </w:rPr>
          </w:rPrChange>
        </w:rPr>
      </w:pPr>
      <w:ins w:id="1454" w:author="gsadi" w:date="2013-11-03T18:33:00Z">
        <w:r w:rsidRPr="002B0E74">
          <w:rPr>
            <w:rFonts w:ascii="Arial" w:hAnsi="Arial" w:cs="Arial"/>
            <w:b/>
            <w:rPrChange w:id="1455" w:author="gsadi" w:date="2013-11-03T18:40:00Z">
              <w:rPr>
                <w:rFonts w:ascii="Arial" w:hAnsi="Arial" w:cs="Arial"/>
                <w:color w:val="0000FF"/>
                <w:u w:val="single"/>
              </w:rPr>
            </w:rPrChange>
          </w:rPr>
          <w:t>Fig 2.1.2: Supply Planning system architecture (</w:t>
        </w:r>
      </w:ins>
      <w:ins w:id="1456" w:author="gsadi" w:date="2013-11-03T18:35:00Z">
        <w:r w:rsidRPr="002B0E74">
          <w:rPr>
            <w:rFonts w:ascii="Arial" w:hAnsi="Arial" w:cs="Arial"/>
            <w:b/>
            <w:rPrChange w:id="1457" w:author="gsadi" w:date="2013-11-03T18:40:00Z">
              <w:rPr>
                <w:rFonts w:ascii="Arial" w:hAnsi="Arial" w:cs="Arial"/>
                <w:color w:val="0000FF"/>
                <w:u w:val="single"/>
              </w:rPr>
            </w:rPrChange>
          </w:rPr>
          <w:t xml:space="preserve">post </w:t>
        </w:r>
      </w:ins>
      <w:ins w:id="1458" w:author="gsadi" w:date="2013-11-03T18:36:00Z">
        <w:r w:rsidRPr="002B0E74">
          <w:rPr>
            <w:rFonts w:ascii="Arial" w:hAnsi="Arial" w:cs="Arial"/>
            <w:b/>
            <w:rPrChange w:id="1459" w:author="gsadi" w:date="2013-11-03T18:40:00Z">
              <w:rPr>
                <w:rFonts w:ascii="Arial" w:hAnsi="Arial" w:cs="Arial"/>
                <w:color w:val="0000FF"/>
                <w:u w:val="single"/>
              </w:rPr>
            </w:rPrChange>
          </w:rPr>
          <w:t>project A</w:t>
        </w:r>
      </w:ins>
      <w:ins w:id="1460" w:author="gsadi" w:date="2013-11-03T18:35:00Z">
        <w:r w:rsidRPr="002B0E74">
          <w:rPr>
            <w:rFonts w:ascii="Arial" w:hAnsi="Arial" w:cs="Arial"/>
            <w:b/>
            <w:rPrChange w:id="1461" w:author="gsadi" w:date="2013-11-03T18:40:00Z">
              <w:rPr>
                <w:rFonts w:ascii="Arial" w:hAnsi="Arial" w:cs="Arial"/>
                <w:color w:val="0000FF"/>
                <w:u w:val="single"/>
              </w:rPr>
            </w:rPrChange>
          </w:rPr>
          <w:t>cadia</w:t>
        </w:r>
      </w:ins>
      <w:ins w:id="1462" w:author="gsadi" w:date="2013-11-03T18:33:00Z">
        <w:r w:rsidRPr="002B0E74">
          <w:rPr>
            <w:rFonts w:ascii="Arial" w:hAnsi="Arial" w:cs="Arial"/>
            <w:b/>
            <w:rPrChange w:id="1463" w:author="gsadi" w:date="2013-11-03T18:40:00Z">
              <w:rPr>
                <w:rFonts w:ascii="Arial" w:hAnsi="Arial" w:cs="Arial"/>
                <w:color w:val="0000FF"/>
                <w:u w:val="single"/>
              </w:rPr>
            </w:rPrChange>
          </w:rPr>
          <w:t>)</w:t>
        </w:r>
      </w:ins>
    </w:p>
    <w:p w:rsidR="006E7E5D" w:rsidRDefault="006E7E5D" w:rsidP="00FA5BB8">
      <w:pPr>
        <w:ind w:left="270" w:right="-180" w:hanging="180"/>
        <w:jc w:val="both"/>
        <w:rPr>
          <w:ins w:id="1464" w:author="gsadi" w:date="2013-11-03T21:45:00Z"/>
          <w:noProof/>
        </w:rPr>
      </w:pPr>
    </w:p>
    <w:p w:rsidR="00772F53" w:rsidRDefault="00772F53" w:rsidP="00FA5BB8">
      <w:pPr>
        <w:ind w:left="270" w:right="-180" w:hanging="180"/>
        <w:jc w:val="both"/>
        <w:rPr>
          <w:ins w:id="1465" w:author="gsadi" w:date="2013-11-03T18:36:00Z"/>
          <w:noProof/>
        </w:rPr>
      </w:pPr>
    </w:p>
    <w:p w:rsidR="00BE590E" w:rsidRDefault="002B0E74" w:rsidP="00FA5BB8">
      <w:pPr>
        <w:ind w:left="270" w:right="-180" w:hanging="180"/>
        <w:jc w:val="both"/>
        <w:rPr>
          <w:ins w:id="1466" w:author="gsadi" w:date="2013-11-03T18:44:00Z"/>
          <w:rFonts w:ascii="Arial" w:hAnsi="Arial" w:cs="Arial"/>
        </w:rPr>
      </w:pPr>
      <w:ins w:id="1467" w:author="gsadi" w:date="2013-11-03T18:36:00Z">
        <w:r w:rsidRPr="002B0E74">
          <w:rPr>
            <w:rFonts w:ascii="Arial" w:hAnsi="Arial" w:cs="Arial"/>
            <w:rPrChange w:id="1468" w:author="gsadi" w:date="2013-11-03T18:40:00Z">
              <w:rPr>
                <w:noProof/>
                <w:color w:val="0000FF"/>
                <w:u w:val="single"/>
              </w:rPr>
            </w:rPrChange>
          </w:rPr>
          <w:t>The details of the Supply, Demand &amp; Master Data are mentioned below:</w:t>
        </w:r>
      </w:ins>
    </w:p>
    <w:p w:rsidR="00D124B5" w:rsidRDefault="00D124B5" w:rsidP="00FA5BB8">
      <w:pPr>
        <w:ind w:left="270" w:right="-180" w:hanging="180"/>
        <w:jc w:val="both"/>
        <w:rPr>
          <w:ins w:id="1469" w:author="gsadi" w:date="2013-11-03T19:59:00Z"/>
          <w:rFonts w:ascii="Arial" w:hAnsi="Arial" w:cs="Arial"/>
        </w:rPr>
      </w:pPr>
    </w:p>
    <w:tbl>
      <w:tblPr>
        <w:tblW w:w="8903" w:type="dxa"/>
        <w:tblInd w:w="198" w:type="dxa"/>
        <w:tblLook w:val="04A0"/>
        <w:tblPrChange w:id="1470" w:author="gsadi" w:date="2013-11-03T20:47:00Z">
          <w:tblPr>
            <w:tblW w:w="9101" w:type="dxa"/>
            <w:jc w:val="center"/>
            <w:tblInd w:w="2880" w:type="dxa"/>
            <w:tblLook w:val="04A0"/>
          </w:tblPr>
        </w:tblPrChange>
      </w:tblPr>
      <w:tblGrid>
        <w:gridCol w:w="2206"/>
        <w:gridCol w:w="1259"/>
        <w:gridCol w:w="981"/>
        <w:gridCol w:w="767"/>
        <w:gridCol w:w="3690"/>
        <w:tblGridChange w:id="1471">
          <w:tblGrid>
            <w:gridCol w:w="2404"/>
            <w:gridCol w:w="476"/>
            <w:gridCol w:w="783"/>
            <w:gridCol w:w="981"/>
            <w:gridCol w:w="640"/>
            <w:gridCol w:w="127"/>
            <w:gridCol w:w="1132"/>
            <w:gridCol w:w="981"/>
            <w:gridCol w:w="767"/>
            <w:gridCol w:w="810"/>
            <w:gridCol w:w="2880"/>
          </w:tblGrid>
        </w:tblGridChange>
      </w:tblGrid>
      <w:tr w:rsidR="00704C5A" w:rsidRPr="00FE4F1F" w:rsidTr="00554AF8">
        <w:trPr>
          <w:trHeight w:val="285"/>
          <w:ins w:id="1472" w:author="gsadi" w:date="2013-11-03T19:59:00Z"/>
          <w:trPrChange w:id="1473" w:author="gsadi" w:date="2013-11-03T20:47:00Z">
            <w:trPr>
              <w:gridBefore w:val="2"/>
              <w:trHeight w:val="285"/>
              <w:jc w:val="center"/>
            </w:trPr>
          </w:trPrChange>
        </w:trPr>
        <w:tc>
          <w:tcPr>
            <w:tcW w:w="2206" w:type="dxa"/>
            <w:tcBorders>
              <w:top w:val="single" w:sz="4" w:space="0" w:color="auto"/>
              <w:left w:val="single" w:sz="4" w:space="0" w:color="auto"/>
              <w:bottom w:val="single" w:sz="4" w:space="0" w:color="auto"/>
              <w:right w:val="single" w:sz="4" w:space="0" w:color="auto"/>
            </w:tcBorders>
            <w:shd w:val="clear" w:color="000000" w:fill="BFBFBF"/>
            <w:vAlign w:val="center"/>
            <w:hideMark/>
            <w:tcPrChange w:id="1474" w:author="gsadi" w:date="2013-11-03T20:47:00Z">
              <w:tcPr>
                <w:tcW w:w="2404" w:type="dxa"/>
                <w:gridSpan w:val="3"/>
                <w:tcBorders>
                  <w:top w:val="single" w:sz="4" w:space="0" w:color="auto"/>
                  <w:left w:val="single" w:sz="4" w:space="0" w:color="auto"/>
                  <w:bottom w:val="single" w:sz="4" w:space="0" w:color="auto"/>
                  <w:right w:val="single" w:sz="4" w:space="0" w:color="auto"/>
                </w:tcBorders>
                <w:shd w:val="clear" w:color="000000" w:fill="BFBFBF"/>
                <w:vAlign w:val="center"/>
                <w:hideMark/>
              </w:tcPr>
            </w:tcPrChange>
          </w:tcPr>
          <w:p w:rsidR="005F04C7" w:rsidRPr="00FE4F1F" w:rsidRDefault="002B0E74">
            <w:pPr>
              <w:jc w:val="center"/>
              <w:rPr>
                <w:ins w:id="1475" w:author="gsadi" w:date="2013-11-03T19:59:00Z"/>
                <w:rFonts w:ascii="Arial" w:hAnsi="Arial" w:cs="Arial"/>
                <w:b/>
                <w:bCs/>
                <w:color w:val="000000"/>
                <w:sz w:val="18"/>
                <w:szCs w:val="16"/>
                <w:rPrChange w:id="1476" w:author="gsadi" w:date="2013-11-03T20:45:00Z">
                  <w:rPr>
                    <w:ins w:id="1477" w:author="gsadi" w:date="2013-11-03T19:59:00Z"/>
                    <w:rFonts w:ascii="Arial" w:hAnsi="Arial" w:cs="Arial"/>
                    <w:b/>
                    <w:bCs/>
                    <w:color w:val="000000"/>
                    <w:sz w:val="20"/>
                    <w:szCs w:val="20"/>
                  </w:rPr>
                </w:rPrChange>
              </w:rPr>
            </w:pPr>
            <w:ins w:id="1478" w:author="gsadi" w:date="2013-11-03T19:59:00Z">
              <w:r w:rsidRPr="002B0E74">
                <w:rPr>
                  <w:rFonts w:ascii="Arial" w:hAnsi="Arial" w:cs="Arial"/>
                  <w:b/>
                  <w:bCs/>
                  <w:color w:val="000000"/>
                  <w:sz w:val="18"/>
                  <w:szCs w:val="16"/>
                  <w:rPrChange w:id="1479" w:author="gsadi" w:date="2013-11-03T20:45:00Z">
                    <w:rPr>
                      <w:rFonts w:ascii="Arial" w:hAnsi="Arial" w:cs="Arial"/>
                      <w:b/>
                      <w:bCs/>
                      <w:color w:val="000000"/>
                      <w:sz w:val="20"/>
                      <w:u w:val="single"/>
                    </w:rPr>
                  </w:rPrChange>
                </w:rPr>
                <w:t>Data element</w:t>
              </w:r>
            </w:ins>
          </w:p>
        </w:tc>
        <w:tc>
          <w:tcPr>
            <w:tcW w:w="1259" w:type="dxa"/>
            <w:tcBorders>
              <w:top w:val="single" w:sz="4" w:space="0" w:color="auto"/>
              <w:left w:val="nil"/>
              <w:bottom w:val="single" w:sz="4" w:space="0" w:color="auto"/>
              <w:right w:val="single" w:sz="4" w:space="0" w:color="auto"/>
            </w:tcBorders>
            <w:shd w:val="clear" w:color="000000" w:fill="BFBFBF"/>
            <w:vAlign w:val="center"/>
            <w:hideMark/>
            <w:tcPrChange w:id="1480" w:author="gsadi" w:date="2013-11-03T20:47:00Z">
              <w:tcPr>
                <w:tcW w:w="1259"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rsidR="005F04C7" w:rsidRPr="00FE4F1F" w:rsidRDefault="002B0E74">
            <w:pPr>
              <w:jc w:val="center"/>
              <w:rPr>
                <w:ins w:id="1481" w:author="gsadi" w:date="2013-11-03T19:59:00Z"/>
                <w:rFonts w:ascii="Arial" w:hAnsi="Arial" w:cs="Arial"/>
                <w:b/>
                <w:bCs/>
                <w:color w:val="000000"/>
                <w:sz w:val="18"/>
                <w:szCs w:val="16"/>
                <w:rPrChange w:id="1482" w:author="gsadi" w:date="2013-11-03T20:45:00Z">
                  <w:rPr>
                    <w:ins w:id="1483" w:author="gsadi" w:date="2013-11-03T19:59:00Z"/>
                    <w:rFonts w:ascii="Arial" w:hAnsi="Arial" w:cs="Arial"/>
                    <w:b/>
                    <w:bCs/>
                    <w:color w:val="000000"/>
                    <w:sz w:val="20"/>
                    <w:szCs w:val="20"/>
                  </w:rPr>
                </w:rPrChange>
              </w:rPr>
            </w:pPr>
            <w:ins w:id="1484" w:author="gsadi" w:date="2013-11-03T19:59:00Z">
              <w:r w:rsidRPr="002B0E74">
                <w:rPr>
                  <w:rFonts w:ascii="Arial" w:hAnsi="Arial" w:cs="Arial"/>
                  <w:b/>
                  <w:bCs/>
                  <w:color w:val="000000"/>
                  <w:sz w:val="18"/>
                  <w:szCs w:val="16"/>
                  <w:rPrChange w:id="1485" w:author="gsadi" w:date="2013-11-03T20:45:00Z">
                    <w:rPr>
                      <w:rFonts w:ascii="Arial" w:hAnsi="Arial" w:cs="Arial"/>
                      <w:b/>
                      <w:bCs/>
                      <w:color w:val="000000"/>
                      <w:sz w:val="20"/>
                      <w:u w:val="single"/>
                    </w:rPr>
                  </w:rPrChange>
                </w:rPr>
                <w:t>Type</w:t>
              </w:r>
            </w:ins>
          </w:p>
        </w:tc>
        <w:tc>
          <w:tcPr>
            <w:tcW w:w="981" w:type="dxa"/>
            <w:tcBorders>
              <w:top w:val="single" w:sz="4" w:space="0" w:color="auto"/>
              <w:left w:val="nil"/>
              <w:bottom w:val="single" w:sz="4" w:space="0" w:color="auto"/>
              <w:right w:val="single" w:sz="4" w:space="0" w:color="auto"/>
            </w:tcBorders>
            <w:shd w:val="clear" w:color="000000" w:fill="BFBFBF"/>
            <w:vAlign w:val="center"/>
            <w:hideMark/>
            <w:tcPrChange w:id="1486" w:author="gsadi" w:date="2013-11-03T20:47:00Z">
              <w:tcPr>
                <w:tcW w:w="981" w:type="dxa"/>
                <w:tcBorders>
                  <w:top w:val="single" w:sz="4" w:space="0" w:color="auto"/>
                  <w:left w:val="nil"/>
                  <w:bottom w:val="single" w:sz="4" w:space="0" w:color="auto"/>
                  <w:right w:val="single" w:sz="4" w:space="0" w:color="auto"/>
                </w:tcBorders>
                <w:shd w:val="clear" w:color="000000" w:fill="BFBFBF"/>
                <w:vAlign w:val="center"/>
                <w:hideMark/>
              </w:tcPr>
            </w:tcPrChange>
          </w:tcPr>
          <w:p w:rsidR="005F04C7" w:rsidRPr="00FE4F1F" w:rsidRDefault="002B0E74">
            <w:pPr>
              <w:jc w:val="center"/>
              <w:rPr>
                <w:ins w:id="1487" w:author="gsadi" w:date="2013-11-03T19:59:00Z"/>
                <w:rFonts w:ascii="Arial" w:hAnsi="Arial" w:cs="Arial"/>
                <w:b/>
                <w:bCs/>
                <w:color w:val="000000"/>
                <w:sz w:val="18"/>
                <w:szCs w:val="16"/>
                <w:rPrChange w:id="1488" w:author="gsadi" w:date="2013-11-03T20:45:00Z">
                  <w:rPr>
                    <w:ins w:id="1489" w:author="gsadi" w:date="2013-11-03T19:59:00Z"/>
                    <w:rFonts w:ascii="Arial" w:hAnsi="Arial" w:cs="Arial"/>
                    <w:b/>
                    <w:bCs/>
                    <w:color w:val="000000"/>
                    <w:sz w:val="20"/>
                    <w:szCs w:val="20"/>
                  </w:rPr>
                </w:rPrChange>
              </w:rPr>
            </w:pPr>
            <w:ins w:id="1490" w:author="gsadi" w:date="2013-11-03T19:59:00Z">
              <w:r w:rsidRPr="002B0E74">
                <w:rPr>
                  <w:rFonts w:ascii="Arial" w:hAnsi="Arial" w:cs="Arial"/>
                  <w:b/>
                  <w:bCs/>
                  <w:color w:val="000000"/>
                  <w:sz w:val="18"/>
                  <w:szCs w:val="16"/>
                  <w:rPrChange w:id="1491" w:author="gsadi" w:date="2013-11-03T20:45:00Z">
                    <w:rPr>
                      <w:rFonts w:ascii="Arial" w:hAnsi="Arial" w:cs="Arial"/>
                      <w:b/>
                      <w:bCs/>
                      <w:color w:val="000000"/>
                      <w:sz w:val="20"/>
                      <w:u w:val="single"/>
                    </w:rPr>
                  </w:rPrChange>
                </w:rPr>
                <w:t>Source</w:t>
              </w:r>
            </w:ins>
          </w:p>
        </w:tc>
        <w:tc>
          <w:tcPr>
            <w:tcW w:w="767" w:type="dxa"/>
            <w:tcBorders>
              <w:top w:val="single" w:sz="4" w:space="0" w:color="auto"/>
              <w:left w:val="nil"/>
              <w:bottom w:val="single" w:sz="4" w:space="0" w:color="auto"/>
              <w:right w:val="single" w:sz="4" w:space="0" w:color="auto"/>
            </w:tcBorders>
            <w:shd w:val="clear" w:color="000000" w:fill="BFBFBF"/>
            <w:vAlign w:val="center"/>
            <w:hideMark/>
            <w:tcPrChange w:id="1492" w:author="gsadi" w:date="2013-11-03T20:47:00Z">
              <w:tcPr>
                <w:tcW w:w="767" w:type="dxa"/>
                <w:tcBorders>
                  <w:top w:val="single" w:sz="4" w:space="0" w:color="auto"/>
                  <w:left w:val="nil"/>
                  <w:bottom w:val="single" w:sz="4" w:space="0" w:color="auto"/>
                  <w:right w:val="single" w:sz="4" w:space="0" w:color="auto"/>
                </w:tcBorders>
                <w:shd w:val="clear" w:color="000000" w:fill="BFBFBF"/>
                <w:vAlign w:val="center"/>
                <w:hideMark/>
              </w:tcPr>
            </w:tcPrChange>
          </w:tcPr>
          <w:p w:rsidR="005F04C7" w:rsidRPr="00FE4F1F" w:rsidRDefault="002B0E74">
            <w:pPr>
              <w:jc w:val="center"/>
              <w:rPr>
                <w:ins w:id="1493" w:author="gsadi" w:date="2013-11-03T19:59:00Z"/>
                <w:rFonts w:ascii="Arial" w:hAnsi="Arial" w:cs="Arial"/>
                <w:b/>
                <w:bCs/>
                <w:color w:val="000000"/>
                <w:sz w:val="18"/>
                <w:szCs w:val="16"/>
                <w:rPrChange w:id="1494" w:author="gsadi" w:date="2013-11-03T20:45:00Z">
                  <w:rPr>
                    <w:ins w:id="1495" w:author="gsadi" w:date="2013-11-03T19:59:00Z"/>
                    <w:rFonts w:ascii="Arial" w:hAnsi="Arial" w:cs="Arial"/>
                    <w:b/>
                    <w:bCs/>
                    <w:color w:val="000000"/>
                    <w:sz w:val="20"/>
                    <w:szCs w:val="20"/>
                  </w:rPr>
                </w:rPrChange>
              </w:rPr>
            </w:pPr>
            <w:ins w:id="1496" w:author="gsadi" w:date="2013-11-03T19:59:00Z">
              <w:r w:rsidRPr="002B0E74">
                <w:rPr>
                  <w:rFonts w:ascii="Arial" w:hAnsi="Arial" w:cs="Arial"/>
                  <w:b/>
                  <w:bCs/>
                  <w:color w:val="000000"/>
                  <w:sz w:val="18"/>
                  <w:szCs w:val="16"/>
                  <w:rPrChange w:id="1497" w:author="gsadi" w:date="2013-11-03T20:45:00Z">
                    <w:rPr>
                      <w:rFonts w:ascii="Arial" w:hAnsi="Arial" w:cs="Arial"/>
                      <w:b/>
                      <w:bCs/>
                      <w:color w:val="000000"/>
                      <w:sz w:val="20"/>
                      <w:szCs w:val="20"/>
                      <w:u w:val="single"/>
                    </w:rPr>
                  </w:rPrChange>
                </w:rPr>
                <w:t>Target</w:t>
              </w:r>
            </w:ins>
          </w:p>
        </w:tc>
        <w:tc>
          <w:tcPr>
            <w:tcW w:w="3690" w:type="dxa"/>
            <w:tcBorders>
              <w:top w:val="single" w:sz="4" w:space="0" w:color="auto"/>
              <w:left w:val="nil"/>
              <w:bottom w:val="single" w:sz="4" w:space="0" w:color="auto"/>
              <w:right w:val="single" w:sz="4" w:space="0" w:color="auto"/>
            </w:tcBorders>
            <w:shd w:val="clear" w:color="000000" w:fill="BFBFBF"/>
            <w:vAlign w:val="center"/>
            <w:hideMark/>
            <w:tcPrChange w:id="1498" w:author="gsadi" w:date="2013-11-03T20:47:00Z">
              <w:tcPr>
                <w:tcW w:w="3690"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rsidR="005F04C7" w:rsidRPr="00FE4F1F" w:rsidRDefault="002B0E74">
            <w:pPr>
              <w:jc w:val="center"/>
              <w:rPr>
                <w:ins w:id="1499" w:author="gsadi" w:date="2013-11-03T19:59:00Z"/>
                <w:rFonts w:ascii="Arial" w:hAnsi="Arial" w:cs="Arial"/>
                <w:b/>
                <w:bCs/>
                <w:color w:val="000000"/>
                <w:sz w:val="18"/>
                <w:szCs w:val="16"/>
                <w:rPrChange w:id="1500" w:author="gsadi" w:date="2013-11-03T20:45:00Z">
                  <w:rPr>
                    <w:ins w:id="1501" w:author="gsadi" w:date="2013-11-03T19:59:00Z"/>
                    <w:rFonts w:ascii="Arial" w:hAnsi="Arial" w:cs="Arial"/>
                    <w:b/>
                    <w:bCs/>
                    <w:color w:val="000000"/>
                    <w:sz w:val="20"/>
                    <w:szCs w:val="20"/>
                  </w:rPr>
                </w:rPrChange>
              </w:rPr>
            </w:pPr>
            <w:ins w:id="1502" w:author="gsadi" w:date="2013-11-03T19:59:00Z">
              <w:r w:rsidRPr="002B0E74">
                <w:rPr>
                  <w:rFonts w:ascii="Arial" w:hAnsi="Arial" w:cs="Arial"/>
                  <w:b/>
                  <w:bCs/>
                  <w:color w:val="000000"/>
                  <w:sz w:val="18"/>
                  <w:szCs w:val="16"/>
                  <w:rPrChange w:id="1503" w:author="gsadi" w:date="2013-11-03T20:45:00Z">
                    <w:rPr>
                      <w:rFonts w:ascii="Arial" w:hAnsi="Arial" w:cs="Arial"/>
                      <w:b/>
                      <w:bCs/>
                      <w:color w:val="000000"/>
                      <w:sz w:val="20"/>
                      <w:u w:val="single"/>
                    </w:rPr>
                  </w:rPrChange>
                </w:rPr>
                <w:t>Integration Type</w:t>
              </w:r>
            </w:ins>
          </w:p>
        </w:tc>
      </w:tr>
      <w:tr w:rsidR="00704C5A" w:rsidRPr="00FE4F1F" w:rsidTr="00554AF8">
        <w:tblPrEx>
          <w:tblPrExChange w:id="1504" w:author="gsadi" w:date="2013-11-03T20:47:00Z">
            <w:tblPrEx>
              <w:jc w:val="left"/>
              <w:tblInd w:w="0" w:type="dxa"/>
            </w:tblPrEx>
          </w:tblPrExChange>
        </w:tblPrEx>
        <w:trPr>
          <w:trHeight w:val="285"/>
          <w:ins w:id="1505" w:author="gsadi" w:date="2013-11-03T19:59:00Z"/>
          <w:trPrChange w:id="1506"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507"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508" w:author="gsadi" w:date="2013-11-03T19:59:00Z"/>
                <w:rFonts w:ascii="Arial" w:hAnsi="Arial" w:cs="Arial"/>
                <w:color w:val="000000"/>
                <w:sz w:val="18"/>
                <w:szCs w:val="16"/>
                <w:rPrChange w:id="1509" w:author="gsadi" w:date="2013-11-03T20:45:00Z">
                  <w:rPr>
                    <w:ins w:id="1510" w:author="gsadi" w:date="2013-11-03T19:59:00Z"/>
                    <w:rFonts w:ascii="Arial" w:hAnsi="Arial" w:cs="Arial"/>
                    <w:color w:val="000000"/>
                    <w:sz w:val="20"/>
                    <w:szCs w:val="20"/>
                  </w:rPr>
                </w:rPrChange>
              </w:rPr>
            </w:pPr>
            <w:ins w:id="1511" w:author="gsadi" w:date="2013-11-03T19:59:00Z">
              <w:r w:rsidRPr="002B0E74">
                <w:rPr>
                  <w:rFonts w:ascii="Arial" w:hAnsi="Arial" w:cs="Arial"/>
                  <w:color w:val="000000"/>
                  <w:sz w:val="18"/>
                  <w:szCs w:val="16"/>
                  <w:rPrChange w:id="1512" w:author="gsadi" w:date="2013-11-03T20:45:00Z">
                    <w:rPr>
                      <w:rFonts w:ascii="Arial" w:hAnsi="Arial" w:cs="Arial"/>
                      <w:color w:val="000000"/>
                      <w:sz w:val="20"/>
                      <w:u w:val="single"/>
                    </w:rPr>
                  </w:rPrChange>
                </w:rPr>
                <w:t>Inventory Policy</w:t>
              </w:r>
            </w:ins>
          </w:p>
        </w:tc>
        <w:tc>
          <w:tcPr>
            <w:tcW w:w="1259" w:type="dxa"/>
            <w:tcBorders>
              <w:top w:val="nil"/>
              <w:left w:val="nil"/>
              <w:bottom w:val="single" w:sz="4" w:space="0" w:color="auto"/>
              <w:right w:val="single" w:sz="4" w:space="0" w:color="auto"/>
            </w:tcBorders>
            <w:shd w:val="clear" w:color="auto" w:fill="auto"/>
            <w:vAlign w:val="center"/>
            <w:hideMark/>
            <w:tcPrChange w:id="1513"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14" w:author="gsadi" w:date="2013-11-03T19:59:00Z"/>
                <w:rFonts w:ascii="Arial" w:hAnsi="Arial" w:cs="Arial"/>
                <w:color w:val="000000"/>
                <w:sz w:val="18"/>
                <w:szCs w:val="16"/>
                <w:rPrChange w:id="1515" w:author="gsadi" w:date="2013-11-03T20:45:00Z">
                  <w:rPr>
                    <w:ins w:id="1516" w:author="gsadi" w:date="2013-11-03T19:59:00Z"/>
                    <w:rFonts w:ascii="Arial" w:hAnsi="Arial" w:cs="Arial"/>
                    <w:color w:val="000000"/>
                    <w:sz w:val="20"/>
                    <w:szCs w:val="20"/>
                  </w:rPr>
                </w:rPrChange>
              </w:rPr>
            </w:pPr>
            <w:ins w:id="1517" w:author="gsadi" w:date="2013-11-03T19:59:00Z">
              <w:r w:rsidRPr="002B0E74">
                <w:rPr>
                  <w:rFonts w:ascii="Arial" w:hAnsi="Arial" w:cs="Arial"/>
                  <w:color w:val="000000"/>
                  <w:sz w:val="18"/>
                  <w:szCs w:val="16"/>
                  <w:rPrChange w:id="1518" w:author="gsadi" w:date="2013-11-03T20:45:00Z">
                    <w:rPr>
                      <w:rFonts w:ascii="Arial" w:hAnsi="Arial" w:cs="Arial"/>
                      <w:color w:val="000000"/>
                      <w:sz w:val="20"/>
                      <w:u w:val="single"/>
                    </w:rPr>
                  </w:rPrChange>
                </w:rPr>
                <w:t>Planning Parameters</w:t>
              </w:r>
            </w:ins>
          </w:p>
        </w:tc>
        <w:tc>
          <w:tcPr>
            <w:tcW w:w="981" w:type="dxa"/>
            <w:tcBorders>
              <w:top w:val="nil"/>
              <w:left w:val="nil"/>
              <w:bottom w:val="single" w:sz="4" w:space="0" w:color="auto"/>
              <w:right w:val="single" w:sz="4" w:space="0" w:color="auto"/>
            </w:tcBorders>
            <w:shd w:val="clear" w:color="auto" w:fill="auto"/>
            <w:vAlign w:val="center"/>
            <w:hideMark/>
            <w:tcPrChange w:id="1519"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20" w:author="gsadi" w:date="2013-11-03T19:59:00Z"/>
                <w:rFonts w:ascii="Arial" w:hAnsi="Arial" w:cs="Arial"/>
                <w:color w:val="000000"/>
                <w:sz w:val="18"/>
                <w:szCs w:val="16"/>
                <w:rPrChange w:id="1521" w:author="gsadi" w:date="2013-11-03T20:45:00Z">
                  <w:rPr>
                    <w:ins w:id="1522" w:author="gsadi" w:date="2013-11-03T19:59:00Z"/>
                    <w:rFonts w:ascii="Arial" w:hAnsi="Arial" w:cs="Arial"/>
                    <w:color w:val="000000"/>
                    <w:sz w:val="20"/>
                    <w:szCs w:val="20"/>
                  </w:rPr>
                </w:rPrChange>
              </w:rPr>
            </w:pPr>
            <w:ins w:id="1523" w:author="gsadi" w:date="2013-11-03T19:59:00Z">
              <w:r w:rsidRPr="002B0E74">
                <w:rPr>
                  <w:rFonts w:ascii="Arial" w:hAnsi="Arial" w:cs="Arial"/>
                  <w:color w:val="000000"/>
                  <w:sz w:val="18"/>
                  <w:szCs w:val="16"/>
                  <w:rPrChange w:id="1524"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525"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26" w:author="gsadi" w:date="2013-11-03T19:59:00Z"/>
                <w:rFonts w:ascii="Arial" w:hAnsi="Arial" w:cs="Arial"/>
                <w:color w:val="000000"/>
                <w:sz w:val="18"/>
                <w:szCs w:val="16"/>
                <w:rPrChange w:id="1527" w:author="gsadi" w:date="2013-11-03T20:45:00Z">
                  <w:rPr>
                    <w:ins w:id="1528" w:author="gsadi" w:date="2013-11-03T19:59:00Z"/>
                    <w:rFonts w:ascii="Arial" w:hAnsi="Arial" w:cs="Arial"/>
                    <w:color w:val="000000"/>
                    <w:sz w:val="20"/>
                    <w:szCs w:val="20"/>
                  </w:rPr>
                </w:rPrChange>
              </w:rPr>
            </w:pPr>
            <w:ins w:id="1529" w:author="gsadi" w:date="2013-11-03T19:59:00Z">
              <w:r w:rsidRPr="002B0E74">
                <w:rPr>
                  <w:rFonts w:ascii="Arial" w:hAnsi="Arial" w:cs="Arial"/>
                  <w:color w:val="000000"/>
                  <w:sz w:val="18"/>
                  <w:szCs w:val="16"/>
                  <w:rPrChange w:id="1530"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531"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32" w:author="gsadi" w:date="2013-11-03T19:59:00Z"/>
                <w:rFonts w:ascii="Arial" w:hAnsi="Arial" w:cs="Arial"/>
                <w:color w:val="000000"/>
                <w:sz w:val="18"/>
                <w:szCs w:val="16"/>
                <w:rPrChange w:id="1533" w:author="gsadi" w:date="2013-11-03T20:45:00Z">
                  <w:rPr>
                    <w:ins w:id="1534" w:author="gsadi" w:date="2013-11-03T19:59:00Z"/>
                    <w:rFonts w:ascii="Arial" w:hAnsi="Arial" w:cs="Arial"/>
                    <w:color w:val="000000"/>
                    <w:sz w:val="20"/>
                    <w:szCs w:val="20"/>
                  </w:rPr>
                </w:rPrChange>
              </w:rPr>
            </w:pPr>
            <w:ins w:id="1535" w:author="gsadi" w:date="2013-11-03T19:59:00Z">
              <w:r w:rsidRPr="002B0E74">
                <w:rPr>
                  <w:rFonts w:ascii="Arial" w:hAnsi="Arial" w:cs="Arial"/>
                  <w:color w:val="000000"/>
                  <w:sz w:val="18"/>
                  <w:szCs w:val="16"/>
                  <w:rPrChange w:id="1536" w:author="gsadi" w:date="2013-11-03T20:45:00Z">
                    <w:rPr>
                      <w:rFonts w:ascii="Arial" w:hAnsi="Arial" w:cs="Arial"/>
                      <w:color w:val="000000"/>
                      <w:sz w:val="20"/>
                      <w:u w:val="single"/>
                    </w:rPr>
                  </w:rPrChange>
                </w:rPr>
                <w:t>Hub and Spoke</w:t>
              </w:r>
            </w:ins>
          </w:p>
        </w:tc>
      </w:tr>
      <w:tr w:rsidR="00704C5A" w:rsidRPr="00FE4F1F" w:rsidTr="00554AF8">
        <w:tblPrEx>
          <w:tblPrExChange w:id="1537" w:author="gsadi" w:date="2013-11-03T20:47:00Z">
            <w:tblPrEx>
              <w:jc w:val="left"/>
              <w:tblInd w:w="0" w:type="dxa"/>
            </w:tblPrEx>
          </w:tblPrExChange>
        </w:tblPrEx>
        <w:trPr>
          <w:trHeight w:val="285"/>
          <w:ins w:id="1538" w:author="gsadi" w:date="2013-11-03T19:59:00Z"/>
          <w:trPrChange w:id="1539"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540"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541" w:author="gsadi" w:date="2013-11-03T19:59:00Z"/>
                <w:rFonts w:ascii="Arial" w:hAnsi="Arial" w:cs="Arial"/>
                <w:color w:val="000000"/>
                <w:sz w:val="18"/>
                <w:szCs w:val="16"/>
                <w:rPrChange w:id="1542" w:author="gsadi" w:date="2013-11-03T20:45:00Z">
                  <w:rPr>
                    <w:ins w:id="1543" w:author="gsadi" w:date="2013-11-03T19:59:00Z"/>
                    <w:rFonts w:ascii="Arial" w:hAnsi="Arial" w:cs="Arial"/>
                    <w:color w:val="000000"/>
                    <w:sz w:val="20"/>
                    <w:szCs w:val="20"/>
                  </w:rPr>
                </w:rPrChange>
              </w:rPr>
            </w:pPr>
            <w:ins w:id="1544" w:author="gsadi" w:date="2013-11-03T19:59:00Z">
              <w:r w:rsidRPr="002B0E74">
                <w:rPr>
                  <w:rFonts w:ascii="Arial" w:hAnsi="Arial" w:cs="Arial"/>
                  <w:color w:val="000000"/>
                  <w:sz w:val="18"/>
                  <w:szCs w:val="16"/>
                  <w:rPrChange w:id="1545" w:author="gsadi" w:date="2013-11-03T20:45:00Z">
                    <w:rPr>
                      <w:rFonts w:ascii="Arial" w:hAnsi="Arial" w:cs="Arial"/>
                      <w:color w:val="000000"/>
                      <w:sz w:val="20"/>
                      <w:u w:val="single"/>
                    </w:rPr>
                  </w:rPrChange>
                </w:rPr>
                <w:t>Capacity Groups</w:t>
              </w:r>
            </w:ins>
          </w:p>
        </w:tc>
        <w:tc>
          <w:tcPr>
            <w:tcW w:w="1259" w:type="dxa"/>
            <w:tcBorders>
              <w:top w:val="nil"/>
              <w:left w:val="nil"/>
              <w:bottom w:val="single" w:sz="4" w:space="0" w:color="auto"/>
              <w:right w:val="single" w:sz="4" w:space="0" w:color="auto"/>
            </w:tcBorders>
            <w:shd w:val="clear" w:color="auto" w:fill="auto"/>
            <w:vAlign w:val="center"/>
            <w:hideMark/>
            <w:tcPrChange w:id="1546"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47" w:author="gsadi" w:date="2013-11-03T19:59:00Z"/>
                <w:rFonts w:ascii="Arial" w:hAnsi="Arial" w:cs="Arial"/>
                <w:color w:val="000000"/>
                <w:sz w:val="18"/>
                <w:szCs w:val="16"/>
                <w:rPrChange w:id="1548" w:author="gsadi" w:date="2013-11-03T20:45:00Z">
                  <w:rPr>
                    <w:ins w:id="1549" w:author="gsadi" w:date="2013-11-03T19:59:00Z"/>
                    <w:rFonts w:ascii="Arial" w:hAnsi="Arial" w:cs="Arial"/>
                    <w:color w:val="000000"/>
                    <w:sz w:val="20"/>
                    <w:szCs w:val="20"/>
                  </w:rPr>
                </w:rPrChange>
              </w:rPr>
            </w:pPr>
            <w:ins w:id="1550" w:author="gsadi" w:date="2013-11-03T19:59:00Z">
              <w:r w:rsidRPr="002B0E74">
                <w:rPr>
                  <w:rFonts w:ascii="Arial" w:hAnsi="Arial" w:cs="Arial"/>
                  <w:color w:val="000000"/>
                  <w:sz w:val="18"/>
                  <w:szCs w:val="16"/>
                  <w:rPrChange w:id="1551" w:author="gsadi" w:date="2013-11-03T20:45:00Z">
                    <w:rPr>
                      <w:rFonts w:ascii="Arial" w:hAnsi="Arial" w:cs="Arial"/>
                      <w:color w:val="000000"/>
                      <w:sz w:val="20"/>
                      <w:u w:val="single"/>
                    </w:rPr>
                  </w:rPrChange>
                </w:rPr>
                <w:t>Planning Parameters</w:t>
              </w:r>
            </w:ins>
          </w:p>
        </w:tc>
        <w:tc>
          <w:tcPr>
            <w:tcW w:w="981" w:type="dxa"/>
            <w:tcBorders>
              <w:top w:val="nil"/>
              <w:left w:val="nil"/>
              <w:bottom w:val="single" w:sz="4" w:space="0" w:color="auto"/>
              <w:right w:val="single" w:sz="4" w:space="0" w:color="auto"/>
            </w:tcBorders>
            <w:shd w:val="clear" w:color="auto" w:fill="auto"/>
            <w:vAlign w:val="center"/>
            <w:hideMark/>
            <w:tcPrChange w:id="1552"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53" w:author="gsadi" w:date="2013-11-03T19:59:00Z"/>
                <w:rFonts w:ascii="Arial" w:hAnsi="Arial" w:cs="Arial"/>
                <w:color w:val="000000"/>
                <w:sz w:val="18"/>
                <w:szCs w:val="16"/>
                <w:rPrChange w:id="1554" w:author="gsadi" w:date="2013-11-03T20:45:00Z">
                  <w:rPr>
                    <w:ins w:id="1555" w:author="gsadi" w:date="2013-11-03T19:59:00Z"/>
                    <w:rFonts w:ascii="Arial" w:hAnsi="Arial" w:cs="Arial"/>
                    <w:color w:val="000000"/>
                    <w:sz w:val="20"/>
                    <w:szCs w:val="20"/>
                  </w:rPr>
                </w:rPrChange>
              </w:rPr>
            </w:pPr>
            <w:ins w:id="1556" w:author="gsadi" w:date="2013-11-03T19:59:00Z">
              <w:r w:rsidRPr="002B0E74">
                <w:rPr>
                  <w:rFonts w:ascii="Arial" w:hAnsi="Arial" w:cs="Arial"/>
                  <w:color w:val="000000"/>
                  <w:sz w:val="18"/>
                  <w:szCs w:val="16"/>
                  <w:rPrChange w:id="1557"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558"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59" w:author="gsadi" w:date="2013-11-03T19:59:00Z"/>
                <w:rFonts w:ascii="Arial" w:hAnsi="Arial" w:cs="Arial"/>
                <w:color w:val="000000"/>
                <w:sz w:val="18"/>
                <w:szCs w:val="16"/>
                <w:rPrChange w:id="1560" w:author="gsadi" w:date="2013-11-03T20:45:00Z">
                  <w:rPr>
                    <w:ins w:id="1561" w:author="gsadi" w:date="2013-11-03T19:59:00Z"/>
                    <w:rFonts w:ascii="Arial" w:hAnsi="Arial" w:cs="Arial"/>
                    <w:color w:val="000000"/>
                    <w:sz w:val="20"/>
                    <w:szCs w:val="20"/>
                  </w:rPr>
                </w:rPrChange>
              </w:rPr>
            </w:pPr>
            <w:ins w:id="1562" w:author="gsadi" w:date="2013-11-03T19:59:00Z">
              <w:r w:rsidRPr="002B0E74">
                <w:rPr>
                  <w:rFonts w:ascii="Arial" w:hAnsi="Arial" w:cs="Arial"/>
                  <w:color w:val="000000"/>
                  <w:sz w:val="18"/>
                  <w:szCs w:val="16"/>
                  <w:rPrChange w:id="1563"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564"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65" w:author="gsadi" w:date="2013-11-03T19:59:00Z"/>
                <w:rFonts w:ascii="Arial" w:hAnsi="Arial" w:cs="Arial"/>
                <w:color w:val="000000"/>
                <w:sz w:val="18"/>
                <w:szCs w:val="16"/>
                <w:rPrChange w:id="1566" w:author="gsadi" w:date="2013-11-03T20:45:00Z">
                  <w:rPr>
                    <w:ins w:id="1567" w:author="gsadi" w:date="2013-11-03T19:59:00Z"/>
                    <w:rFonts w:ascii="Arial" w:hAnsi="Arial" w:cs="Arial"/>
                    <w:color w:val="000000"/>
                    <w:sz w:val="20"/>
                    <w:szCs w:val="20"/>
                  </w:rPr>
                </w:rPrChange>
              </w:rPr>
            </w:pPr>
            <w:ins w:id="1568" w:author="gsadi" w:date="2013-11-03T19:59:00Z">
              <w:r w:rsidRPr="002B0E74">
                <w:rPr>
                  <w:rFonts w:ascii="Arial" w:hAnsi="Arial" w:cs="Arial"/>
                  <w:color w:val="000000"/>
                  <w:sz w:val="18"/>
                  <w:szCs w:val="16"/>
                  <w:rPrChange w:id="1569" w:author="gsadi" w:date="2013-11-03T20:45:00Z">
                    <w:rPr>
                      <w:rFonts w:ascii="Arial" w:hAnsi="Arial" w:cs="Arial"/>
                      <w:color w:val="000000"/>
                      <w:sz w:val="20"/>
                      <w:u w:val="single"/>
                    </w:rPr>
                  </w:rPrChange>
                </w:rPr>
                <w:t>Check table service/FTE</w:t>
              </w:r>
            </w:ins>
          </w:p>
        </w:tc>
      </w:tr>
      <w:tr w:rsidR="00704C5A" w:rsidRPr="00FE4F1F" w:rsidTr="00554AF8">
        <w:tblPrEx>
          <w:tblPrExChange w:id="1570" w:author="gsadi" w:date="2013-11-03T20:47:00Z">
            <w:tblPrEx>
              <w:jc w:val="left"/>
              <w:tblInd w:w="0" w:type="dxa"/>
            </w:tblPrEx>
          </w:tblPrExChange>
        </w:tblPrEx>
        <w:trPr>
          <w:trHeight w:val="300"/>
          <w:ins w:id="1571" w:author="gsadi" w:date="2013-11-03T19:59:00Z"/>
          <w:trPrChange w:id="1572"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573"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574" w:author="gsadi" w:date="2013-11-03T19:59:00Z"/>
                <w:rFonts w:ascii="Arial" w:hAnsi="Arial" w:cs="Arial"/>
                <w:color w:val="000000"/>
                <w:sz w:val="18"/>
                <w:szCs w:val="16"/>
                <w:rPrChange w:id="1575" w:author="gsadi" w:date="2013-11-03T20:45:00Z">
                  <w:rPr>
                    <w:ins w:id="1576" w:author="gsadi" w:date="2013-11-03T19:59:00Z"/>
                    <w:rFonts w:ascii="Arial" w:hAnsi="Arial" w:cs="Arial"/>
                    <w:color w:val="000000"/>
                    <w:sz w:val="20"/>
                    <w:szCs w:val="20"/>
                  </w:rPr>
                </w:rPrChange>
              </w:rPr>
            </w:pPr>
            <w:ins w:id="1577" w:author="gsadi" w:date="2013-11-03T19:59:00Z">
              <w:r w:rsidRPr="002B0E74">
                <w:rPr>
                  <w:rFonts w:ascii="Arial" w:hAnsi="Arial" w:cs="Arial"/>
                  <w:color w:val="000000"/>
                  <w:sz w:val="18"/>
                  <w:szCs w:val="16"/>
                  <w:rPrChange w:id="1578" w:author="gsadi" w:date="2013-11-03T20:45:00Z">
                    <w:rPr>
                      <w:rFonts w:ascii="Arial" w:hAnsi="Arial" w:cs="Arial"/>
                      <w:color w:val="000000"/>
                      <w:sz w:val="20"/>
                      <w:u w:val="single"/>
                    </w:rPr>
                  </w:rPrChange>
                </w:rPr>
                <w:t>Planning Increments</w:t>
              </w:r>
            </w:ins>
          </w:p>
        </w:tc>
        <w:tc>
          <w:tcPr>
            <w:tcW w:w="1259" w:type="dxa"/>
            <w:tcBorders>
              <w:top w:val="nil"/>
              <w:left w:val="nil"/>
              <w:bottom w:val="single" w:sz="4" w:space="0" w:color="auto"/>
              <w:right w:val="single" w:sz="4" w:space="0" w:color="auto"/>
            </w:tcBorders>
            <w:shd w:val="clear" w:color="auto" w:fill="auto"/>
            <w:vAlign w:val="center"/>
            <w:hideMark/>
            <w:tcPrChange w:id="1579"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80" w:author="gsadi" w:date="2013-11-03T19:59:00Z"/>
                <w:rFonts w:ascii="Arial" w:hAnsi="Arial" w:cs="Arial"/>
                <w:color w:val="000000"/>
                <w:sz w:val="18"/>
                <w:szCs w:val="16"/>
                <w:rPrChange w:id="1581" w:author="gsadi" w:date="2013-11-03T20:45:00Z">
                  <w:rPr>
                    <w:ins w:id="1582" w:author="gsadi" w:date="2013-11-03T19:59:00Z"/>
                    <w:rFonts w:ascii="Arial" w:hAnsi="Arial" w:cs="Arial"/>
                    <w:color w:val="000000"/>
                    <w:sz w:val="20"/>
                    <w:szCs w:val="20"/>
                  </w:rPr>
                </w:rPrChange>
              </w:rPr>
            </w:pPr>
            <w:ins w:id="1583" w:author="gsadi" w:date="2013-11-03T19:59:00Z">
              <w:r w:rsidRPr="002B0E74">
                <w:rPr>
                  <w:rFonts w:ascii="Arial" w:hAnsi="Arial" w:cs="Arial"/>
                  <w:color w:val="000000"/>
                  <w:sz w:val="18"/>
                  <w:szCs w:val="16"/>
                  <w:rPrChange w:id="1584" w:author="gsadi" w:date="2013-11-03T20:45:00Z">
                    <w:rPr>
                      <w:rFonts w:ascii="Arial" w:hAnsi="Arial" w:cs="Arial"/>
                      <w:color w:val="000000"/>
                      <w:sz w:val="20"/>
                      <w:u w:val="single"/>
                    </w:rPr>
                  </w:rPrChange>
                </w:rPr>
                <w:t>Planning Parameters</w:t>
              </w:r>
            </w:ins>
          </w:p>
        </w:tc>
        <w:tc>
          <w:tcPr>
            <w:tcW w:w="981" w:type="dxa"/>
            <w:tcBorders>
              <w:top w:val="nil"/>
              <w:left w:val="nil"/>
              <w:bottom w:val="single" w:sz="4" w:space="0" w:color="auto"/>
              <w:right w:val="single" w:sz="4" w:space="0" w:color="auto"/>
            </w:tcBorders>
            <w:shd w:val="clear" w:color="auto" w:fill="auto"/>
            <w:vAlign w:val="center"/>
            <w:hideMark/>
            <w:tcPrChange w:id="1585"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86" w:author="gsadi" w:date="2013-11-03T19:59:00Z"/>
                <w:rFonts w:ascii="Arial" w:hAnsi="Arial" w:cs="Arial"/>
                <w:color w:val="000000"/>
                <w:sz w:val="18"/>
                <w:szCs w:val="16"/>
                <w:rPrChange w:id="1587" w:author="gsadi" w:date="2013-11-03T20:45:00Z">
                  <w:rPr>
                    <w:ins w:id="1588" w:author="gsadi" w:date="2013-11-03T19:59:00Z"/>
                    <w:rFonts w:ascii="Arial" w:hAnsi="Arial" w:cs="Arial"/>
                    <w:color w:val="000000"/>
                    <w:sz w:val="20"/>
                    <w:szCs w:val="20"/>
                  </w:rPr>
                </w:rPrChange>
              </w:rPr>
            </w:pPr>
            <w:ins w:id="1589" w:author="gsadi" w:date="2013-11-03T19:59:00Z">
              <w:r w:rsidRPr="002B0E74">
                <w:rPr>
                  <w:rFonts w:ascii="Arial" w:hAnsi="Arial" w:cs="Arial"/>
                  <w:color w:val="000000"/>
                  <w:sz w:val="18"/>
                  <w:szCs w:val="16"/>
                  <w:rPrChange w:id="1590"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591"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92" w:author="gsadi" w:date="2013-11-03T19:59:00Z"/>
                <w:rFonts w:ascii="Arial" w:hAnsi="Arial" w:cs="Arial"/>
                <w:color w:val="000000"/>
                <w:sz w:val="18"/>
                <w:szCs w:val="16"/>
                <w:rPrChange w:id="1593" w:author="gsadi" w:date="2013-11-03T20:45:00Z">
                  <w:rPr>
                    <w:ins w:id="1594" w:author="gsadi" w:date="2013-11-03T19:59:00Z"/>
                    <w:rFonts w:ascii="Arial" w:hAnsi="Arial" w:cs="Arial"/>
                    <w:color w:val="000000"/>
                    <w:sz w:val="20"/>
                    <w:szCs w:val="20"/>
                  </w:rPr>
                </w:rPrChange>
              </w:rPr>
            </w:pPr>
            <w:ins w:id="1595" w:author="gsadi" w:date="2013-11-03T19:59:00Z">
              <w:r w:rsidRPr="002B0E74">
                <w:rPr>
                  <w:rFonts w:ascii="Arial" w:hAnsi="Arial" w:cs="Arial"/>
                  <w:color w:val="000000"/>
                  <w:sz w:val="18"/>
                  <w:szCs w:val="16"/>
                  <w:rPrChange w:id="1596"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597"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598" w:author="gsadi" w:date="2013-11-03T19:59:00Z"/>
                <w:rFonts w:ascii="Arial" w:hAnsi="Arial" w:cs="Arial"/>
                <w:color w:val="000000"/>
                <w:sz w:val="18"/>
                <w:szCs w:val="16"/>
                <w:rPrChange w:id="1599" w:author="gsadi" w:date="2013-11-03T20:45:00Z">
                  <w:rPr>
                    <w:ins w:id="1600" w:author="gsadi" w:date="2013-11-03T19:59:00Z"/>
                    <w:rFonts w:ascii="Arial" w:hAnsi="Arial" w:cs="Arial"/>
                    <w:color w:val="000000"/>
                    <w:sz w:val="20"/>
                    <w:szCs w:val="20"/>
                  </w:rPr>
                </w:rPrChange>
              </w:rPr>
            </w:pPr>
            <w:ins w:id="1601" w:author="gsadi" w:date="2013-11-03T19:59:00Z">
              <w:r w:rsidRPr="002B0E74">
                <w:rPr>
                  <w:rFonts w:ascii="Arial" w:hAnsi="Arial" w:cs="Arial"/>
                  <w:color w:val="000000"/>
                  <w:sz w:val="18"/>
                  <w:szCs w:val="16"/>
                  <w:rPrChange w:id="1602" w:author="gsadi" w:date="2013-11-03T20:45:00Z">
                    <w:rPr>
                      <w:rFonts w:ascii="Arial" w:hAnsi="Arial" w:cs="Arial"/>
                      <w:color w:val="000000"/>
                      <w:sz w:val="20"/>
                      <w:szCs w:val="20"/>
                      <w:u w:val="single"/>
                    </w:rPr>
                  </w:rPrChange>
                </w:rPr>
                <w:t>Item Master Service-&gt;ODMSTR DB</w:t>
              </w:r>
            </w:ins>
          </w:p>
        </w:tc>
      </w:tr>
      <w:tr w:rsidR="00704C5A" w:rsidRPr="00FE4F1F" w:rsidTr="00554AF8">
        <w:tblPrEx>
          <w:tblPrExChange w:id="1603" w:author="gsadi" w:date="2013-11-03T20:47:00Z">
            <w:tblPrEx>
              <w:jc w:val="left"/>
              <w:tblInd w:w="0" w:type="dxa"/>
            </w:tblPrEx>
          </w:tblPrExChange>
        </w:tblPrEx>
        <w:trPr>
          <w:trHeight w:val="300"/>
          <w:ins w:id="1604" w:author="gsadi" w:date="2013-11-03T19:59:00Z"/>
          <w:trPrChange w:id="1605"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606"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607" w:author="gsadi" w:date="2013-11-03T19:59:00Z"/>
                <w:rFonts w:ascii="Arial" w:hAnsi="Arial" w:cs="Arial"/>
                <w:color w:val="000000"/>
                <w:sz w:val="18"/>
                <w:szCs w:val="16"/>
                <w:rPrChange w:id="1608" w:author="gsadi" w:date="2013-11-03T20:45:00Z">
                  <w:rPr>
                    <w:ins w:id="1609" w:author="gsadi" w:date="2013-11-03T19:59:00Z"/>
                    <w:rFonts w:ascii="Arial" w:hAnsi="Arial" w:cs="Arial"/>
                    <w:color w:val="000000"/>
                    <w:sz w:val="20"/>
                    <w:szCs w:val="20"/>
                  </w:rPr>
                </w:rPrChange>
              </w:rPr>
            </w:pPr>
            <w:ins w:id="1610" w:author="gsadi" w:date="2013-11-03T19:59:00Z">
              <w:r w:rsidRPr="002B0E74">
                <w:rPr>
                  <w:rFonts w:ascii="Arial" w:hAnsi="Arial" w:cs="Arial"/>
                  <w:color w:val="000000"/>
                  <w:sz w:val="18"/>
                  <w:szCs w:val="16"/>
                  <w:rPrChange w:id="1611" w:author="gsadi" w:date="2013-11-03T20:45:00Z">
                    <w:rPr>
                      <w:rFonts w:ascii="Arial" w:hAnsi="Arial" w:cs="Arial"/>
                      <w:color w:val="000000"/>
                      <w:sz w:val="20"/>
                      <w:u w:val="single"/>
                    </w:rPr>
                  </w:rPrChange>
                </w:rPr>
                <w:t>Material Attribute</w:t>
              </w:r>
            </w:ins>
          </w:p>
        </w:tc>
        <w:tc>
          <w:tcPr>
            <w:tcW w:w="1259" w:type="dxa"/>
            <w:tcBorders>
              <w:top w:val="nil"/>
              <w:left w:val="nil"/>
              <w:bottom w:val="single" w:sz="4" w:space="0" w:color="auto"/>
              <w:right w:val="single" w:sz="4" w:space="0" w:color="auto"/>
            </w:tcBorders>
            <w:shd w:val="clear" w:color="auto" w:fill="auto"/>
            <w:vAlign w:val="center"/>
            <w:hideMark/>
            <w:tcPrChange w:id="1612"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13" w:author="gsadi" w:date="2013-11-03T19:59:00Z"/>
                <w:rFonts w:ascii="Arial" w:hAnsi="Arial" w:cs="Arial"/>
                <w:color w:val="000000"/>
                <w:sz w:val="18"/>
                <w:szCs w:val="16"/>
                <w:rPrChange w:id="1614" w:author="gsadi" w:date="2013-11-03T20:45:00Z">
                  <w:rPr>
                    <w:ins w:id="1615" w:author="gsadi" w:date="2013-11-03T19:59:00Z"/>
                    <w:rFonts w:ascii="Arial" w:hAnsi="Arial" w:cs="Arial"/>
                    <w:color w:val="000000"/>
                    <w:sz w:val="20"/>
                    <w:szCs w:val="20"/>
                  </w:rPr>
                </w:rPrChange>
              </w:rPr>
            </w:pPr>
            <w:ins w:id="1616" w:author="gsadi" w:date="2013-11-03T19:59:00Z">
              <w:r w:rsidRPr="002B0E74">
                <w:rPr>
                  <w:rFonts w:ascii="Arial" w:hAnsi="Arial" w:cs="Arial"/>
                  <w:color w:val="000000"/>
                  <w:sz w:val="18"/>
                  <w:szCs w:val="16"/>
                  <w:rPrChange w:id="1617" w:author="gsadi" w:date="2013-11-03T20:45:00Z">
                    <w:rPr>
                      <w:rFonts w:ascii="Arial" w:hAnsi="Arial" w:cs="Arial"/>
                      <w:color w:val="000000"/>
                      <w:sz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618"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19" w:author="gsadi" w:date="2013-11-03T19:59:00Z"/>
                <w:rFonts w:ascii="Arial" w:hAnsi="Arial" w:cs="Arial"/>
                <w:color w:val="000000"/>
                <w:sz w:val="18"/>
                <w:szCs w:val="16"/>
                <w:rPrChange w:id="1620" w:author="gsadi" w:date="2013-11-03T20:45:00Z">
                  <w:rPr>
                    <w:ins w:id="1621" w:author="gsadi" w:date="2013-11-03T19:59:00Z"/>
                    <w:rFonts w:ascii="Arial" w:hAnsi="Arial" w:cs="Arial"/>
                    <w:color w:val="000000"/>
                    <w:sz w:val="20"/>
                    <w:szCs w:val="20"/>
                  </w:rPr>
                </w:rPrChange>
              </w:rPr>
            </w:pPr>
            <w:ins w:id="1622" w:author="gsadi" w:date="2013-11-03T19:59:00Z">
              <w:r w:rsidRPr="002B0E74">
                <w:rPr>
                  <w:rFonts w:ascii="Arial" w:hAnsi="Arial" w:cs="Arial"/>
                  <w:color w:val="000000"/>
                  <w:sz w:val="18"/>
                  <w:szCs w:val="16"/>
                  <w:rPrChange w:id="1623"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624"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25" w:author="gsadi" w:date="2013-11-03T19:59:00Z"/>
                <w:rFonts w:ascii="Arial" w:hAnsi="Arial" w:cs="Arial"/>
                <w:color w:val="000000"/>
                <w:sz w:val="18"/>
                <w:szCs w:val="16"/>
                <w:rPrChange w:id="1626" w:author="gsadi" w:date="2013-11-03T20:45:00Z">
                  <w:rPr>
                    <w:ins w:id="1627" w:author="gsadi" w:date="2013-11-03T19:59:00Z"/>
                    <w:rFonts w:ascii="Arial" w:hAnsi="Arial" w:cs="Arial"/>
                    <w:color w:val="000000"/>
                    <w:sz w:val="20"/>
                    <w:szCs w:val="20"/>
                  </w:rPr>
                </w:rPrChange>
              </w:rPr>
            </w:pPr>
            <w:ins w:id="1628" w:author="gsadi" w:date="2013-11-03T19:59:00Z">
              <w:r w:rsidRPr="002B0E74">
                <w:rPr>
                  <w:rFonts w:ascii="Arial" w:hAnsi="Arial" w:cs="Arial"/>
                  <w:color w:val="000000"/>
                  <w:sz w:val="18"/>
                  <w:szCs w:val="16"/>
                  <w:rPrChange w:id="1629"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630"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31" w:author="gsadi" w:date="2013-11-03T19:59:00Z"/>
                <w:rFonts w:ascii="Arial" w:hAnsi="Arial" w:cs="Arial"/>
                <w:color w:val="000000"/>
                <w:sz w:val="18"/>
                <w:szCs w:val="16"/>
                <w:rPrChange w:id="1632" w:author="gsadi" w:date="2013-11-03T20:45:00Z">
                  <w:rPr>
                    <w:ins w:id="1633" w:author="gsadi" w:date="2013-11-03T19:59:00Z"/>
                    <w:rFonts w:ascii="Arial" w:hAnsi="Arial" w:cs="Arial"/>
                    <w:color w:val="000000"/>
                    <w:sz w:val="20"/>
                    <w:szCs w:val="20"/>
                  </w:rPr>
                </w:rPrChange>
              </w:rPr>
            </w:pPr>
            <w:ins w:id="1634" w:author="gsadi" w:date="2013-11-03T19:59:00Z">
              <w:r w:rsidRPr="002B0E74">
                <w:rPr>
                  <w:rFonts w:ascii="Arial" w:hAnsi="Arial" w:cs="Arial"/>
                  <w:color w:val="000000"/>
                  <w:sz w:val="18"/>
                  <w:szCs w:val="16"/>
                  <w:rPrChange w:id="1635" w:author="gsadi" w:date="2013-11-03T20:45:00Z">
                    <w:rPr>
                      <w:rFonts w:ascii="Arial" w:hAnsi="Arial" w:cs="Arial"/>
                      <w:color w:val="000000"/>
                      <w:sz w:val="20"/>
                      <w:szCs w:val="20"/>
                      <w:u w:val="single"/>
                    </w:rPr>
                  </w:rPrChange>
                </w:rPr>
                <w:t>Item Master Service-&gt;ODMSTR DB</w:t>
              </w:r>
            </w:ins>
          </w:p>
        </w:tc>
      </w:tr>
      <w:tr w:rsidR="00704C5A" w:rsidRPr="00FE4F1F" w:rsidTr="00554AF8">
        <w:tblPrEx>
          <w:tblPrExChange w:id="1636" w:author="gsadi" w:date="2013-11-03T20:47:00Z">
            <w:tblPrEx>
              <w:jc w:val="left"/>
              <w:tblInd w:w="0" w:type="dxa"/>
            </w:tblPrEx>
          </w:tblPrExChange>
        </w:tblPrEx>
        <w:trPr>
          <w:trHeight w:val="300"/>
          <w:ins w:id="1637" w:author="gsadi" w:date="2013-11-03T19:59:00Z"/>
          <w:trPrChange w:id="1638"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639"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640" w:author="gsadi" w:date="2013-11-03T19:59:00Z"/>
                <w:rFonts w:ascii="Arial" w:hAnsi="Arial" w:cs="Arial"/>
                <w:color w:val="000000"/>
                <w:sz w:val="18"/>
                <w:szCs w:val="16"/>
                <w:rPrChange w:id="1641" w:author="gsadi" w:date="2013-11-03T20:45:00Z">
                  <w:rPr>
                    <w:ins w:id="1642" w:author="gsadi" w:date="2013-11-03T19:59:00Z"/>
                    <w:rFonts w:ascii="Arial" w:hAnsi="Arial" w:cs="Arial"/>
                    <w:color w:val="000000"/>
                    <w:sz w:val="20"/>
                    <w:szCs w:val="20"/>
                  </w:rPr>
                </w:rPrChange>
              </w:rPr>
            </w:pPr>
            <w:ins w:id="1643" w:author="gsadi" w:date="2013-11-03T19:59:00Z">
              <w:r w:rsidRPr="002B0E74">
                <w:rPr>
                  <w:rFonts w:ascii="Arial" w:hAnsi="Arial" w:cs="Arial"/>
                  <w:color w:val="000000"/>
                  <w:sz w:val="18"/>
                  <w:szCs w:val="16"/>
                  <w:rPrChange w:id="1644" w:author="gsadi" w:date="2013-11-03T20:45:00Z">
                    <w:rPr>
                      <w:rFonts w:ascii="Arial" w:hAnsi="Arial" w:cs="Arial"/>
                      <w:color w:val="000000"/>
                      <w:sz w:val="20"/>
                      <w:szCs w:val="20"/>
                      <w:u w:val="single"/>
                    </w:rPr>
                  </w:rPrChange>
                </w:rPr>
                <w:t>Material Attribute Master</w:t>
              </w:r>
            </w:ins>
          </w:p>
        </w:tc>
        <w:tc>
          <w:tcPr>
            <w:tcW w:w="1259" w:type="dxa"/>
            <w:tcBorders>
              <w:top w:val="nil"/>
              <w:left w:val="nil"/>
              <w:bottom w:val="single" w:sz="4" w:space="0" w:color="auto"/>
              <w:right w:val="single" w:sz="4" w:space="0" w:color="auto"/>
            </w:tcBorders>
            <w:shd w:val="clear" w:color="auto" w:fill="auto"/>
            <w:vAlign w:val="center"/>
            <w:hideMark/>
            <w:tcPrChange w:id="1645"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46" w:author="gsadi" w:date="2013-11-03T19:59:00Z"/>
                <w:rFonts w:ascii="Arial" w:hAnsi="Arial" w:cs="Arial"/>
                <w:color w:val="000000"/>
                <w:sz w:val="18"/>
                <w:szCs w:val="16"/>
                <w:rPrChange w:id="1647" w:author="gsadi" w:date="2013-11-03T20:45:00Z">
                  <w:rPr>
                    <w:ins w:id="1648" w:author="gsadi" w:date="2013-11-03T19:59:00Z"/>
                    <w:rFonts w:ascii="Arial" w:hAnsi="Arial" w:cs="Arial"/>
                    <w:color w:val="000000"/>
                    <w:sz w:val="20"/>
                    <w:szCs w:val="20"/>
                  </w:rPr>
                </w:rPrChange>
              </w:rPr>
            </w:pPr>
            <w:ins w:id="1649" w:author="gsadi" w:date="2013-11-03T19:59:00Z">
              <w:r w:rsidRPr="002B0E74">
                <w:rPr>
                  <w:rFonts w:ascii="Arial" w:hAnsi="Arial" w:cs="Arial"/>
                  <w:color w:val="000000"/>
                  <w:sz w:val="18"/>
                  <w:szCs w:val="16"/>
                  <w:rPrChange w:id="1650"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651"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52" w:author="gsadi" w:date="2013-11-03T19:59:00Z"/>
                <w:rFonts w:ascii="Arial" w:hAnsi="Arial" w:cs="Arial"/>
                <w:color w:val="000000"/>
                <w:sz w:val="18"/>
                <w:szCs w:val="16"/>
                <w:rPrChange w:id="1653" w:author="gsadi" w:date="2013-11-03T20:45:00Z">
                  <w:rPr>
                    <w:ins w:id="1654" w:author="gsadi" w:date="2013-11-03T19:59:00Z"/>
                    <w:rFonts w:ascii="Arial" w:hAnsi="Arial" w:cs="Arial"/>
                    <w:color w:val="000000"/>
                    <w:sz w:val="20"/>
                    <w:szCs w:val="20"/>
                  </w:rPr>
                </w:rPrChange>
              </w:rPr>
            </w:pPr>
            <w:ins w:id="1655" w:author="gsadi" w:date="2013-11-03T19:59:00Z">
              <w:r w:rsidRPr="002B0E74">
                <w:rPr>
                  <w:rFonts w:ascii="Arial" w:hAnsi="Arial" w:cs="Arial"/>
                  <w:color w:val="000000"/>
                  <w:sz w:val="18"/>
                  <w:szCs w:val="16"/>
                  <w:rPrChange w:id="1656"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657"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58" w:author="gsadi" w:date="2013-11-03T19:59:00Z"/>
                <w:rFonts w:ascii="Arial" w:hAnsi="Arial" w:cs="Arial"/>
                <w:color w:val="000000"/>
                <w:sz w:val="18"/>
                <w:szCs w:val="16"/>
                <w:rPrChange w:id="1659" w:author="gsadi" w:date="2013-11-03T20:45:00Z">
                  <w:rPr>
                    <w:ins w:id="1660" w:author="gsadi" w:date="2013-11-03T19:59:00Z"/>
                    <w:rFonts w:ascii="Arial" w:hAnsi="Arial" w:cs="Arial"/>
                    <w:color w:val="000000"/>
                    <w:sz w:val="20"/>
                    <w:szCs w:val="20"/>
                  </w:rPr>
                </w:rPrChange>
              </w:rPr>
            </w:pPr>
            <w:ins w:id="1661" w:author="gsadi" w:date="2013-11-03T19:59:00Z">
              <w:r w:rsidRPr="002B0E74">
                <w:rPr>
                  <w:rFonts w:ascii="Arial" w:hAnsi="Arial" w:cs="Arial"/>
                  <w:color w:val="000000"/>
                  <w:sz w:val="18"/>
                  <w:szCs w:val="16"/>
                  <w:rPrChange w:id="1662"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663"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64" w:author="gsadi" w:date="2013-11-03T19:59:00Z"/>
                <w:rFonts w:ascii="Arial" w:hAnsi="Arial" w:cs="Arial"/>
                <w:color w:val="000000"/>
                <w:sz w:val="18"/>
                <w:szCs w:val="16"/>
                <w:rPrChange w:id="1665" w:author="gsadi" w:date="2013-11-03T20:45:00Z">
                  <w:rPr>
                    <w:ins w:id="1666" w:author="gsadi" w:date="2013-11-03T19:59:00Z"/>
                    <w:rFonts w:ascii="Arial" w:hAnsi="Arial" w:cs="Arial"/>
                    <w:color w:val="000000"/>
                    <w:sz w:val="20"/>
                    <w:szCs w:val="20"/>
                  </w:rPr>
                </w:rPrChange>
              </w:rPr>
            </w:pPr>
            <w:ins w:id="1667" w:author="gsadi" w:date="2013-11-03T19:59:00Z">
              <w:r w:rsidRPr="002B0E74">
                <w:rPr>
                  <w:rFonts w:ascii="Arial" w:hAnsi="Arial" w:cs="Arial"/>
                  <w:color w:val="000000"/>
                  <w:sz w:val="18"/>
                  <w:szCs w:val="16"/>
                  <w:rPrChange w:id="1668" w:author="gsadi" w:date="2013-11-03T20:45:00Z">
                    <w:rPr>
                      <w:rFonts w:ascii="Arial" w:hAnsi="Arial" w:cs="Arial"/>
                      <w:color w:val="000000"/>
                      <w:sz w:val="20"/>
                      <w:szCs w:val="20"/>
                      <w:u w:val="single"/>
                    </w:rPr>
                  </w:rPrChange>
                </w:rPr>
                <w:t>Item Master Service-&gt;ODMSTR DB</w:t>
              </w:r>
            </w:ins>
          </w:p>
        </w:tc>
      </w:tr>
      <w:tr w:rsidR="00704C5A" w:rsidRPr="00FE4F1F" w:rsidTr="00554AF8">
        <w:tblPrEx>
          <w:tblPrExChange w:id="1669" w:author="gsadi" w:date="2013-11-03T20:47:00Z">
            <w:tblPrEx>
              <w:jc w:val="left"/>
              <w:tblInd w:w="0" w:type="dxa"/>
            </w:tblPrEx>
          </w:tblPrExChange>
        </w:tblPrEx>
        <w:trPr>
          <w:trHeight w:val="300"/>
          <w:ins w:id="1670" w:author="gsadi" w:date="2013-11-03T19:59:00Z"/>
          <w:trPrChange w:id="1671"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672"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673" w:author="gsadi" w:date="2013-11-03T19:59:00Z"/>
                <w:rFonts w:ascii="Arial" w:hAnsi="Arial" w:cs="Arial"/>
                <w:color w:val="000000"/>
                <w:sz w:val="18"/>
                <w:szCs w:val="16"/>
                <w:rPrChange w:id="1674" w:author="gsadi" w:date="2013-11-03T20:45:00Z">
                  <w:rPr>
                    <w:ins w:id="1675" w:author="gsadi" w:date="2013-11-03T19:59:00Z"/>
                    <w:rFonts w:ascii="Arial" w:hAnsi="Arial" w:cs="Arial"/>
                    <w:color w:val="000000"/>
                    <w:sz w:val="20"/>
                    <w:szCs w:val="20"/>
                  </w:rPr>
                </w:rPrChange>
              </w:rPr>
            </w:pPr>
            <w:ins w:id="1676" w:author="gsadi" w:date="2013-11-03T19:59:00Z">
              <w:r w:rsidRPr="002B0E74">
                <w:rPr>
                  <w:rFonts w:ascii="Arial" w:hAnsi="Arial" w:cs="Arial"/>
                  <w:color w:val="000000"/>
                  <w:sz w:val="18"/>
                  <w:szCs w:val="16"/>
                  <w:rPrChange w:id="1677" w:author="gsadi" w:date="2013-11-03T20:45:00Z">
                    <w:rPr>
                      <w:rFonts w:ascii="Arial" w:hAnsi="Arial" w:cs="Arial"/>
                      <w:color w:val="000000"/>
                      <w:sz w:val="20"/>
                      <w:szCs w:val="20"/>
                      <w:u w:val="single"/>
                    </w:rPr>
                  </w:rPrChange>
                </w:rPr>
                <w:t>Plant Attribute Master</w:t>
              </w:r>
            </w:ins>
          </w:p>
        </w:tc>
        <w:tc>
          <w:tcPr>
            <w:tcW w:w="1259" w:type="dxa"/>
            <w:tcBorders>
              <w:top w:val="nil"/>
              <w:left w:val="nil"/>
              <w:bottom w:val="single" w:sz="4" w:space="0" w:color="auto"/>
              <w:right w:val="single" w:sz="4" w:space="0" w:color="auto"/>
            </w:tcBorders>
            <w:shd w:val="clear" w:color="auto" w:fill="auto"/>
            <w:vAlign w:val="center"/>
            <w:hideMark/>
            <w:tcPrChange w:id="1678"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79" w:author="gsadi" w:date="2013-11-03T19:59:00Z"/>
                <w:rFonts w:ascii="Arial" w:hAnsi="Arial" w:cs="Arial"/>
                <w:color w:val="000000"/>
                <w:sz w:val="18"/>
                <w:szCs w:val="16"/>
                <w:rPrChange w:id="1680" w:author="gsadi" w:date="2013-11-03T20:45:00Z">
                  <w:rPr>
                    <w:ins w:id="1681" w:author="gsadi" w:date="2013-11-03T19:59:00Z"/>
                    <w:rFonts w:ascii="Arial" w:hAnsi="Arial" w:cs="Arial"/>
                    <w:color w:val="000000"/>
                    <w:sz w:val="20"/>
                    <w:szCs w:val="20"/>
                  </w:rPr>
                </w:rPrChange>
              </w:rPr>
            </w:pPr>
            <w:ins w:id="1682" w:author="gsadi" w:date="2013-11-03T19:59:00Z">
              <w:r w:rsidRPr="002B0E74">
                <w:rPr>
                  <w:rFonts w:ascii="Arial" w:hAnsi="Arial" w:cs="Arial"/>
                  <w:color w:val="000000"/>
                  <w:sz w:val="18"/>
                  <w:szCs w:val="16"/>
                  <w:rPrChange w:id="1683"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684"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85" w:author="gsadi" w:date="2013-11-03T19:59:00Z"/>
                <w:rFonts w:ascii="Arial" w:hAnsi="Arial" w:cs="Arial"/>
                <w:color w:val="000000"/>
                <w:sz w:val="18"/>
                <w:szCs w:val="16"/>
                <w:rPrChange w:id="1686" w:author="gsadi" w:date="2013-11-03T20:45:00Z">
                  <w:rPr>
                    <w:ins w:id="1687" w:author="gsadi" w:date="2013-11-03T19:59:00Z"/>
                    <w:rFonts w:ascii="Arial" w:hAnsi="Arial" w:cs="Arial"/>
                    <w:color w:val="000000"/>
                    <w:sz w:val="20"/>
                    <w:szCs w:val="20"/>
                  </w:rPr>
                </w:rPrChange>
              </w:rPr>
            </w:pPr>
            <w:ins w:id="1688" w:author="gsadi" w:date="2013-11-03T19:59:00Z">
              <w:r w:rsidRPr="002B0E74">
                <w:rPr>
                  <w:rFonts w:ascii="Arial" w:hAnsi="Arial" w:cs="Arial"/>
                  <w:color w:val="000000"/>
                  <w:sz w:val="18"/>
                  <w:szCs w:val="16"/>
                  <w:rPrChange w:id="1689"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690"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91" w:author="gsadi" w:date="2013-11-03T19:59:00Z"/>
                <w:rFonts w:ascii="Arial" w:hAnsi="Arial" w:cs="Arial"/>
                <w:color w:val="000000"/>
                <w:sz w:val="18"/>
                <w:szCs w:val="16"/>
                <w:rPrChange w:id="1692" w:author="gsadi" w:date="2013-11-03T20:45:00Z">
                  <w:rPr>
                    <w:ins w:id="1693" w:author="gsadi" w:date="2013-11-03T19:59:00Z"/>
                    <w:rFonts w:ascii="Arial" w:hAnsi="Arial" w:cs="Arial"/>
                    <w:color w:val="000000"/>
                    <w:sz w:val="20"/>
                    <w:szCs w:val="20"/>
                  </w:rPr>
                </w:rPrChange>
              </w:rPr>
            </w:pPr>
            <w:ins w:id="1694" w:author="gsadi" w:date="2013-11-03T19:59:00Z">
              <w:r w:rsidRPr="002B0E74">
                <w:rPr>
                  <w:rFonts w:ascii="Arial" w:hAnsi="Arial" w:cs="Arial"/>
                  <w:color w:val="000000"/>
                  <w:sz w:val="18"/>
                  <w:szCs w:val="16"/>
                  <w:rPrChange w:id="1695"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696"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697" w:author="gsadi" w:date="2013-11-03T19:59:00Z"/>
                <w:rFonts w:ascii="Arial" w:hAnsi="Arial" w:cs="Arial"/>
                <w:color w:val="000000"/>
                <w:sz w:val="18"/>
                <w:szCs w:val="16"/>
                <w:rPrChange w:id="1698" w:author="gsadi" w:date="2013-11-03T20:45:00Z">
                  <w:rPr>
                    <w:ins w:id="1699" w:author="gsadi" w:date="2013-11-03T19:59:00Z"/>
                    <w:rFonts w:ascii="Arial" w:hAnsi="Arial" w:cs="Arial"/>
                    <w:color w:val="000000"/>
                    <w:sz w:val="20"/>
                    <w:szCs w:val="20"/>
                  </w:rPr>
                </w:rPrChange>
              </w:rPr>
            </w:pPr>
            <w:ins w:id="1700" w:author="gsadi" w:date="2013-11-03T19:59:00Z">
              <w:r w:rsidRPr="002B0E74">
                <w:rPr>
                  <w:rFonts w:ascii="Arial" w:hAnsi="Arial" w:cs="Arial"/>
                  <w:color w:val="000000"/>
                  <w:sz w:val="18"/>
                  <w:szCs w:val="16"/>
                  <w:rPrChange w:id="1701" w:author="gsadi" w:date="2013-11-03T20:45:00Z">
                    <w:rPr>
                      <w:rFonts w:ascii="Arial" w:hAnsi="Arial" w:cs="Arial"/>
                      <w:color w:val="000000"/>
                      <w:sz w:val="20"/>
                      <w:szCs w:val="20"/>
                      <w:u w:val="single"/>
                    </w:rPr>
                  </w:rPrChange>
                </w:rPr>
                <w:t>Vendor Master Service-&gt;ODMSTR DB</w:t>
              </w:r>
            </w:ins>
          </w:p>
        </w:tc>
      </w:tr>
      <w:tr w:rsidR="00704C5A" w:rsidRPr="00FE4F1F" w:rsidTr="00554AF8">
        <w:tblPrEx>
          <w:tblPrExChange w:id="1702" w:author="gsadi" w:date="2013-11-03T20:47:00Z">
            <w:tblPrEx>
              <w:jc w:val="left"/>
              <w:tblInd w:w="0" w:type="dxa"/>
            </w:tblPrEx>
          </w:tblPrExChange>
        </w:tblPrEx>
        <w:trPr>
          <w:trHeight w:val="300"/>
          <w:ins w:id="1703" w:author="gsadi" w:date="2013-11-03T19:59:00Z"/>
          <w:trPrChange w:id="1704"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705"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706" w:author="gsadi" w:date="2013-11-03T19:59:00Z"/>
                <w:rFonts w:ascii="Arial" w:hAnsi="Arial" w:cs="Arial"/>
                <w:color w:val="000000"/>
                <w:sz w:val="18"/>
                <w:szCs w:val="16"/>
                <w:rPrChange w:id="1707" w:author="gsadi" w:date="2013-11-03T20:45:00Z">
                  <w:rPr>
                    <w:ins w:id="1708" w:author="gsadi" w:date="2013-11-03T19:59:00Z"/>
                    <w:rFonts w:ascii="Arial" w:hAnsi="Arial" w:cs="Arial"/>
                    <w:color w:val="000000"/>
                    <w:sz w:val="20"/>
                    <w:szCs w:val="20"/>
                  </w:rPr>
                </w:rPrChange>
              </w:rPr>
            </w:pPr>
            <w:ins w:id="1709" w:author="gsadi" w:date="2013-11-03T19:59:00Z">
              <w:r w:rsidRPr="002B0E74">
                <w:rPr>
                  <w:rFonts w:ascii="Arial" w:hAnsi="Arial" w:cs="Arial"/>
                  <w:color w:val="000000"/>
                  <w:sz w:val="18"/>
                  <w:szCs w:val="16"/>
                  <w:rPrChange w:id="1710" w:author="gsadi" w:date="2013-11-03T20:45:00Z">
                    <w:rPr>
                      <w:rFonts w:ascii="Arial" w:hAnsi="Arial" w:cs="Arial"/>
                      <w:color w:val="000000"/>
                      <w:sz w:val="20"/>
                      <w:szCs w:val="20"/>
                      <w:u w:val="single"/>
                    </w:rPr>
                  </w:rPrChange>
                </w:rPr>
                <w:t>Product Size Master</w:t>
              </w:r>
            </w:ins>
          </w:p>
        </w:tc>
        <w:tc>
          <w:tcPr>
            <w:tcW w:w="1259" w:type="dxa"/>
            <w:tcBorders>
              <w:top w:val="nil"/>
              <w:left w:val="nil"/>
              <w:bottom w:val="single" w:sz="4" w:space="0" w:color="auto"/>
              <w:right w:val="single" w:sz="4" w:space="0" w:color="auto"/>
            </w:tcBorders>
            <w:shd w:val="clear" w:color="auto" w:fill="auto"/>
            <w:vAlign w:val="center"/>
            <w:hideMark/>
            <w:tcPrChange w:id="1711"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12" w:author="gsadi" w:date="2013-11-03T19:59:00Z"/>
                <w:rFonts w:ascii="Arial" w:hAnsi="Arial" w:cs="Arial"/>
                <w:color w:val="000000"/>
                <w:sz w:val="18"/>
                <w:szCs w:val="16"/>
                <w:rPrChange w:id="1713" w:author="gsadi" w:date="2013-11-03T20:45:00Z">
                  <w:rPr>
                    <w:ins w:id="1714" w:author="gsadi" w:date="2013-11-03T19:59:00Z"/>
                    <w:rFonts w:ascii="Arial" w:hAnsi="Arial" w:cs="Arial"/>
                    <w:color w:val="000000"/>
                    <w:sz w:val="20"/>
                    <w:szCs w:val="20"/>
                  </w:rPr>
                </w:rPrChange>
              </w:rPr>
            </w:pPr>
            <w:ins w:id="1715" w:author="gsadi" w:date="2013-11-03T19:59:00Z">
              <w:r w:rsidRPr="002B0E74">
                <w:rPr>
                  <w:rFonts w:ascii="Arial" w:hAnsi="Arial" w:cs="Arial"/>
                  <w:color w:val="000000"/>
                  <w:sz w:val="18"/>
                  <w:szCs w:val="16"/>
                  <w:rPrChange w:id="1716"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717"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18" w:author="gsadi" w:date="2013-11-03T19:59:00Z"/>
                <w:rFonts w:ascii="Arial" w:hAnsi="Arial" w:cs="Arial"/>
                <w:color w:val="000000"/>
                <w:sz w:val="18"/>
                <w:szCs w:val="16"/>
                <w:rPrChange w:id="1719" w:author="gsadi" w:date="2013-11-03T20:45:00Z">
                  <w:rPr>
                    <w:ins w:id="1720" w:author="gsadi" w:date="2013-11-03T19:59:00Z"/>
                    <w:rFonts w:ascii="Arial" w:hAnsi="Arial" w:cs="Arial"/>
                    <w:color w:val="000000"/>
                    <w:sz w:val="20"/>
                    <w:szCs w:val="20"/>
                  </w:rPr>
                </w:rPrChange>
              </w:rPr>
            </w:pPr>
            <w:ins w:id="1721" w:author="gsadi" w:date="2013-11-03T19:59:00Z">
              <w:r w:rsidRPr="002B0E74">
                <w:rPr>
                  <w:rFonts w:ascii="Arial" w:hAnsi="Arial" w:cs="Arial"/>
                  <w:color w:val="000000"/>
                  <w:sz w:val="18"/>
                  <w:szCs w:val="16"/>
                  <w:rPrChange w:id="1722"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723"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24" w:author="gsadi" w:date="2013-11-03T19:59:00Z"/>
                <w:rFonts w:ascii="Arial" w:hAnsi="Arial" w:cs="Arial"/>
                <w:color w:val="000000"/>
                <w:sz w:val="18"/>
                <w:szCs w:val="16"/>
                <w:rPrChange w:id="1725" w:author="gsadi" w:date="2013-11-03T20:45:00Z">
                  <w:rPr>
                    <w:ins w:id="1726" w:author="gsadi" w:date="2013-11-03T19:59:00Z"/>
                    <w:rFonts w:ascii="Arial" w:hAnsi="Arial" w:cs="Arial"/>
                    <w:color w:val="000000"/>
                    <w:sz w:val="20"/>
                    <w:szCs w:val="20"/>
                  </w:rPr>
                </w:rPrChange>
              </w:rPr>
            </w:pPr>
            <w:ins w:id="1727" w:author="gsadi" w:date="2013-11-03T19:59:00Z">
              <w:r w:rsidRPr="002B0E74">
                <w:rPr>
                  <w:rFonts w:ascii="Arial" w:hAnsi="Arial" w:cs="Arial"/>
                  <w:color w:val="000000"/>
                  <w:sz w:val="18"/>
                  <w:szCs w:val="16"/>
                  <w:rPrChange w:id="1728"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729"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30" w:author="gsadi" w:date="2013-11-03T19:59:00Z"/>
                <w:rFonts w:ascii="Arial" w:hAnsi="Arial" w:cs="Arial"/>
                <w:color w:val="000000"/>
                <w:sz w:val="18"/>
                <w:szCs w:val="16"/>
                <w:rPrChange w:id="1731" w:author="gsadi" w:date="2013-11-03T20:45:00Z">
                  <w:rPr>
                    <w:ins w:id="1732" w:author="gsadi" w:date="2013-11-03T19:59:00Z"/>
                    <w:rFonts w:ascii="Arial" w:hAnsi="Arial" w:cs="Arial"/>
                    <w:color w:val="000000"/>
                    <w:sz w:val="20"/>
                    <w:szCs w:val="20"/>
                  </w:rPr>
                </w:rPrChange>
              </w:rPr>
            </w:pPr>
            <w:ins w:id="1733" w:author="gsadi" w:date="2013-11-03T19:59:00Z">
              <w:r w:rsidRPr="002B0E74">
                <w:rPr>
                  <w:rFonts w:ascii="Arial" w:hAnsi="Arial" w:cs="Arial"/>
                  <w:color w:val="000000"/>
                  <w:sz w:val="18"/>
                  <w:szCs w:val="16"/>
                  <w:rPrChange w:id="1734" w:author="gsadi" w:date="2013-11-03T20:45:00Z">
                    <w:rPr>
                      <w:rFonts w:ascii="Arial" w:hAnsi="Arial" w:cs="Arial"/>
                      <w:color w:val="000000"/>
                      <w:sz w:val="20"/>
                      <w:szCs w:val="20"/>
                      <w:u w:val="single"/>
                    </w:rPr>
                  </w:rPrChange>
                </w:rPr>
                <w:t>Item Master Service-&gt;ODMSTR DB</w:t>
              </w:r>
            </w:ins>
          </w:p>
        </w:tc>
      </w:tr>
      <w:tr w:rsidR="00704C5A" w:rsidRPr="00FE4F1F" w:rsidTr="00554AF8">
        <w:tblPrEx>
          <w:tblPrExChange w:id="1735" w:author="gsadi" w:date="2013-11-03T20:47:00Z">
            <w:tblPrEx>
              <w:jc w:val="left"/>
              <w:tblInd w:w="0" w:type="dxa"/>
            </w:tblPrEx>
          </w:tblPrExChange>
        </w:tblPrEx>
        <w:trPr>
          <w:trHeight w:val="300"/>
          <w:ins w:id="1736" w:author="gsadi" w:date="2013-11-03T19:59:00Z"/>
          <w:trPrChange w:id="1737"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738"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739" w:author="gsadi" w:date="2013-11-03T19:59:00Z"/>
                <w:rFonts w:ascii="Arial" w:hAnsi="Arial" w:cs="Arial"/>
                <w:color w:val="000000"/>
                <w:sz w:val="18"/>
                <w:szCs w:val="16"/>
                <w:rPrChange w:id="1740" w:author="gsadi" w:date="2013-11-03T20:45:00Z">
                  <w:rPr>
                    <w:ins w:id="1741" w:author="gsadi" w:date="2013-11-03T19:59:00Z"/>
                    <w:rFonts w:ascii="Arial" w:hAnsi="Arial" w:cs="Arial"/>
                    <w:color w:val="000000"/>
                    <w:sz w:val="20"/>
                    <w:szCs w:val="20"/>
                  </w:rPr>
                </w:rPrChange>
              </w:rPr>
            </w:pPr>
            <w:ins w:id="1742" w:author="gsadi" w:date="2013-11-03T19:59:00Z">
              <w:r w:rsidRPr="002B0E74">
                <w:rPr>
                  <w:rFonts w:ascii="Arial" w:hAnsi="Arial" w:cs="Arial"/>
                  <w:color w:val="000000"/>
                  <w:sz w:val="18"/>
                  <w:szCs w:val="16"/>
                  <w:rPrChange w:id="1743" w:author="gsadi" w:date="2013-11-03T20:45:00Z">
                    <w:rPr>
                      <w:rFonts w:ascii="Arial" w:hAnsi="Arial" w:cs="Arial"/>
                      <w:color w:val="000000"/>
                      <w:sz w:val="20"/>
                      <w:szCs w:val="20"/>
                      <w:u w:val="single"/>
                    </w:rPr>
                  </w:rPrChange>
                </w:rPr>
                <w:t>Lot Mfg Unit Master</w:t>
              </w:r>
            </w:ins>
          </w:p>
        </w:tc>
        <w:tc>
          <w:tcPr>
            <w:tcW w:w="1259" w:type="dxa"/>
            <w:tcBorders>
              <w:top w:val="nil"/>
              <w:left w:val="nil"/>
              <w:bottom w:val="single" w:sz="4" w:space="0" w:color="auto"/>
              <w:right w:val="single" w:sz="4" w:space="0" w:color="auto"/>
            </w:tcBorders>
            <w:shd w:val="clear" w:color="auto" w:fill="auto"/>
            <w:vAlign w:val="center"/>
            <w:hideMark/>
            <w:tcPrChange w:id="1744"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45" w:author="gsadi" w:date="2013-11-03T19:59:00Z"/>
                <w:rFonts w:ascii="Arial" w:hAnsi="Arial" w:cs="Arial"/>
                <w:color w:val="000000"/>
                <w:sz w:val="18"/>
                <w:szCs w:val="16"/>
                <w:rPrChange w:id="1746" w:author="gsadi" w:date="2013-11-03T20:45:00Z">
                  <w:rPr>
                    <w:ins w:id="1747" w:author="gsadi" w:date="2013-11-03T19:59:00Z"/>
                    <w:rFonts w:ascii="Arial" w:hAnsi="Arial" w:cs="Arial"/>
                    <w:color w:val="000000"/>
                    <w:sz w:val="20"/>
                    <w:szCs w:val="20"/>
                  </w:rPr>
                </w:rPrChange>
              </w:rPr>
            </w:pPr>
            <w:ins w:id="1748" w:author="gsadi" w:date="2013-11-03T19:59:00Z">
              <w:r w:rsidRPr="002B0E74">
                <w:rPr>
                  <w:rFonts w:ascii="Arial" w:hAnsi="Arial" w:cs="Arial"/>
                  <w:color w:val="000000"/>
                  <w:sz w:val="18"/>
                  <w:szCs w:val="16"/>
                  <w:rPrChange w:id="1749"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750"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51" w:author="gsadi" w:date="2013-11-03T19:59:00Z"/>
                <w:rFonts w:ascii="Arial" w:hAnsi="Arial" w:cs="Arial"/>
                <w:color w:val="000000"/>
                <w:sz w:val="18"/>
                <w:szCs w:val="16"/>
                <w:rPrChange w:id="1752" w:author="gsadi" w:date="2013-11-03T20:45:00Z">
                  <w:rPr>
                    <w:ins w:id="1753" w:author="gsadi" w:date="2013-11-03T19:59:00Z"/>
                    <w:rFonts w:ascii="Arial" w:hAnsi="Arial" w:cs="Arial"/>
                    <w:color w:val="000000"/>
                    <w:sz w:val="20"/>
                    <w:szCs w:val="20"/>
                  </w:rPr>
                </w:rPrChange>
              </w:rPr>
            </w:pPr>
            <w:ins w:id="1754" w:author="gsadi" w:date="2013-11-03T19:59:00Z">
              <w:r w:rsidRPr="002B0E74">
                <w:rPr>
                  <w:rFonts w:ascii="Arial" w:hAnsi="Arial" w:cs="Arial"/>
                  <w:color w:val="000000"/>
                  <w:sz w:val="18"/>
                  <w:szCs w:val="16"/>
                  <w:rPrChange w:id="1755"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756"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57" w:author="gsadi" w:date="2013-11-03T19:59:00Z"/>
                <w:rFonts w:ascii="Arial" w:hAnsi="Arial" w:cs="Arial"/>
                <w:color w:val="000000"/>
                <w:sz w:val="18"/>
                <w:szCs w:val="16"/>
                <w:rPrChange w:id="1758" w:author="gsadi" w:date="2013-11-03T20:45:00Z">
                  <w:rPr>
                    <w:ins w:id="1759" w:author="gsadi" w:date="2013-11-03T19:59:00Z"/>
                    <w:rFonts w:ascii="Arial" w:hAnsi="Arial" w:cs="Arial"/>
                    <w:color w:val="000000"/>
                    <w:sz w:val="20"/>
                    <w:szCs w:val="20"/>
                  </w:rPr>
                </w:rPrChange>
              </w:rPr>
            </w:pPr>
            <w:ins w:id="1760" w:author="gsadi" w:date="2013-11-03T19:59:00Z">
              <w:r w:rsidRPr="002B0E74">
                <w:rPr>
                  <w:rFonts w:ascii="Arial" w:hAnsi="Arial" w:cs="Arial"/>
                  <w:color w:val="000000"/>
                  <w:sz w:val="18"/>
                  <w:szCs w:val="16"/>
                  <w:rPrChange w:id="1761"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762"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63" w:author="gsadi" w:date="2013-11-03T19:59:00Z"/>
                <w:rFonts w:ascii="Arial" w:hAnsi="Arial" w:cs="Arial"/>
                <w:color w:val="000000"/>
                <w:sz w:val="18"/>
                <w:szCs w:val="16"/>
                <w:rPrChange w:id="1764" w:author="gsadi" w:date="2013-11-03T20:45:00Z">
                  <w:rPr>
                    <w:ins w:id="1765" w:author="gsadi" w:date="2013-11-03T19:59:00Z"/>
                    <w:rFonts w:ascii="Arial" w:hAnsi="Arial" w:cs="Arial"/>
                    <w:color w:val="000000"/>
                    <w:sz w:val="20"/>
                    <w:szCs w:val="20"/>
                  </w:rPr>
                </w:rPrChange>
              </w:rPr>
            </w:pPr>
            <w:ins w:id="1766" w:author="gsadi" w:date="2013-11-03T19:59:00Z">
              <w:r w:rsidRPr="002B0E74">
                <w:rPr>
                  <w:rFonts w:ascii="Arial" w:hAnsi="Arial" w:cs="Arial"/>
                  <w:color w:val="000000"/>
                  <w:sz w:val="18"/>
                  <w:szCs w:val="16"/>
                  <w:rPrChange w:id="1767" w:author="gsadi" w:date="2013-11-03T20:45:00Z">
                    <w:rPr>
                      <w:rFonts w:ascii="Arial" w:hAnsi="Arial" w:cs="Arial"/>
                      <w:color w:val="000000"/>
                      <w:sz w:val="20"/>
                      <w:szCs w:val="20"/>
                      <w:u w:val="single"/>
                    </w:rPr>
                  </w:rPrChange>
                </w:rPr>
                <w:t>Item Master Service-&gt;ODMSTR DB</w:t>
              </w:r>
            </w:ins>
          </w:p>
        </w:tc>
      </w:tr>
      <w:tr w:rsidR="00704C5A" w:rsidRPr="00FE4F1F" w:rsidTr="00554AF8">
        <w:tblPrEx>
          <w:tblPrExChange w:id="1768" w:author="gsadi" w:date="2013-11-03T20:47:00Z">
            <w:tblPrEx>
              <w:jc w:val="left"/>
              <w:tblInd w:w="0" w:type="dxa"/>
            </w:tblPrEx>
          </w:tblPrExChange>
        </w:tblPrEx>
        <w:trPr>
          <w:trHeight w:val="300"/>
          <w:ins w:id="1769" w:author="gsadi" w:date="2013-11-03T19:59:00Z"/>
          <w:trPrChange w:id="1770"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771"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772" w:author="gsadi" w:date="2013-11-03T19:59:00Z"/>
                <w:rFonts w:ascii="Arial" w:hAnsi="Arial" w:cs="Arial"/>
                <w:color w:val="000000"/>
                <w:sz w:val="18"/>
                <w:szCs w:val="16"/>
                <w:rPrChange w:id="1773" w:author="gsadi" w:date="2013-11-03T20:45:00Z">
                  <w:rPr>
                    <w:ins w:id="1774" w:author="gsadi" w:date="2013-11-03T19:59:00Z"/>
                    <w:rFonts w:ascii="Arial" w:hAnsi="Arial" w:cs="Arial"/>
                    <w:color w:val="000000"/>
                    <w:sz w:val="20"/>
                    <w:szCs w:val="20"/>
                  </w:rPr>
                </w:rPrChange>
              </w:rPr>
            </w:pPr>
            <w:ins w:id="1775" w:author="gsadi" w:date="2013-11-03T19:59:00Z">
              <w:r w:rsidRPr="002B0E74">
                <w:rPr>
                  <w:rFonts w:ascii="Arial" w:hAnsi="Arial" w:cs="Arial"/>
                  <w:color w:val="000000"/>
                  <w:sz w:val="18"/>
                  <w:szCs w:val="16"/>
                  <w:rPrChange w:id="1776" w:author="gsadi" w:date="2013-11-03T20:45:00Z">
                    <w:rPr>
                      <w:rFonts w:ascii="Arial" w:hAnsi="Arial" w:cs="Arial"/>
                      <w:color w:val="000000"/>
                      <w:sz w:val="20"/>
                      <w:szCs w:val="20"/>
                      <w:u w:val="single"/>
                    </w:rPr>
                  </w:rPrChange>
                </w:rPr>
                <w:t>Style Color Attribute</w:t>
              </w:r>
            </w:ins>
          </w:p>
        </w:tc>
        <w:tc>
          <w:tcPr>
            <w:tcW w:w="1259" w:type="dxa"/>
            <w:tcBorders>
              <w:top w:val="nil"/>
              <w:left w:val="nil"/>
              <w:bottom w:val="single" w:sz="4" w:space="0" w:color="auto"/>
              <w:right w:val="single" w:sz="4" w:space="0" w:color="auto"/>
            </w:tcBorders>
            <w:shd w:val="clear" w:color="auto" w:fill="auto"/>
            <w:vAlign w:val="center"/>
            <w:hideMark/>
            <w:tcPrChange w:id="1777"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78" w:author="gsadi" w:date="2013-11-03T19:59:00Z"/>
                <w:rFonts w:ascii="Arial" w:hAnsi="Arial" w:cs="Arial"/>
                <w:color w:val="000000"/>
                <w:sz w:val="18"/>
                <w:szCs w:val="16"/>
                <w:rPrChange w:id="1779" w:author="gsadi" w:date="2013-11-03T20:45:00Z">
                  <w:rPr>
                    <w:ins w:id="1780" w:author="gsadi" w:date="2013-11-03T19:59:00Z"/>
                    <w:rFonts w:ascii="Arial" w:hAnsi="Arial" w:cs="Arial"/>
                    <w:color w:val="000000"/>
                    <w:sz w:val="20"/>
                    <w:szCs w:val="20"/>
                  </w:rPr>
                </w:rPrChange>
              </w:rPr>
            </w:pPr>
            <w:ins w:id="1781" w:author="gsadi" w:date="2013-11-03T19:59:00Z">
              <w:r w:rsidRPr="002B0E74">
                <w:rPr>
                  <w:rFonts w:ascii="Arial" w:hAnsi="Arial" w:cs="Arial"/>
                  <w:color w:val="000000"/>
                  <w:sz w:val="18"/>
                  <w:szCs w:val="16"/>
                  <w:rPrChange w:id="1782"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783"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84" w:author="gsadi" w:date="2013-11-03T19:59:00Z"/>
                <w:rFonts w:ascii="Arial" w:hAnsi="Arial" w:cs="Arial"/>
                <w:color w:val="000000"/>
                <w:sz w:val="18"/>
                <w:szCs w:val="16"/>
                <w:rPrChange w:id="1785" w:author="gsadi" w:date="2013-11-03T20:45:00Z">
                  <w:rPr>
                    <w:ins w:id="1786" w:author="gsadi" w:date="2013-11-03T19:59:00Z"/>
                    <w:rFonts w:ascii="Arial" w:hAnsi="Arial" w:cs="Arial"/>
                    <w:color w:val="000000"/>
                    <w:sz w:val="20"/>
                    <w:szCs w:val="20"/>
                  </w:rPr>
                </w:rPrChange>
              </w:rPr>
            </w:pPr>
            <w:ins w:id="1787" w:author="gsadi" w:date="2013-11-03T19:59:00Z">
              <w:r w:rsidRPr="002B0E74">
                <w:rPr>
                  <w:rFonts w:ascii="Arial" w:hAnsi="Arial" w:cs="Arial"/>
                  <w:color w:val="000000"/>
                  <w:sz w:val="18"/>
                  <w:szCs w:val="16"/>
                  <w:rPrChange w:id="1788"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789"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90" w:author="gsadi" w:date="2013-11-03T19:59:00Z"/>
                <w:rFonts w:ascii="Arial" w:hAnsi="Arial" w:cs="Arial"/>
                <w:color w:val="000000"/>
                <w:sz w:val="18"/>
                <w:szCs w:val="16"/>
                <w:rPrChange w:id="1791" w:author="gsadi" w:date="2013-11-03T20:45:00Z">
                  <w:rPr>
                    <w:ins w:id="1792" w:author="gsadi" w:date="2013-11-03T19:59:00Z"/>
                    <w:rFonts w:ascii="Arial" w:hAnsi="Arial" w:cs="Arial"/>
                    <w:color w:val="000000"/>
                    <w:sz w:val="20"/>
                    <w:szCs w:val="20"/>
                  </w:rPr>
                </w:rPrChange>
              </w:rPr>
            </w:pPr>
            <w:ins w:id="1793" w:author="gsadi" w:date="2013-11-03T19:59:00Z">
              <w:r w:rsidRPr="002B0E74">
                <w:rPr>
                  <w:rFonts w:ascii="Arial" w:hAnsi="Arial" w:cs="Arial"/>
                  <w:color w:val="000000"/>
                  <w:sz w:val="18"/>
                  <w:szCs w:val="16"/>
                  <w:rPrChange w:id="1794"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795"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796" w:author="gsadi" w:date="2013-11-03T19:59:00Z"/>
                <w:rFonts w:ascii="Arial" w:hAnsi="Arial" w:cs="Arial"/>
                <w:color w:val="000000"/>
                <w:sz w:val="18"/>
                <w:szCs w:val="16"/>
                <w:rPrChange w:id="1797" w:author="gsadi" w:date="2013-11-03T20:45:00Z">
                  <w:rPr>
                    <w:ins w:id="1798" w:author="gsadi" w:date="2013-11-03T19:59:00Z"/>
                    <w:rFonts w:ascii="Arial" w:hAnsi="Arial" w:cs="Arial"/>
                    <w:color w:val="000000"/>
                    <w:sz w:val="20"/>
                    <w:szCs w:val="20"/>
                  </w:rPr>
                </w:rPrChange>
              </w:rPr>
            </w:pPr>
            <w:ins w:id="1799" w:author="gsadi" w:date="2013-11-03T19:59:00Z">
              <w:r w:rsidRPr="002B0E74">
                <w:rPr>
                  <w:rFonts w:ascii="Arial" w:hAnsi="Arial" w:cs="Arial"/>
                  <w:color w:val="000000"/>
                  <w:sz w:val="18"/>
                  <w:szCs w:val="16"/>
                  <w:rPrChange w:id="1800" w:author="gsadi" w:date="2013-11-03T20:45:00Z">
                    <w:rPr>
                      <w:rFonts w:ascii="Arial" w:hAnsi="Arial" w:cs="Arial"/>
                      <w:color w:val="000000"/>
                      <w:sz w:val="20"/>
                      <w:szCs w:val="20"/>
                      <w:u w:val="single"/>
                    </w:rPr>
                  </w:rPrChange>
                </w:rPr>
                <w:t>Item Master Service-&gt;ODMSTR DB</w:t>
              </w:r>
            </w:ins>
          </w:p>
        </w:tc>
      </w:tr>
      <w:tr w:rsidR="00704C5A" w:rsidRPr="00FE4F1F" w:rsidTr="00554AF8">
        <w:tblPrEx>
          <w:tblPrExChange w:id="1801" w:author="gsadi" w:date="2013-11-03T20:47:00Z">
            <w:tblPrEx>
              <w:jc w:val="left"/>
              <w:tblInd w:w="0" w:type="dxa"/>
            </w:tblPrEx>
          </w:tblPrExChange>
        </w:tblPrEx>
        <w:trPr>
          <w:trHeight w:val="300"/>
          <w:ins w:id="1802" w:author="gsadi" w:date="2013-11-03T19:59:00Z"/>
          <w:trPrChange w:id="1803"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804"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805" w:author="gsadi" w:date="2013-11-03T19:59:00Z"/>
                <w:rFonts w:ascii="Arial" w:hAnsi="Arial" w:cs="Arial"/>
                <w:color w:val="000000"/>
                <w:sz w:val="18"/>
                <w:szCs w:val="16"/>
                <w:rPrChange w:id="1806" w:author="gsadi" w:date="2013-11-03T20:45:00Z">
                  <w:rPr>
                    <w:ins w:id="1807" w:author="gsadi" w:date="2013-11-03T19:59:00Z"/>
                    <w:rFonts w:ascii="Arial" w:hAnsi="Arial" w:cs="Arial"/>
                    <w:color w:val="000000"/>
                    <w:sz w:val="20"/>
                    <w:szCs w:val="20"/>
                  </w:rPr>
                </w:rPrChange>
              </w:rPr>
            </w:pPr>
            <w:ins w:id="1808" w:author="gsadi" w:date="2013-11-03T19:59:00Z">
              <w:r w:rsidRPr="002B0E74">
                <w:rPr>
                  <w:rFonts w:ascii="Arial" w:hAnsi="Arial" w:cs="Arial"/>
                  <w:color w:val="000000"/>
                  <w:sz w:val="18"/>
                  <w:szCs w:val="16"/>
                  <w:rPrChange w:id="1809" w:author="gsadi" w:date="2013-11-03T20:45:00Z">
                    <w:rPr>
                      <w:rFonts w:ascii="Arial" w:hAnsi="Arial" w:cs="Arial"/>
                      <w:color w:val="000000"/>
                      <w:sz w:val="20"/>
                      <w:szCs w:val="20"/>
                      <w:u w:val="single"/>
                    </w:rPr>
                  </w:rPrChange>
                </w:rPr>
                <w:lastRenderedPageBreak/>
                <w:t>Product All Season Master</w:t>
              </w:r>
            </w:ins>
          </w:p>
        </w:tc>
        <w:tc>
          <w:tcPr>
            <w:tcW w:w="1259" w:type="dxa"/>
            <w:tcBorders>
              <w:top w:val="nil"/>
              <w:left w:val="nil"/>
              <w:bottom w:val="single" w:sz="4" w:space="0" w:color="auto"/>
              <w:right w:val="single" w:sz="4" w:space="0" w:color="auto"/>
            </w:tcBorders>
            <w:shd w:val="clear" w:color="auto" w:fill="auto"/>
            <w:vAlign w:val="center"/>
            <w:hideMark/>
            <w:tcPrChange w:id="1810"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11" w:author="gsadi" w:date="2013-11-03T19:59:00Z"/>
                <w:rFonts w:ascii="Arial" w:hAnsi="Arial" w:cs="Arial"/>
                <w:color w:val="000000"/>
                <w:sz w:val="18"/>
                <w:szCs w:val="16"/>
                <w:rPrChange w:id="1812" w:author="gsadi" w:date="2013-11-03T20:45:00Z">
                  <w:rPr>
                    <w:ins w:id="1813" w:author="gsadi" w:date="2013-11-03T19:59:00Z"/>
                    <w:rFonts w:ascii="Arial" w:hAnsi="Arial" w:cs="Arial"/>
                    <w:color w:val="000000"/>
                    <w:sz w:val="20"/>
                    <w:szCs w:val="20"/>
                  </w:rPr>
                </w:rPrChange>
              </w:rPr>
            </w:pPr>
            <w:ins w:id="1814" w:author="gsadi" w:date="2013-11-03T19:59:00Z">
              <w:r w:rsidRPr="002B0E74">
                <w:rPr>
                  <w:rFonts w:ascii="Arial" w:hAnsi="Arial" w:cs="Arial"/>
                  <w:color w:val="000000"/>
                  <w:sz w:val="18"/>
                  <w:szCs w:val="16"/>
                  <w:rPrChange w:id="1815"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816"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17" w:author="gsadi" w:date="2013-11-03T19:59:00Z"/>
                <w:rFonts w:ascii="Arial" w:hAnsi="Arial" w:cs="Arial"/>
                <w:color w:val="000000"/>
                <w:sz w:val="18"/>
                <w:szCs w:val="16"/>
                <w:rPrChange w:id="1818" w:author="gsadi" w:date="2013-11-03T20:45:00Z">
                  <w:rPr>
                    <w:ins w:id="1819" w:author="gsadi" w:date="2013-11-03T19:59:00Z"/>
                    <w:rFonts w:ascii="Arial" w:hAnsi="Arial" w:cs="Arial"/>
                    <w:color w:val="000000"/>
                    <w:sz w:val="20"/>
                    <w:szCs w:val="20"/>
                  </w:rPr>
                </w:rPrChange>
              </w:rPr>
            </w:pPr>
            <w:ins w:id="1820" w:author="gsadi" w:date="2013-11-03T19:59:00Z">
              <w:r w:rsidRPr="002B0E74">
                <w:rPr>
                  <w:rFonts w:ascii="Arial" w:hAnsi="Arial" w:cs="Arial"/>
                  <w:color w:val="000000"/>
                  <w:sz w:val="18"/>
                  <w:szCs w:val="16"/>
                  <w:rPrChange w:id="1821"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822"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23" w:author="gsadi" w:date="2013-11-03T19:59:00Z"/>
                <w:rFonts w:ascii="Arial" w:hAnsi="Arial" w:cs="Arial"/>
                <w:color w:val="000000"/>
                <w:sz w:val="18"/>
                <w:szCs w:val="16"/>
                <w:rPrChange w:id="1824" w:author="gsadi" w:date="2013-11-03T20:45:00Z">
                  <w:rPr>
                    <w:ins w:id="1825" w:author="gsadi" w:date="2013-11-03T19:59:00Z"/>
                    <w:rFonts w:ascii="Arial" w:hAnsi="Arial" w:cs="Arial"/>
                    <w:color w:val="000000"/>
                    <w:sz w:val="20"/>
                    <w:szCs w:val="20"/>
                  </w:rPr>
                </w:rPrChange>
              </w:rPr>
            </w:pPr>
            <w:ins w:id="1826" w:author="gsadi" w:date="2013-11-03T19:59:00Z">
              <w:r w:rsidRPr="002B0E74">
                <w:rPr>
                  <w:rFonts w:ascii="Arial" w:hAnsi="Arial" w:cs="Arial"/>
                  <w:color w:val="000000"/>
                  <w:sz w:val="18"/>
                  <w:szCs w:val="16"/>
                  <w:rPrChange w:id="1827"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828"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29" w:author="gsadi" w:date="2013-11-03T19:59:00Z"/>
                <w:rFonts w:ascii="Arial" w:hAnsi="Arial" w:cs="Arial"/>
                <w:color w:val="000000"/>
                <w:sz w:val="18"/>
                <w:szCs w:val="16"/>
                <w:rPrChange w:id="1830" w:author="gsadi" w:date="2013-11-03T20:45:00Z">
                  <w:rPr>
                    <w:ins w:id="1831" w:author="gsadi" w:date="2013-11-03T19:59:00Z"/>
                    <w:rFonts w:ascii="Arial" w:hAnsi="Arial" w:cs="Arial"/>
                    <w:color w:val="000000"/>
                    <w:sz w:val="20"/>
                    <w:szCs w:val="20"/>
                  </w:rPr>
                </w:rPrChange>
              </w:rPr>
            </w:pPr>
            <w:ins w:id="1832" w:author="gsadi" w:date="2013-11-03T19:59:00Z">
              <w:r w:rsidRPr="002B0E74">
                <w:rPr>
                  <w:rFonts w:ascii="Arial" w:hAnsi="Arial" w:cs="Arial"/>
                  <w:color w:val="000000"/>
                  <w:sz w:val="18"/>
                  <w:szCs w:val="16"/>
                  <w:rPrChange w:id="1833" w:author="gsadi" w:date="2013-11-03T20:45:00Z">
                    <w:rPr>
                      <w:rFonts w:ascii="Arial" w:hAnsi="Arial" w:cs="Arial"/>
                      <w:color w:val="000000"/>
                      <w:sz w:val="20"/>
                      <w:szCs w:val="20"/>
                      <w:u w:val="single"/>
                    </w:rPr>
                  </w:rPrChange>
                </w:rPr>
                <w:t>Item Master Service-&gt;ODMSTR DB</w:t>
              </w:r>
            </w:ins>
          </w:p>
        </w:tc>
      </w:tr>
      <w:tr w:rsidR="00704C5A" w:rsidRPr="00FE4F1F" w:rsidTr="00554AF8">
        <w:tblPrEx>
          <w:tblPrExChange w:id="1834" w:author="gsadi" w:date="2013-11-03T20:47:00Z">
            <w:tblPrEx>
              <w:jc w:val="left"/>
              <w:tblInd w:w="0" w:type="dxa"/>
            </w:tblPrEx>
          </w:tblPrExChange>
        </w:tblPrEx>
        <w:trPr>
          <w:trHeight w:val="300"/>
          <w:ins w:id="1835" w:author="gsadi" w:date="2013-11-03T19:59:00Z"/>
          <w:trPrChange w:id="1836"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837"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838" w:author="gsadi" w:date="2013-11-03T19:59:00Z"/>
                <w:rFonts w:ascii="Arial" w:hAnsi="Arial" w:cs="Arial"/>
                <w:color w:val="000000"/>
                <w:sz w:val="18"/>
                <w:szCs w:val="16"/>
                <w:rPrChange w:id="1839" w:author="gsadi" w:date="2013-11-03T20:45:00Z">
                  <w:rPr>
                    <w:ins w:id="1840" w:author="gsadi" w:date="2013-11-03T19:59:00Z"/>
                    <w:rFonts w:ascii="Arial" w:hAnsi="Arial" w:cs="Arial"/>
                    <w:color w:val="000000"/>
                    <w:sz w:val="20"/>
                    <w:szCs w:val="20"/>
                  </w:rPr>
                </w:rPrChange>
              </w:rPr>
            </w:pPr>
            <w:ins w:id="1841" w:author="gsadi" w:date="2013-11-03T19:59:00Z">
              <w:r w:rsidRPr="002B0E74">
                <w:rPr>
                  <w:rFonts w:ascii="Arial" w:hAnsi="Arial" w:cs="Arial"/>
                  <w:color w:val="000000"/>
                  <w:sz w:val="18"/>
                  <w:szCs w:val="16"/>
                  <w:rPrChange w:id="1842" w:author="gsadi" w:date="2013-11-03T20:45:00Z">
                    <w:rPr>
                      <w:rFonts w:ascii="Arial" w:hAnsi="Arial" w:cs="Arial"/>
                      <w:color w:val="000000"/>
                      <w:sz w:val="20"/>
                      <w:szCs w:val="20"/>
                      <w:u w:val="single"/>
                    </w:rPr>
                  </w:rPrChange>
                </w:rPr>
                <w:t>Product Inventory Class Master</w:t>
              </w:r>
            </w:ins>
          </w:p>
        </w:tc>
        <w:tc>
          <w:tcPr>
            <w:tcW w:w="1259" w:type="dxa"/>
            <w:tcBorders>
              <w:top w:val="nil"/>
              <w:left w:val="nil"/>
              <w:bottom w:val="single" w:sz="4" w:space="0" w:color="auto"/>
              <w:right w:val="single" w:sz="4" w:space="0" w:color="auto"/>
            </w:tcBorders>
            <w:shd w:val="clear" w:color="auto" w:fill="auto"/>
            <w:vAlign w:val="center"/>
            <w:hideMark/>
            <w:tcPrChange w:id="1843"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44" w:author="gsadi" w:date="2013-11-03T19:59:00Z"/>
                <w:rFonts w:ascii="Arial" w:hAnsi="Arial" w:cs="Arial"/>
                <w:color w:val="000000"/>
                <w:sz w:val="18"/>
                <w:szCs w:val="16"/>
                <w:rPrChange w:id="1845" w:author="gsadi" w:date="2013-11-03T20:45:00Z">
                  <w:rPr>
                    <w:ins w:id="1846" w:author="gsadi" w:date="2013-11-03T19:59:00Z"/>
                    <w:rFonts w:ascii="Arial" w:hAnsi="Arial" w:cs="Arial"/>
                    <w:color w:val="000000"/>
                    <w:sz w:val="20"/>
                    <w:szCs w:val="20"/>
                  </w:rPr>
                </w:rPrChange>
              </w:rPr>
            </w:pPr>
            <w:ins w:id="1847" w:author="gsadi" w:date="2013-11-03T19:59:00Z">
              <w:r w:rsidRPr="002B0E74">
                <w:rPr>
                  <w:rFonts w:ascii="Arial" w:hAnsi="Arial" w:cs="Arial"/>
                  <w:color w:val="000000"/>
                  <w:sz w:val="18"/>
                  <w:szCs w:val="16"/>
                  <w:rPrChange w:id="1848"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849"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50" w:author="gsadi" w:date="2013-11-03T19:59:00Z"/>
                <w:rFonts w:ascii="Arial" w:hAnsi="Arial" w:cs="Arial"/>
                <w:color w:val="000000"/>
                <w:sz w:val="18"/>
                <w:szCs w:val="16"/>
                <w:rPrChange w:id="1851" w:author="gsadi" w:date="2013-11-03T20:45:00Z">
                  <w:rPr>
                    <w:ins w:id="1852" w:author="gsadi" w:date="2013-11-03T19:59:00Z"/>
                    <w:rFonts w:ascii="Arial" w:hAnsi="Arial" w:cs="Arial"/>
                    <w:color w:val="000000"/>
                    <w:sz w:val="20"/>
                    <w:szCs w:val="20"/>
                  </w:rPr>
                </w:rPrChange>
              </w:rPr>
            </w:pPr>
            <w:ins w:id="1853" w:author="gsadi" w:date="2013-11-03T19:59:00Z">
              <w:r w:rsidRPr="002B0E74">
                <w:rPr>
                  <w:rFonts w:ascii="Arial" w:hAnsi="Arial" w:cs="Arial"/>
                  <w:color w:val="000000"/>
                  <w:sz w:val="18"/>
                  <w:szCs w:val="16"/>
                  <w:rPrChange w:id="1854"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855"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56" w:author="gsadi" w:date="2013-11-03T19:59:00Z"/>
                <w:rFonts w:ascii="Arial" w:hAnsi="Arial" w:cs="Arial"/>
                <w:color w:val="000000"/>
                <w:sz w:val="18"/>
                <w:szCs w:val="16"/>
                <w:rPrChange w:id="1857" w:author="gsadi" w:date="2013-11-03T20:45:00Z">
                  <w:rPr>
                    <w:ins w:id="1858" w:author="gsadi" w:date="2013-11-03T19:59:00Z"/>
                    <w:rFonts w:ascii="Arial" w:hAnsi="Arial" w:cs="Arial"/>
                    <w:color w:val="000000"/>
                    <w:sz w:val="20"/>
                    <w:szCs w:val="20"/>
                  </w:rPr>
                </w:rPrChange>
              </w:rPr>
            </w:pPr>
            <w:ins w:id="1859" w:author="gsadi" w:date="2013-11-03T19:59:00Z">
              <w:r w:rsidRPr="002B0E74">
                <w:rPr>
                  <w:rFonts w:ascii="Arial" w:hAnsi="Arial" w:cs="Arial"/>
                  <w:color w:val="000000"/>
                  <w:sz w:val="18"/>
                  <w:szCs w:val="16"/>
                  <w:rPrChange w:id="1860"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861"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62" w:author="gsadi" w:date="2013-11-03T19:59:00Z"/>
                <w:rFonts w:ascii="Arial" w:hAnsi="Arial" w:cs="Arial"/>
                <w:color w:val="000000"/>
                <w:sz w:val="18"/>
                <w:szCs w:val="16"/>
                <w:rPrChange w:id="1863" w:author="gsadi" w:date="2013-11-03T20:45:00Z">
                  <w:rPr>
                    <w:ins w:id="1864" w:author="gsadi" w:date="2013-11-03T19:59:00Z"/>
                    <w:rFonts w:ascii="Arial" w:hAnsi="Arial" w:cs="Arial"/>
                    <w:color w:val="000000"/>
                    <w:sz w:val="20"/>
                    <w:szCs w:val="20"/>
                  </w:rPr>
                </w:rPrChange>
              </w:rPr>
            </w:pPr>
            <w:ins w:id="1865" w:author="gsadi" w:date="2013-11-03T19:59:00Z">
              <w:r w:rsidRPr="002B0E74">
                <w:rPr>
                  <w:rFonts w:ascii="Arial" w:hAnsi="Arial" w:cs="Arial"/>
                  <w:color w:val="000000"/>
                  <w:sz w:val="18"/>
                  <w:szCs w:val="16"/>
                  <w:rPrChange w:id="1866" w:author="gsadi" w:date="2013-11-03T20:45:00Z">
                    <w:rPr>
                      <w:rFonts w:ascii="Arial" w:hAnsi="Arial" w:cs="Arial"/>
                      <w:color w:val="000000"/>
                      <w:sz w:val="20"/>
                      <w:szCs w:val="20"/>
                      <w:u w:val="single"/>
                    </w:rPr>
                  </w:rPrChange>
                </w:rPr>
                <w:t>Item Master Service-&gt;ODMSTR DB</w:t>
              </w:r>
            </w:ins>
          </w:p>
        </w:tc>
      </w:tr>
      <w:tr w:rsidR="00704C5A" w:rsidRPr="00FE4F1F" w:rsidTr="00554AF8">
        <w:tblPrEx>
          <w:tblPrExChange w:id="1867" w:author="gsadi" w:date="2013-11-03T20:47:00Z">
            <w:tblPrEx>
              <w:jc w:val="left"/>
              <w:tblInd w:w="0" w:type="dxa"/>
            </w:tblPrEx>
          </w:tblPrExChange>
        </w:tblPrEx>
        <w:trPr>
          <w:trHeight w:val="300"/>
          <w:ins w:id="1868" w:author="gsadi" w:date="2013-11-03T19:59:00Z"/>
          <w:trPrChange w:id="1869"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870"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871" w:author="gsadi" w:date="2013-11-03T19:59:00Z"/>
                <w:rFonts w:ascii="Arial" w:hAnsi="Arial" w:cs="Arial"/>
                <w:color w:val="000000"/>
                <w:sz w:val="18"/>
                <w:szCs w:val="16"/>
                <w:rPrChange w:id="1872" w:author="gsadi" w:date="2013-11-03T20:45:00Z">
                  <w:rPr>
                    <w:ins w:id="1873" w:author="gsadi" w:date="2013-11-03T19:59:00Z"/>
                    <w:rFonts w:ascii="Arial" w:hAnsi="Arial" w:cs="Arial"/>
                    <w:color w:val="000000"/>
                    <w:sz w:val="20"/>
                    <w:szCs w:val="20"/>
                  </w:rPr>
                </w:rPrChange>
              </w:rPr>
            </w:pPr>
            <w:ins w:id="1874" w:author="gsadi" w:date="2013-11-03T19:59:00Z">
              <w:r w:rsidRPr="002B0E74">
                <w:rPr>
                  <w:rFonts w:ascii="Arial" w:hAnsi="Arial" w:cs="Arial"/>
                  <w:color w:val="000000"/>
                  <w:sz w:val="18"/>
                  <w:szCs w:val="16"/>
                  <w:rPrChange w:id="1875" w:author="gsadi" w:date="2013-11-03T20:45:00Z">
                    <w:rPr>
                      <w:rFonts w:ascii="Arial" w:hAnsi="Arial" w:cs="Arial"/>
                      <w:color w:val="000000"/>
                      <w:sz w:val="20"/>
                      <w:szCs w:val="20"/>
                      <w:u w:val="single"/>
                    </w:rPr>
                  </w:rPrChange>
                </w:rPr>
                <w:t>Product Current Future Season Master</w:t>
              </w:r>
            </w:ins>
          </w:p>
        </w:tc>
        <w:tc>
          <w:tcPr>
            <w:tcW w:w="1259" w:type="dxa"/>
            <w:tcBorders>
              <w:top w:val="nil"/>
              <w:left w:val="nil"/>
              <w:bottom w:val="single" w:sz="4" w:space="0" w:color="auto"/>
              <w:right w:val="single" w:sz="4" w:space="0" w:color="auto"/>
            </w:tcBorders>
            <w:shd w:val="clear" w:color="auto" w:fill="auto"/>
            <w:vAlign w:val="center"/>
            <w:hideMark/>
            <w:tcPrChange w:id="1876"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77" w:author="gsadi" w:date="2013-11-03T19:59:00Z"/>
                <w:rFonts w:ascii="Arial" w:hAnsi="Arial" w:cs="Arial"/>
                <w:color w:val="000000"/>
                <w:sz w:val="18"/>
                <w:szCs w:val="16"/>
                <w:rPrChange w:id="1878" w:author="gsadi" w:date="2013-11-03T20:45:00Z">
                  <w:rPr>
                    <w:ins w:id="1879" w:author="gsadi" w:date="2013-11-03T19:59:00Z"/>
                    <w:rFonts w:ascii="Arial" w:hAnsi="Arial" w:cs="Arial"/>
                    <w:color w:val="000000"/>
                    <w:sz w:val="20"/>
                    <w:szCs w:val="20"/>
                  </w:rPr>
                </w:rPrChange>
              </w:rPr>
            </w:pPr>
            <w:ins w:id="1880" w:author="gsadi" w:date="2013-11-03T19:59:00Z">
              <w:r w:rsidRPr="002B0E74">
                <w:rPr>
                  <w:rFonts w:ascii="Arial" w:hAnsi="Arial" w:cs="Arial"/>
                  <w:color w:val="000000"/>
                  <w:sz w:val="18"/>
                  <w:szCs w:val="16"/>
                  <w:rPrChange w:id="1881"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882"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83" w:author="gsadi" w:date="2013-11-03T19:59:00Z"/>
                <w:rFonts w:ascii="Arial" w:hAnsi="Arial" w:cs="Arial"/>
                <w:color w:val="000000"/>
                <w:sz w:val="18"/>
                <w:szCs w:val="16"/>
                <w:rPrChange w:id="1884" w:author="gsadi" w:date="2013-11-03T20:45:00Z">
                  <w:rPr>
                    <w:ins w:id="1885" w:author="gsadi" w:date="2013-11-03T19:59:00Z"/>
                    <w:rFonts w:ascii="Arial" w:hAnsi="Arial" w:cs="Arial"/>
                    <w:color w:val="000000"/>
                    <w:sz w:val="20"/>
                    <w:szCs w:val="20"/>
                  </w:rPr>
                </w:rPrChange>
              </w:rPr>
            </w:pPr>
            <w:ins w:id="1886" w:author="gsadi" w:date="2013-11-03T19:59:00Z">
              <w:r w:rsidRPr="002B0E74">
                <w:rPr>
                  <w:rFonts w:ascii="Arial" w:hAnsi="Arial" w:cs="Arial"/>
                  <w:color w:val="000000"/>
                  <w:sz w:val="18"/>
                  <w:szCs w:val="16"/>
                  <w:rPrChange w:id="1887"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888"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89" w:author="gsadi" w:date="2013-11-03T19:59:00Z"/>
                <w:rFonts w:ascii="Arial" w:hAnsi="Arial" w:cs="Arial"/>
                <w:color w:val="000000"/>
                <w:sz w:val="18"/>
                <w:szCs w:val="16"/>
                <w:rPrChange w:id="1890" w:author="gsadi" w:date="2013-11-03T20:45:00Z">
                  <w:rPr>
                    <w:ins w:id="1891" w:author="gsadi" w:date="2013-11-03T19:59:00Z"/>
                    <w:rFonts w:ascii="Arial" w:hAnsi="Arial" w:cs="Arial"/>
                    <w:color w:val="000000"/>
                    <w:sz w:val="20"/>
                    <w:szCs w:val="20"/>
                  </w:rPr>
                </w:rPrChange>
              </w:rPr>
            </w:pPr>
            <w:ins w:id="1892" w:author="gsadi" w:date="2013-11-03T19:59:00Z">
              <w:r w:rsidRPr="002B0E74">
                <w:rPr>
                  <w:rFonts w:ascii="Arial" w:hAnsi="Arial" w:cs="Arial"/>
                  <w:color w:val="000000"/>
                  <w:sz w:val="18"/>
                  <w:szCs w:val="16"/>
                  <w:rPrChange w:id="1893"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894"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895" w:author="gsadi" w:date="2013-11-03T19:59:00Z"/>
                <w:rFonts w:ascii="Arial" w:hAnsi="Arial" w:cs="Arial"/>
                <w:color w:val="000000"/>
                <w:sz w:val="18"/>
                <w:szCs w:val="16"/>
                <w:rPrChange w:id="1896" w:author="gsadi" w:date="2013-11-03T20:45:00Z">
                  <w:rPr>
                    <w:ins w:id="1897" w:author="gsadi" w:date="2013-11-03T19:59:00Z"/>
                    <w:rFonts w:ascii="Arial" w:hAnsi="Arial" w:cs="Arial"/>
                    <w:color w:val="000000"/>
                    <w:sz w:val="20"/>
                    <w:szCs w:val="20"/>
                  </w:rPr>
                </w:rPrChange>
              </w:rPr>
            </w:pPr>
            <w:ins w:id="1898" w:author="gsadi" w:date="2013-11-03T19:59:00Z">
              <w:r w:rsidRPr="002B0E74">
                <w:rPr>
                  <w:rFonts w:ascii="Arial" w:hAnsi="Arial" w:cs="Arial"/>
                  <w:color w:val="000000"/>
                  <w:sz w:val="18"/>
                  <w:szCs w:val="16"/>
                  <w:rPrChange w:id="1899" w:author="gsadi" w:date="2013-11-03T20:45:00Z">
                    <w:rPr>
                      <w:rFonts w:ascii="Arial" w:hAnsi="Arial" w:cs="Arial"/>
                      <w:color w:val="000000"/>
                      <w:sz w:val="20"/>
                      <w:szCs w:val="20"/>
                      <w:u w:val="single"/>
                    </w:rPr>
                  </w:rPrChange>
                </w:rPr>
                <w:t>Item Master Service-&gt;ODMSTR DB</w:t>
              </w:r>
            </w:ins>
          </w:p>
        </w:tc>
      </w:tr>
      <w:tr w:rsidR="00704C5A" w:rsidRPr="00FE4F1F" w:rsidTr="00554AF8">
        <w:tblPrEx>
          <w:tblPrExChange w:id="1900" w:author="gsadi" w:date="2013-11-03T20:47:00Z">
            <w:tblPrEx>
              <w:jc w:val="left"/>
              <w:tblInd w:w="0" w:type="dxa"/>
            </w:tblPrEx>
          </w:tblPrExChange>
        </w:tblPrEx>
        <w:trPr>
          <w:trHeight w:val="300"/>
          <w:ins w:id="1901" w:author="gsadi" w:date="2013-11-03T19:59:00Z"/>
          <w:trPrChange w:id="1902"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903"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904" w:author="gsadi" w:date="2013-11-03T19:59:00Z"/>
                <w:rFonts w:ascii="Arial" w:hAnsi="Arial" w:cs="Arial"/>
                <w:color w:val="000000"/>
                <w:sz w:val="18"/>
                <w:szCs w:val="16"/>
                <w:rPrChange w:id="1905" w:author="gsadi" w:date="2013-11-03T20:45:00Z">
                  <w:rPr>
                    <w:ins w:id="1906" w:author="gsadi" w:date="2013-11-03T19:59:00Z"/>
                    <w:rFonts w:ascii="Arial" w:hAnsi="Arial" w:cs="Arial"/>
                    <w:color w:val="000000"/>
                    <w:sz w:val="20"/>
                    <w:szCs w:val="20"/>
                  </w:rPr>
                </w:rPrChange>
              </w:rPr>
            </w:pPr>
            <w:ins w:id="1907" w:author="gsadi" w:date="2013-11-03T19:59:00Z">
              <w:r w:rsidRPr="002B0E74">
                <w:rPr>
                  <w:rFonts w:ascii="Arial" w:hAnsi="Arial" w:cs="Arial"/>
                  <w:color w:val="000000"/>
                  <w:sz w:val="18"/>
                  <w:szCs w:val="16"/>
                  <w:rPrChange w:id="1908" w:author="gsadi" w:date="2013-11-03T20:45:00Z">
                    <w:rPr>
                      <w:rFonts w:ascii="Arial" w:hAnsi="Arial" w:cs="Arial"/>
                      <w:color w:val="000000"/>
                      <w:sz w:val="20"/>
                      <w:szCs w:val="20"/>
                      <w:u w:val="single"/>
                    </w:rPr>
                  </w:rPrChange>
                </w:rPr>
                <w:t>Customer Attribute Master</w:t>
              </w:r>
            </w:ins>
          </w:p>
        </w:tc>
        <w:tc>
          <w:tcPr>
            <w:tcW w:w="1259" w:type="dxa"/>
            <w:tcBorders>
              <w:top w:val="nil"/>
              <w:left w:val="nil"/>
              <w:bottom w:val="single" w:sz="4" w:space="0" w:color="auto"/>
              <w:right w:val="single" w:sz="4" w:space="0" w:color="auto"/>
            </w:tcBorders>
            <w:shd w:val="clear" w:color="auto" w:fill="auto"/>
            <w:vAlign w:val="center"/>
            <w:hideMark/>
            <w:tcPrChange w:id="1909"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910" w:author="gsadi" w:date="2013-11-03T19:59:00Z"/>
                <w:rFonts w:ascii="Arial" w:hAnsi="Arial" w:cs="Arial"/>
                <w:color w:val="000000"/>
                <w:sz w:val="18"/>
                <w:szCs w:val="16"/>
                <w:rPrChange w:id="1911" w:author="gsadi" w:date="2013-11-03T20:45:00Z">
                  <w:rPr>
                    <w:ins w:id="1912" w:author="gsadi" w:date="2013-11-03T19:59:00Z"/>
                    <w:rFonts w:ascii="Arial" w:hAnsi="Arial" w:cs="Arial"/>
                    <w:color w:val="000000"/>
                    <w:sz w:val="20"/>
                    <w:szCs w:val="20"/>
                  </w:rPr>
                </w:rPrChange>
              </w:rPr>
            </w:pPr>
            <w:ins w:id="1913" w:author="gsadi" w:date="2013-11-03T19:59:00Z">
              <w:r w:rsidRPr="002B0E74">
                <w:rPr>
                  <w:rFonts w:ascii="Arial" w:hAnsi="Arial" w:cs="Arial"/>
                  <w:color w:val="000000"/>
                  <w:sz w:val="18"/>
                  <w:szCs w:val="16"/>
                  <w:rPrChange w:id="1914"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915"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916" w:author="gsadi" w:date="2013-11-03T19:59:00Z"/>
                <w:rFonts w:ascii="Arial" w:hAnsi="Arial" w:cs="Arial"/>
                <w:color w:val="000000"/>
                <w:sz w:val="18"/>
                <w:szCs w:val="16"/>
                <w:rPrChange w:id="1917" w:author="gsadi" w:date="2013-11-03T20:45:00Z">
                  <w:rPr>
                    <w:ins w:id="1918" w:author="gsadi" w:date="2013-11-03T19:59:00Z"/>
                    <w:rFonts w:ascii="Arial" w:hAnsi="Arial" w:cs="Arial"/>
                    <w:color w:val="000000"/>
                    <w:sz w:val="20"/>
                    <w:szCs w:val="20"/>
                  </w:rPr>
                </w:rPrChange>
              </w:rPr>
            </w:pPr>
            <w:ins w:id="1919" w:author="gsadi" w:date="2013-11-03T19:59:00Z">
              <w:r w:rsidRPr="002B0E74">
                <w:rPr>
                  <w:rFonts w:ascii="Arial" w:hAnsi="Arial" w:cs="Arial"/>
                  <w:color w:val="000000"/>
                  <w:sz w:val="18"/>
                  <w:szCs w:val="16"/>
                  <w:rPrChange w:id="1920" w:author="gsadi" w:date="2013-11-03T20:45:00Z">
                    <w:rPr>
                      <w:rFonts w:ascii="Arial" w:hAnsi="Arial" w:cs="Arial"/>
                      <w:color w:val="000000"/>
                      <w:sz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1921"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922" w:author="gsadi" w:date="2013-11-03T19:59:00Z"/>
                <w:rFonts w:ascii="Arial" w:hAnsi="Arial" w:cs="Arial"/>
                <w:color w:val="000000"/>
                <w:sz w:val="18"/>
                <w:szCs w:val="16"/>
                <w:rPrChange w:id="1923" w:author="gsadi" w:date="2013-11-03T20:45:00Z">
                  <w:rPr>
                    <w:ins w:id="1924" w:author="gsadi" w:date="2013-11-03T19:59:00Z"/>
                    <w:rFonts w:ascii="Arial" w:hAnsi="Arial" w:cs="Arial"/>
                    <w:color w:val="000000"/>
                    <w:sz w:val="20"/>
                    <w:szCs w:val="20"/>
                  </w:rPr>
                </w:rPrChange>
              </w:rPr>
            </w:pPr>
            <w:ins w:id="1925" w:author="gsadi" w:date="2013-11-03T19:59:00Z">
              <w:r w:rsidRPr="002B0E74">
                <w:rPr>
                  <w:rFonts w:ascii="Arial" w:hAnsi="Arial" w:cs="Arial"/>
                  <w:color w:val="000000"/>
                  <w:sz w:val="18"/>
                  <w:szCs w:val="16"/>
                  <w:rPrChange w:id="1926"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927"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928" w:author="gsadi" w:date="2013-11-03T19:59:00Z"/>
                <w:rFonts w:ascii="Arial" w:hAnsi="Arial" w:cs="Arial"/>
                <w:color w:val="000000"/>
                <w:sz w:val="18"/>
                <w:szCs w:val="16"/>
                <w:rPrChange w:id="1929" w:author="gsadi" w:date="2013-11-03T20:45:00Z">
                  <w:rPr>
                    <w:ins w:id="1930" w:author="gsadi" w:date="2013-11-03T19:59:00Z"/>
                    <w:rFonts w:ascii="Arial" w:hAnsi="Arial" w:cs="Arial"/>
                    <w:color w:val="000000"/>
                    <w:sz w:val="20"/>
                    <w:szCs w:val="20"/>
                  </w:rPr>
                </w:rPrChange>
              </w:rPr>
            </w:pPr>
            <w:ins w:id="1931" w:author="gsadi" w:date="2013-11-03T19:59:00Z">
              <w:r w:rsidRPr="002B0E74">
                <w:rPr>
                  <w:rFonts w:ascii="Arial" w:hAnsi="Arial" w:cs="Arial"/>
                  <w:color w:val="000000"/>
                  <w:sz w:val="18"/>
                  <w:szCs w:val="16"/>
                  <w:rPrChange w:id="1932" w:author="gsadi" w:date="2013-11-03T20:45:00Z">
                    <w:rPr>
                      <w:rFonts w:ascii="Arial" w:hAnsi="Arial" w:cs="Arial"/>
                      <w:color w:val="000000"/>
                      <w:sz w:val="20"/>
                      <w:szCs w:val="20"/>
                      <w:u w:val="single"/>
                    </w:rPr>
                  </w:rPrChange>
                </w:rPr>
                <w:t>Customer Master Service-&gt;ODMSTR DB</w:t>
              </w:r>
            </w:ins>
          </w:p>
        </w:tc>
      </w:tr>
      <w:tr w:rsidR="00704C5A" w:rsidRPr="00FE4F1F" w:rsidTr="00554AF8">
        <w:tblPrEx>
          <w:tblPrExChange w:id="1933" w:author="gsadi" w:date="2013-11-03T20:47:00Z">
            <w:tblPrEx>
              <w:jc w:val="left"/>
              <w:tblInd w:w="0" w:type="dxa"/>
            </w:tblPrEx>
          </w:tblPrExChange>
        </w:tblPrEx>
        <w:trPr>
          <w:trHeight w:val="285"/>
          <w:ins w:id="1934" w:author="gsadi" w:date="2013-11-03T19:59:00Z"/>
          <w:trPrChange w:id="1935"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936"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937" w:author="gsadi" w:date="2013-11-03T19:59:00Z"/>
                <w:rFonts w:ascii="Arial" w:hAnsi="Arial" w:cs="Arial"/>
                <w:color w:val="000000"/>
                <w:sz w:val="18"/>
                <w:szCs w:val="16"/>
                <w:rPrChange w:id="1938" w:author="gsadi" w:date="2013-11-03T20:45:00Z">
                  <w:rPr>
                    <w:ins w:id="1939" w:author="gsadi" w:date="2013-11-03T19:59:00Z"/>
                    <w:rFonts w:ascii="Arial" w:hAnsi="Arial" w:cs="Arial"/>
                    <w:color w:val="000000"/>
                    <w:sz w:val="20"/>
                    <w:szCs w:val="20"/>
                  </w:rPr>
                </w:rPrChange>
              </w:rPr>
            </w:pPr>
            <w:ins w:id="1940" w:author="gsadi" w:date="2013-11-03T19:59:00Z">
              <w:r w:rsidRPr="002B0E74">
                <w:rPr>
                  <w:rFonts w:ascii="Arial" w:hAnsi="Arial" w:cs="Arial"/>
                  <w:color w:val="000000"/>
                  <w:sz w:val="18"/>
                  <w:szCs w:val="16"/>
                  <w:rPrChange w:id="1941" w:author="gsadi" w:date="2013-11-03T20:45:00Z">
                    <w:rPr>
                      <w:rFonts w:ascii="Arial" w:hAnsi="Arial" w:cs="Arial"/>
                      <w:color w:val="000000"/>
                      <w:sz w:val="20"/>
                      <w:szCs w:val="20"/>
                      <w:u w:val="single"/>
                    </w:rPr>
                  </w:rPrChange>
                </w:rPr>
                <w:t>Capacity</w:t>
              </w:r>
            </w:ins>
          </w:p>
        </w:tc>
        <w:tc>
          <w:tcPr>
            <w:tcW w:w="1259" w:type="dxa"/>
            <w:tcBorders>
              <w:top w:val="nil"/>
              <w:left w:val="nil"/>
              <w:bottom w:val="single" w:sz="4" w:space="0" w:color="auto"/>
              <w:right w:val="single" w:sz="4" w:space="0" w:color="auto"/>
            </w:tcBorders>
            <w:shd w:val="clear" w:color="auto" w:fill="auto"/>
            <w:vAlign w:val="center"/>
            <w:hideMark/>
            <w:tcPrChange w:id="1942"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943" w:author="gsadi" w:date="2013-11-03T19:59:00Z"/>
                <w:rFonts w:ascii="Arial" w:hAnsi="Arial" w:cs="Arial"/>
                <w:color w:val="000000"/>
                <w:sz w:val="18"/>
                <w:szCs w:val="16"/>
                <w:rPrChange w:id="1944" w:author="gsadi" w:date="2013-11-03T20:45:00Z">
                  <w:rPr>
                    <w:ins w:id="1945" w:author="gsadi" w:date="2013-11-03T19:59:00Z"/>
                    <w:rFonts w:ascii="Arial" w:hAnsi="Arial" w:cs="Arial"/>
                    <w:color w:val="000000"/>
                    <w:sz w:val="20"/>
                    <w:szCs w:val="20"/>
                  </w:rPr>
                </w:rPrChange>
              </w:rPr>
            </w:pPr>
            <w:ins w:id="1946" w:author="gsadi" w:date="2013-11-03T19:59:00Z">
              <w:r w:rsidRPr="002B0E74">
                <w:rPr>
                  <w:rFonts w:ascii="Arial" w:hAnsi="Arial" w:cs="Arial"/>
                  <w:color w:val="000000"/>
                  <w:sz w:val="18"/>
                  <w:szCs w:val="16"/>
                  <w:rPrChange w:id="1947"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948"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949" w:author="gsadi" w:date="2013-11-03T19:59:00Z"/>
                <w:rFonts w:ascii="Arial" w:hAnsi="Arial" w:cs="Arial"/>
                <w:color w:val="000000"/>
                <w:sz w:val="18"/>
                <w:szCs w:val="16"/>
                <w:rPrChange w:id="1950" w:author="gsadi" w:date="2013-11-03T20:45:00Z">
                  <w:rPr>
                    <w:ins w:id="1951" w:author="gsadi" w:date="2013-11-03T19:59:00Z"/>
                    <w:rFonts w:ascii="Arial" w:hAnsi="Arial" w:cs="Arial"/>
                    <w:color w:val="000000"/>
                    <w:sz w:val="20"/>
                    <w:szCs w:val="20"/>
                  </w:rPr>
                </w:rPrChange>
              </w:rPr>
            </w:pPr>
            <w:ins w:id="1952" w:author="gsadi" w:date="2013-11-03T19:59:00Z">
              <w:r w:rsidRPr="002B0E74">
                <w:rPr>
                  <w:rFonts w:ascii="Arial" w:hAnsi="Arial" w:cs="Arial"/>
                  <w:color w:val="000000"/>
                  <w:sz w:val="18"/>
                  <w:szCs w:val="16"/>
                  <w:rPrChange w:id="1953" w:author="gsadi" w:date="2013-11-03T20:45:00Z">
                    <w:rPr>
                      <w:rFonts w:ascii="Arial" w:hAnsi="Arial" w:cs="Arial"/>
                      <w:color w:val="000000"/>
                      <w:sz w:val="20"/>
                      <w:u w:val="single"/>
                    </w:rPr>
                  </w:rPrChange>
                </w:rPr>
                <w:t>PSE</w:t>
              </w:r>
            </w:ins>
          </w:p>
        </w:tc>
        <w:tc>
          <w:tcPr>
            <w:tcW w:w="767" w:type="dxa"/>
            <w:tcBorders>
              <w:top w:val="nil"/>
              <w:left w:val="nil"/>
              <w:bottom w:val="single" w:sz="4" w:space="0" w:color="auto"/>
              <w:right w:val="single" w:sz="4" w:space="0" w:color="auto"/>
            </w:tcBorders>
            <w:shd w:val="clear" w:color="auto" w:fill="auto"/>
            <w:vAlign w:val="center"/>
            <w:hideMark/>
            <w:tcPrChange w:id="1954"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955" w:author="gsadi" w:date="2013-11-03T19:59:00Z"/>
                <w:rFonts w:ascii="Arial" w:hAnsi="Arial" w:cs="Arial"/>
                <w:color w:val="000000"/>
                <w:sz w:val="18"/>
                <w:szCs w:val="16"/>
                <w:rPrChange w:id="1956" w:author="gsadi" w:date="2013-11-03T20:45:00Z">
                  <w:rPr>
                    <w:ins w:id="1957" w:author="gsadi" w:date="2013-11-03T19:59:00Z"/>
                    <w:rFonts w:ascii="Arial" w:hAnsi="Arial" w:cs="Arial"/>
                    <w:color w:val="000000"/>
                    <w:sz w:val="20"/>
                    <w:szCs w:val="20"/>
                  </w:rPr>
                </w:rPrChange>
              </w:rPr>
            </w:pPr>
            <w:ins w:id="1958" w:author="gsadi" w:date="2013-11-03T19:59:00Z">
              <w:r w:rsidRPr="002B0E74">
                <w:rPr>
                  <w:rFonts w:ascii="Arial" w:hAnsi="Arial" w:cs="Arial"/>
                  <w:color w:val="000000"/>
                  <w:sz w:val="18"/>
                  <w:szCs w:val="16"/>
                  <w:rPrChange w:id="1959"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960"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D10DE0">
            <w:pPr>
              <w:jc w:val="center"/>
              <w:rPr>
                <w:ins w:id="1961" w:author="gsadi" w:date="2013-11-03T19:59:00Z"/>
                <w:rFonts w:ascii="Arial" w:hAnsi="Arial" w:cs="Arial"/>
                <w:color w:val="000000"/>
                <w:sz w:val="18"/>
                <w:szCs w:val="16"/>
                <w:rPrChange w:id="1962" w:author="gsadi" w:date="2013-11-03T20:45:00Z">
                  <w:rPr>
                    <w:ins w:id="1963" w:author="gsadi" w:date="2013-11-03T19:59:00Z"/>
                    <w:rFonts w:ascii="Arial" w:hAnsi="Arial" w:cs="Arial"/>
                    <w:color w:val="000000"/>
                    <w:sz w:val="20"/>
                    <w:szCs w:val="20"/>
                  </w:rPr>
                </w:rPrChange>
              </w:rPr>
            </w:pPr>
            <w:ins w:id="1964" w:author="gsadi" w:date="2013-11-11T16:29:00Z">
              <w:r>
                <w:rPr>
                  <w:rFonts w:ascii="Arial" w:hAnsi="Arial" w:cs="Arial"/>
                  <w:color w:val="000000"/>
                  <w:sz w:val="18"/>
                  <w:szCs w:val="16"/>
                </w:rPr>
                <w:t>Internal</w:t>
              </w:r>
            </w:ins>
          </w:p>
        </w:tc>
      </w:tr>
      <w:tr w:rsidR="00704C5A" w:rsidRPr="00FE4F1F" w:rsidTr="00D10DE0">
        <w:tblPrEx>
          <w:tblPrExChange w:id="1965" w:author="gsadi" w:date="2013-11-11T16:29:00Z">
            <w:tblPrEx>
              <w:jc w:val="left"/>
              <w:tblInd w:w="0" w:type="dxa"/>
            </w:tblPrEx>
          </w:tblPrExChange>
        </w:tblPrEx>
        <w:trPr>
          <w:trHeight w:val="350"/>
          <w:ins w:id="1966" w:author="gsadi" w:date="2013-11-03T19:59:00Z"/>
          <w:trPrChange w:id="1967" w:author="gsadi" w:date="2013-11-11T16:29: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1968" w:author="gsadi" w:date="2013-11-11T16:29: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1969" w:author="gsadi" w:date="2013-11-03T19:59:00Z"/>
                <w:rFonts w:ascii="Arial" w:hAnsi="Arial" w:cs="Arial"/>
                <w:color w:val="000000"/>
                <w:sz w:val="18"/>
                <w:szCs w:val="16"/>
                <w:rPrChange w:id="1970" w:author="gsadi" w:date="2013-11-03T20:45:00Z">
                  <w:rPr>
                    <w:ins w:id="1971" w:author="gsadi" w:date="2013-11-03T19:59:00Z"/>
                    <w:rFonts w:ascii="Arial" w:hAnsi="Arial" w:cs="Arial"/>
                    <w:color w:val="000000"/>
                    <w:sz w:val="20"/>
                    <w:szCs w:val="20"/>
                  </w:rPr>
                </w:rPrChange>
              </w:rPr>
            </w:pPr>
            <w:ins w:id="1972" w:author="gsadi" w:date="2013-11-03T19:59:00Z">
              <w:r w:rsidRPr="002B0E74">
                <w:rPr>
                  <w:rFonts w:ascii="Arial" w:hAnsi="Arial" w:cs="Arial"/>
                  <w:color w:val="000000"/>
                  <w:sz w:val="18"/>
                  <w:szCs w:val="16"/>
                  <w:rPrChange w:id="1973" w:author="gsadi" w:date="2013-11-03T20:45:00Z">
                    <w:rPr>
                      <w:rFonts w:ascii="Arial" w:hAnsi="Arial" w:cs="Arial"/>
                      <w:color w:val="000000"/>
                      <w:sz w:val="20"/>
                      <w:szCs w:val="20"/>
                      <w:u w:val="single"/>
                    </w:rPr>
                  </w:rPrChange>
                </w:rPr>
                <w:t>Consumption</w:t>
              </w:r>
            </w:ins>
          </w:p>
        </w:tc>
        <w:tc>
          <w:tcPr>
            <w:tcW w:w="1259" w:type="dxa"/>
            <w:tcBorders>
              <w:top w:val="nil"/>
              <w:left w:val="nil"/>
              <w:bottom w:val="single" w:sz="4" w:space="0" w:color="auto"/>
              <w:right w:val="single" w:sz="4" w:space="0" w:color="auto"/>
            </w:tcBorders>
            <w:shd w:val="clear" w:color="auto" w:fill="auto"/>
            <w:vAlign w:val="center"/>
            <w:hideMark/>
            <w:tcPrChange w:id="1974" w:author="gsadi" w:date="2013-11-11T16:29: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975" w:author="gsadi" w:date="2013-11-03T19:59:00Z"/>
                <w:rFonts w:ascii="Arial" w:hAnsi="Arial" w:cs="Arial"/>
                <w:color w:val="000000"/>
                <w:sz w:val="18"/>
                <w:szCs w:val="16"/>
                <w:rPrChange w:id="1976" w:author="gsadi" w:date="2013-11-03T20:45:00Z">
                  <w:rPr>
                    <w:ins w:id="1977" w:author="gsadi" w:date="2013-11-03T19:59:00Z"/>
                    <w:rFonts w:ascii="Arial" w:hAnsi="Arial" w:cs="Arial"/>
                    <w:color w:val="000000"/>
                    <w:sz w:val="20"/>
                    <w:szCs w:val="20"/>
                  </w:rPr>
                </w:rPrChange>
              </w:rPr>
            </w:pPr>
            <w:ins w:id="1978" w:author="gsadi" w:date="2013-11-03T19:59:00Z">
              <w:r w:rsidRPr="002B0E74">
                <w:rPr>
                  <w:rFonts w:ascii="Arial" w:hAnsi="Arial" w:cs="Arial"/>
                  <w:color w:val="000000"/>
                  <w:sz w:val="18"/>
                  <w:szCs w:val="16"/>
                  <w:rPrChange w:id="1979"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1980" w:author="gsadi" w:date="2013-11-11T16:29: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981" w:author="gsadi" w:date="2013-11-03T19:59:00Z"/>
                <w:rFonts w:ascii="Arial" w:hAnsi="Arial" w:cs="Arial"/>
                <w:color w:val="000000"/>
                <w:sz w:val="18"/>
                <w:szCs w:val="16"/>
                <w:rPrChange w:id="1982" w:author="gsadi" w:date="2013-11-03T20:45:00Z">
                  <w:rPr>
                    <w:ins w:id="1983" w:author="gsadi" w:date="2013-11-03T19:59:00Z"/>
                    <w:rFonts w:ascii="Arial" w:hAnsi="Arial" w:cs="Arial"/>
                    <w:color w:val="000000"/>
                    <w:sz w:val="20"/>
                    <w:szCs w:val="20"/>
                  </w:rPr>
                </w:rPrChange>
              </w:rPr>
            </w:pPr>
            <w:ins w:id="1984" w:author="gsadi" w:date="2013-11-03T19:59:00Z">
              <w:r w:rsidRPr="002B0E74">
                <w:rPr>
                  <w:rFonts w:ascii="Arial" w:hAnsi="Arial" w:cs="Arial"/>
                  <w:color w:val="000000"/>
                  <w:sz w:val="18"/>
                  <w:szCs w:val="16"/>
                  <w:rPrChange w:id="1985" w:author="gsadi" w:date="2013-11-03T20:45:00Z">
                    <w:rPr>
                      <w:rFonts w:ascii="Arial" w:hAnsi="Arial" w:cs="Arial"/>
                      <w:color w:val="000000"/>
                      <w:sz w:val="20"/>
                      <w:szCs w:val="20"/>
                      <w:u w:val="single"/>
                    </w:rPr>
                  </w:rPrChange>
                </w:rPr>
                <w:t>PSE</w:t>
              </w:r>
            </w:ins>
          </w:p>
        </w:tc>
        <w:tc>
          <w:tcPr>
            <w:tcW w:w="767" w:type="dxa"/>
            <w:tcBorders>
              <w:top w:val="nil"/>
              <w:left w:val="nil"/>
              <w:bottom w:val="single" w:sz="4" w:space="0" w:color="auto"/>
              <w:right w:val="single" w:sz="4" w:space="0" w:color="auto"/>
            </w:tcBorders>
            <w:shd w:val="clear" w:color="auto" w:fill="auto"/>
            <w:vAlign w:val="center"/>
            <w:hideMark/>
            <w:tcPrChange w:id="1986" w:author="gsadi" w:date="2013-11-11T16:29: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1987" w:author="gsadi" w:date="2013-11-03T19:59:00Z"/>
                <w:rFonts w:ascii="Arial" w:hAnsi="Arial" w:cs="Arial"/>
                <w:color w:val="000000"/>
                <w:sz w:val="18"/>
                <w:szCs w:val="16"/>
                <w:rPrChange w:id="1988" w:author="gsadi" w:date="2013-11-03T20:45:00Z">
                  <w:rPr>
                    <w:ins w:id="1989" w:author="gsadi" w:date="2013-11-03T19:59:00Z"/>
                    <w:rFonts w:ascii="Arial" w:hAnsi="Arial" w:cs="Arial"/>
                    <w:color w:val="000000"/>
                    <w:sz w:val="20"/>
                    <w:szCs w:val="20"/>
                  </w:rPr>
                </w:rPrChange>
              </w:rPr>
            </w:pPr>
            <w:ins w:id="1990" w:author="gsadi" w:date="2013-11-03T19:59:00Z">
              <w:r w:rsidRPr="002B0E74">
                <w:rPr>
                  <w:rFonts w:ascii="Arial" w:hAnsi="Arial" w:cs="Arial"/>
                  <w:color w:val="000000"/>
                  <w:sz w:val="18"/>
                  <w:szCs w:val="16"/>
                  <w:rPrChange w:id="1991"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1992" w:author="gsadi" w:date="2013-11-11T16:29: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D10DE0">
            <w:pPr>
              <w:jc w:val="center"/>
              <w:rPr>
                <w:ins w:id="1993" w:author="gsadi" w:date="2013-11-03T19:59:00Z"/>
                <w:rFonts w:ascii="Arial" w:hAnsi="Arial" w:cs="Arial"/>
                <w:color w:val="000000"/>
                <w:sz w:val="18"/>
                <w:szCs w:val="16"/>
                <w:rPrChange w:id="1994" w:author="gsadi" w:date="2013-11-03T20:45:00Z">
                  <w:rPr>
                    <w:ins w:id="1995" w:author="gsadi" w:date="2013-11-03T19:59:00Z"/>
                    <w:rFonts w:ascii="Arial" w:hAnsi="Arial" w:cs="Arial"/>
                    <w:color w:val="000000"/>
                    <w:sz w:val="20"/>
                    <w:szCs w:val="20"/>
                  </w:rPr>
                </w:rPrChange>
              </w:rPr>
            </w:pPr>
            <w:ins w:id="1996" w:author="gsadi" w:date="2013-11-11T16:29:00Z">
              <w:r>
                <w:rPr>
                  <w:rFonts w:ascii="Arial" w:hAnsi="Arial" w:cs="Arial"/>
                  <w:color w:val="000000"/>
                  <w:sz w:val="18"/>
                  <w:szCs w:val="16"/>
                </w:rPr>
                <w:t>Internal</w:t>
              </w:r>
            </w:ins>
          </w:p>
        </w:tc>
      </w:tr>
      <w:tr w:rsidR="00704C5A" w:rsidRPr="00FE4F1F" w:rsidTr="00554AF8">
        <w:tblPrEx>
          <w:tblPrExChange w:id="1997" w:author="gsadi" w:date="2013-11-03T20:47:00Z">
            <w:tblPrEx>
              <w:jc w:val="left"/>
              <w:tblInd w:w="0" w:type="dxa"/>
            </w:tblPrEx>
          </w:tblPrExChange>
        </w:tblPrEx>
        <w:trPr>
          <w:trHeight w:val="285"/>
          <w:ins w:id="1998" w:author="gsadi" w:date="2013-11-03T19:59:00Z"/>
          <w:trPrChange w:id="1999"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000"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001" w:author="gsadi" w:date="2013-11-03T19:59:00Z"/>
                <w:rFonts w:ascii="Arial" w:hAnsi="Arial" w:cs="Arial"/>
                <w:color w:val="000000"/>
                <w:sz w:val="18"/>
                <w:szCs w:val="16"/>
                <w:rPrChange w:id="2002" w:author="gsadi" w:date="2013-11-03T20:45:00Z">
                  <w:rPr>
                    <w:ins w:id="2003" w:author="gsadi" w:date="2013-11-03T19:59:00Z"/>
                    <w:rFonts w:ascii="Arial" w:hAnsi="Arial" w:cs="Arial"/>
                    <w:color w:val="000000"/>
                    <w:sz w:val="20"/>
                    <w:szCs w:val="20"/>
                  </w:rPr>
                </w:rPrChange>
              </w:rPr>
            </w:pPr>
            <w:ins w:id="2004" w:author="gsadi" w:date="2013-11-03T19:59:00Z">
              <w:r w:rsidRPr="002B0E74">
                <w:rPr>
                  <w:rFonts w:ascii="Arial" w:hAnsi="Arial" w:cs="Arial"/>
                  <w:color w:val="000000"/>
                  <w:sz w:val="18"/>
                  <w:szCs w:val="16"/>
                  <w:rPrChange w:id="2005" w:author="gsadi" w:date="2013-11-03T20:45:00Z">
                    <w:rPr>
                      <w:rFonts w:ascii="Arial" w:hAnsi="Arial" w:cs="Arial"/>
                      <w:color w:val="000000"/>
                      <w:sz w:val="20"/>
                      <w:szCs w:val="20"/>
                      <w:u w:val="single"/>
                    </w:rPr>
                  </w:rPrChange>
                </w:rPr>
                <w:t>Planning Routings</w:t>
              </w:r>
            </w:ins>
          </w:p>
        </w:tc>
        <w:tc>
          <w:tcPr>
            <w:tcW w:w="1259" w:type="dxa"/>
            <w:tcBorders>
              <w:top w:val="nil"/>
              <w:left w:val="nil"/>
              <w:bottom w:val="single" w:sz="4" w:space="0" w:color="auto"/>
              <w:right w:val="single" w:sz="4" w:space="0" w:color="auto"/>
            </w:tcBorders>
            <w:shd w:val="clear" w:color="auto" w:fill="auto"/>
            <w:vAlign w:val="center"/>
            <w:hideMark/>
            <w:tcPrChange w:id="2006"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007" w:author="gsadi" w:date="2013-11-03T19:59:00Z"/>
                <w:rFonts w:ascii="Arial" w:hAnsi="Arial" w:cs="Arial"/>
                <w:color w:val="000000"/>
                <w:sz w:val="18"/>
                <w:szCs w:val="16"/>
                <w:rPrChange w:id="2008" w:author="gsadi" w:date="2013-11-03T20:45:00Z">
                  <w:rPr>
                    <w:ins w:id="2009" w:author="gsadi" w:date="2013-11-03T19:59:00Z"/>
                    <w:rFonts w:ascii="Arial" w:hAnsi="Arial" w:cs="Arial"/>
                    <w:color w:val="000000"/>
                    <w:sz w:val="20"/>
                    <w:szCs w:val="20"/>
                  </w:rPr>
                </w:rPrChange>
              </w:rPr>
            </w:pPr>
            <w:ins w:id="2010" w:author="gsadi" w:date="2013-11-03T19:59:00Z">
              <w:r w:rsidRPr="002B0E74">
                <w:rPr>
                  <w:rFonts w:ascii="Arial" w:hAnsi="Arial" w:cs="Arial"/>
                  <w:color w:val="000000"/>
                  <w:sz w:val="18"/>
                  <w:szCs w:val="16"/>
                  <w:rPrChange w:id="2011"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2012"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013" w:author="gsadi" w:date="2013-11-03T19:59:00Z"/>
                <w:rFonts w:ascii="Arial" w:hAnsi="Arial" w:cs="Arial"/>
                <w:color w:val="000000"/>
                <w:sz w:val="18"/>
                <w:szCs w:val="16"/>
                <w:rPrChange w:id="2014" w:author="gsadi" w:date="2013-11-03T20:45:00Z">
                  <w:rPr>
                    <w:ins w:id="2015" w:author="gsadi" w:date="2013-11-03T19:59:00Z"/>
                    <w:rFonts w:ascii="Arial" w:hAnsi="Arial" w:cs="Arial"/>
                    <w:color w:val="000000"/>
                    <w:sz w:val="20"/>
                    <w:szCs w:val="20"/>
                  </w:rPr>
                </w:rPrChange>
              </w:rPr>
            </w:pPr>
            <w:ins w:id="2016" w:author="gsadi" w:date="2013-11-03T19:59:00Z">
              <w:r w:rsidRPr="002B0E74">
                <w:rPr>
                  <w:rFonts w:ascii="Arial" w:hAnsi="Arial" w:cs="Arial"/>
                  <w:color w:val="000000"/>
                  <w:sz w:val="18"/>
                  <w:szCs w:val="16"/>
                  <w:rPrChange w:id="2017" w:author="gsadi" w:date="2013-11-03T20:45:00Z">
                    <w:rPr>
                      <w:rFonts w:ascii="Arial" w:hAnsi="Arial" w:cs="Arial"/>
                      <w:color w:val="000000"/>
                      <w:sz w:val="20"/>
                      <w:szCs w:val="20"/>
                      <w:u w:val="single"/>
                    </w:rPr>
                  </w:rPrChange>
                </w:rPr>
                <w:t>PSE</w:t>
              </w:r>
            </w:ins>
          </w:p>
        </w:tc>
        <w:tc>
          <w:tcPr>
            <w:tcW w:w="767" w:type="dxa"/>
            <w:tcBorders>
              <w:top w:val="nil"/>
              <w:left w:val="nil"/>
              <w:bottom w:val="single" w:sz="4" w:space="0" w:color="auto"/>
              <w:right w:val="single" w:sz="4" w:space="0" w:color="auto"/>
            </w:tcBorders>
            <w:shd w:val="clear" w:color="auto" w:fill="auto"/>
            <w:vAlign w:val="center"/>
            <w:hideMark/>
            <w:tcPrChange w:id="2018"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019" w:author="gsadi" w:date="2013-11-03T19:59:00Z"/>
                <w:rFonts w:ascii="Arial" w:hAnsi="Arial" w:cs="Arial"/>
                <w:color w:val="000000"/>
                <w:sz w:val="18"/>
                <w:szCs w:val="16"/>
                <w:rPrChange w:id="2020" w:author="gsadi" w:date="2013-11-03T20:45:00Z">
                  <w:rPr>
                    <w:ins w:id="2021" w:author="gsadi" w:date="2013-11-03T19:59:00Z"/>
                    <w:rFonts w:ascii="Arial" w:hAnsi="Arial" w:cs="Arial"/>
                    <w:color w:val="000000"/>
                    <w:sz w:val="20"/>
                    <w:szCs w:val="20"/>
                  </w:rPr>
                </w:rPrChange>
              </w:rPr>
            </w:pPr>
            <w:ins w:id="2022" w:author="gsadi" w:date="2013-11-03T19:59:00Z">
              <w:r w:rsidRPr="002B0E74">
                <w:rPr>
                  <w:rFonts w:ascii="Arial" w:hAnsi="Arial" w:cs="Arial"/>
                  <w:color w:val="000000"/>
                  <w:sz w:val="18"/>
                  <w:szCs w:val="16"/>
                  <w:rPrChange w:id="2023"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024"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D10DE0">
            <w:pPr>
              <w:jc w:val="center"/>
              <w:rPr>
                <w:ins w:id="2025" w:author="gsadi" w:date="2013-11-03T19:59:00Z"/>
                <w:rFonts w:ascii="Arial" w:hAnsi="Arial" w:cs="Arial"/>
                <w:color w:val="000000"/>
                <w:sz w:val="18"/>
                <w:szCs w:val="16"/>
                <w:rPrChange w:id="2026" w:author="gsadi" w:date="2013-11-03T20:45:00Z">
                  <w:rPr>
                    <w:ins w:id="2027" w:author="gsadi" w:date="2013-11-03T19:59:00Z"/>
                    <w:rFonts w:ascii="Arial" w:hAnsi="Arial" w:cs="Arial"/>
                    <w:color w:val="000000"/>
                    <w:sz w:val="20"/>
                    <w:szCs w:val="20"/>
                  </w:rPr>
                </w:rPrChange>
              </w:rPr>
            </w:pPr>
            <w:ins w:id="2028" w:author="gsadi" w:date="2013-11-11T16:29:00Z">
              <w:r>
                <w:rPr>
                  <w:rFonts w:ascii="Arial" w:hAnsi="Arial" w:cs="Arial"/>
                  <w:color w:val="000000"/>
                  <w:sz w:val="18"/>
                  <w:szCs w:val="16"/>
                </w:rPr>
                <w:t>Internal</w:t>
              </w:r>
            </w:ins>
          </w:p>
        </w:tc>
      </w:tr>
      <w:tr w:rsidR="00704C5A" w:rsidRPr="00FE4F1F" w:rsidTr="00554AF8">
        <w:tblPrEx>
          <w:tblPrExChange w:id="2029" w:author="gsadi" w:date="2013-11-03T20:47:00Z">
            <w:tblPrEx>
              <w:jc w:val="left"/>
              <w:tblInd w:w="0" w:type="dxa"/>
            </w:tblPrEx>
          </w:tblPrExChange>
        </w:tblPrEx>
        <w:trPr>
          <w:trHeight w:val="285"/>
          <w:ins w:id="2030" w:author="gsadi" w:date="2013-11-03T19:59:00Z"/>
          <w:trPrChange w:id="2031"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032"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033" w:author="gsadi" w:date="2013-11-03T19:59:00Z"/>
                <w:rFonts w:ascii="Arial" w:hAnsi="Arial" w:cs="Arial"/>
                <w:color w:val="000000"/>
                <w:sz w:val="18"/>
                <w:szCs w:val="16"/>
                <w:rPrChange w:id="2034" w:author="gsadi" w:date="2013-11-03T20:45:00Z">
                  <w:rPr>
                    <w:ins w:id="2035" w:author="gsadi" w:date="2013-11-03T19:59:00Z"/>
                    <w:rFonts w:ascii="Arial" w:hAnsi="Arial" w:cs="Arial"/>
                    <w:color w:val="000000"/>
                    <w:sz w:val="20"/>
                    <w:szCs w:val="20"/>
                  </w:rPr>
                </w:rPrChange>
              </w:rPr>
            </w:pPr>
            <w:ins w:id="2036" w:author="gsadi" w:date="2013-11-03T19:59:00Z">
              <w:r w:rsidRPr="002B0E74">
                <w:rPr>
                  <w:rFonts w:ascii="Arial" w:hAnsi="Arial" w:cs="Arial"/>
                  <w:color w:val="000000"/>
                  <w:sz w:val="18"/>
                  <w:szCs w:val="16"/>
                  <w:rPrChange w:id="2037" w:author="gsadi" w:date="2013-11-03T20:45:00Z">
                    <w:rPr>
                      <w:rFonts w:ascii="Arial" w:hAnsi="Arial" w:cs="Arial"/>
                      <w:color w:val="000000"/>
                      <w:sz w:val="20"/>
                      <w:szCs w:val="20"/>
                      <w:u w:val="single"/>
                    </w:rPr>
                  </w:rPrChange>
                </w:rPr>
                <w:t>Unbooked Forecast</w:t>
              </w:r>
            </w:ins>
          </w:p>
        </w:tc>
        <w:tc>
          <w:tcPr>
            <w:tcW w:w="1259" w:type="dxa"/>
            <w:tcBorders>
              <w:top w:val="nil"/>
              <w:left w:val="nil"/>
              <w:bottom w:val="single" w:sz="4" w:space="0" w:color="auto"/>
              <w:right w:val="single" w:sz="4" w:space="0" w:color="auto"/>
            </w:tcBorders>
            <w:shd w:val="clear" w:color="auto" w:fill="auto"/>
            <w:vAlign w:val="center"/>
            <w:hideMark/>
            <w:tcPrChange w:id="2038"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039" w:author="gsadi" w:date="2013-11-03T19:59:00Z"/>
                <w:rFonts w:ascii="Arial" w:hAnsi="Arial" w:cs="Arial"/>
                <w:color w:val="000000"/>
                <w:sz w:val="18"/>
                <w:szCs w:val="16"/>
                <w:rPrChange w:id="2040" w:author="gsadi" w:date="2013-11-03T20:45:00Z">
                  <w:rPr>
                    <w:ins w:id="2041" w:author="gsadi" w:date="2013-11-03T19:59:00Z"/>
                    <w:rFonts w:ascii="Arial" w:hAnsi="Arial" w:cs="Arial"/>
                    <w:color w:val="000000"/>
                    <w:sz w:val="20"/>
                    <w:szCs w:val="20"/>
                  </w:rPr>
                </w:rPrChange>
              </w:rPr>
            </w:pPr>
            <w:ins w:id="2042" w:author="gsadi" w:date="2013-11-03T19:59:00Z">
              <w:r w:rsidRPr="002B0E74">
                <w:rPr>
                  <w:rFonts w:ascii="Arial" w:hAnsi="Arial" w:cs="Arial"/>
                  <w:color w:val="000000"/>
                  <w:sz w:val="18"/>
                  <w:szCs w:val="16"/>
                  <w:rPrChange w:id="2043" w:author="gsadi" w:date="2013-11-03T20:45:00Z">
                    <w:rPr>
                      <w:rFonts w:ascii="Arial" w:hAnsi="Arial" w:cs="Arial"/>
                      <w:color w:val="000000"/>
                      <w:sz w:val="20"/>
                      <w:szCs w:val="20"/>
                      <w:u w:val="single"/>
                    </w:rPr>
                  </w:rPrChange>
                </w:rPr>
                <w:t>Demand</w:t>
              </w:r>
            </w:ins>
          </w:p>
        </w:tc>
        <w:tc>
          <w:tcPr>
            <w:tcW w:w="981" w:type="dxa"/>
            <w:tcBorders>
              <w:top w:val="nil"/>
              <w:left w:val="nil"/>
              <w:bottom w:val="single" w:sz="4" w:space="0" w:color="auto"/>
              <w:right w:val="single" w:sz="4" w:space="0" w:color="auto"/>
            </w:tcBorders>
            <w:shd w:val="clear" w:color="auto" w:fill="auto"/>
            <w:vAlign w:val="center"/>
            <w:hideMark/>
            <w:tcPrChange w:id="2044"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045" w:author="gsadi" w:date="2013-11-03T19:59:00Z"/>
                <w:rFonts w:ascii="Arial" w:hAnsi="Arial" w:cs="Arial"/>
                <w:color w:val="000000"/>
                <w:sz w:val="18"/>
                <w:szCs w:val="16"/>
                <w:rPrChange w:id="2046" w:author="gsadi" w:date="2013-11-03T20:45:00Z">
                  <w:rPr>
                    <w:ins w:id="2047" w:author="gsadi" w:date="2013-11-03T19:59:00Z"/>
                    <w:rFonts w:ascii="Arial" w:hAnsi="Arial" w:cs="Arial"/>
                    <w:color w:val="000000"/>
                    <w:sz w:val="20"/>
                    <w:szCs w:val="20"/>
                  </w:rPr>
                </w:rPrChange>
              </w:rPr>
            </w:pPr>
            <w:ins w:id="2048" w:author="gsadi" w:date="2013-11-03T19:59:00Z">
              <w:r w:rsidRPr="002B0E74">
                <w:rPr>
                  <w:rFonts w:ascii="Arial" w:hAnsi="Arial" w:cs="Arial"/>
                  <w:color w:val="000000"/>
                  <w:sz w:val="18"/>
                  <w:szCs w:val="16"/>
                  <w:rPrChange w:id="2049" w:author="gsadi" w:date="2013-11-03T20:45:00Z">
                    <w:rPr>
                      <w:rFonts w:ascii="Arial" w:hAnsi="Arial" w:cs="Arial"/>
                      <w:color w:val="000000"/>
                      <w:sz w:val="20"/>
                      <w:szCs w:val="20"/>
                      <w:u w:val="single"/>
                    </w:rPr>
                  </w:rPrChange>
                </w:rPr>
                <w:t>Logility</w:t>
              </w:r>
            </w:ins>
          </w:p>
        </w:tc>
        <w:tc>
          <w:tcPr>
            <w:tcW w:w="767" w:type="dxa"/>
            <w:tcBorders>
              <w:top w:val="nil"/>
              <w:left w:val="nil"/>
              <w:bottom w:val="single" w:sz="4" w:space="0" w:color="auto"/>
              <w:right w:val="single" w:sz="4" w:space="0" w:color="auto"/>
            </w:tcBorders>
            <w:shd w:val="clear" w:color="auto" w:fill="auto"/>
            <w:vAlign w:val="center"/>
            <w:hideMark/>
            <w:tcPrChange w:id="2050"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051" w:author="gsadi" w:date="2013-11-03T19:59:00Z"/>
                <w:rFonts w:ascii="Arial" w:hAnsi="Arial" w:cs="Arial"/>
                <w:color w:val="000000"/>
                <w:sz w:val="18"/>
                <w:szCs w:val="16"/>
                <w:rPrChange w:id="2052" w:author="gsadi" w:date="2013-11-03T20:45:00Z">
                  <w:rPr>
                    <w:ins w:id="2053" w:author="gsadi" w:date="2013-11-03T19:59:00Z"/>
                    <w:rFonts w:ascii="Arial" w:hAnsi="Arial" w:cs="Arial"/>
                    <w:color w:val="000000"/>
                    <w:sz w:val="20"/>
                    <w:szCs w:val="20"/>
                  </w:rPr>
                </w:rPrChange>
              </w:rPr>
            </w:pPr>
            <w:ins w:id="2054" w:author="gsadi" w:date="2013-11-03T19:59:00Z">
              <w:r w:rsidRPr="002B0E74">
                <w:rPr>
                  <w:rFonts w:ascii="Arial" w:hAnsi="Arial" w:cs="Arial"/>
                  <w:color w:val="000000"/>
                  <w:sz w:val="18"/>
                  <w:szCs w:val="16"/>
                  <w:rPrChange w:id="2055"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056"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057" w:author="gsadi" w:date="2013-11-03T19:59:00Z"/>
                <w:rFonts w:ascii="Arial" w:hAnsi="Arial" w:cs="Arial"/>
                <w:color w:val="000000"/>
                <w:sz w:val="18"/>
                <w:szCs w:val="16"/>
                <w:rPrChange w:id="2058" w:author="gsadi" w:date="2013-11-03T20:45:00Z">
                  <w:rPr>
                    <w:ins w:id="2059" w:author="gsadi" w:date="2013-11-03T19:59:00Z"/>
                    <w:rFonts w:ascii="Arial" w:hAnsi="Arial" w:cs="Arial"/>
                    <w:color w:val="000000"/>
                    <w:sz w:val="20"/>
                    <w:szCs w:val="20"/>
                  </w:rPr>
                </w:rPrChange>
              </w:rPr>
            </w:pPr>
            <w:ins w:id="2060" w:author="gsadi" w:date="2013-11-03T19:59:00Z">
              <w:r w:rsidRPr="002B0E74">
                <w:rPr>
                  <w:rFonts w:ascii="Arial" w:hAnsi="Arial" w:cs="Arial"/>
                  <w:color w:val="000000"/>
                  <w:sz w:val="18"/>
                  <w:szCs w:val="16"/>
                  <w:rPrChange w:id="2061" w:author="gsadi" w:date="2013-11-03T20:45:00Z">
                    <w:rPr>
                      <w:rFonts w:ascii="Arial" w:hAnsi="Arial" w:cs="Arial"/>
                      <w:color w:val="000000"/>
                      <w:sz w:val="20"/>
                      <w:szCs w:val="20"/>
                      <w:u w:val="single"/>
                    </w:rPr>
                  </w:rPrChange>
                </w:rPr>
                <w:t>FTE</w:t>
              </w:r>
            </w:ins>
          </w:p>
        </w:tc>
      </w:tr>
      <w:tr w:rsidR="00704C5A" w:rsidRPr="00FE4F1F" w:rsidTr="00554AF8">
        <w:tblPrEx>
          <w:tblPrExChange w:id="2062" w:author="gsadi" w:date="2013-11-03T20:47:00Z">
            <w:tblPrEx>
              <w:jc w:val="left"/>
              <w:tblInd w:w="0" w:type="dxa"/>
            </w:tblPrEx>
          </w:tblPrExChange>
        </w:tblPrEx>
        <w:trPr>
          <w:trHeight w:val="285"/>
          <w:ins w:id="2063" w:author="gsadi" w:date="2013-11-03T19:59:00Z"/>
          <w:trPrChange w:id="2064"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065"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066" w:author="gsadi" w:date="2013-11-03T19:59:00Z"/>
                <w:rFonts w:ascii="Arial" w:hAnsi="Arial" w:cs="Arial"/>
                <w:color w:val="000000"/>
                <w:sz w:val="18"/>
                <w:szCs w:val="16"/>
                <w:rPrChange w:id="2067" w:author="gsadi" w:date="2013-11-03T20:45:00Z">
                  <w:rPr>
                    <w:ins w:id="2068" w:author="gsadi" w:date="2013-11-03T19:59:00Z"/>
                    <w:rFonts w:ascii="Arial" w:hAnsi="Arial" w:cs="Arial"/>
                    <w:color w:val="000000"/>
                    <w:sz w:val="20"/>
                    <w:szCs w:val="20"/>
                  </w:rPr>
                </w:rPrChange>
              </w:rPr>
            </w:pPr>
            <w:ins w:id="2069" w:author="gsadi" w:date="2013-11-03T19:59:00Z">
              <w:r w:rsidRPr="002B0E74">
                <w:rPr>
                  <w:rFonts w:ascii="Arial" w:hAnsi="Arial" w:cs="Arial"/>
                  <w:color w:val="000000"/>
                  <w:sz w:val="18"/>
                  <w:szCs w:val="16"/>
                  <w:rPrChange w:id="2070" w:author="gsadi" w:date="2013-11-03T20:45:00Z">
                    <w:rPr>
                      <w:rFonts w:ascii="Arial" w:hAnsi="Arial" w:cs="Arial"/>
                      <w:color w:val="000000"/>
                      <w:sz w:val="20"/>
                      <w:szCs w:val="20"/>
                      <w:u w:val="single"/>
                    </w:rPr>
                  </w:rPrChange>
                </w:rPr>
                <w:t>Retail Unshipped Orders</w:t>
              </w:r>
            </w:ins>
          </w:p>
        </w:tc>
        <w:tc>
          <w:tcPr>
            <w:tcW w:w="1259" w:type="dxa"/>
            <w:tcBorders>
              <w:top w:val="nil"/>
              <w:left w:val="nil"/>
              <w:bottom w:val="single" w:sz="4" w:space="0" w:color="auto"/>
              <w:right w:val="single" w:sz="4" w:space="0" w:color="auto"/>
            </w:tcBorders>
            <w:shd w:val="clear" w:color="auto" w:fill="auto"/>
            <w:vAlign w:val="center"/>
            <w:hideMark/>
            <w:tcPrChange w:id="2071"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072" w:author="gsadi" w:date="2013-11-03T19:59:00Z"/>
                <w:rFonts w:ascii="Arial" w:hAnsi="Arial" w:cs="Arial"/>
                <w:color w:val="000000"/>
                <w:sz w:val="18"/>
                <w:szCs w:val="16"/>
                <w:rPrChange w:id="2073" w:author="gsadi" w:date="2013-11-03T20:45:00Z">
                  <w:rPr>
                    <w:ins w:id="2074" w:author="gsadi" w:date="2013-11-03T19:59:00Z"/>
                    <w:rFonts w:ascii="Arial" w:hAnsi="Arial" w:cs="Arial"/>
                    <w:color w:val="000000"/>
                    <w:sz w:val="20"/>
                    <w:szCs w:val="20"/>
                  </w:rPr>
                </w:rPrChange>
              </w:rPr>
            </w:pPr>
            <w:ins w:id="2075" w:author="gsadi" w:date="2013-11-03T19:59:00Z">
              <w:r w:rsidRPr="002B0E74">
                <w:rPr>
                  <w:rFonts w:ascii="Arial" w:hAnsi="Arial" w:cs="Arial"/>
                  <w:color w:val="000000"/>
                  <w:sz w:val="18"/>
                  <w:szCs w:val="16"/>
                  <w:rPrChange w:id="2076" w:author="gsadi" w:date="2013-11-03T20:45:00Z">
                    <w:rPr>
                      <w:rFonts w:ascii="Arial" w:hAnsi="Arial" w:cs="Arial"/>
                      <w:color w:val="000000"/>
                      <w:sz w:val="20"/>
                      <w:szCs w:val="20"/>
                      <w:u w:val="single"/>
                    </w:rPr>
                  </w:rPrChange>
                </w:rPr>
                <w:t>Demand</w:t>
              </w:r>
            </w:ins>
          </w:p>
        </w:tc>
        <w:tc>
          <w:tcPr>
            <w:tcW w:w="981" w:type="dxa"/>
            <w:tcBorders>
              <w:top w:val="nil"/>
              <w:left w:val="nil"/>
              <w:bottom w:val="single" w:sz="4" w:space="0" w:color="auto"/>
              <w:right w:val="single" w:sz="4" w:space="0" w:color="auto"/>
            </w:tcBorders>
            <w:shd w:val="clear" w:color="auto" w:fill="auto"/>
            <w:vAlign w:val="center"/>
            <w:hideMark/>
            <w:tcPrChange w:id="2077"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078" w:author="gsadi" w:date="2013-11-03T19:59:00Z"/>
                <w:rFonts w:ascii="Arial" w:hAnsi="Arial" w:cs="Arial"/>
                <w:color w:val="000000"/>
                <w:sz w:val="18"/>
                <w:szCs w:val="16"/>
                <w:rPrChange w:id="2079" w:author="gsadi" w:date="2013-11-03T20:45:00Z">
                  <w:rPr>
                    <w:ins w:id="2080" w:author="gsadi" w:date="2013-11-03T19:59:00Z"/>
                    <w:rFonts w:ascii="Arial" w:hAnsi="Arial" w:cs="Arial"/>
                    <w:color w:val="000000"/>
                    <w:sz w:val="20"/>
                    <w:szCs w:val="20"/>
                  </w:rPr>
                </w:rPrChange>
              </w:rPr>
            </w:pPr>
            <w:ins w:id="2081" w:author="gsadi" w:date="2013-11-03T19:59:00Z">
              <w:r w:rsidRPr="002B0E74">
                <w:rPr>
                  <w:rFonts w:ascii="Arial" w:hAnsi="Arial" w:cs="Arial"/>
                  <w:color w:val="000000"/>
                  <w:sz w:val="18"/>
                  <w:szCs w:val="16"/>
                  <w:rPrChange w:id="2082" w:author="gsadi" w:date="2013-11-03T20:45:00Z">
                    <w:rPr>
                      <w:rFonts w:ascii="Arial" w:hAnsi="Arial" w:cs="Arial"/>
                      <w:color w:val="000000"/>
                      <w:sz w:val="20"/>
                      <w:szCs w:val="20"/>
                      <w:u w:val="single"/>
                    </w:rPr>
                  </w:rPrChange>
                </w:rPr>
                <w:t>DOM</w:t>
              </w:r>
            </w:ins>
          </w:p>
        </w:tc>
        <w:tc>
          <w:tcPr>
            <w:tcW w:w="767" w:type="dxa"/>
            <w:tcBorders>
              <w:top w:val="nil"/>
              <w:left w:val="nil"/>
              <w:bottom w:val="single" w:sz="4" w:space="0" w:color="auto"/>
              <w:right w:val="single" w:sz="4" w:space="0" w:color="auto"/>
            </w:tcBorders>
            <w:shd w:val="clear" w:color="auto" w:fill="auto"/>
            <w:vAlign w:val="center"/>
            <w:hideMark/>
            <w:tcPrChange w:id="2083"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084" w:author="gsadi" w:date="2013-11-03T19:59:00Z"/>
                <w:rFonts w:ascii="Arial" w:hAnsi="Arial" w:cs="Arial"/>
                <w:color w:val="000000"/>
                <w:sz w:val="18"/>
                <w:szCs w:val="16"/>
                <w:rPrChange w:id="2085" w:author="gsadi" w:date="2013-11-03T20:45:00Z">
                  <w:rPr>
                    <w:ins w:id="2086" w:author="gsadi" w:date="2013-11-03T19:59:00Z"/>
                    <w:rFonts w:ascii="Arial" w:hAnsi="Arial" w:cs="Arial"/>
                    <w:color w:val="000000"/>
                    <w:sz w:val="20"/>
                    <w:szCs w:val="20"/>
                  </w:rPr>
                </w:rPrChange>
              </w:rPr>
            </w:pPr>
            <w:ins w:id="2087" w:author="gsadi" w:date="2013-11-03T19:59:00Z">
              <w:r w:rsidRPr="002B0E74">
                <w:rPr>
                  <w:rFonts w:ascii="Arial" w:hAnsi="Arial" w:cs="Arial"/>
                  <w:color w:val="000000"/>
                  <w:sz w:val="18"/>
                  <w:szCs w:val="16"/>
                  <w:rPrChange w:id="2088"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089"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090" w:author="gsadi" w:date="2013-11-03T19:59:00Z"/>
                <w:rFonts w:ascii="Arial" w:hAnsi="Arial" w:cs="Arial"/>
                <w:color w:val="000000"/>
                <w:sz w:val="18"/>
                <w:szCs w:val="16"/>
                <w:rPrChange w:id="2091" w:author="gsadi" w:date="2013-11-03T20:45:00Z">
                  <w:rPr>
                    <w:ins w:id="2092" w:author="gsadi" w:date="2013-11-03T19:59:00Z"/>
                    <w:rFonts w:ascii="Arial" w:hAnsi="Arial" w:cs="Arial"/>
                    <w:color w:val="000000"/>
                    <w:sz w:val="20"/>
                    <w:szCs w:val="20"/>
                  </w:rPr>
                </w:rPrChange>
              </w:rPr>
            </w:pPr>
            <w:ins w:id="2093" w:author="gsadi" w:date="2013-11-03T19:59:00Z">
              <w:r w:rsidRPr="002B0E74">
                <w:rPr>
                  <w:rFonts w:ascii="Arial" w:hAnsi="Arial" w:cs="Arial"/>
                  <w:color w:val="000000"/>
                  <w:sz w:val="18"/>
                  <w:szCs w:val="16"/>
                  <w:rPrChange w:id="2094" w:author="gsadi" w:date="2013-11-03T20:45:00Z">
                    <w:rPr>
                      <w:rFonts w:ascii="Arial" w:hAnsi="Arial" w:cs="Arial"/>
                      <w:color w:val="000000"/>
                      <w:sz w:val="20"/>
                      <w:szCs w:val="20"/>
                      <w:u w:val="single"/>
                    </w:rPr>
                  </w:rPrChange>
                </w:rPr>
                <w:t>Hub and Spoke</w:t>
              </w:r>
            </w:ins>
          </w:p>
        </w:tc>
      </w:tr>
      <w:tr w:rsidR="00704C5A" w:rsidRPr="00FE4F1F" w:rsidTr="00554AF8">
        <w:tblPrEx>
          <w:tblPrExChange w:id="2095" w:author="gsadi" w:date="2013-11-03T20:47:00Z">
            <w:tblPrEx>
              <w:jc w:val="left"/>
              <w:tblInd w:w="0" w:type="dxa"/>
            </w:tblPrEx>
          </w:tblPrExChange>
        </w:tblPrEx>
        <w:trPr>
          <w:trHeight w:val="285"/>
          <w:ins w:id="2096" w:author="gsadi" w:date="2013-11-03T19:59:00Z"/>
          <w:trPrChange w:id="2097"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098"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099" w:author="gsadi" w:date="2013-11-03T19:59:00Z"/>
                <w:rFonts w:ascii="Arial" w:hAnsi="Arial" w:cs="Arial"/>
                <w:color w:val="000000"/>
                <w:sz w:val="18"/>
                <w:szCs w:val="16"/>
                <w:rPrChange w:id="2100" w:author="gsadi" w:date="2013-11-03T20:45:00Z">
                  <w:rPr>
                    <w:ins w:id="2101" w:author="gsadi" w:date="2013-11-03T19:59:00Z"/>
                    <w:rFonts w:ascii="Arial" w:hAnsi="Arial" w:cs="Arial"/>
                    <w:color w:val="000000"/>
                    <w:sz w:val="20"/>
                    <w:szCs w:val="20"/>
                  </w:rPr>
                </w:rPrChange>
              </w:rPr>
            </w:pPr>
            <w:ins w:id="2102" w:author="gsadi" w:date="2013-11-03T19:59:00Z">
              <w:r w:rsidRPr="002B0E74">
                <w:rPr>
                  <w:rFonts w:ascii="Arial" w:hAnsi="Arial" w:cs="Arial"/>
                  <w:color w:val="000000"/>
                  <w:sz w:val="18"/>
                  <w:szCs w:val="16"/>
                  <w:rPrChange w:id="2103" w:author="gsadi" w:date="2013-11-03T20:45:00Z">
                    <w:rPr>
                      <w:rFonts w:ascii="Arial" w:hAnsi="Arial" w:cs="Arial"/>
                      <w:color w:val="000000"/>
                      <w:sz w:val="20"/>
                      <w:szCs w:val="20"/>
                      <w:u w:val="single"/>
                    </w:rPr>
                  </w:rPrChange>
                </w:rPr>
                <w:t>Unshipped Orders</w:t>
              </w:r>
            </w:ins>
          </w:p>
        </w:tc>
        <w:tc>
          <w:tcPr>
            <w:tcW w:w="1259" w:type="dxa"/>
            <w:tcBorders>
              <w:top w:val="nil"/>
              <w:left w:val="nil"/>
              <w:bottom w:val="single" w:sz="4" w:space="0" w:color="auto"/>
              <w:right w:val="single" w:sz="4" w:space="0" w:color="auto"/>
            </w:tcBorders>
            <w:shd w:val="clear" w:color="auto" w:fill="auto"/>
            <w:vAlign w:val="center"/>
            <w:hideMark/>
            <w:tcPrChange w:id="2104"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05" w:author="gsadi" w:date="2013-11-03T19:59:00Z"/>
                <w:rFonts w:ascii="Arial" w:hAnsi="Arial" w:cs="Arial"/>
                <w:color w:val="000000"/>
                <w:sz w:val="18"/>
                <w:szCs w:val="16"/>
                <w:rPrChange w:id="2106" w:author="gsadi" w:date="2013-11-03T20:45:00Z">
                  <w:rPr>
                    <w:ins w:id="2107" w:author="gsadi" w:date="2013-11-03T19:59:00Z"/>
                    <w:rFonts w:ascii="Arial" w:hAnsi="Arial" w:cs="Arial"/>
                    <w:color w:val="000000"/>
                    <w:sz w:val="20"/>
                    <w:szCs w:val="20"/>
                  </w:rPr>
                </w:rPrChange>
              </w:rPr>
            </w:pPr>
            <w:ins w:id="2108" w:author="gsadi" w:date="2013-11-03T19:59:00Z">
              <w:r w:rsidRPr="002B0E74">
                <w:rPr>
                  <w:rFonts w:ascii="Arial" w:hAnsi="Arial" w:cs="Arial"/>
                  <w:color w:val="000000"/>
                  <w:sz w:val="18"/>
                  <w:szCs w:val="16"/>
                  <w:rPrChange w:id="2109" w:author="gsadi" w:date="2013-11-03T20:45:00Z">
                    <w:rPr>
                      <w:rFonts w:ascii="Arial" w:hAnsi="Arial" w:cs="Arial"/>
                      <w:color w:val="000000"/>
                      <w:sz w:val="20"/>
                      <w:szCs w:val="20"/>
                      <w:u w:val="single"/>
                    </w:rPr>
                  </w:rPrChange>
                </w:rPr>
                <w:t>Demand</w:t>
              </w:r>
            </w:ins>
          </w:p>
        </w:tc>
        <w:tc>
          <w:tcPr>
            <w:tcW w:w="981" w:type="dxa"/>
            <w:tcBorders>
              <w:top w:val="nil"/>
              <w:left w:val="nil"/>
              <w:bottom w:val="single" w:sz="4" w:space="0" w:color="auto"/>
              <w:right w:val="single" w:sz="4" w:space="0" w:color="auto"/>
            </w:tcBorders>
            <w:shd w:val="clear" w:color="auto" w:fill="auto"/>
            <w:vAlign w:val="center"/>
            <w:hideMark/>
            <w:tcPrChange w:id="2110"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11" w:author="gsadi" w:date="2013-11-03T19:59:00Z"/>
                <w:rFonts w:ascii="Arial" w:hAnsi="Arial" w:cs="Arial"/>
                <w:color w:val="000000"/>
                <w:sz w:val="18"/>
                <w:szCs w:val="16"/>
                <w:rPrChange w:id="2112" w:author="gsadi" w:date="2013-11-03T20:45:00Z">
                  <w:rPr>
                    <w:ins w:id="2113" w:author="gsadi" w:date="2013-11-03T19:59:00Z"/>
                    <w:rFonts w:ascii="Arial" w:hAnsi="Arial" w:cs="Arial"/>
                    <w:color w:val="000000"/>
                    <w:sz w:val="20"/>
                    <w:szCs w:val="20"/>
                  </w:rPr>
                </w:rPrChange>
              </w:rPr>
            </w:pPr>
            <w:ins w:id="2114" w:author="gsadi" w:date="2013-11-03T19:59:00Z">
              <w:r w:rsidRPr="002B0E74">
                <w:rPr>
                  <w:rFonts w:ascii="Arial" w:hAnsi="Arial" w:cs="Arial"/>
                  <w:color w:val="000000"/>
                  <w:sz w:val="18"/>
                  <w:szCs w:val="16"/>
                  <w:rPrChange w:id="2115" w:author="gsadi" w:date="2013-11-03T20:45:00Z">
                    <w:rPr>
                      <w:rFonts w:ascii="Arial" w:hAnsi="Arial" w:cs="Arial"/>
                      <w:color w:val="000000"/>
                      <w:sz w:val="20"/>
                      <w:szCs w:val="20"/>
                      <w:u w:val="single"/>
                    </w:rPr>
                  </w:rPrChange>
                </w:rPr>
                <w:t>SAP</w:t>
              </w:r>
            </w:ins>
          </w:p>
        </w:tc>
        <w:tc>
          <w:tcPr>
            <w:tcW w:w="767" w:type="dxa"/>
            <w:tcBorders>
              <w:top w:val="nil"/>
              <w:left w:val="nil"/>
              <w:bottom w:val="single" w:sz="4" w:space="0" w:color="auto"/>
              <w:right w:val="single" w:sz="4" w:space="0" w:color="auto"/>
            </w:tcBorders>
            <w:shd w:val="clear" w:color="auto" w:fill="auto"/>
            <w:vAlign w:val="center"/>
            <w:hideMark/>
            <w:tcPrChange w:id="2116"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17" w:author="gsadi" w:date="2013-11-03T19:59:00Z"/>
                <w:rFonts w:ascii="Arial" w:hAnsi="Arial" w:cs="Arial"/>
                <w:color w:val="000000"/>
                <w:sz w:val="18"/>
                <w:szCs w:val="16"/>
                <w:rPrChange w:id="2118" w:author="gsadi" w:date="2013-11-03T20:45:00Z">
                  <w:rPr>
                    <w:ins w:id="2119" w:author="gsadi" w:date="2013-11-03T19:59:00Z"/>
                    <w:rFonts w:ascii="Arial" w:hAnsi="Arial" w:cs="Arial"/>
                    <w:color w:val="000000"/>
                    <w:sz w:val="20"/>
                    <w:szCs w:val="20"/>
                  </w:rPr>
                </w:rPrChange>
              </w:rPr>
            </w:pPr>
            <w:ins w:id="2120" w:author="gsadi" w:date="2013-11-03T19:59:00Z">
              <w:r w:rsidRPr="002B0E74">
                <w:rPr>
                  <w:rFonts w:ascii="Arial" w:hAnsi="Arial" w:cs="Arial"/>
                  <w:color w:val="000000"/>
                  <w:sz w:val="18"/>
                  <w:szCs w:val="16"/>
                  <w:rPrChange w:id="2121"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122"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23" w:author="gsadi" w:date="2013-11-03T19:59:00Z"/>
                <w:rFonts w:ascii="Arial" w:hAnsi="Arial" w:cs="Arial"/>
                <w:color w:val="000000"/>
                <w:sz w:val="18"/>
                <w:szCs w:val="16"/>
                <w:rPrChange w:id="2124" w:author="gsadi" w:date="2013-11-03T20:45:00Z">
                  <w:rPr>
                    <w:ins w:id="2125" w:author="gsadi" w:date="2013-11-03T19:59:00Z"/>
                    <w:rFonts w:ascii="Arial" w:hAnsi="Arial" w:cs="Arial"/>
                    <w:color w:val="000000"/>
                    <w:sz w:val="20"/>
                    <w:szCs w:val="20"/>
                  </w:rPr>
                </w:rPrChange>
              </w:rPr>
            </w:pPr>
            <w:ins w:id="2126" w:author="gsadi" w:date="2013-11-03T19:59:00Z">
              <w:r w:rsidRPr="002B0E74">
                <w:rPr>
                  <w:rFonts w:ascii="Arial" w:hAnsi="Arial" w:cs="Arial"/>
                  <w:color w:val="000000"/>
                  <w:sz w:val="18"/>
                  <w:szCs w:val="16"/>
                  <w:rPrChange w:id="2127" w:author="gsadi" w:date="2013-11-03T20:45:00Z">
                    <w:rPr>
                      <w:rFonts w:ascii="Arial" w:hAnsi="Arial" w:cs="Arial"/>
                      <w:color w:val="000000"/>
                      <w:sz w:val="20"/>
                      <w:szCs w:val="20"/>
                      <w:u w:val="single"/>
                    </w:rPr>
                  </w:rPrChange>
                </w:rPr>
                <w:t>FTE</w:t>
              </w:r>
            </w:ins>
          </w:p>
        </w:tc>
      </w:tr>
      <w:tr w:rsidR="00704C5A" w:rsidRPr="00FE4F1F" w:rsidTr="00554AF8">
        <w:tblPrEx>
          <w:tblPrExChange w:id="2128" w:author="gsadi" w:date="2013-11-03T20:47:00Z">
            <w:tblPrEx>
              <w:jc w:val="left"/>
              <w:tblInd w:w="0" w:type="dxa"/>
            </w:tblPrEx>
          </w:tblPrExChange>
        </w:tblPrEx>
        <w:trPr>
          <w:trHeight w:val="285"/>
          <w:ins w:id="2129" w:author="gsadi" w:date="2013-11-03T19:59:00Z"/>
          <w:trPrChange w:id="2130"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131"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132" w:author="gsadi" w:date="2013-11-03T19:59:00Z"/>
                <w:rFonts w:ascii="Arial" w:hAnsi="Arial" w:cs="Arial"/>
                <w:color w:val="000000"/>
                <w:sz w:val="18"/>
                <w:szCs w:val="16"/>
                <w:rPrChange w:id="2133" w:author="gsadi" w:date="2013-11-03T20:45:00Z">
                  <w:rPr>
                    <w:ins w:id="2134" w:author="gsadi" w:date="2013-11-03T19:59:00Z"/>
                    <w:rFonts w:ascii="Arial" w:hAnsi="Arial" w:cs="Arial"/>
                    <w:color w:val="000000"/>
                    <w:sz w:val="20"/>
                    <w:szCs w:val="20"/>
                  </w:rPr>
                </w:rPrChange>
              </w:rPr>
            </w:pPr>
            <w:ins w:id="2135" w:author="gsadi" w:date="2013-11-03T19:59:00Z">
              <w:r w:rsidRPr="002B0E74">
                <w:rPr>
                  <w:rFonts w:ascii="Arial" w:hAnsi="Arial" w:cs="Arial"/>
                  <w:color w:val="000000"/>
                  <w:sz w:val="18"/>
                  <w:szCs w:val="16"/>
                  <w:rPrChange w:id="2136" w:author="gsadi" w:date="2013-11-03T20:45:00Z">
                    <w:rPr>
                      <w:rFonts w:ascii="Arial" w:hAnsi="Arial" w:cs="Arial"/>
                      <w:color w:val="000000"/>
                      <w:sz w:val="20"/>
                      <w:szCs w:val="20"/>
                      <w:u w:val="single"/>
                    </w:rPr>
                  </w:rPrChange>
                </w:rPr>
                <w:t>Hard Contracts</w:t>
              </w:r>
            </w:ins>
          </w:p>
        </w:tc>
        <w:tc>
          <w:tcPr>
            <w:tcW w:w="1259" w:type="dxa"/>
            <w:tcBorders>
              <w:top w:val="nil"/>
              <w:left w:val="nil"/>
              <w:bottom w:val="single" w:sz="4" w:space="0" w:color="auto"/>
              <w:right w:val="single" w:sz="4" w:space="0" w:color="auto"/>
            </w:tcBorders>
            <w:shd w:val="clear" w:color="auto" w:fill="auto"/>
            <w:vAlign w:val="center"/>
            <w:hideMark/>
            <w:tcPrChange w:id="2137"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38" w:author="gsadi" w:date="2013-11-03T19:59:00Z"/>
                <w:rFonts w:ascii="Arial" w:hAnsi="Arial" w:cs="Arial"/>
                <w:color w:val="000000"/>
                <w:sz w:val="18"/>
                <w:szCs w:val="16"/>
                <w:rPrChange w:id="2139" w:author="gsadi" w:date="2013-11-03T20:45:00Z">
                  <w:rPr>
                    <w:ins w:id="2140" w:author="gsadi" w:date="2013-11-03T19:59:00Z"/>
                    <w:rFonts w:ascii="Arial" w:hAnsi="Arial" w:cs="Arial"/>
                    <w:color w:val="000000"/>
                    <w:sz w:val="20"/>
                    <w:szCs w:val="20"/>
                  </w:rPr>
                </w:rPrChange>
              </w:rPr>
            </w:pPr>
            <w:ins w:id="2141" w:author="gsadi" w:date="2013-11-03T19:59:00Z">
              <w:r w:rsidRPr="002B0E74">
                <w:rPr>
                  <w:rFonts w:ascii="Arial" w:hAnsi="Arial" w:cs="Arial"/>
                  <w:color w:val="000000"/>
                  <w:sz w:val="18"/>
                  <w:szCs w:val="16"/>
                  <w:rPrChange w:id="2142" w:author="gsadi" w:date="2013-11-03T20:45:00Z">
                    <w:rPr>
                      <w:rFonts w:ascii="Arial" w:hAnsi="Arial" w:cs="Arial"/>
                      <w:color w:val="000000"/>
                      <w:sz w:val="20"/>
                      <w:szCs w:val="20"/>
                      <w:u w:val="single"/>
                    </w:rPr>
                  </w:rPrChange>
                </w:rPr>
                <w:t>Demand</w:t>
              </w:r>
            </w:ins>
          </w:p>
        </w:tc>
        <w:tc>
          <w:tcPr>
            <w:tcW w:w="981" w:type="dxa"/>
            <w:tcBorders>
              <w:top w:val="nil"/>
              <w:left w:val="nil"/>
              <w:bottom w:val="single" w:sz="4" w:space="0" w:color="auto"/>
              <w:right w:val="single" w:sz="4" w:space="0" w:color="auto"/>
            </w:tcBorders>
            <w:shd w:val="clear" w:color="auto" w:fill="auto"/>
            <w:vAlign w:val="center"/>
            <w:hideMark/>
            <w:tcPrChange w:id="2143"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44" w:author="gsadi" w:date="2013-11-03T19:59:00Z"/>
                <w:rFonts w:ascii="Arial" w:hAnsi="Arial" w:cs="Arial"/>
                <w:color w:val="000000"/>
                <w:sz w:val="18"/>
                <w:szCs w:val="16"/>
                <w:rPrChange w:id="2145" w:author="gsadi" w:date="2013-11-03T20:45:00Z">
                  <w:rPr>
                    <w:ins w:id="2146" w:author="gsadi" w:date="2013-11-03T19:59:00Z"/>
                    <w:rFonts w:ascii="Arial" w:hAnsi="Arial" w:cs="Arial"/>
                    <w:color w:val="000000"/>
                    <w:sz w:val="20"/>
                    <w:szCs w:val="20"/>
                  </w:rPr>
                </w:rPrChange>
              </w:rPr>
            </w:pPr>
            <w:ins w:id="2147" w:author="gsadi" w:date="2013-11-03T19:59:00Z">
              <w:r w:rsidRPr="002B0E74">
                <w:rPr>
                  <w:rFonts w:ascii="Arial" w:hAnsi="Arial" w:cs="Arial"/>
                  <w:color w:val="000000"/>
                  <w:sz w:val="18"/>
                  <w:szCs w:val="16"/>
                  <w:rPrChange w:id="2148" w:author="gsadi" w:date="2013-11-03T20:45:00Z">
                    <w:rPr>
                      <w:rFonts w:ascii="Arial" w:hAnsi="Arial" w:cs="Arial"/>
                      <w:color w:val="000000"/>
                      <w:sz w:val="20"/>
                      <w:szCs w:val="20"/>
                      <w:u w:val="single"/>
                    </w:rPr>
                  </w:rPrChange>
                </w:rPr>
                <w:t>SAP</w:t>
              </w:r>
            </w:ins>
          </w:p>
        </w:tc>
        <w:tc>
          <w:tcPr>
            <w:tcW w:w="767" w:type="dxa"/>
            <w:tcBorders>
              <w:top w:val="nil"/>
              <w:left w:val="nil"/>
              <w:bottom w:val="single" w:sz="4" w:space="0" w:color="auto"/>
              <w:right w:val="single" w:sz="4" w:space="0" w:color="auto"/>
            </w:tcBorders>
            <w:shd w:val="clear" w:color="auto" w:fill="auto"/>
            <w:vAlign w:val="center"/>
            <w:hideMark/>
            <w:tcPrChange w:id="2149"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50" w:author="gsadi" w:date="2013-11-03T19:59:00Z"/>
                <w:rFonts w:ascii="Arial" w:hAnsi="Arial" w:cs="Arial"/>
                <w:color w:val="000000"/>
                <w:sz w:val="18"/>
                <w:szCs w:val="16"/>
                <w:rPrChange w:id="2151" w:author="gsadi" w:date="2013-11-03T20:45:00Z">
                  <w:rPr>
                    <w:ins w:id="2152" w:author="gsadi" w:date="2013-11-03T19:59:00Z"/>
                    <w:rFonts w:ascii="Arial" w:hAnsi="Arial" w:cs="Arial"/>
                    <w:color w:val="000000"/>
                    <w:sz w:val="20"/>
                    <w:szCs w:val="20"/>
                  </w:rPr>
                </w:rPrChange>
              </w:rPr>
            </w:pPr>
            <w:ins w:id="2153" w:author="gsadi" w:date="2013-11-03T19:59:00Z">
              <w:r w:rsidRPr="002B0E74">
                <w:rPr>
                  <w:rFonts w:ascii="Arial" w:hAnsi="Arial" w:cs="Arial"/>
                  <w:color w:val="000000"/>
                  <w:sz w:val="18"/>
                  <w:szCs w:val="16"/>
                  <w:rPrChange w:id="2154"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155"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56" w:author="gsadi" w:date="2013-11-03T19:59:00Z"/>
                <w:rFonts w:ascii="Arial" w:hAnsi="Arial" w:cs="Arial"/>
                <w:color w:val="000000"/>
                <w:sz w:val="18"/>
                <w:szCs w:val="16"/>
                <w:rPrChange w:id="2157" w:author="gsadi" w:date="2013-11-03T20:45:00Z">
                  <w:rPr>
                    <w:ins w:id="2158" w:author="gsadi" w:date="2013-11-03T19:59:00Z"/>
                    <w:rFonts w:ascii="Arial" w:hAnsi="Arial" w:cs="Arial"/>
                    <w:color w:val="000000"/>
                    <w:sz w:val="20"/>
                    <w:szCs w:val="20"/>
                  </w:rPr>
                </w:rPrChange>
              </w:rPr>
            </w:pPr>
            <w:ins w:id="2159" w:author="gsadi" w:date="2013-11-03T19:59:00Z">
              <w:r w:rsidRPr="002B0E74">
                <w:rPr>
                  <w:rFonts w:ascii="Arial" w:hAnsi="Arial" w:cs="Arial"/>
                  <w:color w:val="000000"/>
                  <w:sz w:val="18"/>
                  <w:szCs w:val="16"/>
                  <w:rPrChange w:id="2160" w:author="gsadi" w:date="2013-11-03T20:45:00Z">
                    <w:rPr>
                      <w:rFonts w:ascii="Arial" w:hAnsi="Arial" w:cs="Arial"/>
                      <w:color w:val="000000"/>
                      <w:sz w:val="20"/>
                      <w:szCs w:val="20"/>
                      <w:u w:val="single"/>
                    </w:rPr>
                  </w:rPrChange>
                </w:rPr>
                <w:t>FTE</w:t>
              </w:r>
            </w:ins>
          </w:p>
        </w:tc>
      </w:tr>
      <w:tr w:rsidR="00704C5A" w:rsidRPr="00FE4F1F" w:rsidTr="00554AF8">
        <w:tblPrEx>
          <w:tblPrExChange w:id="2161" w:author="gsadi" w:date="2013-11-03T20:47:00Z">
            <w:tblPrEx>
              <w:jc w:val="left"/>
              <w:tblInd w:w="0" w:type="dxa"/>
            </w:tblPrEx>
          </w:tblPrExChange>
        </w:tblPrEx>
        <w:trPr>
          <w:trHeight w:val="300"/>
          <w:ins w:id="2162" w:author="gsadi" w:date="2013-11-03T19:59:00Z"/>
          <w:trPrChange w:id="2163"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164"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165" w:author="gsadi" w:date="2013-11-03T19:59:00Z"/>
                <w:rFonts w:ascii="Arial" w:hAnsi="Arial" w:cs="Arial"/>
                <w:color w:val="000000"/>
                <w:sz w:val="18"/>
                <w:szCs w:val="16"/>
                <w:rPrChange w:id="2166" w:author="gsadi" w:date="2013-11-03T20:45:00Z">
                  <w:rPr>
                    <w:ins w:id="2167" w:author="gsadi" w:date="2013-11-03T19:59:00Z"/>
                    <w:rFonts w:ascii="Arial" w:hAnsi="Arial" w:cs="Arial"/>
                    <w:color w:val="000000"/>
                    <w:sz w:val="20"/>
                    <w:szCs w:val="20"/>
                  </w:rPr>
                </w:rPrChange>
              </w:rPr>
            </w:pPr>
            <w:ins w:id="2168" w:author="gsadi" w:date="2013-11-03T19:59:00Z">
              <w:r w:rsidRPr="002B0E74">
                <w:rPr>
                  <w:rFonts w:ascii="Arial" w:hAnsi="Arial" w:cs="Arial"/>
                  <w:color w:val="000000"/>
                  <w:sz w:val="18"/>
                  <w:szCs w:val="16"/>
                  <w:rPrChange w:id="2169" w:author="gsadi" w:date="2013-11-03T20:45:00Z">
                    <w:rPr>
                      <w:rFonts w:ascii="Arial" w:hAnsi="Arial" w:cs="Arial"/>
                      <w:color w:val="000000"/>
                      <w:sz w:val="20"/>
                      <w:szCs w:val="20"/>
                      <w:u w:val="single"/>
                    </w:rPr>
                  </w:rPrChange>
                </w:rPr>
                <w:t>Retail Purchase Orders (RPO)</w:t>
              </w:r>
            </w:ins>
          </w:p>
        </w:tc>
        <w:tc>
          <w:tcPr>
            <w:tcW w:w="1259" w:type="dxa"/>
            <w:tcBorders>
              <w:top w:val="nil"/>
              <w:left w:val="nil"/>
              <w:bottom w:val="single" w:sz="4" w:space="0" w:color="auto"/>
              <w:right w:val="single" w:sz="4" w:space="0" w:color="auto"/>
            </w:tcBorders>
            <w:shd w:val="clear" w:color="auto" w:fill="auto"/>
            <w:vAlign w:val="center"/>
            <w:hideMark/>
            <w:tcPrChange w:id="2170"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71" w:author="gsadi" w:date="2013-11-03T19:59:00Z"/>
                <w:rFonts w:ascii="Arial" w:hAnsi="Arial" w:cs="Arial"/>
                <w:color w:val="000000"/>
                <w:sz w:val="18"/>
                <w:szCs w:val="16"/>
                <w:rPrChange w:id="2172" w:author="gsadi" w:date="2013-11-03T20:45:00Z">
                  <w:rPr>
                    <w:ins w:id="2173" w:author="gsadi" w:date="2013-11-03T19:59:00Z"/>
                    <w:rFonts w:ascii="Arial" w:hAnsi="Arial" w:cs="Arial"/>
                    <w:color w:val="000000"/>
                    <w:sz w:val="20"/>
                    <w:szCs w:val="20"/>
                  </w:rPr>
                </w:rPrChange>
              </w:rPr>
            </w:pPr>
            <w:ins w:id="2174" w:author="gsadi" w:date="2013-11-03T19:59:00Z">
              <w:r w:rsidRPr="002B0E74">
                <w:rPr>
                  <w:rFonts w:ascii="Arial" w:hAnsi="Arial" w:cs="Arial"/>
                  <w:color w:val="000000"/>
                  <w:sz w:val="18"/>
                  <w:szCs w:val="16"/>
                  <w:rPrChange w:id="2175" w:author="gsadi" w:date="2013-11-03T20:45:00Z">
                    <w:rPr>
                      <w:rFonts w:ascii="Arial" w:hAnsi="Arial" w:cs="Arial"/>
                      <w:color w:val="000000"/>
                      <w:sz w:val="20"/>
                      <w:szCs w:val="20"/>
                      <w:u w:val="single"/>
                    </w:rPr>
                  </w:rPrChange>
                </w:rPr>
                <w:t>Demand</w:t>
              </w:r>
            </w:ins>
          </w:p>
        </w:tc>
        <w:tc>
          <w:tcPr>
            <w:tcW w:w="981" w:type="dxa"/>
            <w:tcBorders>
              <w:top w:val="nil"/>
              <w:left w:val="nil"/>
              <w:bottom w:val="single" w:sz="4" w:space="0" w:color="auto"/>
              <w:right w:val="single" w:sz="4" w:space="0" w:color="auto"/>
            </w:tcBorders>
            <w:shd w:val="clear" w:color="auto" w:fill="auto"/>
            <w:vAlign w:val="center"/>
            <w:hideMark/>
            <w:tcPrChange w:id="2176"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77" w:author="gsadi" w:date="2013-11-03T19:59:00Z"/>
                <w:rFonts w:ascii="Arial" w:hAnsi="Arial" w:cs="Arial"/>
                <w:color w:val="000000"/>
                <w:sz w:val="18"/>
                <w:szCs w:val="16"/>
                <w:rPrChange w:id="2178" w:author="gsadi" w:date="2013-11-03T20:45:00Z">
                  <w:rPr>
                    <w:ins w:id="2179" w:author="gsadi" w:date="2013-11-03T19:59:00Z"/>
                    <w:rFonts w:ascii="Arial" w:hAnsi="Arial" w:cs="Arial"/>
                    <w:color w:val="000000"/>
                    <w:sz w:val="20"/>
                    <w:szCs w:val="20"/>
                  </w:rPr>
                </w:rPrChange>
              </w:rPr>
            </w:pPr>
            <w:ins w:id="2180" w:author="gsadi" w:date="2013-11-03T19:59:00Z">
              <w:r w:rsidRPr="002B0E74">
                <w:rPr>
                  <w:rFonts w:ascii="Arial" w:hAnsi="Arial" w:cs="Arial"/>
                  <w:color w:val="000000"/>
                  <w:sz w:val="18"/>
                  <w:szCs w:val="16"/>
                  <w:rPrChange w:id="2181" w:author="gsadi" w:date="2013-11-03T20:45:00Z">
                    <w:rPr>
                      <w:rFonts w:ascii="Arial" w:hAnsi="Arial" w:cs="Arial"/>
                      <w:color w:val="000000"/>
                      <w:sz w:val="20"/>
                      <w:szCs w:val="20"/>
                      <w:u w:val="single"/>
                    </w:rPr>
                  </w:rPrChange>
                </w:rPr>
                <w:t>IP</w:t>
              </w:r>
            </w:ins>
          </w:p>
        </w:tc>
        <w:tc>
          <w:tcPr>
            <w:tcW w:w="767" w:type="dxa"/>
            <w:tcBorders>
              <w:top w:val="nil"/>
              <w:left w:val="nil"/>
              <w:bottom w:val="single" w:sz="4" w:space="0" w:color="auto"/>
              <w:right w:val="single" w:sz="4" w:space="0" w:color="auto"/>
            </w:tcBorders>
            <w:shd w:val="clear" w:color="auto" w:fill="auto"/>
            <w:vAlign w:val="center"/>
            <w:hideMark/>
            <w:tcPrChange w:id="2182"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83" w:author="gsadi" w:date="2013-11-03T19:59:00Z"/>
                <w:rFonts w:ascii="Arial" w:hAnsi="Arial" w:cs="Arial"/>
                <w:color w:val="000000"/>
                <w:sz w:val="18"/>
                <w:szCs w:val="16"/>
                <w:rPrChange w:id="2184" w:author="gsadi" w:date="2013-11-03T20:45:00Z">
                  <w:rPr>
                    <w:ins w:id="2185" w:author="gsadi" w:date="2013-11-03T19:59:00Z"/>
                    <w:rFonts w:ascii="Arial" w:hAnsi="Arial" w:cs="Arial"/>
                    <w:color w:val="000000"/>
                    <w:sz w:val="20"/>
                    <w:szCs w:val="20"/>
                  </w:rPr>
                </w:rPrChange>
              </w:rPr>
            </w:pPr>
            <w:ins w:id="2186" w:author="gsadi" w:date="2013-11-03T19:59:00Z">
              <w:r w:rsidRPr="002B0E74">
                <w:rPr>
                  <w:rFonts w:ascii="Arial" w:hAnsi="Arial" w:cs="Arial"/>
                  <w:color w:val="000000"/>
                  <w:sz w:val="18"/>
                  <w:szCs w:val="16"/>
                  <w:rPrChange w:id="2187"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188"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189" w:author="gsadi" w:date="2013-11-03T19:59:00Z"/>
                <w:rFonts w:ascii="Arial" w:hAnsi="Arial" w:cs="Arial"/>
                <w:color w:val="000000"/>
                <w:sz w:val="18"/>
                <w:szCs w:val="16"/>
                <w:rPrChange w:id="2190" w:author="gsadi" w:date="2013-11-03T20:45:00Z">
                  <w:rPr>
                    <w:ins w:id="2191" w:author="gsadi" w:date="2013-11-03T19:59:00Z"/>
                    <w:rFonts w:ascii="Arial" w:hAnsi="Arial" w:cs="Arial"/>
                    <w:color w:val="000000"/>
                    <w:sz w:val="20"/>
                    <w:szCs w:val="20"/>
                  </w:rPr>
                </w:rPrChange>
              </w:rPr>
            </w:pPr>
            <w:ins w:id="2192" w:author="gsadi" w:date="2013-11-03T19:59:00Z">
              <w:r w:rsidRPr="002B0E74">
                <w:rPr>
                  <w:rFonts w:ascii="Arial" w:hAnsi="Arial" w:cs="Arial"/>
                  <w:color w:val="000000"/>
                  <w:sz w:val="18"/>
                  <w:szCs w:val="16"/>
                  <w:rPrChange w:id="2193" w:author="gsadi" w:date="2013-11-03T20:45:00Z">
                    <w:rPr>
                      <w:rFonts w:ascii="Arial" w:hAnsi="Arial" w:cs="Arial"/>
                      <w:color w:val="000000"/>
                      <w:sz w:val="20"/>
                      <w:szCs w:val="20"/>
                      <w:u w:val="single"/>
                    </w:rPr>
                  </w:rPrChange>
                </w:rPr>
                <w:t>FTE</w:t>
              </w:r>
            </w:ins>
          </w:p>
        </w:tc>
      </w:tr>
      <w:tr w:rsidR="00704C5A" w:rsidRPr="00FE4F1F" w:rsidTr="00554AF8">
        <w:tblPrEx>
          <w:tblPrExChange w:id="2194" w:author="gsadi" w:date="2013-11-03T20:47:00Z">
            <w:tblPrEx>
              <w:jc w:val="left"/>
              <w:tblInd w:w="0" w:type="dxa"/>
            </w:tblPrEx>
          </w:tblPrExChange>
        </w:tblPrEx>
        <w:trPr>
          <w:trHeight w:val="285"/>
          <w:ins w:id="2195" w:author="gsadi" w:date="2013-11-03T19:59:00Z"/>
          <w:trPrChange w:id="2196"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197"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198" w:author="gsadi" w:date="2013-11-03T19:59:00Z"/>
                <w:rFonts w:ascii="Arial" w:hAnsi="Arial" w:cs="Arial"/>
                <w:color w:val="000000"/>
                <w:sz w:val="18"/>
                <w:szCs w:val="16"/>
                <w:rPrChange w:id="2199" w:author="gsadi" w:date="2013-11-03T20:45:00Z">
                  <w:rPr>
                    <w:ins w:id="2200" w:author="gsadi" w:date="2013-11-03T19:59:00Z"/>
                    <w:rFonts w:ascii="Arial" w:hAnsi="Arial" w:cs="Arial"/>
                    <w:color w:val="000000"/>
                    <w:sz w:val="20"/>
                    <w:szCs w:val="20"/>
                  </w:rPr>
                </w:rPrChange>
              </w:rPr>
            </w:pPr>
            <w:ins w:id="2201" w:author="gsadi" w:date="2013-11-03T19:59:00Z">
              <w:r w:rsidRPr="002B0E74">
                <w:rPr>
                  <w:rFonts w:ascii="Arial" w:hAnsi="Arial" w:cs="Arial"/>
                  <w:color w:val="000000"/>
                  <w:sz w:val="18"/>
                  <w:szCs w:val="16"/>
                  <w:rPrChange w:id="2202" w:author="gsadi" w:date="2013-11-03T20:45:00Z">
                    <w:rPr>
                      <w:rFonts w:ascii="Arial" w:hAnsi="Arial" w:cs="Arial"/>
                      <w:color w:val="000000"/>
                      <w:sz w:val="20"/>
                      <w:szCs w:val="20"/>
                      <w:u w:val="single"/>
                    </w:rPr>
                  </w:rPrChange>
                </w:rPr>
                <w:t>Retail Distro Orders (RDO)</w:t>
              </w:r>
            </w:ins>
          </w:p>
        </w:tc>
        <w:tc>
          <w:tcPr>
            <w:tcW w:w="1259" w:type="dxa"/>
            <w:tcBorders>
              <w:top w:val="nil"/>
              <w:left w:val="nil"/>
              <w:bottom w:val="single" w:sz="4" w:space="0" w:color="auto"/>
              <w:right w:val="single" w:sz="4" w:space="0" w:color="auto"/>
            </w:tcBorders>
            <w:shd w:val="clear" w:color="auto" w:fill="auto"/>
            <w:vAlign w:val="center"/>
            <w:hideMark/>
            <w:tcPrChange w:id="2203"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04" w:author="gsadi" w:date="2013-11-03T19:59:00Z"/>
                <w:rFonts w:ascii="Arial" w:hAnsi="Arial" w:cs="Arial"/>
                <w:color w:val="000000"/>
                <w:sz w:val="18"/>
                <w:szCs w:val="16"/>
                <w:rPrChange w:id="2205" w:author="gsadi" w:date="2013-11-03T20:45:00Z">
                  <w:rPr>
                    <w:ins w:id="2206" w:author="gsadi" w:date="2013-11-03T19:59:00Z"/>
                    <w:rFonts w:ascii="Arial" w:hAnsi="Arial" w:cs="Arial"/>
                    <w:color w:val="000000"/>
                    <w:sz w:val="20"/>
                    <w:szCs w:val="20"/>
                  </w:rPr>
                </w:rPrChange>
              </w:rPr>
            </w:pPr>
            <w:ins w:id="2207" w:author="gsadi" w:date="2013-11-03T19:59:00Z">
              <w:r w:rsidRPr="002B0E74">
                <w:rPr>
                  <w:rFonts w:ascii="Arial" w:hAnsi="Arial" w:cs="Arial"/>
                  <w:color w:val="000000"/>
                  <w:sz w:val="18"/>
                  <w:szCs w:val="16"/>
                  <w:rPrChange w:id="2208" w:author="gsadi" w:date="2013-11-03T20:45:00Z">
                    <w:rPr>
                      <w:rFonts w:ascii="Arial" w:hAnsi="Arial" w:cs="Arial"/>
                      <w:color w:val="000000"/>
                      <w:sz w:val="20"/>
                      <w:szCs w:val="20"/>
                      <w:u w:val="single"/>
                    </w:rPr>
                  </w:rPrChange>
                </w:rPr>
                <w:t>Demand</w:t>
              </w:r>
            </w:ins>
          </w:p>
        </w:tc>
        <w:tc>
          <w:tcPr>
            <w:tcW w:w="981" w:type="dxa"/>
            <w:tcBorders>
              <w:top w:val="nil"/>
              <w:left w:val="nil"/>
              <w:bottom w:val="single" w:sz="4" w:space="0" w:color="auto"/>
              <w:right w:val="single" w:sz="4" w:space="0" w:color="auto"/>
            </w:tcBorders>
            <w:shd w:val="clear" w:color="auto" w:fill="auto"/>
            <w:vAlign w:val="center"/>
            <w:hideMark/>
            <w:tcPrChange w:id="2209"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10" w:author="gsadi" w:date="2013-11-03T19:59:00Z"/>
                <w:rFonts w:ascii="Arial" w:hAnsi="Arial" w:cs="Arial"/>
                <w:color w:val="000000"/>
                <w:sz w:val="18"/>
                <w:szCs w:val="16"/>
                <w:rPrChange w:id="2211" w:author="gsadi" w:date="2013-11-03T20:45:00Z">
                  <w:rPr>
                    <w:ins w:id="2212" w:author="gsadi" w:date="2013-11-03T19:59:00Z"/>
                    <w:rFonts w:ascii="Arial" w:hAnsi="Arial" w:cs="Arial"/>
                    <w:color w:val="000000"/>
                    <w:sz w:val="20"/>
                    <w:szCs w:val="20"/>
                  </w:rPr>
                </w:rPrChange>
              </w:rPr>
            </w:pPr>
            <w:ins w:id="2213" w:author="gsadi" w:date="2013-11-03T19:59:00Z">
              <w:r w:rsidRPr="002B0E74">
                <w:rPr>
                  <w:rFonts w:ascii="Arial" w:hAnsi="Arial" w:cs="Arial"/>
                  <w:color w:val="000000"/>
                  <w:sz w:val="18"/>
                  <w:szCs w:val="16"/>
                  <w:rPrChange w:id="2214" w:author="gsadi" w:date="2013-11-03T20:45:00Z">
                    <w:rPr>
                      <w:rFonts w:ascii="Arial" w:hAnsi="Arial" w:cs="Arial"/>
                      <w:color w:val="000000"/>
                      <w:sz w:val="20"/>
                      <w:szCs w:val="20"/>
                      <w:u w:val="single"/>
                    </w:rPr>
                  </w:rPrChange>
                </w:rPr>
                <w:t>IP</w:t>
              </w:r>
            </w:ins>
          </w:p>
        </w:tc>
        <w:tc>
          <w:tcPr>
            <w:tcW w:w="767" w:type="dxa"/>
            <w:tcBorders>
              <w:top w:val="nil"/>
              <w:left w:val="nil"/>
              <w:bottom w:val="single" w:sz="4" w:space="0" w:color="auto"/>
              <w:right w:val="single" w:sz="4" w:space="0" w:color="auto"/>
            </w:tcBorders>
            <w:shd w:val="clear" w:color="auto" w:fill="auto"/>
            <w:vAlign w:val="center"/>
            <w:hideMark/>
            <w:tcPrChange w:id="2215"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16" w:author="gsadi" w:date="2013-11-03T19:59:00Z"/>
                <w:rFonts w:ascii="Arial" w:hAnsi="Arial" w:cs="Arial"/>
                <w:color w:val="000000"/>
                <w:sz w:val="18"/>
                <w:szCs w:val="16"/>
                <w:rPrChange w:id="2217" w:author="gsadi" w:date="2013-11-03T20:45:00Z">
                  <w:rPr>
                    <w:ins w:id="2218" w:author="gsadi" w:date="2013-11-03T19:59:00Z"/>
                    <w:rFonts w:ascii="Arial" w:hAnsi="Arial" w:cs="Arial"/>
                    <w:color w:val="000000"/>
                    <w:sz w:val="20"/>
                    <w:szCs w:val="20"/>
                  </w:rPr>
                </w:rPrChange>
              </w:rPr>
            </w:pPr>
            <w:ins w:id="2219" w:author="gsadi" w:date="2013-11-03T19:59:00Z">
              <w:r w:rsidRPr="002B0E74">
                <w:rPr>
                  <w:rFonts w:ascii="Arial" w:hAnsi="Arial" w:cs="Arial"/>
                  <w:color w:val="000000"/>
                  <w:sz w:val="18"/>
                  <w:szCs w:val="16"/>
                  <w:rPrChange w:id="2220"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221"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22" w:author="gsadi" w:date="2013-11-03T19:59:00Z"/>
                <w:rFonts w:ascii="Arial" w:hAnsi="Arial" w:cs="Arial"/>
                <w:color w:val="000000"/>
                <w:sz w:val="18"/>
                <w:szCs w:val="16"/>
                <w:rPrChange w:id="2223" w:author="gsadi" w:date="2013-11-03T20:45:00Z">
                  <w:rPr>
                    <w:ins w:id="2224" w:author="gsadi" w:date="2013-11-03T19:59:00Z"/>
                    <w:rFonts w:ascii="Arial" w:hAnsi="Arial" w:cs="Arial"/>
                    <w:color w:val="000000"/>
                    <w:sz w:val="20"/>
                    <w:szCs w:val="20"/>
                  </w:rPr>
                </w:rPrChange>
              </w:rPr>
            </w:pPr>
            <w:ins w:id="2225" w:author="gsadi" w:date="2013-11-03T19:59:00Z">
              <w:r w:rsidRPr="002B0E74">
                <w:rPr>
                  <w:rFonts w:ascii="Arial" w:hAnsi="Arial" w:cs="Arial"/>
                  <w:color w:val="000000"/>
                  <w:sz w:val="18"/>
                  <w:szCs w:val="16"/>
                  <w:rPrChange w:id="2226" w:author="gsadi" w:date="2013-11-03T20:45:00Z">
                    <w:rPr>
                      <w:rFonts w:ascii="Arial" w:hAnsi="Arial" w:cs="Arial"/>
                      <w:color w:val="000000"/>
                      <w:sz w:val="20"/>
                      <w:szCs w:val="20"/>
                      <w:u w:val="single"/>
                    </w:rPr>
                  </w:rPrChange>
                </w:rPr>
                <w:t>FTE</w:t>
              </w:r>
            </w:ins>
          </w:p>
        </w:tc>
      </w:tr>
      <w:tr w:rsidR="00704C5A" w:rsidRPr="00FE4F1F" w:rsidTr="00554AF8">
        <w:tblPrEx>
          <w:tblPrExChange w:id="2227" w:author="gsadi" w:date="2013-11-03T20:47:00Z">
            <w:tblPrEx>
              <w:jc w:val="left"/>
              <w:tblInd w:w="0" w:type="dxa"/>
            </w:tblPrEx>
          </w:tblPrExChange>
        </w:tblPrEx>
        <w:trPr>
          <w:trHeight w:val="285"/>
          <w:ins w:id="2228" w:author="gsadi" w:date="2013-11-03T19:59:00Z"/>
          <w:trPrChange w:id="2229"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230"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231" w:author="gsadi" w:date="2013-11-03T19:59:00Z"/>
                <w:rFonts w:ascii="Arial" w:hAnsi="Arial" w:cs="Arial"/>
                <w:color w:val="000000"/>
                <w:sz w:val="18"/>
                <w:szCs w:val="16"/>
                <w:rPrChange w:id="2232" w:author="gsadi" w:date="2013-11-03T20:45:00Z">
                  <w:rPr>
                    <w:ins w:id="2233" w:author="gsadi" w:date="2013-11-03T19:59:00Z"/>
                    <w:rFonts w:ascii="Arial" w:hAnsi="Arial" w:cs="Arial"/>
                    <w:color w:val="000000"/>
                    <w:sz w:val="20"/>
                    <w:szCs w:val="20"/>
                  </w:rPr>
                </w:rPrChange>
              </w:rPr>
            </w:pPr>
            <w:ins w:id="2234" w:author="gsadi" w:date="2013-11-03T19:59:00Z">
              <w:r w:rsidRPr="002B0E74">
                <w:rPr>
                  <w:rFonts w:ascii="Arial" w:hAnsi="Arial" w:cs="Arial"/>
                  <w:color w:val="000000"/>
                  <w:sz w:val="18"/>
                  <w:szCs w:val="16"/>
                  <w:rPrChange w:id="2235" w:author="gsadi" w:date="2013-11-03T20:45:00Z">
                    <w:rPr>
                      <w:rFonts w:ascii="Arial" w:hAnsi="Arial" w:cs="Arial"/>
                      <w:color w:val="000000"/>
                      <w:sz w:val="20"/>
                      <w:szCs w:val="20"/>
                      <w:u w:val="single"/>
                    </w:rPr>
                  </w:rPrChange>
                </w:rPr>
                <w:t>Retail On Hand (ROH)</w:t>
              </w:r>
            </w:ins>
          </w:p>
        </w:tc>
        <w:tc>
          <w:tcPr>
            <w:tcW w:w="1259" w:type="dxa"/>
            <w:tcBorders>
              <w:top w:val="nil"/>
              <w:left w:val="nil"/>
              <w:bottom w:val="single" w:sz="4" w:space="0" w:color="auto"/>
              <w:right w:val="single" w:sz="4" w:space="0" w:color="auto"/>
            </w:tcBorders>
            <w:shd w:val="clear" w:color="auto" w:fill="auto"/>
            <w:vAlign w:val="center"/>
            <w:hideMark/>
            <w:tcPrChange w:id="2236"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37" w:author="gsadi" w:date="2013-11-03T19:59:00Z"/>
                <w:rFonts w:ascii="Arial" w:hAnsi="Arial" w:cs="Arial"/>
                <w:color w:val="000000"/>
                <w:sz w:val="18"/>
                <w:szCs w:val="16"/>
                <w:rPrChange w:id="2238" w:author="gsadi" w:date="2013-11-03T20:45:00Z">
                  <w:rPr>
                    <w:ins w:id="2239" w:author="gsadi" w:date="2013-11-03T19:59:00Z"/>
                    <w:rFonts w:ascii="Arial" w:hAnsi="Arial" w:cs="Arial"/>
                    <w:color w:val="000000"/>
                    <w:sz w:val="20"/>
                    <w:szCs w:val="20"/>
                  </w:rPr>
                </w:rPrChange>
              </w:rPr>
            </w:pPr>
            <w:ins w:id="2240" w:author="gsadi" w:date="2013-11-03T19:59:00Z">
              <w:r w:rsidRPr="002B0E74">
                <w:rPr>
                  <w:rFonts w:ascii="Arial" w:hAnsi="Arial" w:cs="Arial"/>
                  <w:color w:val="000000"/>
                  <w:sz w:val="18"/>
                  <w:szCs w:val="16"/>
                  <w:rPrChange w:id="2241" w:author="gsadi" w:date="2013-11-03T20:45:00Z">
                    <w:rPr>
                      <w:rFonts w:ascii="Arial" w:hAnsi="Arial" w:cs="Arial"/>
                      <w:color w:val="000000"/>
                      <w:sz w:val="20"/>
                      <w:szCs w:val="20"/>
                      <w:u w:val="single"/>
                    </w:rPr>
                  </w:rPrChange>
                </w:rPr>
                <w:t>Demand</w:t>
              </w:r>
            </w:ins>
          </w:p>
        </w:tc>
        <w:tc>
          <w:tcPr>
            <w:tcW w:w="981" w:type="dxa"/>
            <w:tcBorders>
              <w:top w:val="nil"/>
              <w:left w:val="nil"/>
              <w:bottom w:val="single" w:sz="4" w:space="0" w:color="auto"/>
              <w:right w:val="single" w:sz="4" w:space="0" w:color="auto"/>
            </w:tcBorders>
            <w:shd w:val="clear" w:color="auto" w:fill="auto"/>
            <w:vAlign w:val="center"/>
            <w:hideMark/>
            <w:tcPrChange w:id="2242"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43" w:author="gsadi" w:date="2013-11-03T19:59:00Z"/>
                <w:rFonts w:ascii="Arial" w:hAnsi="Arial" w:cs="Arial"/>
                <w:color w:val="000000"/>
                <w:sz w:val="18"/>
                <w:szCs w:val="16"/>
                <w:rPrChange w:id="2244" w:author="gsadi" w:date="2013-11-03T20:45:00Z">
                  <w:rPr>
                    <w:ins w:id="2245" w:author="gsadi" w:date="2013-11-03T19:59:00Z"/>
                    <w:rFonts w:ascii="Arial" w:hAnsi="Arial" w:cs="Arial"/>
                    <w:color w:val="000000"/>
                    <w:sz w:val="20"/>
                    <w:szCs w:val="20"/>
                  </w:rPr>
                </w:rPrChange>
              </w:rPr>
            </w:pPr>
            <w:ins w:id="2246" w:author="gsadi" w:date="2013-11-03T19:59:00Z">
              <w:r w:rsidRPr="002B0E74">
                <w:rPr>
                  <w:rFonts w:ascii="Arial" w:hAnsi="Arial" w:cs="Arial"/>
                  <w:color w:val="000000"/>
                  <w:sz w:val="18"/>
                  <w:szCs w:val="16"/>
                  <w:rPrChange w:id="2247" w:author="gsadi" w:date="2013-11-03T20:45:00Z">
                    <w:rPr>
                      <w:rFonts w:ascii="Arial" w:hAnsi="Arial" w:cs="Arial"/>
                      <w:color w:val="000000"/>
                      <w:sz w:val="20"/>
                      <w:szCs w:val="20"/>
                      <w:u w:val="single"/>
                    </w:rPr>
                  </w:rPrChange>
                </w:rPr>
                <w:t>IP</w:t>
              </w:r>
            </w:ins>
          </w:p>
        </w:tc>
        <w:tc>
          <w:tcPr>
            <w:tcW w:w="767" w:type="dxa"/>
            <w:tcBorders>
              <w:top w:val="nil"/>
              <w:left w:val="nil"/>
              <w:bottom w:val="single" w:sz="4" w:space="0" w:color="auto"/>
              <w:right w:val="single" w:sz="4" w:space="0" w:color="auto"/>
            </w:tcBorders>
            <w:shd w:val="clear" w:color="auto" w:fill="auto"/>
            <w:vAlign w:val="center"/>
            <w:hideMark/>
            <w:tcPrChange w:id="2248"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49" w:author="gsadi" w:date="2013-11-03T19:59:00Z"/>
                <w:rFonts w:ascii="Arial" w:hAnsi="Arial" w:cs="Arial"/>
                <w:color w:val="000000"/>
                <w:sz w:val="18"/>
                <w:szCs w:val="16"/>
                <w:rPrChange w:id="2250" w:author="gsadi" w:date="2013-11-03T20:45:00Z">
                  <w:rPr>
                    <w:ins w:id="2251" w:author="gsadi" w:date="2013-11-03T19:59:00Z"/>
                    <w:rFonts w:ascii="Arial" w:hAnsi="Arial" w:cs="Arial"/>
                    <w:color w:val="000000"/>
                    <w:sz w:val="20"/>
                    <w:szCs w:val="20"/>
                  </w:rPr>
                </w:rPrChange>
              </w:rPr>
            </w:pPr>
            <w:ins w:id="2252" w:author="gsadi" w:date="2013-11-03T19:59:00Z">
              <w:r w:rsidRPr="002B0E74">
                <w:rPr>
                  <w:rFonts w:ascii="Arial" w:hAnsi="Arial" w:cs="Arial"/>
                  <w:color w:val="000000"/>
                  <w:sz w:val="18"/>
                  <w:szCs w:val="16"/>
                  <w:rPrChange w:id="2253"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254"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55" w:author="gsadi" w:date="2013-11-03T19:59:00Z"/>
                <w:rFonts w:ascii="Arial" w:hAnsi="Arial" w:cs="Arial"/>
                <w:color w:val="000000"/>
                <w:sz w:val="18"/>
                <w:szCs w:val="16"/>
                <w:rPrChange w:id="2256" w:author="gsadi" w:date="2013-11-03T20:45:00Z">
                  <w:rPr>
                    <w:ins w:id="2257" w:author="gsadi" w:date="2013-11-03T19:59:00Z"/>
                    <w:rFonts w:ascii="Arial" w:hAnsi="Arial" w:cs="Arial"/>
                    <w:color w:val="000000"/>
                    <w:sz w:val="20"/>
                    <w:szCs w:val="20"/>
                  </w:rPr>
                </w:rPrChange>
              </w:rPr>
            </w:pPr>
            <w:ins w:id="2258" w:author="gsadi" w:date="2013-11-03T19:59:00Z">
              <w:r w:rsidRPr="002B0E74">
                <w:rPr>
                  <w:rFonts w:ascii="Arial" w:hAnsi="Arial" w:cs="Arial"/>
                  <w:color w:val="000000"/>
                  <w:sz w:val="18"/>
                  <w:szCs w:val="16"/>
                  <w:rPrChange w:id="2259" w:author="gsadi" w:date="2013-11-03T20:45:00Z">
                    <w:rPr>
                      <w:rFonts w:ascii="Arial" w:hAnsi="Arial" w:cs="Arial"/>
                      <w:color w:val="000000"/>
                      <w:sz w:val="20"/>
                      <w:szCs w:val="20"/>
                      <w:u w:val="single"/>
                    </w:rPr>
                  </w:rPrChange>
                </w:rPr>
                <w:t>FTE</w:t>
              </w:r>
            </w:ins>
          </w:p>
        </w:tc>
      </w:tr>
      <w:tr w:rsidR="00704C5A" w:rsidRPr="00FE4F1F" w:rsidTr="00554AF8">
        <w:tblPrEx>
          <w:tblPrExChange w:id="2260" w:author="gsadi" w:date="2013-11-03T20:47:00Z">
            <w:tblPrEx>
              <w:jc w:val="left"/>
              <w:tblInd w:w="0" w:type="dxa"/>
            </w:tblPrEx>
          </w:tblPrExChange>
        </w:tblPrEx>
        <w:trPr>
          <w:trHeight w:val="285"/>
          <w:ins w:id="2261" w:author="gsadi" w:date="2013-11-03T19:59:00Z"/>
          <w:trPrChange w:id="2262"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263"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264" w:author="gsadi" w:date="2013-11-03T19:59:00Z"/>
                <w:rFonts w:ascii="Arial" w:hAnsi="Arial" w:cs="Arial"/>
                <w:color w:val="000000"/>
                <w:sz w:val="18"/>
                <w:szCs w:val="16"/>
                <w:rPrChange w:id="2265" w:author="gsadi" w:date="2013-11-03T20:45:00Z">
                  <w:rPr>
                    <w:ins w:id="2266" w:author="gsadi" w:date="2013-11-03T19:59:00Z"/>
                    <w:rFonts w:ascii="Arial" w:hAnsi="Arial" w:cs="Arial"/>
                    <w:color w:val="000000"/>
                    <w:sz w:val="20"/>
                    <w:szCs w:val="20"/>
                  </w:rPr>
                </w:rPrChange>
              </w:rPr>
            </w:pPr>
            <w:ins w:id="2267" w:author="gsadi" w:date="2013-11-03T19:59:00Z">
              <w:r w:rsidRPr="002B0E74">
                <w:rPr>
                  <w:rFonts w:ascii="Arial" w:hAnsi="Arial" w:cs="Arial"/>
                  <w:color w:val="000000"/>
                  <w:sz w:val="18"/>
                  <w:szCs w:val="16"/>
                  <w:rPrChange w:id="2268" w:author="gsadi" w:date="2013-11-03T20:45:00Z">
                    <w:rPr>
                      <w:rFonts w:ascii="Arial" w:hAnsi="Arial" w:cs="Arial"/>
                      <w:color w:val="000000"/>
                      <w:sz w:val="20"/>
                      <w:szCs w:val="20"/>
                      <w:u w:val="single"/>
                    </w:rPr>
                  </w:rPrChange>
                </w:rPr>
                <w:t>Need to Buy (NTB) Spreadsheet Demand</w:t>
              </w:r>
            </w:ins>
          </w:p>
        </w:tc>
        <w:tc>
          <w:tcPr>
            <w:tcW w:w="1259" w:type="dxa"/>
            <w:tcBorders>
              <w:top w:val="nil"/>
              <w:left w:val="nil"/>
              <w:bottom w:val="single" w:sz="4" w:space="0" w:color="auto"/>
              <w:right w:val="single" w:sz="4" w:space="0" w:color="auto"/>
            </w:tcBorders>
            <w:shd w:val="clear" w:color="auto" w:fill="auto"/>
            <w:vAlign w:val="center"/>
            <w:hideMark/>
            <w:tcPrChange w:id="2269"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70" w:author="gsadi" w:date="2013-11-03T19:59:00Z"/>
                <w:rFonts w:ascii="Arial" w:hAnsi="Arial" w:cs="Arial"/>
                <w:color w:val="000000"/>
                <w:sz w:val="18"/>
                <w:szCs w:val="16"/>
                <w:rPrChange w:id="2271" w:author="gsadi" w:date="2013-11-03T20:45:00Z">
                  <w:rPr>
                    <w:ins w:id="2272" w:author="gsadi" w:date="2013-11-03T19:59:00Z"/>
                    <w:rFonts w:ascii="Arial" w:hAnsi="Arial" w:cs="Arial"/>
                    <w:color w:val="000000"/>
                    <w:sz w:val="20"/>
                    <w:szCs w:val="20"/>
                  </w:rPr>
                </w:rPrChange>
              </w:rPr>
            </w:pPr>
            <w:ins w:id="2273" w:author="gsadi" w:date="2013-11-03T19:59:00Z">
              <w:r w:rsidRPr="002B0E74">
                <w:rPr>
                  <w:rFonts w:ascii="Arial" w:hAnsi="Arial" w:cs="Arial"/>
                  <w:color w:val="000000"/>
                  <w:sz w:val="18"/>
                  <w:szCs w:val="16"/>
                  <w:rPrChange w:id="2274" w:author="gsadi" w:date="2013-11-03T20:45:00Z">
                    <w:rPr>
                      <w:rFonts w:ascii="Arial" w:hAnsi="Arial" w:cs="Arial"/>
                      <w:color w:val="000000"/>
                      <w:sz w:val="20"/>
                      <w:szCs w:val="20"/>
                      <w:u w:val="single"/>
                    </w:rPr>
                  </w:rPrChange>
                </w:rPr>
                <w:t>Demand</w:t>
              </w:r>
            </w:ins>
          </w:p>
        </w:tc>
        <w:tc>
          <w:tcPr>
            <w:tcW w:w="981" w:type="dxa"/>
            <w:tcBorders>
              <w:top w:val="nil"/>
              <w:left w:val="nil"/>
              <w:bottom w:val="single" w:sz="4" w:space="0" w:color="auto"/>
              <w:right w:val="single" w:sz="4" w:space="0" w:color="auto"/>
            </w:tcBorders>
            <w:shd w:val="clear" w:color="auto" w:fill="auto"/>
            <w:vAlign w:val="center"/>
            <w:hideMark/>
            <w:tcPrChange w:id="2275"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76" w:author="gsadi" w:date="2013-11-03T19:59:00Z"/>
                <w:rFonts w:ascii="Arial" w:hAnsi="Arial" w:cs="Arial"/>
                <w:color w:val="000000"/>
                <w:sz w:val="18"/>
                <w:szCs w:val="16"/>
                <w:rPrChange w:id="2277" w:author="gsadi" w:date="2013-11-03T20:45:00Z">
                  <w:rPr>
                    <w:ins w:id="2278" w:author="gsadi" w:date="2013-11-03T19:59:00Z"/>
                    <w:rFonts w:ascii="Arial" w:hAnsi="Arial" w:cs="Arial"/>
                    <w:color w:val="000000"/>
                    <w:sz w:val="20"/>
                    <w:szCs w:val="20"/>
                  </w:rPr>
                </w:rPrChange>
              </w:rPr>
            </w:pPr>
            <w:ins w:id="2279" w:author="gsadi" w:date="2013-11-03T19:59:00Z">
              <w:r w:rsidRPr="002B0E74">
                <w:rPr>
                  <w:rFonts w:ascii="Arial" w:hAnsi="Arial" w:cs="Arial"/>
                  <w:color w:val="000000"/>
                  <w:sz w:val="18"/>
                  <w:szCs w:val="16"/>
                  <w:rPrChange w:id="2280" w:author="gsadi" w:date="2013-11-03T20:45:00Z">
                    <w:rPr>
                      <w:rFonts w:ascii="Arial" w:hAnsi="Arial" w:cs="Arial"/>
                      <w:color w:val="000000"/>
                      <w:sz w:val="20"/>
                      <w:szCs w:val="20"/>
                      <w:u w:val="single"/>
                    </w:rPr>
                  </w:rPrChange>
                </w:rPr>
                <w:t>Other Markets</w:t>
              </w:r>
            </w:ins>
          </w:p>
        </w:tc>
        <w:tc>
          <w:tcPr>
            <w:tcW w:w="767" w:type="dxa"/>
            <w:tcBorders>
              <w:top w:val="nil"/>
              <w:left w:val="nil"/>
              <w:bottom w:val="single" w:sz="4" w:space="0" w:color="auto"/>
              <w:right w:val="single" w:sz="4" w:space="0" w:color="auto"/>
            </w:tcBorders>
            <w:shd w:val="clear" w:color="auto" w:fill="auto"/>
            <w:vAlign w:val="center"/>
            <w:hideMark/>
            <w:tcPrChange w:id="2281"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82" w:author="gsadi" w:date="2013-11-03T19:59:00Z"/>
                <w:rFonts w:ascii="Arial" w:hAnsi="Arial" w:cs="Arial"/>
                <w:color w:val="000000"/>
                <w:sz w:val="18"/>
                <w:szCs w:val="16"/>
                <w:rPrChange w:id="2283" w:author="gsadi" w:date="2013-11-03T20:45:00Z">
                  <w:rPr>
                    <w:ins w:id="2284" w:author="gsadi" w:date="2013-11-03T19:59:00Z"/>
                    <w:rFonts w:ascii="Arial" w:hAnsi="Arial" w:cs="Arial"/>
                    <w:color w:val="000000"/>
                    <w:sz w:val="20"/>
                    <w:szCs w:val="20"/>
                  </w:rPr>
                </w:rPrChange>
              </w:rPr>
            </w:pPr>
            <w:ins w:id="2285" w:author="gsadi" w:date="2013-11-03T19:59:00Z">
              <w:r w:rsidRPr="002B0E74">
                <w:rPr>
                  <w:rFonts w:ascii="Arial" w:hAnsi="Arial" w:cs="Arial"/>
                  <w:color w:val="000000"/>
                  <w:sz w:val="18"/>
                  <w:szCs w:val="16"/>
                  <w:rPrChange w:id="2286"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287"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288" w:author="gsadi" w:date="2013-11-03T19:59:00Z"/>
                <w:rFonts w:ascii="Arial" w:hAnsi="Arial" w:cs="Arial"/>
                <w:color w:val="000000"/>
                <w:sz w:val="18"/>
                <w:szCs w:val="16"/>
                <w:rPrChange w:id="2289" w:author="gsadi" w:date="2013-11-03T20:45:00Z">
                  <w:rPr>
                    <w:ins w:id="2290" w:author="gsadi" w:date="2013-11-03T19:59:00Z"/>
                    <w:rFonts w:ascii="Arial" w:hAnsi="Arial" w:cs="Arial"/>
                    <w:color w:val="000000"/>
                    <w:sz w:val="20"/>
                    <w:szCs w:val="20"/>
                  </w:rPr>
                </w:rPrChange>
              </w:rPr>
            </w:pPr>
            <w:ins w:id="2291" w:author="gsadi" w:date="2013-11-03T19:59:00Z">
              <w:r w:rsidRPr="002B0E74">
                <w:rPr>
                  <w:rFonts w:ascii="Arial" w:hAnsi="Arial" w:cs="Arial"/>
                  <w:color w:val="000000"/>
                  <w:sz w:val="18"/>
                  <w:szCs w:val="16"/>
                  <w:rPrChange w:id="2292" w:author="gsadi" w:date="2013-11-03T20:45:00Z">
                    <w:rPr>
                      <w:rFonts w:ascii="Arial" w:hAnsi="Arial" w:cs="Arial"/>
                      <w:color w:val="000000"/>
                      <w:sz w:val="20"/>
                      <w:szCs w:val="20"/>
                      <w:u w:val="single"/>
                    </w:rPr>
                  </w:rPrChange>
                </w:rPr>
                <w:t>Upload through a portal</w:t>
              </w:r>
            </w:ins>
          </w:p>
        </w:tc>
      </w:tr>
      <w:tr w:rsidR="00704C5A" w:rsidRPr="00FE4F1F" w:rsidTr="00554AF8">
        <w:tblPrEx>
          <w:tblPrExChange w:id="2293" w:author="gsadi" w:date="2013-11-03T20:47:00Z">
            <w:tblPrEx>
              <w:jc w:val="left"/>
              <w:tblInd w:w="0" w:type="dxa"/>
            </w:tblPrEx>
          </w:tblPrExChange>
        </w:tblPrEx>
        <w:trPr>
          <w:trHeight w:val="285"/>
          <w:ins w:id="2294" w:author="gsadi" w:date="2013-11-03T19:59:00Z"/>
          <w:trPrChange w:id="2295"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296"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297" w:author="gsadi" w:date="2013-11-03T19:59:00Z"/>
                <w:rFonts w:ascii="Arial" w:hAnsi="Arial" w:cs="Arial"/>
                <w:color w:val="000000"/>
                <w:sz w:val="18"/>
                <w:szCs w:val="16"/>
                <w:rPrChange w:id="2298" w:author="gsadi" w:date="2013-11-03T20:45:00Z">
                  <w:rPr>
                    <w:ins w:id="2299" w:author="gsadi" w:date="2013-11-03T19:59:00Z"/>
                    <w:rFonts w:ascii="Arial" w:hAnsi="Arial" w:cs="Arial"/>
                    <w:color w:val="000000"/>
                    <w:sz w:val="20"/>
                    <w:szCs w:val="20"/>
                  </w:rPr>
                </w:rPrChange>
              </w:rPr>
            </w:pPr>
            <w:ins w:id="2300" w:author="gsadi" w:date="2013-11-03T19:59:00Z">
              <w:r w:rsidRPr="002B0E74">
                <w:rPr>
                  <w:rFonts w:ascii="Arial" w:hAnsi="Arial" w:cs="Arial"/>
                  <w:color w:val="000000"/>
                  <w:sz w:val="18"/>
                  <w:szCs w:val="16"/>
                  <w:rPrChange w:id="2301" w:author="gsadi" w:date="2013-11-03T20:45:00Z">
                    <w:rPr>
                      <w:rFonts w:ascii="Arial" w:hAnsi="Arial" w:cs="Arial"/>
                      <w:color w:val="000000"/>
                      <w:sz w:val="20"/>
                      <w:szCs w:val="20"/>
                      <w:u w:val="single"/>
                    </w:rPr>
                  </w:rPrChange>
                </w:rPr>
                <w:t>On Hand Inventory</w:t>
              </w:r>
            </w:ins>
          </w:p>
        </w:tc>
        <w:tc>
          <w:tcPr>
            <w:tcW w:w="1259" w:type="dxa"/>
            <w:tcBorders>
              <w:top w:val="nil"/>
              <w:left w:val="nil"/>
              <w:bottom w:val="single" w:sz="4" w:space="0" w:color="auto"/>
              <w:right w:val="single" w:sz="4" w:space="0" w:color="auto"/>
            </w:tcBorders>
            <w:shd w:val="clear" w:color="auto" w:fill="auto"/>
            <w:vAlign w:val="center"/>
            <w:hideMark/>
            <w:tcPrChange w:id="2302"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03" w:author="gsadi" w:date="2013-11-03T19:59:00Z"/>
                <w:rFonts w:ascii="Arial" w:hAnsi="Arial" w:cs="Arial"/>
                <w:color w:val="000000"/>
                <w:sz w:val="18"/>
                <w:szCs w:val="16"/>
                <w:rPrChange w:id="2304" w:author="gsadi" w:date="2013-11-03T20:45:00Z">
                  <w:rPr>
                    <w:ins w:id="2305" w:author="gsadi" w:date="2013-11-03T19:59:00Z"/>
                    <w:rFonts w:ascii="Arial" w:hAnsi="Arial" w:cs="Arial"/>
                    <w:color w:val="000000"/>
                    <w:sz w:val="20"/>
                    <w:szCs w:val="20"/>
                  </w:rPr>
                </w:rPrChange>
              </w:rPr>
            </w:pPr>
            <w:ins w:id="2306" w:author="gsadi" w:date="2013-11-03T19:59:00Z">
              <w:r w:rsidRPr="002B0E74">
                <w:rPr>
                  <w:rFonts w:ascii="Arial" w:hAnsi="Arial" w:cs="Arial"/>
                  <w:color w:val="000000"/>
                  <w:sz w:val="18"/>
                  <w:szCs w:val="16"/>
                  <w:rPrChange w:id="2307" w:author="gsadi" w:date="2013-11-03T20:45:00Z">
                    <w:rPr>
                      <w:rFonts w:ascii="Arial" w:hAnsi="Arial" w:cs="Arial"/>
                      <w:color w:val="000000"/>
                      <w:sz w:val="20"/>
                      <w:szCs w:val="20"/>
                      <w:u w:val="single"/>
                    </w:rPr>
                  </w:rPrChange>
                </w:rPr>
                <w:t>Supply</w:t>
              </w:r>
            </w:ins>
          </w:p>
        </w:tc>
        <w:tc>
          <w:tcPr>
            <w:tcW w:w="981" w:type="dxa"/>
            <w:tcBorders>
              <w:top w:val="nil"/>
              <w:left w:val="nil"/>
              <w:bottom w:val="single" w:sz="4" w:space="0" w:color="auto"/>
              <w:right w:val="single" w:sz="4" w:space="0" w:color="auto"/>
            </w:tcBorders>
            <w:shd w:val="clear" w:color="auto" w:fill="auto"/>
            <w:vAlign w:val="center"/>
            <w:hideMark/>
            <w:tcPrChange w:id="2308"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09" w:author="gsadi" w:date="2013-11-03T19:59:00Z"/>
                <w:rFonts w:ascii="Arial" w:hAnsi="Arial" w:cs="Arial"/>
                <w:color w:val="000000"/>
                <w:sz w:val="18"/>
                <w:szCs w:val="16"/>
                <w:rPrChange w:id="2310" w:author="gsadi" w:date="2013-11-03T20:45:00Z">
                  <w:rPr>
                    <w:ins w:id="2311" w:author="gsadi" w:date="2013-11-03T19:59:00Z"/>
                    <w:rFonts w:ascii="Arial" w:hAnsi="Arial" w:cs="Arial"/>
                    <w:color w:val="000000"/>
                    <w:sz w:val="20"/>
                    <w:szCs w:val="20"/>
                  </w:rPr>
                </w:rPrChange>
              </w:rPr>
            </w:pPr>
            <w:ins w:id="2312" w:author="gsadi" w:date="2013-11-03T19:59:00Z">
              <w:r w:rsidRPr="002B0E74">
                <w:rPr>
                  <w:rFonts w:ascii="Arial" w:hAnsi="Arial" w:cs="Arial"/>
                  <w:color w:val="000000"/>
                  <w:sz w:val="18"/>
                  <w:szCs w:val="16"/>
                  <w:rPrChange w:id="2313" w:author="gsadi" w:date="2013-11-03T20:45:00Z">
                    <w:rPr>
                      <w:rFonts w:ascii="Arial" w:hAnsi="Arial" w:cs="Arial"/>
                      <w:color w:val="000000"/>
                      <w:sz w:val="20"/>
                      <w:szCs w:val="20"/>
                      <w:u w:val="single"/>
                    </w:rPr>
                  </w:rPrChange>
                </w:rPr>
                <w:t>SAP</w:t>
              </w:r>
            </w:ins>
          </w:p>
        </w:tc>
        <w:tc>
          <w:tcPr>
            <w:tcW w:w="767" w:type="dxa"/>
            <w:tcBorders>
              <w:top w:val="nil"/>
              <w:left w:val="nil"/>
              <w:bottom w:val="single" w:sz="4" w:space="0" w:color="auto"/>
              <w:right w:val="single" w:sz="4" w:space="0" w:color="auto"/>
            </w:tcBorders>
            <w:shd w:val="clear" w:color="auto" w:fill="auto"/>
            <w:vAlign w:val="center"/>
            <w:hideMark/>
            <w:tcPrChange w:id="2314"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15" w:author="gsadi" w:date="2013-11-03T19:59:00Z"/>
                <w:rFonts w:ascii="Arial" w:hAnsi="Arial" w:cs="Arial"/>
                <w:color w:val="000000"/>
                <w:sz w:val="18"/>
                <w:szCs w:val="16"/>
                <w:rPrChange w:id="2316" w:author="gsadi" w:date="2013-11-03T20:45:00Z">
                  <w:rPr>
                    <w:ins w:id="2317" w:author="gsadi" w:date="2013-11-03T19:59:00Z"/>
                    <w:rFonts w:ascii="Arial" w:hAnsi="Arial" w:cs="Arial"/>
                    <w:color w:val="000000"/>
                    <w:sz w:val="20"/>
                    <w:szCs w:val="20"/>
                  </w:rPr>
                </w:rPrChange>
              </w:rPr>
            </w:pPr>
            <w:ins w:id="2318" w:author="gsadi" w:date="2013-11-03T19:59:00Z">
              <w:r w:rsidRPr="002B0E74">
                <w:rPr>
                  <w:rFonts w:ascii="Arial" w:hAnsi="Arial" w:cs="Arial"/>
                  <w:color w:val="000000"/>
                  <w:sz w:val="18"/>
                  <w:szCs w:val="16"/>
                  <w:rPrChange w:id="2319"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320"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21" w:author="gsadi" w:date="2013-11-03T19:59:00Z"/>
                <w:rFonts w:ascii="Arial" w:hAnsi="Arial" w:cs="Arial"/>
                <w:color w:val="000000"/>
                <w:sz w:val="18"/>
                <w:szCs w:val="16"/>
                <w:rPrChange w:id="2322" w:author="gsadi" w:date="2013-11-03T20:45:00Z">
                  <w:rPr>
                    <w:ins w:id="2323" w:author="gsadi" w:date="2013-11-03T19:59:00Z"/>
                    <w:rFonts w:ascii="Arial" w:hAnsi="Arial" w:cs="Arial"/>
                    <w:color w:val="000000"/>
                    <w:sz w:val="20"/>
                    <w:szCs w:val="20"/>
                  </w:rPr>
                </w:rPrChange>
              </w:rPr>
            </w:pPr>
            <w:ins w:id="2324" w:author="gsadi" w:date="2013-11-03T19:59:00Z">
              <w:r w:rsidRPr="002B0E74">
                <w:rPr>
                  <w:rFonts w:ascii="Arial" w:hAnsi="Arial" w:cs="Arial"/>
                  <w:color w:val="000000"/>
                  <w:sz w:val="18"/>
                  <w:szCs w:val="16"/>
                  <w:rPrChange w:id="2325" w:author="gsadi" w:date="2013-11-03T20:45:00Z">
                    <w:rPr>
                      <w:rFonts w:ascii="Arial" w:hAnsi="Arial" w:cs="Arial"/>
                      <w:color w:val="000000"/>
                      <w:sz w:val="20"/>
                      <w:szCs w:val="20"/>
                      <w:u w:val="single"/>
                    </w:rPr>
                  </w:rPrChange>
                </w:rPr>
                <w:t>FTE</w:t>
              </w:r>
            </w:ins>
          </w:p>
        </w:tc>
      </w:tr>
      <w:tr w:rsidR="00704C5A" w:rsidRPr="00FE4F1F" w:rsidTr="00554AF8">
        <w:tblPrEx>
          <w:tblPrExChange w:id="2326" w:author="gsadi" w:date="2013-11-03T20:47:00Z">
            <w:tblPrEx>
              <w:jc w:val="left"/>
              <w:tblInd w:w="0" w:type="dxa"/>
            </w:tblPrEx>
          </w:tblPrExChange>
        </w:tblPrEx>
        <w:trPr>
          <w:trHeight w:val="285"/>
          <w:ins w:id="2327" w:author="gsadi" w:date="2013-11-03T19:59:00Z"/>
          <w:trPrChange w:id="2328"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329"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330" w:author="gsadi" w:date="2013-11-03T19:59:00Z"/>
                <w:rFonts w:ascii="Arial" w:hAnsi="Arial" w:cs="Arial"/>
                <w:color w:val="000000"/>
                <w:sz w:val="18"/>
                <w:szCs w:val="16"/>
                <w:rPrChange w:id="2331" w:author="gsadi" w:date="2013-11-03T20:45:00Z">
                  <w:rPr>
                    <w:ins w:id="2332" w:author="gsadi" w:date="2013-11-03T19:59:00Z"/>
                    <w:rFonts w:ascii="Arial" w:hAnsi="Arial" w:cs="Arial"/>
                    <w:color w:val="000000"/>
                    <w:sz w:val="20"/>
                    <w:szCs w:val="20"/>
                  </w:rPr>
                </w:rPrChange>
              </w:rPr>
            </w:pPr>
            <w:ins w:id="2333" w:author="gsadi" w:date="2013-11-03T19:59:00Z">
              <w:r w:rsidRPr="002B0E74">
                <w:rPr>
                  <w:rFonts w:ascii="Arial" w:hAnsi="Arial" w:cs="Arial"/>
                  <w:color w:val="000000"/>
                  <w:sz w:val="18"/>
                  <w:szCs w:val="16"/>
                  <w:rPrChange w:id="2334" w:author="gsadi" w:date="2013-11-03T20:45:00Z">
                    <w:rPr>
                      <w:rFonts w:ascii="Arial" w:hAnsi="Arial" w:cs="Arial"/>
                      <w:color w:val="000000"/>
                      <w:sz w:val="20"/>
                      <w:szCs w:val="20"/>
                      <w:u w:val="single"/>
                    </w:rPr>
                  </w:rPrChange>
                </w:rPr>
                <w:t>Purchase Orders</w:t>
              </w:r>
            </w:ins>
          </w:p>
        </w:tc>
        <w:tc>
          <w:tcPr>
            <w:tcW w:w="1259" w:type="dxa"/>
            <w:tcBorders>
              <w:top w:val="nil"/>
              <w:left w:val="nil"/>
              <w:bottom w:val="single" w:sz="4" w:space="0" w:color="auto"/>
              <w:right w:val="single" w:sz="4" w:space="0" w:color="auto"/>
            </w:tcBorders>
            <w:shd w:val="clear" w:color="auto" w:fill="auto"/>
            <w:vAlign w:val="center"/>
            <w:hideMark/>
            <w:tcPrChange w:id="2335"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36" w:author="gsadi" w:date="2013-11-03T19:59:00Z"/>
                <w:rFonts w:ascii="Arial" w:hAnsi="Arial" w:cs="Arial"/>
                <w:color w:val="000000"/>
                <w:sz w:val="18"/>
                <w:szCs w:val="16"/>
                <w:rPrChange w:id="2337" w:author="gsadi" w:date="2013-11-03T20:45:00Z">
                  <w:rPr>
                    <w:ins w:id="2338" w:author="gsadi" w:date="2013-11-03T19:59:00Z"/>
                    <w:rFonts w:ascii="Arial" w:hAnsi="Arial" w:cs="Arial"/>
                    <w:color w:val="000000"/>
                    <w:sz w:val="20"/>
                    <w:szCs w:val="20"/>
                  </w:rPr>
                </w:rPrChange>
              </w:rPr>
            </w:pPr>
            <w:ins w:id="2339" w:author="gsadi" w:date="2013-11-03T19:59:00Z">
              <w:r w:rsidRPr="002B0E74">
                <w:rPr>
                  <w:rFonts w:ascii="Arial" w:hAnsi="Arial" w:cs="Arial"/>
                  <w:color w:val="000000"/>
                  <w:sz w:val="18"/>
                  <w:szCs w:val="16"/>
                  <w:rPrChange w:id="2340" w:author="gsadi" w:date="2013-11-03T20:45:00Z">
                    <w:rPr>
                      <w:rFonts w:ascii="Arial" w:hAnsi="Arial" w:cs="Arial"/>
                      <w:color w:val="000000"/>
                      <w:sz w:val="20"/>
                      <w:szCs w:val="20"/>
                      <w:u w:val="single"/>
                    </w:rPr>
                  </w:rPrChange>
                </w:rPr>
                <w:t>Supply</w:t>
              </w:r>
            </w:ins>
          </w:p>
        </w:tc>
        <w:tc>
          <w:tcPr>
            <w:tcW w:w="981" w:type="dxa"/>
            <w:tcBorders>
              <w:top w:val="nil"/>
              <w:left w:val="nil"/>
              <w:bottom w:val="single" w:sz="4" w:space="0" w:color="auto"/>
              <w:right w:val="single" w:sz="4" w:space="0" w:color="auto"/>
            </w:tcBorders>
            <w:shd w:val="clear" w:color="auto" w:fill="auto"/>
            <w:vAlign w:val="center"/>
            <w:hideMark/>
            <w:tcPrChange w:id="2341"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42" w:author="gsadi" w:date="2013-11-03T19:59:00Z"/>
                <w:rFonts w:ascii="Arial" w:hAnsi="Arial" w:cs="Arial"/>
                <w:color w:val="000000"/>
                <w:sz w:val="18"/>
                <w:szCs w:val="16"/>
                <w:rPrChange w:id="2343" w:author="gsadi" w:date="2013-11-03T20:45:00Z">
                  <w:rPr>
                    <w:ins w:id="2344" w:author="gsadi" w:date="2013-11-03T19:59:00Z"/>
                    <w:rFonts w:ascii="Arial" w:hAnsi="Arial" w:cs="Arial"/>
                    <w:color w:val="000000"/>
                    <w:sz w:val="20"/>
                    <w:szCs w:val="20"/>
                  </w:rPr>
                </w:rPrChange>
              </w:rPr>
            </w:pPr>
            <w:ins w:id="2345" w:author="gsadi" w:date="2013-11-03T19:59:00Z">
              <w:r w:rsidRPr="002B0E74">
                <w:rPr>
                  <w:rFonts w:ascii="Arial" w:hAnsi="Arial" w:cs="Arial"/>
                  <w:color w:val="000000"/>
                  <w:sz w:val="18"/>
                  <w:szCs w:val="16"/>
                  <w:rPrChange w:id="2346" w:author="gsadi" w:date="2013-11-03T20:45:00Z">
                    <w:rPr>
                      <w:rFonts w:ascii="Arial" w:hAnsi="Arial" w:cs="Arial"/>
                      <w:color w:val="000000"/>
                      <w:sz w:val="20"/>
                      <w:szCs w:val="20"/>
                      <w:u w:val="single"/>
                    </w:rPr>
                  </w:rPrChange>
                </w:rPr>
                <w:t>SAP</w:t>
              </w:r>
            </w:ins>
          </w:p>
        </w:tc>
        <w:tc>
          <w:tcPr>
            <w:tcW w:w="767" w:type="dxa"/>
            <w:tcBorders>
              <w:top w:val="nil"/>
              <w:left w:val="nil"/>
              <w:bottom w:val="single" w:sz="4" w:space="0" w:color="auto"/>
              <w:right w:val="single" w:sz="4" w:space="0" w:color="auto"/>
            </w:tcBorders>
            <w:shd w:val="clear" w:color="auto" w:fill="auto"/>
            <w:vAlign w:val="center"/>
            <w:hideMark/>
            <w:tcPrChange w:id="2347"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48" w:author="gsadi" w:date="2013-11-03T19:59:00Z"/>
                <w:rFonts w:ascii="Arial" w:hAnsi="Arial" w:cs="Arial"/>
                <w:color w:val="000000"/>
                <w:sz w:val="18"/>
                <w:szCs w:val="16"/>
                <w:rPrChange w:id="2349" w:author="gsadi" w:date="2013-11-03T20:45:00Z">
                  <w:rPr>
                    <w:ins w:id="2350" w:author="gsadi" w:date="2013-11-03T19:59:00Z"/>
                    <w:rFonts w:ascii="Arial" w:hAnsi="Arial" w:cs="Arial"/>
                    <w:color w:val="000000"/>
                    <w:sz w:val="20"/>
                    <w:szCs w:val="20"/>
                  </w:rPr>
                </w:rPrChange>
              </w:rPr>
            </w:pPr>
            <w:ins w:id="2351" w:author="gsadi" w:date="2013-11-03T19:59:00Z">
              <w:r w:rsidRPr="002B0E74">
                <w:rPr>
                  <w:rFonts w:ascii="Arial" w:hAnsi="Arial" w:cs="Arial"/>
                  <w:color w:val="000000"/>
                  <w:sz w:val="18"/>
                  <w:szCs w:val="16"/>
                  <w:rPrChange w:id="2352"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353"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54" w:author="gsadi" w:date="2013-11-03T19:59:00Z"/>
                <w:rFonts w:ascii="Arial" w:hAnsi="Arial" w:cs="Arial"/>
                <w:color w:val="000000"/>
                <w:sz w:val="18"/>
                <w:szCs w:val="16"/>
                <w:rPrChange w:id="2355" w:author="gsadi" w:date="2013-11-03T20:45:00Z">
                  <w:rPr>
                    <w:ins w:id="2356" w:author="gsadi" w:date="2013-11-03T19:59:00Z"/>
                    <w:rFonts w:ascii="Arial" w:hAnsi="Arial" w:cs="Arial"/>
                    <w:color w:val="000000"/>
                    <w:sz w:val="20"/>
                    <w:szCs w:val="20"/>
                  </w:rPr>
                </w:rPrChange>
              </w:rPr>
            </w:pPr>
            <w:ins w:id="2357" w:author="gsadi" w:date="2013-11-03T19:59:00Z">
              <w:r w:rsidRPr="002B0E74">
                <w:rPr>
                  <w:rFonts w:ascii="Arial" w:hAnsi="Arial" w:cs="Arial"/>
                  <w:color w:val="000000"/>
                  <w:sz w:val="18"/>
                  <w:szCs w:val="16"/>
                  <w:rPrChange w:id="2358" w:author="gsadi" w:date="2013-11-03T20:45:00Z">
                    <w:rPr>
                      <w:rFonts w:ascii="Arial" w:hAnsi="Arial" w:cs="Arial"/>
                      <w:color w:val="000000"/>
                      <w:sz w:val="20"/>
                      <w:szCs w:val="20"/>
                      <w:u w:val="single"/>
                    </w:rPr>
                  </w:rPrChange>
                </w:rPr>
                <w:t>FTE</w:t>
              </w:r>
            </w:ins>
          </w:p>
        </w:tc>
      </w:tr>
      <w:tr w:rsidR="00704C5A" w:rsidRPr="00FE4F1F" w:rsidTr="00554AF8">
        <w:tblPrEx>
          <w:tblPrExChange w:id="2359" w:author="gsadi" w:date="2013-11-03T20:47:00Z">
            <w:tblPrEx>
              <w:jc w:val="left"/>
              <w:tblInd w:w="0" w:type="dxa"/>
            </w:tblPrEx>
          </w:tblPrExChange>
        </w:tblPrEx>
        <w:trPr>
          <w:trHeight w:val="285"/>
          <w:ins w:id="2360" w:author="gsadi" w:date="2013-11-03T19:59:00Z"/>
          <w:trPrChange w:id="2361"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362"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363" w:author="gsadi" w:date="2013-11-03T19:59:00Z"/>
                <w:rFonts w:ascii="Arial" w:hAnsi="Arial" w:cs="Arial"/>
                <w:color w:val="000000"/>
                <w:sz w:val="18"/>
                <w:szCs w:val="16"/>
                <w:rPrChange w:id="2364" w:author="gsadi" w:date="2013-11-03T20:45:00Z">
                  <w:rPr>
                    <w:ins w:id="2365" w:author="gsadi" w:date="2013-11-03T19:59:00Z"/>
                    <w:rFonts w:ascii="Arial" w:hAnsi="Arial" w:cs="Arial"/>
                    <w:color w:val="000000"/>
                    <w:sz w:val="20"/>
                    <w:szCs w:val="20"/>
                  </w:rPr>
                </w:rPrChange>
              </w:rPr>
            </w:pPr>
            <w:ins w:id="2366" w:author="gsadi" w:date="2013-11-03T19:59:00Z">
              <w:r w:rsidRPr="002B0E74">
                <w:rPr>
                  <w:rFonts w:ascii="Arial" w:hAnsi="Arial" w:cs="Arial"/>
                  <w:color w:val="000000"/>
                  <w:sz w:val="18"/>
                  <w:szCs w:val="16"/>
                  <w:rPrChange w:id="2367" w:author="gsadi" w:date="2013-11-03T20:45:00Z">
                    <w:rPr>
                      <w:rFonts w:ascii="Arial" w:hAnsi="Arial" w:cs="Arial"/>
                      <w:color w:val="000000"/>
                      <w:sz w:val="20"/>
                      <w:szCs w:val="20"/>
                      <w:u w:val="single"/>
                    </w:rPr>
                  </w:rPrChange>
                </w:rPr>
                <w:t>Purchase Requistions</w:t>
              </w:r>
            </w:ins>
          </w:p>
        </w:tc>
        <w:tc>
          <w:tcPr>
            <w:tcW w:w="1259" w:type="dxa"/>
            <w:tcBorders>
              <w:top w:val="nil"/>
              <w:left w:val="nil"/>
              <w:bottom w:val="single" w:sz="4" w:space="0" w:color="auto"/>
              <w:right w:val="single" w:sz="4" w:space="0" w:color="auto"/>
            </w:tcBorders>
            <w:shd w:val="clear" w:color="auto" w:fill="auto"/>
            <w:vAlign w:val="center"/>
            <w:hideMark/>
            <w:tcPrChange w:id="2368"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69" w:author="gsadi" w:date="2013-11-03T19:59:00Z"/>
                <w:rFonts w:ascii="Arial" w:hAnsi="Arial" w:cs="Arial"/>
                <w:color w:val="000000"/>
                <w:sz w:val="18"/>
                <w:szCs w:val="16"/>
                <w:rPrChange w:id="2370" w:author="gsadi" w:date="2013-11-03T20:45:00Z">
                  <w:rPr>
                    <w:ins w:id="2371" w:author="gsadi" w:date="2013-11-03T19:59:00Z"/>
                    <w:rFonts w:ascii="Arial" w:hAnsi="Arial" w:cs="Arial"/>
                    <w:color w:val="000000"/>
                    <w:sz w:val="20"/>
                    <w:szCs w:val="20"/>
                  </w:rPr>
                </w:rPrChange>
              </w:rPr>
            </w:pPr>
            <w:ins w:id="2372" w:author="gsadi" w:date="2013-11-03T19:59:00Z">
              <w:r w:rsidRPr="002B0E74">
                <w:rPr>
                  <w:rFonts w:ascii="Arial" w:hAnsi="Arial" w:cs="Arial"/>
                  <w:color w:val="000000"/>
                  <w:sz w:val="18"/>
                  <w:szCs w:val="16"/>
                  <w:rPrChange w:id="2373" w:author="gsadi" w:date="2013-11-03T20:45:00Z">
                    <w:rPr>
                      <w:rFonts w:ascii="Arial" w:hAnsi="Arial" w:cs="Arial"/>
                      <w:color w:val="000000"/>
                      <w:sz w:val="20"/>
                      <w:szCs w:val="20"/>
                      <w:u w:val="single"/>
                    </w:rPr>
                  </w:rPrChange>
                </w:rPr>
                <w:t>Supply</w:t>
              </w:r>
            </w:ins>
          </w:p>
        </w:tc>
        <w:tc>
          <w:tcPr>
            <w:tcW w:w="981" w:type="dxa"/>
            <w:tcBorders>
              <w:top w:val="nil"/>
              <w:left w:val="nil"/>
              <w:bottom w:val="single" w:sz="4" w:space="0" w:color="auto"/>
              <w:right w:val="single" w:sz="4" w:space="0" w:color="auto"/>
            </w:tcBorders>
            <w:shd w:val="clear" w:color="auto" w:fill="auto"/>
            <w:vAlign w:val="center"/>
            <w:hideMark/>
            <w:tcPrChange w:id="2374"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75" w:author="gsadi" w:date="2013-11-03T19:59:00Z"/>
                <w:rFonts w:ascii="Arial" w:hAnsi="Arial" w:cs="Arial"/>
                <w:color w:val="000000"/>
                <w:sz w:val="18"/>
                <w:szCs w:val="16"/>
                <w:rPrChange w:id="2376" w:author="gsadi" w:date="2013-11-03T20:45:00Z">
                  <w:rPr>
                    <w:ins w:id="2377" w:author="gsadi" w:date="2013-11-03T19:59:00Z"/>
                    <w:rFonts w:ascii="Arial" w:hAnsi="Arial" w:cs="Arial"/>
                    <w:color w:val="000000"/>
                    <w:sz w:val="20"/>
                    <w:szCs w:val="20"/>
                  </w:rPr>
                </w:rPrChange>
              </w:rPr>
            </w:pPr>
            <w:ins w:id="2378" w:author="gsadi" w:date="2013-11-03T19:59:00Z">
              <w:r w:rsidRPr="002B0E74">
                <w:rPr>
                  <w:rFonts w:ascii="Arial" w:hAnsi="Arial" w:cs="Arial"/>
                  <w:color w:val="000000"/>
                  <w:sz w:val="18"/>
                  <w:szCs w:val="16"/>
                  <w:rPrChange w:id="2379" w:author="gsadi" w:date="2013-11-03T20:45:00Z">
                    <w:rPr>
                      <w:rFonts w:ascii="Arial" w:hAnsi="Arial" w:cs="Arial"/>
                      <w:color w:val="000000"/>
                      <w:sz w:val="20"/>
                      <w:szCs w:val="20"/>
                      <w:u w:val="single"/>
                    </w:rPr>
                  </w:rPrChange>
                </w:rPr>
                <w:t>SAP</w:t>
              </w:r>
            </w:ins>
          </w:p>
        </w:tc>
        <w:tc>
          <w:tcPr>
            <w:tcW w:w="767" w:type="dxa"/>
            <w:tcBorders>
              <w:top w:val="nil"/>
              <w:left w:val="nil"/>
              <w:bottom w:val="single" w:sz="4" w:space="0" w:color="auto"/>
              <w:right w:val="single" w:sz="4" w:space="0" w:color="auto"/>
            </w:tcBorders>
            <w:shd w:val="clear" w:color="auto" w:fill="auto"/>
            <w:vAlign w:val="center"/>
            <w:hideMark/>
            <w:tcPrChange w:id="2380"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81" w:author="gsadi" w:date="2013-11-03T19:59:00Z"/>
                <w:rFonts w:ascii="Arial" w:hAnsi="Arial" w:cs="Arial"/>
                <w:color w:val="000000"/>
                <w:sz w:val="18"/>
                <w:szCs w:val="16"/>
                <w:rPrChange w:id="2382" w:author="gsadi" w:date="2013-11-03T20:45:00Z">
                  <w:rPr>
                    <w:ins w:id="2383" w:author="gsadi" w:date="2013-11-03T19:59:00Z"/>
                    <w:rFonts w:ascii="Arial" w:hAnsi="Arial" w:cs="Arial"/>
                    <w:color w:val="000000"/>
                    <w:sz w:val="20"/>
                    <w:szCs w:val="20"/>
                  </w:rPr>
                </w:rPrChange>
              </w:rPr>
            </w:pPr>
            <w:ins w:id="2384" w:author="gsadi" w:date="2013-11-03T19:59:00Z">
              <w:r w:rsidRPr="002B0E74">
                <w:rPr>
                  <w:rFonts w:ascii="Arial" w:hAnsi="Arial" w:cs="Arial"/>
                  <w:color w:val="000000"/>
                  <w:sz w:val="18"/>
                  <w:szCs w:val="16"/>
                  <w:rPrChange w:id="2385"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386"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387" w:author="gsadi" w:date="2013-11-03T19:59:00Z"/>
                <w:rFonts w:ascii="Arial" w:hAnsi="Arial" w:cs="Arial"/>
                <w:color w:val="000000"/>
                <w:sz w:val="18"/>
                <w:szCs w:val="16"/>
                <w:rPrChange w:id="2388" w:author="gsadi" w:date="2013-11-03T20:45:00Z">
                  <w:rPr>
                    <w:ins w:id="2389" w:author="gsadi" w:date="2013-11-03T19:59:00Z"/>
                    <w:rFonts w:ascii="Arial" w:hAnsi="Arial" w:cs="Arial"/>
                    <w:color w:val="000000"/>
                    <w:sz w:val="20"/>
                    <w:szCs w:val="20"/>
                  </w:rPr>
                </w:rPrChange>
              </w:rPr>
            </w:pPr>
            <w:ins w:id="2390" w:author="gsadi" w:date="2013-11-03T19:59:00Z">
              <w:r w:rsidRPr="002B0E74">
                <w:rPr>
                  <w:rFonts w:ascii="Arial" w:hAnsi="Arial" w:cs="Arial"/>
                  <w:color w:val="000000"/>
                  <w:sz w:val="18"/>
                  <w:szCs w:val="16"/>
                  <w:rPrChange w:id="2391" w:author="gsadi" w:date="2013-11-03T20:45:00Z">
                    <w:rPr>
                      <w:rFonts w:ascii="Arial" w:hAnsi="Arial" w:cs="Arial"/>
                      <w:color w:val="000000"/>
                      <w:sz w:val="20"/>
                      <w:szCs w:val="20"/>
                      <w:u w:val="single"/>
                    </w:rPr>
                  </w:rPrChange>
                </w:rPr>
                <w:t>FTE</w:t>
              </w:r>
            </w:ins>
          </w:p>
        </w:tc>
      </w:tr>
      <w:tr w:rsidR="00704C5A" w:rsidRPr="00FE4F1F" w:rsidTr="00554AF8">
        <w:tblPrEx>
          <w:tblPrExChange w:id="2392" w:author="gsadi" w:date="2013-11-03T20:47:00Z">
            <w:tblPrEx>
              <w:jc w:val="left"/>
              <w:tblInd w:w="0" w:type="dxa"/>
            </w:tblPrEx>
          </w:tblPrExChange>
        </w:tblPrEx>
        <w:trPr>
          <w:trHeight w:val="285"/>
          <w:ins w:id="2393" w:author="gsadi" w:date="2013-11-03T19:59:00Z"/>
          <w:trPrChange w:id="2394"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395"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396" w:author="gsadi" w:date="2013-11-03T19:59:00Z"/>
                <w:rFonts w:ascii="Arial" w:hAnsi="Arial" w:cs="Arial"/>
                <w:color w:val="000000"/>
                <w:sz w:val="18"/>
                <w:szCs w:val="16"/>
                <w:rPrChange w:id="2397" w:author="gsadi" w:date="2013-11-03T20:45:00Z">
                  <w:rPr>
                    <w:ins w:id="2398" w:author="gsadi" w:date="2013-11-03T19:59:00Z"/>
                    <w:rFonts w:ascii="Arial" w:hAnsi="Arial" w:cs="Arial"/>
                    <w:color w:val="000000"/>
                    <w:sz w:val="20"/>
                    <w:szCs w:val="20"/>
                  </w:rPr>
                </w:rPrChange>
              </w:rPr>
            </w:pPr>
            <w:ins w:id="2399" w:author="gsadi" w:date="2013-11-03T19:59:00Z">
              <w:r w:rsidRPr="002B0E74">
                <w:rPr>
                  <w:rFonts w:ascii="Arial" w:hAnsi="Arial" w:cs="Arial"/>
                  <w:color w:val="000000"/>
                  <w:sz w:val="18"/>
                  <w:szCs w:val="16"/>
                  <w:rPrChange w:id="2400" w:author="gsadi" w:date="2013-11-03T20:45:00Z">
                    <w:rPr>
                      <w:rFonts w:ascii="Arial" w:hAnsi="Arial" w:cs="Arial"/>
                      <w:color w:val="000000"/>
                      <w:sz w:val="20"/>
                      <w:szCs w:val="20"/>
                      <w:u w:val="single"/>
                    </w:rPr>
                  </w:rPrChange>
                </w:rPr>
                <w:t>Frozen Planned Orders</w:t>
              </w:r>
            </w:ins>
          </w:p>
        </w:tc>
        <w:tc>
          <w:tcPr>
            <w:tcW w:w="1259" w:type="dxa"/>
            <w:tcBorders>
              <w:top w:val="nil"/>
              <w:left w:val="nil"/>
              <w:bottom w:val="single" w:sz="4" w:space="0" w:color="auto"/>
              <w:right w:val="single" w:sz="4" w:space="0" w:color="auto"/>
            </w:tcBorders>
            <w:shd w:val="clear" w:color="auto" w:fill="auto"/>
            <w:vAlign w:val="center"/>
            <w:hideMark/>
            <w:tcPrChange w:id="2401"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02" w:author="gsadi" w:date="2013-11-03T19:59:00Z"/>
                <w:rFonts w:ascii="Arial" w:hAnsi="Arial" w:cs="Arial"/>
                <w:color w:val="000000"/>
                <w:sz w:val="18"/>
                <w:szCs w:val="16"/>
                <w:rPrChange w:id="2403" w:author="gsadi" w:date="2013-11-03T20:45:00Z">
                  <w:rPr>
                    <w:ins w:id="2404" w:author="gsadi" w:date="2013-11-03T19:59:00Z"/>
                    <w:rFonts w:ascii="Arial" w:hAnsi="Arial" w:cs="Arial"/>
                    <w:color w:val="000000"/>
                    <w:sz w:val="20"/>
                    <w:szCs w:val="20"/>
                  </w:rPr>
                </w:rPrChange>
              </w:rPr>
            </w:pPr>
            <w:ins w:id="2405" w:author="gsadi" w:date="2013-11-03T19:59:00Z">
              <w:r w:rsidRPr="002B0E74">
                <w:rPr>
                  <w:rFonts w:ascii="Arial" w:hAnsi="Arial" w:cs="Arial"/>
                  <w:color w:val="000000"/>
                  <w:sz w:val="18"/>
                  <w:szCs w:val="16"/>
                  <w:rPrChange w:id="2406" w:author="gsadi" w:date="2013-11-03T20:45:00Z">
                    <w:rPr>
                      <w:rFonts w:ascii="Arial" w:hAnsi="Arial" w:cs="Arial"/>
                      <w:color w:val="000000"/>
                      <w:sz w:val="20"/>
                      <w:szCs w:val="20"/>
                      <w:u w:val="single"/>
                    </w:rPr>
                  </w:rPrChange>
                </w:rPr>
                <w:t>Supply</w:t>
              </w:r>
            </w:ins>
          </w:p>
        </w:tc>
        <w:tc>
          <w:tcPr>
            <w:tcW w:w="981" w:type="dxa"/>
            <w:tcBorders>
              <w:top w:val="nil"/>
              <w:left w:val="nil"/>
              <w:bottom w:val="single" w:sz="4" w:space="0" w:color="auto"/>
              <w:right w:val="single" w:sz="4" w:space="0" w:color="auto"/>
            </w:tcBorders>
            <w:shd w:val="clear" w:color="auto" w:fill="auto"/>
            <w:vAlign w:val="center"/>
            <w:hideMark/>
            <w:tcPrChange w:id="2407"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08" w:author="gsadi" w:date="2013-11-03T19:59:00Z"/>
                <w:rFonts w:ascii="Arial" w:hAnsi="Arial" w:cs="Arial"/>
                <w:color w:val="000000"/>
                <w:sz w:val="18"/>
                <w:szCs w:val="16"/>
                <w:rPrChange w:id="2409" w:author="gsadi" w:date="2013-11-03T20:45:00Z">
                  <w:rPr>
                    <w:ins w:id="2410" w:author="gsadi" w:date="2013-11-03T19:59:00Z"/>
                    <w:rFonts w:ascii="Arial" w:hAnsi="Arial" w:cs="Arial"/>
                    <w:color w:val="000000"/>
                    <w:sz w:val="20"/>
                    <w:szCs w:val="20"/>
                  </w:rPr>
                </w:rPrChange>
              </w:rPr>
            </w:pPr>
            <w:ins w:id="2411" w:author="gsadi" w:date="2013-11-03T19:59:00Z">
              <w:r w:rsidRPr="002B0E74">
                <w:rPr>
                  <w:rFonts w:ascii="Arial" w:hAnsi="Arial" w:cs="Arial"/>
                  <w:color w:val="000000"/>
                  <w:sz w:val="18"/>
                  <w:szCs w:val="16"/>
                  <w:rPrChange w:id="2412" w:author="gsadi" w:date="2013-11-03T20:45:00Z">
                    <w:rPr>
                      <w:rFonts w:ascii="Arial" w:hAnsi="Arial" w:cs="Arial"/>
                      <w:color w:val="000000"/>
                      <w:sz w:val="20"/>
                      <w:szCs w:val="20"/>
                      <w:u w:val="single"/>
                    </w:rPr>
                  </w:rPrChange>
                </w:rPr>
                <w:t>PSE</w:t>
              </w:r>
            </w:ins>
          </w:p>
        </w:tc>
        <w:tc>
          <w:tcPr>
            <w:tcW w:w="767" w:type="dxa"/>
            <w:tcBorders>
              <w:top w:val="nil"/>
              <w:left w:val="nil"/>
              <w:bottom w:val="single" w:sz="4" w:space="0" w:color="auto"/>
              <w:right w:val="single" w:sz="4" w:space="0" w:color="auto"/>
            </w:tcBorders>
            <w:shd w:val="clear" w:color="auto" w:fill="auto"/>
            <w:vAlign w:val="center"/>
            <w:hideMark/>
            <w:tcPrChange w:id="2413"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14" w:author="gsadi" w:date="2013-11-03T19:59:00Z"/>
                <w:rFonts w:ascii="Arial" w:hAnsi="Arial" w:cs="Arial"/>
                <w:color w:val="000000"/>
                <w:sz w:val="18"/>
                <w:szCs w:val="16"/>
                <w:rPrChange w:id="2415" w:author="gsadi" w:date="2013-11-03T20:45:00Z">
                  <w:rPr>
                    <w:ins w:id="2416" w:author="gsadi" w:date="2013-11-03T19:59:00Z"/>
                    <w:rFonts w:ascii="Arial" w:hAnsi="Arial" w:cs="Arial"/>
                    <w:color w:val="000000"/>
                    <w:sz w:val="20"/>
                    <w:szCs w:val="20"/>
                  </w:rPr>
                </w:rPrChange>
              </w:rPr>
            </w:pPr>
            <w:ins w:id="2417" w:author="gsadi" w:date="2013-11-03T19:59:00Z">
              <w:r w:rsidRPr="002B0E74">
                <w:rPr>
                  <w:rFonts w:ascii="Arial" w:hAnsi="Arial" w:cs="Arial"/>
                  <w:color w:val="000000"/>
                  <w:sz w:val="18"/>
                  <w:szCs w:val="16"/>
                  <w:rPrChange w:id="2418"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419"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20" w:author="gsadi" w:date="2013-11-03T19:59:00Z"/>
                <w:rFonts w:ascii="Arial" w:hAnsi="Arial" w:cs="Arial"/>
                <w:color w:val="000000"/>
                <w:sz w:val="18"/>
                <w:szCs w:val="16"/>
                <w:rPrChange w:id="2421" w:author="gsadi" w:date="2013-11-03T20:45:00Z">
                  <w:rPr>
                    <w:ins w:id="2422" w:author="gsadi" w:date="2013-11-03T19:59:00Z"/>
                    <w:rFonts w:ascii="Arial" w:hAnsi="Arial" w:cs="Arial"/>
                    <w:color w:val="000000"/>
                    <w:sz w:val="20"/>
                    <w:szCs w:val="20"/>
                  </w:rPr>
                </w:rPrChange>
              </w:rPr>
            </w:pPr>
            <w:ins w:id="2423" w:author="gsadi" w:date="2013-11-03T19:59:00Z">
              <w:r w:rsidRPr="002B0E74">
                <w:rPr>
                  <w:rFonts w:ascii="Arial" w:hAnsi="Arial" w:cs="Arial"/>
                  <w:color w:val="000000"/>
                  <w:sz w:val="18"/>
                  <w:szCs w:val="16"/>
                  <w:rPrChange w:id="2424" w:author="gsadi" w:date="2013-11-03T20:45:00Z">
                    <w:rPr>
                      <w:rFonts w:ascii="Arial" w:hAnsi="Arial" w:cs="Arial"/>
                      <w:color w:val="000000"/>
                      <w:sz w:val="20"/>
                      <w:szCs w:val="20"/>
                      <w:u w:val="single"/>
                    </w:rPr>
                  </w:rPrChange>
                </w:rPr>
                <w:t>FTE</w:t>
              </w:r>
            </w:ins>
          </w:p>
        </w:tc>
      </w:tr>
      <w:tr w:rsidR="00704C5A" w:rsidRPr="00FE4F1F" w:rsidTr="00554AF8">
        <w:tblPrEx>
          <w:tblPrExChange w:id="2425" w:author="gsadi" w:date="2013-11-03T20:47:00Z">
            <w:tblPrEx>
              <w:jc w:val="left"/>
              <w:tblInd w:w="0" w:type="dxa"/>
            </w:tblPrEx>
          </w:tblPrExChange>
        </w:tblPrEx>
        <w:trPr>
          <w:trHeight w:val="285"/>
          <w:ins w:id="2426" w:author="gsadi" w:date="2013-11-03T19:59:00Z"/>
          <w:trPrChange w:id="2427"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428"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429" w:author="gsadi" w:date="2013-11-03T19:59:00Z"/>
                <w:rFonts w:ascii="Arial" w:hAnsi="Arial" w:cs="Arial"/>
                <w:color w:val="000000"/>
                <w:sz w:val="18"/>
                <w:szCs w:val="16"/>
                <w:rPrChange w:id="2430" w:author="gsadi" w:date="2013-11-03T20:45:00Z">
                  <w:rPr>
                    <w:ins w:id="2431" w:author="gsadi" w:date="2013-11-03T19:59:00Z"/>
                    <w:rFonts w:ascii="Arial" w:hAnsi="Arial" w:cs="Arial"/>
                    <w:color w:val="000000"/>
                    <w:sz w:val="20"/>
                    <w:szCs w:val="20"/>
                  </w:rPr>
                </w:rPrChange>
              </w:rPr>
            </w:pPr>
            <w:ins w:id="2432" w:author="gsadi" w:date="2013-11-03T19:59:00Z">
              <w:r w:rsidRPr="002B0E74">
                <w:rPr>
                  <w:rFonts w:ascii="Arial" w:hAnsi="Arial" w:cs="Arial"/>
                  <w:color w:val="000000"/>
                  <w:sz w:val="18"/>
                  <w:szCs w:val="16"/>
                  <w:rPrChange w:id="2433" w:author="gsadi" w:date="2013-11-03T20:45:00Z">
                    <w:rPr>
                      <w:rFonts w:ascii="Arial" w:hAnsi="Arial" w:cs="Arial"/>
                      <w:color w:val="000000"/>
                      <w:sz w:val="20"/>
                      <w:szCs w:val="20"/>
                      <w:u w:val="single"/>
                    </w:rPr>
                  </w:rPrChange>
                </w:rPr>
                <w:t>Retail Purchase Orders (RPO)</w:t>
              </w:r>
            </w:ins>
          </w:p>
        </w:tc>
        <w:tc>
          <w:tcPr>
            <w:tcW w:w="1259" w:type="dxa"/>
            <w:tcBorders>
              <w:top w:val="nil"/>
              <w:left w:val="nil"/>
              <w:bottom w:val="single" w:sz="4" w:space="0" w:color="auto"/>
              <w:right w:val="single" w:sz="4" w:space="0" w:color="auto"/>
            </w:tcBorders>
            <w:shd w:val="clear" w:color="auto" w:fill="auto"/>
            <w:vAlign w:val="center"/>
            <w:hideMark/>
            <w:tcPrChange w:id="2434"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35" w:author="gsadi" w:date="2013-11-03T19:59:00Z"/>
                <w:rFonts w:ascii="Arial" w:hAnsi="Arial" w:cs="Arial"/>
                <w:color w:val="000000"/>
                <w:sz w:val="18"/>
                <w:szCs w:val="16"/>
                <w:rPrChange w:id="2436" w:author="gsadi" w:date="2013-11-03T20:45:00Z">
                  <w:rPr>
                    <w:ins w:id="2437" w:author="gsadi" w:date="2013-11-03T19:59:00Z"/>
                    <w:rFonts w:ascii="Arial" w:hAnsi="Arial" w:cs="Arial"/>
                    <w:color w:val="000000"/>
                    <w:sz w:val="20"/>
                    <w:szCs w:val="20"/>
                  </w:rPr>
                </w:rPrChange>
              </w:rPr>
            </w:pPr>
            <w:ins w:id="2438" w:author="gsadi" w:date="2013-11-03T19:59:00Z">
              <w:r w:rsidRPr="002B0E74">
                <w:rPr>
                  <w:rFonts w:ascii="Arial" w:hAnsi="Arial" w:cs="Arial"/>
                  <w:color w:val="000000"/>
                  <w:sz w:val="18"/>
                  <w:szCs w:val="16"/>
                  <w:rPrChange w:id="2439" w:author="gsadi" w:date="2013-11-03T20:45:00Z">
                    <w:rPr>
                      <w:rFonts w:ascii="Arial" w:hAnsi="Arial" w:cs="Arial"/>
                      <w:color w:val="000000"/>
                      <w:sz w:val="20"/>
                      <w:szCs w:val="20"/>
                      <w:u w:val="single"/>
                    </w:rPr>
                  </w:rPrChange>
                </w:rPr>
                <w:t>Demand</w:t>
              </w:r>
            </w:ins>
          </w:p>
        </w:tc>
        <w:tc>
          <w:tcPr>
            <w:tcW w:w="981" w:type="dxa"/>
            <w:tcBorders>
              <w:top w:val="nil"/>
              <w:left w:val="nil"/>
              <w:bottom w:val="single" w:sz="4" w:space="0" w:color="auto"/>
              <w:right w:val="single" w:sz="4" w:space="0" w:color="auto"/>
            </w:tcBorders>
            <w:shd w:val="clear" w:color="auto" w:fill="auto"/>
            <w:vAlign w:val="center"/>
            <w:hideMark/>
            <w:tcPrChange w:id="2440"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41" w:author="gsadi" w:date="2013-11-03T19:59:00Z"/>
                <w:rFonts w:ascii="Arial" w:hAnsi="Arial" w:cs="Arial"/>
                <w:color w:val="000000"/>
                <w:sz w:val="18"/>
                <w:szCs w:val="16"/>
                <w:rPrChange w:id="2442" w:author="gsadi" w:date="2013-11-03T20:45:00Z">
                  <w:rPr>
                    <w:ins w:id="2443" w:author="gsadi" w:date="2013-11-03T19:59:00Z"/>
                    <w:rFonts w:ascii="Arial" w:hAnsi="Arial" w:cs="Arial"/>
                    <w:color w:val="000000"/>
                    <w:sz w:val="20"/>
                    <w:szCs w:val="20"/>
                  </w:rPr>
                </w:rPrChange>
              </w:rPr>
            </w:pPr>
            <w:ins w:id="2444" w:author="gsadi" w:date="2013-11-03T19:59:00Z">
              <w:r w:rsidRPr="002B0E74">
                <w:rPr>
                  <w:rFonts w:ascii="Arial" w:hAnsi="Arial" w:cs="Arial"/>
                  <w:color w:val="000000"/>
                  <w:sz w:val="18"/>
                  <w:szCs w:val="16"/>
                  <w:rPrChange w:id="2445" w:author="gsadi" w:date="2013-11-03T20:45:00Z">
                    <w:rPr>
                      <w:rFonts w:ascii="Arial" w:hAnsi="Arial" w:cs="Arial"/>
                      <w:color w:val="000000"/>
                      <w:sz w:val="20"/>
                      <w:szCs w:val="20"/>
                      <w:u w:val="single"/>
                    </w:rPr>
                  </w:rPrChange>
                </w:rPr>
                <w:t>IP</w:t>
              </w:r>
            </w:ins>
          </w:p>
        </w:tc>
        <w:tc>
          <w:tcPr>
            <w:tcW w:w="767" w:type="dxa"/>
            <w:tcBorders>
              <w:top w:val="nil"/>
              <w:left w:val="nil"/>
              <w:bottom w:val="single" w:sz="4" w:space="0" w:color="auto"/>
              <w:right w:val="single" w:sz="4" w:space="0" w:color="auto"/>
            </w:tcBorders>
            <w:shd w:val="clear" w:color="auto" w:fill="auto"/>
            <w:vAlign w:val="center"/>
            <w:hideMark/>
            <w:tcPrChange w:id="2446"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47" w:author="gsadi" w:date="2013-11-03T19:59:00Z"/>
                <w:rFonts w:ascii="Arial" w:hAnsi="Arial" w:cs="Arial"/>
                <w:color w:val="000000"/>
                <w:sz w:val="18"/>
                <w:szCs w:val="16"/>
                <w:rPrChange w:id="2448" w:author="gsadi" w:date="2013-11-03T20:45:00Z">
                  <w:rPr>
                    <w:ins w:id="2449" w:author="gsadi" w:date="2013-11-03T19:59:00Z"/>
                    <w:rFonts w:ascii="Arial" w:hAnsi="Arial" w:cs="Arial"/>
                    <w:color w:val="000000"/>
                    <w:sz w:val="20"/>
                    <w:szCs w:val="20"/>
                  </w:rPr>
                </w:rPrChange>
              </w:rPr>
            </w:pPr>
            <w:ins w:id="2450" w:author="gsadi" w:date="2013-11-03T19:59:00Z">
              <w:r w:rsidRPr="002B0E74">
                <w:rPr>
                  <w:rFonts w:ascii="Arial" w:hAnsi="Arial" w:cs="Arial"/>
                  <w:color w:val="000000"/>
                  <w:sz w:val="18"/>
                  <w:szCs w:val="16"/>
                  <w:rPrChange w:id="2451"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452"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53" w:author="gsadi" w:date="2013-11-03T19:59:00Z"/>
                <w:rFonts w:ascii="Arial" w:hAnsi="Arial" w:cs="Arial"/>
                <w:color w:val="000000"/>
                <w:sz w:val="18"/>
                <w:szCs w:val="16"/>
                <w:rPrChange w:id="2454" w:author="gsadi" w:date="2013-11-03T20:45:00Z">
                  <w:rPr>
                    <w:ins w:id="2455" w:author="gsadi" w:date="2013-11-03T19:59:00Z"/>
                    <w:rFonts w:ascii="Arial" w:hAnsi="Arial" w:cs="Arial"/>
                    <w:color w:val="000000"/>
                    <w:sz w:val="20"/>
                    <w:szCs w:val="20"/>
                  </w:rPr>
                </w:rPrChange>
              </w:rPr>
            </w:pPr>
            <w:ins w:id="2456" w:author="gsadi" w:date="2013-11-03T19:59:00Z">
              <w:r w:rsidRPr="002B0E74">
                <w:rPr>
                  <w:rFonts w:ascii="Arial" w:hAnsi="Arial" w:cs="Arial"/>
                  <w:color w:val="000000"/>
                  <w:sz w:val="18"/>
                  <w:szCs w:val="16"/>
                  <w:rPrChange w:id="2457" w:author="gsadi" w:date="2013-11-03T20:45:00Z">
                    <w:rPr>
                      <w:rFonts w:ascii="Arial" w:hAnsi="Arial" w:cs="Arial"/>
                      <w:color w:val="000000"/>
                      <w:sz w:val="20"/>
                      <w:szCs w:val="20"/>
                      <w:u w:val="single"/>
                    </w:rPr>
                  </w:rPrChange>
                </w:rPr>
                <w:t>FTE</w:t>
              </w:r>
            </w:ins>
          </w:p>
        </w:tc>
      </w:tr>
      <w:tr w:rsidR="00704C5A" w:rsidRPr="00FE4F1F" w:rsidTr="00554AF8">
        <w:tblPrEx>
          <w:tblPrExChange w:id="2458" w:author="gsadi" w:date="2013-11-03T20:47:00Z">
            <w:tblPrEx>
              <w:jc w:val="left"/>
              <w:tblInd w:w="0" w:type="dxa"/>
            </w:tblPrEx>
          </w:tblPrExChange>
        </w:tblPrEx>
        <w:trPr>
          <w:trHeight w:val="285"/>
          <w:ins w:id="2459" w:author="gsadi" w:date="2013-11-03T19:59:00Z"/>
          <w:trPrChange w:id="2460"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461"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462" w:author="gsadi" w:date="2013-11-03T19:59:00Z"/>
                <w:rFonts w:ascii="Arial" w:hAnsi="Arial" w:cs="Arial"/>
                <w:color w:val="000000"/>
                <w:sz w:val="18"/>
                <w:szCs w:val="16"/>
                <w:rPrChange w:id="2463" w:author="gsadi" w:date="2013-11-03T20:45:00Z">
                  <w:rPr>
                    <w:ins w:id="2464" w:author="gsadi" w:date="2013-11-03T19:59:00Z"/>
                    <w:rFonts w:ascii="Arial" w:hAnsi="Arial" w:cs="Arial"/>
                    <w:color w:val="000000"/>
                    <w:sz w:val="20"/>
                    <w:szCs w:val="20"/>
                  </w:rPr>
                </w:rPrChange>
              </w:rPr>
            </w:pPr>
            <w:ins w:id="2465" w:author="gsadi" w:date="2013-11-03T19:59:00Z">
              <w:r w:rsidRPr="002B0E74">
                <w:rPr>
                  <w:rFonts w:ascii="Arial" w:hAnsi="Arial" w:cs="Arial"/>
                  <w:color w:val="000000"/>
                  <w:sz w:val="18"/>
                  <w:szCs w:val="16"/>
                  <w:rPrChange w:id="2466" w:author="gsadi" w:date="2013-11-03T20:45:00Z">
                    <w:rPr>
                      <w:rFonts w:ascii="Arial" w:hAnsi="Arial" w:cs="Arial"/>
                      <w:color w:val="000000"/>
                      <w:sz w:val="20"/>
                      <w:szCs w:val="20"/>
                      <w:u w:val="single"/>
                    </w:rPr>
                  </w:rPrChange>
                </w:rPr>
                <w:t>Retail Distro Orders (RDO)</w:t>
              </w:r>
            </w:ins>
          </w:p>
        </w:tc>
        <w:tc>
          <w:tcPr>
            <w:tcW w:w="1259" w:type="dxa"/>
            <w:tcBorders>
              <w:top w:val="nil"/>
              <w:left w:val="nil"/>
              <w:bottom w:val="single" w:sz="4" w:space="0" w:color="auto"/>
              <w:right w:val="single" w:sz="4" w:space="0" w:color="auto"/>
            </w:tcBorders>
            <w:shd w:val="clear" w:color="auto" w:fill="auto"/>
            <w:vAlign w:val="center"/>
            <w:hideMark/>
            <w:tcPrChange w:id="2467"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68" w:author="gsadi" w:date="2013-11-03T19:59:00Z"/>
                <w:rFonts w:ascii="Arial" w:hAnsi="Arial" w:cs="Arial"/>
                <w:color w:val="000000"/>
                <w:sz w:val="18"/>
                <w:szCs w:val="16"/>
                <w:rPrChange w:id="2469" w:author="gsadi" w:date="2013-11-03T20:45:00Z">
                  <w:rPr>
                    <w:ins w:id="2470" w:author="gsadi" w:date="2013-11-03T19:59:00Z"/>
                    <w:rFonts w:ascii="Arial" w:hAnsi="Arial" w:cs="Arial"/>
                    <w:color w:val="000000"/>
                    <w:sz w:val="20"/>
                    <w:szCs w:val="20"/>
                  </w:rPr>
                </w:rPrChange>
              </w:rPr>
            </w:pPr>
            <w:ins w:id="2471" w:author="gsadi" w:date="2013-11-03T19:59:00Z">
              <w:r w:rsidRPr="002B0E74">
                <w:rPr>
                  <w:rFonts w:ascii="Arial" w:hAnsi="Arial" w:cs="Arial"/>
                  <w:color w:val="000000"/>
                  <w:sz w:val="18"/>
                  <w:szCs w:val="16"/>
                  <w:rPrChange w:id="2472" w:author="gsadi" w:date="2013-11-03T20:45:00Z">
                    <w:rPr>
                      <w:rFonts w:ascii="Arial" w:hAnsi="Arial" w:cs="Arial"/>
                      <w:color w:val="000000"/>
                      <w:sz w:val="20"/>
                      <w:szCs w:val="20"/>
                      <w:u w:val="single"/>
                    </w:rPr>
                  </w:rPrChange>
                </w:rPr>
                <w:t>Demand</w:t>
              </w:r>
            </w:ins>
          </w:p>
        </w:tc>
        <w:tc>
          <w:tcPr>
            <w:tcW w:w="981" w:type="dxa"/>
            <w:tcBorders>
              <w:top w:val="nil"/>
              <w:left w:val="nil"/>
              <w:bottom w:val="single" w:sz="4" w:space="0" w:color="auto"/>
              <w:right w:val="single" w:sz="4" w:space="0" w:color="auto"/>
            </w:tcBorders>
            <w:shd w:val="clear" w:color="auto" w:fill="auto"/>
            <w:vAlign w:val="center"/>
            <w:hideMark/>
            <w:tcPrChange w:id="2473"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74" w:author="gsadi" w:date="2013-11-03T19:59:00Z"/>
                <w:rFonts w:ascii="Arial" w:hAnsi="Arial" w:cs="Arial"/>
                <w:color w:val="000000"/>
                <w:sz w:val="18"/>
                <w:szCs w:val="16"/>
                <w:rPrChange w:id="2475" w:author="gsadi" w:date="2013-11-03T20:45:00Z">
                  <w:rPr>
                    <w:ins w:id="2476" w:author="gsadi" w:date="2013-11-03T19:59:00Z"/>
                    <w:rFonts w:ascii="Arial" w:hAnsi="Arial" w:cs="Arial"/>
                    <w:color w:val="000000"/>
                    <w:sz w:val="20"/>
                    <w:szCs w:val="20"/>
                  </w:rPr>
                </w:rPrChange>
              </w:rPr>
            </w:pPr>
            <w:ins w:id="2477" w:author="gsadi" w:date="2013-11-03T19:59:00Z">
              <w:r w:rsidRPr="002B0E74">
                <w:rPr>
                  <w:rFonts w:ascii="Arial" w:hAnsi="Arial" w:cs="Arial"/>
                  <w:color w:val="000000"/>
                  <w:sz w:val="18"/>
                  <w:szCs w:val="16"/>
                  <w:rPrChange w:id="2478" w:author="gsadi" w:date="2013-11-03T20:45:00Z">
                    <w:rPr>
                      <w:rFonts w:ascii="Arial" w:hAnsi="Arial" w:cs="Arial"/>
                      <w:color w:val="000000"/>
                      <w:sz w:val="20"/>
                      <w:szCs w:val="20"/>
                      <w:u w:val="single"/>
                    </w:rPr>
                  </w:rPrChange>
                </w:rPr>
                <w:t>IP</w:t>
              </w:r>
            </w:ins>
          </w:p>
        </w:tc>
        <w:tc>
          <w:tcPr>
            <w:tcW w:w="767" w:type="dxa"/>
            <w:tcBorders>
              <w:top w:val="nil"/>
              <w:left w:val="nil"/>
              <w:bottom w:val="single" w:sz="4" w:space="0" w:color="auto"/>
              <w:right w:val="single" w:sz="4" w:space="0" w:color="auto"/>
            </w:tcBorders>
            <w:shd w:val="clear" w:color="auto" w:fill="auto"/>
            <w:vAlign w:val="center"/>
            <w:hideMark/>
            <w:tcPrChange w:id="2479"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80" w:author="gsadi" w:date="2013-11-03T19:59:00Z"/>
                <w:rFonts w:ascii="Arial" w:hAnsi="Arial" w:cs="Arial"/>
                <w:color w:val="000000"/>
                <w:sz w:val="18"/>
                <w:szCs w:val="16"/>
                <w:rPrChange w:id="2481" w:author="gsadi" w:date="2013-11-03T20:45:00Z">
                  <w:rPr>
                    <w:ins w:id="2482" w:author="gsadi" w:date="2013-11-03T19:59:00Z"/>
                    <w:rFonts w:ascii="Arial" w:hAnsi="Arial" w:cs="Arial"/>
                    <w:color w:val="000000"/>
                    <w:sz w:val="20"/>
                    <w:szCs w:val="20"/>
                  </w:rPr>
                </w:rPrChange>
              </w:rPr>
            </w:pPr>
            <w:ins w:id="2483" w:author="gsadi" w:date="2013-11-03T19:59:00Z">
              <w:r w:rsidRPr="002B0E74">
                <w:rPr>
                  <w:rFonts w:ascii="Arial" w:hAnsi="Arial" w:cs="Arial"/>
                  <w:color w:val="000000"/>
                  <w:sz w:val="18"/>
                  <w:szCs w:val="16"/>
                  <w:rPrChange w:id="2484"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485"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486" w:author="gsadi" w:date="2013-11-03T19:59:00Z"/>
                <w:rFonts w:ascii="Arial" w:hAnsi="Arial" w:cs="Arial"/>
                <w:color w:val="000000"/>
                <w:sz w:val="18"/>
                <w:szCs w:val="16"/>
                <w:rPrChange w:id="2487" w:author="gsadi" w:date="2013-11-03T20:45:00Z">
                  <w:rPr>
                    <w:ins w:id="2488" w:author="gsadi" w:date="2013-11-03T19:59:00Z"/>
                    <w:rFonts w:ascii="Arial" w:hAnsi="Arial" w:cs="Arial"/>
                    <w:color w:val="000000"/>
                    <w:sz w:val="20"/>
                    <w:szCs w:val="20"/>
                  </w:rPr>
                </w:rPrChange>
              </w:rPr>
            </w:pPr>
            <w:ins w:id="2489" w:author="gsadi" w:date="2013-11-03T19:59:00Z">
              <w:r w:rsidRPr="002B0E74">
                <w:rPr>
                  <w:rFonts w:ascii="Arial" w:hAnsi="Arial" w:cs="Arial"/>
                  <w:color w:val="000000"/>
                  <w:sz w:val="18"/>
                  <w:szCs w:val="16"/>
                  <w:rPrChange w:id="2490" w:author="gsadi" w:date="2013-11-03T20:45:00Z">
                    <w:rPr>
                      <w:rFonts w:ascii="Arial" w:hAnsi="Arial" w:cs="Arial"/>
                      <w:color w:val="000000"/>
                      <w:sz w:val="20"/>
                      <w:szCs w:val="20"/>
                      <w:u w:val="single"/>
                    </w:rPr>
                  </w:rPrChange>
                </w:rPr>
                <w:t>FTE</w:t>
              </w:r>
            </w:ins>
          </w:p>
        </w:tc>
      </w:tr>
      <w:tr w:rsidR="00704C5A" w:rsidRPr="00FE4F1F" w:rsidTr="00554AF8">
        <w:tblPrEx>
          <w:tblPrExChange w:id="2491" w:author="gsadi" w:date="2013-11-03T20:47:00Z">
            <w:tblPrEx>
              <w:jc w:val="left"/>
              <w:tblInd w:w="0" w:type="dxa"/>
            </w:tblPrEx>
          </w:tblPrExChange>
        </w:tblPrEx>
        <w:trPr>
          <w:trHeight w:val="285"/>
          <w:ins w:id="2492" w:author="gsadi" w:date="2013-11-03T19:59:00Z"/>
          <w:trPrChange w:id="2493"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494"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495" w:author="gsadi" w:date="2013-11-03T19:59:00Z"/>
                <w:rFonts w:ascii="Arial" w:hAnsi="Arial" w:cs="Arial"/>
                <w:color w:val="000000"/>
                <w:sz w:val="18"/>
                <w:szCs w:val="16"/>
                <w:rPrChange w:id="2496" w:author="gsadi" w:date="2013-11-03T20:45:00Z">
                  <w:rPr>
                    <w:ins w:id="2497" w:author="gsadi" w:date="2013-11-03T19:59:00Z"/>
                    <w:rFonts w:ascii="Arial" w:hAnsi="Arial" w:cs="Arial"/>
                    <w:color w:val="000000"/>
                    <w:sz w:val="20"/>
                    <w:szCs w:val="20"/>
                  </w:rPr>
                </w:rPrChange>
              </w:rPr>
            </w:pPr>
            <w:ins w:id="2498" w:author="gsadi" w:date="2013-11-03T19:59:00Z">
              <w:r w:rsidRPr="002B0E74">
                <w:rPr>
                  <w:rFonts w:ascii="Arial" w:hAnsi="Arial" w:cs="Arial"/>
                  <w:color w:val="000000"/>
                  <w:sz w:val="18"/>
                  <w:szCs w:val="16"/>
                  <w:rPrChange w:id="2499" w:author="gsadi" w:date="2013-11-03T20:45:00Z">
                    <w:rPr>
                      <w:rFonts w:ascii="Arial" w:hAnsi="Arial" w:cs="Arial"/>
                      <w:color w:val="000000"/>
                      <w:sz w:val="20"/>
                      <w:szCs w:val="20"/>
                      <w:u w:val="single"/>
                    </w:rPr>
                  </w:rPrChange>
                </w:rPr>
                <w:t>Retail On Hand (ROH)</w:t>
              </w:r>
            </w:ins>
          </w:p>
        </w:tc>
        <w:tc>
          <w:tcPr>
            <w:tcW w:w="1259" w:type="dxa"/>
            <w:tcBorders>
              <w:top w:val="nil"/>
              <w:left w:val="nil"/>
              <w:bottom w:val="single" w:sz="4" w:space="0" w:color="auto"/>
              <w:right w:val="single" w:sz="4" w:space="0" w:color="auto"/>
            </w:tcBorders>
            <w:shd w:val="clear" w:color="auto" w:fill="auto"/>
            <w:vAlign w:val="center"/>
            <w:hideMark/>
            <w:tcPrChange w:id="2500"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01" w:author="gsadi" w:date="2013-11-03T19:59:00Z"/>
                <w:rFonts w:ascii="Arial" w:hAnsi="Arial" w:cs="Arial"/>
                <w:color w:val="000000"/>
                <w:sz w:val="18"/>
                <w:szCs w:val="16"/>
                <w:rPrChange w:id="2502" w:author="gsadi" w:date="2013-11-03T20:45:00Z">
                  <w:rPr>
                    <w:ins w:id="2503" w:author="gsadi" w:date="2013-11-03T19:59:00Z"/>
                    <w:rFonts w:ascii="Arial" w:hAnsi="Arial" w:cs="Arial"/>
                    <w:color w:val="000000"/>
                    <w:sz w:val="20"/>
                    <w:szCs w:val="20"/>
                  </w:rPr>
                </w:rPrChange>
              </w:rPr>
            </w:pPr>
            <w:ins w:id="2504" w:author="gsadi" w:date="2013-11-03T19:59:00Z">
              <w:r w:rsidRPr="002B0E74">
                <w:rPr>
                  <w:rFonts w:ascii="Arial" w:hAnsi="Arial" w:cs="Arial"/>
                  <w:color w:val="000000"/>
                  <w:sz w:val="18"/>
                  <w:szCs w:val="16"/>
                  <w:rPrChange w:id="2505" w:author="gsadi" w:date="2013-11-03T20:45:00Z">
                    <w:rPr>
                      <w:rFonts w:ascii="Arial" w:hAnsi="Arial" w:cs="Arial"/>
                      <w:color w:val="000000"/>
                      <w:sz w:val="20"/>
                      <w:szCs w:val="20"/>
                      <w:u w:val="single"/>
                    </w:rPr>
                  </w:rPrChange>
                </w:rPr>
                <w:t>Demand</w:t>
              </w:r>
            </w:ins>
          </w:p>
        </w:tc>
        <w:tc>
          <w:tcPr>
            <w:tcW w:w="981" w:type="dxa"/>
            <w:tcBorders>
              <w:top w:val="nil"/>
              <w:left w:val="nil"/>
              <w:bottom w:val="single" w:sz="4" w:space="0" w:color="auto"/>
              <w:right w:val="single" w:sz="4" w:space="0" w:color="auto"/>
            </w:tcBorders>
            <w:shd w:val="clear" w:color="auto" w:fill="auto"/>
            <w:vAlign w:val="center"/>
            <w:hideMark/>
            <w:tcPrChange w:id="2506"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07" w:author="gsadi" w:date="2013-11-03T19:59:00Z"/>
                <w:rFonts w:ascii="Arial" w:hAnsi="Arial" w:cs="Arial"/>
                <w:color w:val="000000"/>
                <w:sz w:val="18"/>
                <w:szCs w:val="16"/>
                <w:rPrChange w:id="2508" w:author="gsadi" w:date="2013-11-03T20:45:00Z">
                  <w:rPr>
                    <w:ins w:id="2509" w:author="gsadi" w:date="2013-11-03T19:59:00Z"/>
                    <w:rFonts w:ascii="Arial" w:hAnsi="Arial" w:cs="Arial"/>
                    <w:color w:val="000000"/>
                    <w:sz w:val="20"/>
                    <w:szCs w:val="20"/>
                  </w:rPr>
                </w:rPrChange>
              </w:rPr>
            </w:pPr>
            <w:ins w:id="2510" w:author="gsadi" w:date="2013-11-03T19:59:00Z">
              <w:r w:rsidRPr="002B0E74">
                <w:rPr>
                  <w:rFonts w:ascii="Arial" w:hAnsi="Arial" w:cs="Arial"/>
                  <w:color w:val="000000"/>
                  <w:sz w:val="18"/>
                  <w:szCs w:val="16"/>
                  <w:rPrChange w:id="2511" w:author="gsadi" w:date="2013-11-03T20:45:00Z">
                    <w:rPr>
                      <w:rFonts w:ascii="Arial" w:hAnsi="Arial" w:cs="Arial"/>
                      <w:color w:val="000000"/>
                      <w:sz w:val="20"/>
                      <w:szCs w:val="20"/>
                      <w:u w:val="single"/>
                    </w:rPr>
                  </w:rPrChange>
                </w:rPr>
                <w:t>IP</w:t>
              </w:r>
            </w:ins>
          </w:p>
        </w:tc>
        <w:tc>
          <w:tcPr>
            <w:tcW w:w="767" w:type="dxa"/>
            <w:tcBorders>
              <w:top w:val="nil"/>
              <w:left w:val="nil"/>
              <w:bottom w:val="single" w:sz="4" w:space="0" w:color="auto"/>
              <w:right w:val="single" w:sz="4" w:space="0" w:color="auto"/>
            </w:tcBorders>
            <w:shd w:val="clear" w:color="auto" w:fill="auto"/>
            <w:vAlign w:val="center"/>
            <w:hideMark/>
            <w:tcPrChange w:id="2512"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13" w:author="gsadi" w:date="2013-11-03T19:59:00Z"/>
                <w:rFonts w:ascii="Arial" w:hAnsi="Arial" w:cs="Arial"/>
                <w:color w:val="000000"/>
                <w:sz w:val="18"/>
                <w:szCs w:val="16"/>
                <w:rPrChange w:id="2514" w:author="gsadi" w:date="2013-11-03T20:45:00Z">
                  <w:rPr>
                    <w:ins w:id="2515" w:author="gsadi" w:date="2013-11-03T19:59:00Z"/>
                    <w:rFonts w:ascii="Arial" w:hAnsi="Arial" w:cs="Arial"/>
                    <w:color w:val="000000"/>
                    <w:sz w:val="20"/>
                    <w:szCs w:val="20"/>
                  </w:rPr>
                </w:rPrChange>
              </w:rPr>
            </w:pPr>
            <w:ins w:id="2516" w:author="gsadi" w:date="2013-11-03T19:59:00Z">
              <w:r w:rsidRPr="002B0E74">
                <w:rPr>
                  <w:rFonts w:ascii="Arial" w:hAnsi="Arial" w:cs="Arial"/>
                  <w:color w:val="000000"/>
                  <w:sz w:val="18"/>
                  <w:szCs w:val="16"/>
                  <w:rPrChange w:id="2517" w:author="gsadi" w:date="2013-11-03T20:45:00Z">
                    <w:rPr>
                      <w:rFonts w:ascii="Arial" w:hAnsi="Arial" w:cs="Arial"/>
                      <w:color w:val="000000"/>
                      <w:sz w:val="20"/>
                      <w:szCs w:val="20"/>
                      <w:u w:val="single"/>
                    </w:rPr>
                  </w:rPrChange>
                </w:rPr>
                <w:t>i2</w:t>
              </w:r>
            </w:ins>
          </w:p>
        </w:tc>
        <w:tc>
          <w:tcPr>
            <w:tcW w:w="3690" w:type="dxa"/>
            <w:tcBorders>
              <w:top w:val="nil"/>
              <w:left w:val="nil"/>
              <w:bottom w:val="single" w:sz="4" w:space="0" w:color="auto"/>
              <w:right w:val="single" w:sz="4" w:space="0" w:color="auto"/>
            </w:tcBorders>
            <w:shd w:val="clear" w:color="auto" w:fill="auto"/>
            <w:vAlign w:val="center"/>
            <w:hideMark/>
            <w:tcPrChange w:id="2518"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19" w:author="gsadi" w:date="2013-11-03T19:59:00Z"/>
                <w:rFonts w:ascii="Arial" w:hAnsi="Arial" w:cs="Arial"/>
                <w:color w:val="000000"/>
                <w:sz w:val="18"/>
                <w:szCs w:val="16"/>
                <w:rPrChange w:id="2520" w:author="gsadi" w:date="2013-11-03T20:45:00Z">
                  <w:rPr>
                    <w:ins w:id="2521" w:author="gsadi" w:date="2013-11-03T19:59:00Z"/>
                    <w:rFonts w:ascii="Arial" w:hAnsi="Arial" w:cs="Arial"/>
                    <w:color w:val="000000"/>
                    <w:sz w:val="20"/>
                    <w:szCs w:val="20"/>
                  </w:rPr>
                </w:rPrChange>
              </w:rPr>
            </w:pPr>
            <w:ins w:id="2522" w:author="gsadi" w:date="2013-11-03T19:59:00Z">
              <w:r w:rsidRPr="002B0E74">
                <w:rPr>
                  <w:rFonts w:ascii="Arial" w:hAnsi="Arial" w:cs="Arial"/>
                  <w:color w:val="000000"/>
                  <w:sz w:val="18"/>
                  <w:szCs w:val="16"/>
                  <w:rPrChange w:id="2523" w:author="gsadi" w:date="2013-11-03T20:45:00Z">
                    <w:rPr>
                      <w:rFonts w:ascii="Arial" w:hAnsi="Arial" w:cs="Arial"/>
                      <w:color w:val="000000"/>
                      <w:sz w:val="20"/>
                      <w:szCs w:val="20"/>
                      <w:u w:val="single"/>
                    </w:rPr>
                  </w:rPrChange>
                </w:rPr>
                <w:t>FTE</w:t>
              </w:r>
            </w:ins>
          </w:p>
        </w:tc>
      </w:tr>
      <w:tr w:rsidR="00704C5A" w:rsidRPr="00FE4F1F" w:rsidTr="00554AF8">
        <w:tblPrEx>
          <w:tblPrExChange w:id="2524" w:author="gsadi" w:date="2013-11-03T20:47:00Z">
            <w:tblPrEx>
              <w:jc w:val="left"/>
              <w:tblInd w:w="0" w:type="dxa"/>
            </w:tblPrEx>
          </w:tblPrExChange>
        </w:tblPrEx>
        <w:trPr>
          <w:trHeight w:val="300"/>
          <w:ins w:id="2525" w:author="gsadi" w:date="2013-11-03T19:59:00Z"/>
          <w:trPrChange w:id="2526" w:author="gsadi" w:date="2013-11-03T20:47:00Z">
            <w:trPr>
              <w:gridAfter w:val="0"/>
              <w:trHeight w:val="300"/>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527"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528" w:author="gsadi" w:date="2013-11-03T19:59:00Z"/>
                <w:rFonts w:ascii="Arial" w:hAnsi="Arial" w:cs="Arial"/>
                <w:color w:val="000000"/>
                <w:sz w:val="18"/>
                <w:szCs w:val="16"/>
                <w:rPrChange w:id="2529" w:author="gsadi" w:date="2013-11-03T20:45:00Z">
                  <w:rPr>
                    <w:ins w:id="2530" w:author="gsadi" w:date="2013-11-03T19:59:00Z"/>
                    <w:rFonts w:ascii="Arial" w:hAnsi="Arial" w:cs="Arial"/>
                    <w:color w:val="000000"/>
                    <w:sz w:val="20"/>
                    <w:szCs w:val="20"/>
                  </w:rPr>
                </w:rPrChange>
              </w:rPr>
            </w:pPr>
            <w:ins w:id="2531" w:author="gsadi" w:date="2013-11-03T19:59:00Z">
              <w:r w:rsidRPr="002B0E74">
                <w:rPr>
                  <w:rFonts w:ascii="Arial" w:hAnsi="Arial" w:cs="Arial"/>
                  <w:color w:val="000000"/>
                  <w:sz w:val="18"/>
                  <w:szCs w:val="16"/>
                  <w:rPrChange w:id="2532" w:author="gsadi" w:date="2013-11-03T20:45:00Z">
                    <w:rPr>
                      <w:rFonts w:ascii="Arial" w:hAnsi="Arial" w:cs="Arial"/>
                      <w:color w:val="000000"/>
                      <w:sz w:val="20"/>
                      <w:szCs w:val="20"/>
                      <w:u w:val="single"/>
                    </w:rPr>
                  </w:rPrChange>
                </w:rPr>
                <w:t>Material Master Data</w:t>
              </w:r>
            </w:ins>
          </w:p>
        </w:tc>
        <w:tc>
          <w:tcPr>
            <w:tcW w:w="1259" w:type="dxa"/>
            <w:tcBorders>
              <w:top w:val="nil"/>
              <w:left w:val="nil"/>
              <w:bottom w:val="single" w:sz="4" w:space="0" w:color="auto"/>
              <w:right w:val="single" w:sz="4" w:space="0" w:color="auto"/>
            </w:tcBorders>
            <w:shd w:val="clear" w:color="auto" w:fill="auto"/>
            <w:vAlign w:val="center"/>
            <w:hideMark/>
            <w:tcPrChange w:id="2533"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34" w:author="gsadi" w:date="2013-11-03T19:59:00Z"/>
                <w:rFonts w:ascii="Arial" w:hAnsi="Arial" w:cs="Arial"/>
                <w:color w:val="000000"/>
                <w:sz w:val="18"/>
                <w:szCs w:val="16"/>
                <w:rPrChange w:id="2535" w:author="gsadi" w:date="2013-11-03T20:45:00Z">
                  <w:rPr>
                    <w:ins w:id="2536" w:author="gsadi" w:date="2013-11-03T19:59:00Z"/>
                    <w:rFonts w:ascii="Arial" w:hAnsi="Arial" w:cs="Arial"/>
                    <w:color w:val="000000"/>
                    <w:sz w:val="20"/>
                    <w:szCs w:val="20"/>
                  </w:rPr>
                </w:rPrChange>
              </w:rPr>
            </w:pPr>
            <w:ins w:id="2537" w:author="gsadi" w:date="2013-11-03T19:59:00Z">
              <w:r w:rsidRPr="002B0E74">
                <w:rPr>
                  <w:rFonts w:ascii="Arial" w:hAnsi="Arial" w:cs="Arial"/>
                  <w:color w:val="000000"/>
                  <w:sz w:val="18"/>
                  <w:szCs w:val="16"/>
                  <w:rPrChange w:id="2538"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2539"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40" w:author="gsadi" w:date="2013-11-03T19:59:00Z"/>
                <w:rFonts w:ascii="Arial" w:hAnsi="Arial" w:cs="Arial"/>
                <w:color w:val="000000"/>
                <w:sz w:val="18"/>
                <w:szCs w:val="16"/>
                <w:rPrChange w:id="2541" w:author="gsadi" w:date="2013-11-03T20:45:00Z">
                  <w:rPr>
                    <w:ins w:id="2542" w:author="gsadi" w:date="2013-11-03T19:59:00Z"/>
                    <w:rFonts w:ascii="Arial" w:hAnsi="Arial" w:cs="Arial"/>
                    <w:color w:val="000000"/>
                    <w:sz w:val="20"/>
                    <w:szCs w:val="20"/>
                  </w:rPr>
                </w:rPrChange>
              </w:rPr>
            </w:pPr>
            <w:ins w:id="2543" w:author="gsadi" w:date="2013-11-03T19:59:00Z">
              <w:r w:rsidRPr="002B0E74">
                <w:rPr>
                  <w:rFonts w:ascii="Arial" w:hAnsi="Arial" w:cs="Arial"/>
                  <w:color w:val="000000"/>
                  <w:sz w:val="18"/>
                  <w:szCs w:val="16"/>
                  <w:rPrChange w:id="2544" w:author="gsadi" w:date="2013-11-03T20:45:00Z">
                    <w:rPr>
                      <w:rFonts w:ascii="Arial" w:hAnsi="Arial" w:cs="Arial"/>
                      <w:color w:val="000000"/>
                      <w:sz w:val="20"/>
                      <w:szCs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2545"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46" w:author="gsadi" w:date="2013-11-03T19:59:00Z"/>
                <w:rFonts w:ascii="Arial" w:hAnsi="Arial" w:cs="Arial"/>
                <w:color w:val="000000"/>
                <w:sz w:val="18"/>
                <w:szCs w:val="16"/>
                <w:rPrChange w:id="2547" w:author="gsadi" w:date="2013-11-03T20:45:00Z">
                  <w:rPr>
                    <w:ins w:id="2548" w:author="gsadi" w:date="2013-11-03T19:59:00Z"/>
                    <w:rFonts w:ascii="Arial" w:hAnsi="Arial" w:cs="Arial"/>
                    <w:color w:val="000000"/>
                    <w:sz w:val="20"/>
                    <w:szCs w:val="20"/>
                  </w:rPr>
                </w:rPrChange>
              </w:rPr>
            </w:pPr>
            <w:ins w:id="2549" w:author="gsadi" w:date="2013-11-03T19:59:00Z">
              <w:r w:rsidRPr="002B0E74">
                <w:rPr>
                  <w:rFonts w:ascii="Arial" w:hAnsi="Arial" w:cs="Arial"/>
                  <w:color w:val="000000"/>
                  <w:sz w:val="18"/>
                  <w:szCs w:val="16"/>
                  <w:rPrChange w:id="2550" w:author="gsadi" w:date="2013-11-03T20:45:00Z">
                    <w:rPr>
                      <w:rFonts w:ascii="Arial" w:hAnsi="Arial" w:cs="Arial"/>
                      <w:color w:val="000000"/>
                      <w:sz w:val="20"/>
                      <w:szCs w:val="20"/>
                      <w:u w:val="single"/>
                    </w:rPr>
                  </w:rPrChange>
                </w:rPr>
                <w:t>PSE</w:t>
              </w:r>
            </w:ins>
          </w:p>
        </w:tc>
        <w:tc>
          <w:tcPr>
            <w:tcW w:w="3690" w:type="dxa"/>
            <w:tcBorders>
              <w:top w:val="nil"/>
              <w:left w:val="nil"/>
              <w:bottom w:val="single" w:sz="4" w:space="0" w:color="auto"/>
              <w:right w:val="single" w:sz="4" w:space="0" w:color="auto"/>
            </w:tcBorders>
            <w:shd w:val="clear" w:color="auto" w:fill="auto"/>
            <w:vAlign w:val="center"/>
            <w:hideMark/>
            <w:tcPrChange w:id="2551"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52" w:author="gsadi" w:date="2013-11-03T19:59:00Z"/>
                <w:rFonts w:ascii="Arial" w:hAnsi="Arial" w:cs="Arial"/>
                <w:color w:val="000000"/>
                <w:sz w:val="18"/>
                <w:szCs w:val="16"/>
                <w:rPrChange w:id="2553" w:author="gsadi" w:date="2013-11-03T20:45:00Z">
                  <w:rPr>
                    <w:ins w:id="2554" w:author="gsadi" w:date="2013-11-03T19:59:00Z"/>
                    <w:rFonts w:ascii="Arial" w:hAnsi="Arial" w:cs="Arial"/>
                    <w:color w:val="000000"/>
                    <w:sz w:val="20"/>
                    <w:szCs w:val="20"/>
                  </w:rPr>
                </w:rPrChange>
              </w:rPr>
            </w:pPr>
            <w:ins w:id="2555" w:author="gsadi" w:date="2013-11-03T19:59:00Z">
              <w:r w:rsidRPr="002B0E74">
                <w:rPr>
                  <w:rFonts w:ascii="Arial" w:hAnsi="Arial" w:cs="Arial"/>
                  <w:color w:val="000000"/>
                  <w:sz w:val="18"/>
                  <w:szCs w:val="16"/>
                  <w:rPrChange w:id="2556" w:author="gsadi" w:date="2013-11-03T20:45:00Z">
                    <w:rPr>
                      <w:rFonts w:ascii="Arial" w:hAnsi="Arial" w:cs="Arial"/>
                      <w:color w:val="000000"/>
                      <w:sz w:val="20"/>
                      <w:szCs w:val="20"/>
                      <w:u w:val="single"/>
                    </w:rPr>
                  </w:rPrChange>
                </w:rPr>
                <w:t>Item Master Service -&gt; PSE DB</w:t>
              </w:r>
            </w:ins>
          </w:p>
        </w:tc>
      </w:tr>
      <w:tr w:rsidR="00704C5A" w:rsidRPr="00FE4F1F" w:rsidTr="00554AF8">
        <w:tblPrEx>
          <w:tblPrExChange w:id="2557" w:author="gsadi" w:date="2013-11-03T20:47:00Z">
            <w:tblPrEx>
              <w:jc w:val="left"/>
              <w:tblInd w:w="0" w:type="dxa"/>
            </w:tblPrEx>
          </w:tblPrExChange>
        </w:tblPrEx>
        <w:trPr>
          <w:trHeight w:val="285"/>
          <w:ins w:id="2558" w:author="gsadi" w:date="2013-11-03T19:59:00Z"/>
          <w:trPrChange w:id="2559" w:author="gsadi" w:date="2013-11-03T20:47:00Z">
            <w:trPr>
              <w:gridAfter w:val="0"/>
              <w:trHeight w:val="285"/>
            </w:trPr>
          </w:trPrChange>
        </w:trPr>
        <w:tc>
          <w:tcPr>
            <w:tcW w:w="2206" w:type="dxa"/>
            <w:tcBorders>
              <w:top w:val="nil"/>
              <w:left w:val="single" w:sz="4" w:space="0" w:color="auto"/>
              <w:bottom w:val="single" w:sz="4" w:space="0" w:color="auto"/>
              <w:right w:val="single" w:sz="4" w:space="0" w:color="auto"/>
            </w:tcBorders>
            <w:shd w:val="clear" w:color="auto" w:fill="auto"/>
            <w:vAlign w:val="center"/>
            <w:hideMark/>
            <w:tcPrChange w:id="2560" w:author="gsadi" w:date="2013-11-03T20:47:00Z">
              <w:tcPr>
                <w:tcW w:w="2404" w:type="dxa"/>
                <w:tcBorders>
                  <w:top w:val="nil"/>
                  <w:left w:val="single" w:sz="4" w:space="0" w:color="auto"/>
                  <w:bottom w:val="single" w:sz="4" w:space="0" w:color="auto"/>
                  <w:right w:val="single" w:sz="4" w:space="0" w:color="auto"/>
                </w:tcBorders>
                <w:shd w:val="clear" w:color="auto" w:fill="auto"/>
                <w:vAlign w:val="center"/>
                <w:hideMark/>
              </w:tcPr>
            </w:tcPrChange>
          </w:tcPr>
          <w:p w:rsidR="005F04C7" w:rsidRPr="00FE4F1F" w:rsidRDefault="002B0E74">
            <w:pPr>
              <w:jc w:val="center"/>
              <w:rPr>
                <w:ins w:id="2561" w:author="gsadi" w:date="2013-11-03T19:59:00Z"/>
                <w:rFonts w:ascii="Arial" w:hAnsi="Arial" w:cs="Arial"/>
                <w:color w:val="000000"/>
                <w:sz w:val="18"/>
                <w:szCs w:val="16"/>
                <w:rPrChange w:id="2562" w:author="gsadi" w:date="2013-11-03T20:45:00Z">
                  <w:rPr>
                    <w:ins w:id="2563" w:author="gsadi" w:date="2013-11-03T19:59:00Z"/>
                    <w:rFonts w:ascii="Arial" w:hAnsi="Arial" w:cs="Arial"/>
                    <w:color w:val="000000"/>
                    <w:sz w:val="20"/>
                    <w:szCs w:val="20"/>
                  </w:rPr>
                </w:rPrChange>
              </w:rPr>
            </w:pPr>
            <w:ins w:id="2564" w:author="gsadi" w:date="2013-11-03T19:59:00Z">
              <w:r w:rsidRPr="002B0E74">
                <w:rPr>
                  <w:rFonts w:ascii="Arial" w:hAnsi="Arial" w:cs="Arial"/>
                  <w:color w:val="000000"/>
                  <w:sz w:val="18"/>
                  <w:szCs w:val="16"/>
                  <w:rPrChange w:id="2565" w:author="gsadi" w:date="2013-11-03T20:45:00Z">
                    <w:rPr>
                      <w:rFonts w:ascii="Arial" w:hAnsi="Arial" w:cs="Arial"/>
                      <w:color w:val="000000"/>
                      <w:sz w:val="20"/>
                      <w:szCs w:val="20"/>
                      <w:u w:val="single"/>
                    </w:rPr>
                  </w:rPrChange>
                </w:rPr>
                <w:t>Plant Master Data</w:t>
              </w:r>
            </w:ins>
          </w:p>
        </w:tc>
        <w:tc>
          <w:tcPr>
            <w:tcW w:w="1259" w:type="dxa"/>
            <w:tcBorders>
              <w:top w:val="nil"/>
              <w:left w:val="nil"/>
              <w:bottom w:val="single" w:sz="4" w:space="0" w:color="auto"/>
              <w:right w:val="single" w:sz="4" w:space="0" w:color="auto"/>
            </w:tcBorders>
            <w:shd w:val="clear" w:color="auto" w:fill="auto"/>
            <w:vAlign w:val="center"/>
            <w:hideMark/>
            <w:tcPrChange w:id="2566" w:author="gsadi" w:date="2013-11-03T20:47:00Z">
              <w:tcPr>
                <w:tcW w:w="1259"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67" w:author="gsadi" w:date="2013-11-03T19:59:00Z"/>
                <w:rFonts w:ascii="Arial" w:hAnsi="Arial" w:cs="Arial"/>
                <w:color w:val="000000"/>
                <w:sz w:val="18"/>
                <w:szCs w:val="16"/>
                <w:rPrChange w:id="2568" w:author="gsadi" w:date="2013-11-03T20:45:00Z">
                  <w:rPr>
                    <w:ins w:id="2569" w:author="gsadi" w:date="2013-11-03T19:59:00Z"/>
                    <w:rFonts w:ascii="Arial" w:hAnsi="Arial" w:cs="Arial"/>
                    <w:color w:val="000000"/>
                    <w:sz w:val="20"/>
                    <w:szCs w:val="20"/>
                  </w:rPr>
                </w:rPrChange>
              </w:rPr>
            </w:pPr>
            <w:ins w:id="2570" w:author="gsadi" w:date="2013-11-03T19:59:00Z">
              <w:r w:rsidRPr="002B0E74">
                <w:rPr>
                  <w:rFonts w:ascii="Arial" w:hAnsi="Arial" w:cs="Arial"/>
                  <w:color w:val="000000"/>
                  <w:sz w:val="18"/>
                  <w:szCs w:val="16"/>
                  <w:rPrChange w:id="2571" w:author="gsadi" w:date="2013-11-03T20:45:00Z">
                    <w:rPr>
                      <w:rFonts w:ascii="Arial" w:hAnsi="Arial" w:cs="Arial"/>
                      <w:color w:val="000000"/>
                      <w:sz w:val="20"/>
                      <w:szCs w:val="20"/>
                      <w:u w:val="single"/>
                    </w:rPr>
                  </w:rPrChange>
                </w:rPr>
                <w:t>Master Data</w:t>
              </w:r>
            </w:ins>
          </w:p>
        </w:tc>
        <w:tc>
          <w:tcPr>
            <w:tcW w:w="981" w:type="dxa"/>
            <w:tcBorders>
              <w:top w:val="nil"/>
              <w:left w:val="nil"/>
              <w:bottom w:val="single" w:sz="4" w:space="0" w:color="auto"/>
              <w:right w:val="single" w:sz="4" w:space="0" w:color="auto"/>
            </w:tcBorders>
            <w:shd w:val="clear" w:color="auto" w:fill="auto"/>
            <w:vAlign w:val="center"/>
            <w:hideMark/>
            <w:tcPrChange w:id="2572" w:author="gsadi" w:date="2013-11-03T20:47:00Z">
              <w:tcPr>
                <w:tcW w:w="981" w:type="dxa"/>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73" w:author="gsadi" w:date="2013-11-03T19:59:00Z"/>
                <w:rFonts w:ascii="Arial" w:hAnsi="Arial" w:cs="Arial"/>
                <w:color w:val="000000"/>
                <w:sz w:val="18"/>
                <w:szCs w:val="16"/>
                <w:rPrChange w:id="2574" w:author="gsadi" w:date="2013-11-03T20:45:00Z">
                  <w:rPr>
                    <w:ins w:id="2575" w:author="gsadi" w:date="2013-11-03T19:59:00Z"/>
                    <w:rFonts w:ascii="Arial" w:hAnsi="Arial" w:cs="Arial"/>
                    <w:color w:val="000000"/>
                    <w:sz w:val="20"/>
                    <w:szCs w:val="20"/>
                  </w:rPr>
                </w:rPrChange>
              </w:rPr>
            </w:pPr>
            <w:ins w:id="2576" w:author="gsadi" w:date="2013-11-03T19:59:00Z">
              <w:r w:rsidRPr="002B0E74">
                <w:rPr>
                  <w:rFonts w:ascii="Arial" w:hAnsi="Arial" w:cs="Arial"/>
                  <w:color w:val="000000"/>
                  <w:sz w:val="18"/>
                  <w:szCs w:val="16"/>
                  <w:rPrChange w:id="2577" w:author="gsadi" w:date="2013-11-03T20:45:00Z">
                    <w:rPr>
                      <w:rFonts w:ascii="Arial" w:hAnsi="Arial" w:cs="Arial"/>
                      <w:color w:val="000000"/>
                      <w:sz w:val="20"/>
                      <w:szCs w:val="20"/>
                      <w:u w:val="single"/>
                    </w:rPr>
                  </w:rPrChange>
                </w:rPr>
                <w:t>MDM</w:t>
              </w:r>
            </w:ins>
          </w:p>
        </w:tc>
        <w:tc>
          <w:tcPr>
            <w:tcW w:w="767" w:type="dxa"/>
            <w:tcBorders>
              <w:top w:val="nil"/>
              <w:left w:val="nil"/>
              <w:bottom w:val="single" w:sz="4" w:space="0" w:color="auto"/>
              <w:right w:val="single" w:sz="4" w:space="0" w:color="auto"/>
            </w:tcBorders>
            <w:shd w:val="clear" w:color="auto" w:fill="auto"/>
            <w:vAlign w:val="center"/>
            <w:hideMark/>
            <w:tcPrChange w:id="2578" w:author="gsadi" w:date="2013-11-03T20:47:00Z">
              <w:tcPr>
                <w:tcW w:w="767" w:type="dxa"/>
                <w:gridSpan w:val="2"/>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79" w:author="gsadi" w:date="2013-11-03T19:59:00Z"/>
                <w:rFonts w:ascii="Arial" w:hAnsi="Arial" w:cs="Arial"/>
                <w:color w:val="000000"/>
                <w:sz w:val="18"/>
                <w:szCs w:val="16"/>
                <w:rPrChange w:id="2580" w:author="gsadi" w:date="2013-11-03T20:45:00Z">
                  <w:rPr>
                    <w:ins w:id="2581" w:author="gsadi" w:date="2013-11-03T19:59:00Z"/>
                    <w:rFonts w:ascii="Arial" w:hAnsi="Arial" w:cs="Arial"/>
                    <w:color w:val="000000"/>
                    <w:sz w:val="20"/>
                    <w:szCs w:val="20"/>
                  </w:rPr>
                </w:rPrChange>
              </w:rPr>
            </w:pPr>
            <w:ins w:id="2582" w:author="gsadi" w:date="2013-11-03T19:59:00Z">
              <w:r w:rsidRPr="002B0E74">
                <w:rPr>
                  <w:rFonts w:ascii="Arial" w:hAnsi="Arial" w:cs="Arial"/>
                  <w:color w:val="000000"/>
                  <w:sz w:val="18"/>
                  <w:szCs w:val="16"/>
                  <w:rPrChange w:id="2583" w:author="gsadi" w:date="2013-11-03T20:45:00Z">
                    <w:rPr>
                      <w:rFonts w:ascii="Arial" w:hAnsi="Arial" w:cs="Arial"/>
                      <w:color w:val="000000"/>
                      <w:sz w:val="20"/>
                      <w:szCs w:val="20"/>
                      <w:u w:val="single"/>
                    </w:rPr>
                  </w:rPrChange>
                </w:rPr>
                <w:t>PSE</w:t>
              </w:r>
            </w:ins>
          </w:p>
        </w:tc>
        <w:tc>
          <w:tcPr>
            <w:tcW w:w="3690" w:type="dxa"/>
            <w:tcBorders>
              <w:top w:val="nil"/>
              <w:left w:val="nil"/>
              <w:bottom w:val="single" w:sz="4" w:space="0" w:color="auto"/>
              <w:right w:val="single" w:sz="4" w:space="0" w:color="auto"/>
            </w:tcBorders>
            <w:shd w:val="clear" w:color="auto" w:fill="auto"/>
            <w:vAlign w:val="center"/>
            <w:hideMark/>
            <w:tcPrChange w:id="2584" w:author="gsadi" w:date="2013-11-03T20:47:00Z">
              <w:tcPr>
                <w:tcW w:w="3690" w:type="dxa"/>
                <w:gridSpan w:val="4"/>
                <w:tcBorders>
                  <w:top w:val="nil"/>
                  <w:left w:val="nil"/>
                  <w:bottom w:val="single" w:sz="4" w:space="0" w:color="auto"/>
                  <w:right w:val="single" w:sz="4" w:space="0" w:color="auto"/>
                </w:tcBorders>
                <w:shd w:val="clear" w:color="auto" w:fill="auto"/>
                <w:vAlign w:val="center"/>
                <w:hideMark/>
              </w:tcPr>
            </w:tcPrChange>
          </w:tcPr>
          <w:p w:rsidR="005F04C7" w:rsidRPr="00FE4F1F" w:rsidRDefault="002B0E74">
            <w:pPr>
              <w:jc w:val="center"/>
              <w:rPr>
                <w:ins w:id="2585" w:author="gsadi" w:date="2013-11-03T19:59:00Z"/>
                <w:rFonts w:ascii="Arial" w:hAnsi="Arial" w:cs="Arial"/>
                <w:color w:val="000000"/>
                <w:sz w:val="18"/>
                <w:szCs w:val="16"/>
                <w:rPrChange w:id="2586" w:author="gsadi" w:date="2013-11-03T20:45:00Z">
                  <w:rPr>
                    <w:ins w:id="2587" w:author="gsadi" w:date="2013-11-03T19:59:00Z"/>
                    <w:rFonts w:ascii="Arial" w:hAnsi="Arial" w:cs="Arial"/>
                    <w:color w:val="000000"/>
                    <w:sz w:val="20"/>
                    <w:szCs w:val="20"/>
                  </w:rPr>
                </w:rPrChange>
              </w:rPr>
            </w:pPr>
            <w:ins w:id="2588" w:author="gsadi" w:date="2013-11-03T19:59:00Z">
              <w:r w:rsidRPr="002B0E74">
                <w:rPr>
                  <w:rFonts w:ascii="Arial" w:hAnsi="Arial" w:cs="Arial"/>
                  <w:color w:val="000000"/>
                  <w:sz w:val="18"/>
                  <w:szCs w:val="16"/>
                  <w:rPrChange w:id="2589" w:author="gsadi" w:date="2013-11-03T20:45:00Z">
                    <w:rPr>
                      <w:rFonts w:ascii="Arial" w:hAnsi="Arial" w:cs="Arial"/>
                      <w:color w:val="000000"/>
                      <w:sz w:val="20"/>
                      <w:szCs w:val="20"/>
                      <w:u w:val="single"/>
                    </w:rPr>
                  </w:rPrChange>
                </w:rPr>
                <w:t>Vendor Master Service -&gt; PSE DB</w:t>
              </w:r>
            </w:ins>
          </w:p>
        </w:tc>
      </w:tr>
    </w:tbl>
    <w:p w:rsidR="005F04C7" w:rsidRPr="004D71FC" w:rsidRDefault="005F04C7" w:rsidP="00FA5BB8">
      <w:pPr>
        <w:ind w:left="270" w:right="-180" w:hanging="180"/>
        <w:jc w:val="both"/>
        <w:rPr>
          <w:ins w:id="2590" w:author="gsadi" w:date="2013-11-03T22:55:00Z"/>
          <w:rFonts w:ascii="Arial" w:hAnsi="Arial" w:cs="Arial"/>
          <w:sz w:val="20"/>
          <w:szCs w:val="20"/>
          <w:rPrChange w:id="2591" w:author="gautami" w:date="2014-02-10T16:07:00Z">
            <w:rPr>
              <w:ins w:id="2592" w:author="gsadi" w:date="2013-11-03T22:55:00Z"/>
              <w:rFonts w:ascii="Arial" w:hAnsi="Arial" w:cs="Arial"/>
            </w:rPr>
          </w:rPrChange>
        </w:rPr>
      </w:pPr>
    </w:p>
    <w:p w:rsidR="00825CC3" w:rsidRPr="004D71FC" w:rsidRDefault="004D71FC" w:rsidP="00FA5BB8">
      <w:pPr>
        <w:ind w:left="270" w:right="-180" w:hanging="180"/>
        <w:jc w:val="both"/>
        <w:rPr>
          <w:ins w:id="2593" w:author="gautami" w:date="2014-02-10T15:58:00Z"/>
          <w:rFonts w:ascii="Arial" w:hAnsi="Arial" w:cs="Arial"/>
          <w:sz w:val="20"/>
          <w:szCs w:val="20"/>
          <w:rPrChange w:id="2594" w:author="gautami" w:date="2014-02-10T16:07:00Z">
            <w:rPr>
              <w:ins w:id="2595" w:author="gautami" w:date="2014-02-10T15:58:00Z"/>
              <w:rFonts w:ascii="Arial" w:hAnsi="Arial" w:cs="Arial"/>
            </w:rPr>
          </w:rPrChange>
        </w:rPr>
      </w:pPr>
      <w:ins w:id="2596" w:author="gautami" w:date="2014-02-10T15:58:00Z">
        <w:r w:rsidRPr="004D71FC">
          <w:rPr>
            <w:rFonts w:ascii="Arial" w:hAnsi="Arial" w:cs="Arial"/>
            <w:sz w:val="20"/>
            <w:szCs w:val="20"/>
            <w:rPrChange w:id="2597" w:author="gautami" w:date="2014-02-10T16:07:00Z">
              <w:rPr>
                <w:rFonts w:ascii="Arial" w:hAnsi="Arial" w:cs="Arial"/>
              </w:rPr>
            </w:rPrChange>
          </w:rPr>
          <w:t>Note:</w:t>
        </w:r>
      </w:ins>
    </w:p>
    <w:p w:rsidR="004D71FC" w:rsidRPr="004D71FC" w:rsidRDefault="004D71FC" w:rsidP="00FA5BB8">
      <w:pPr>
        <w:ind w:left="270" w:right="-180" w:hanging="180"/>
        <w:jc w:val="both"/>
        <w:rPr>
          <w:ins w:id="2598" w:author="gautami" w:date="2014-02-10T16:03:00Z"/>
          <w:rFonts w:ascii="Arial" w:hAnsi="Arial" w:cs="Arial"/>
          <w:sz w:val="20"/>
          <w:szCs w:val="20"/>
          <w:rPrChange w:id="2599" w:author="gautami" w:date="2014-02-10T16:07:00Z">
            <w:rPr>
              <w:ins w:id="2600" w:author="gautami" w:date="2014-02-10T16:03:00Z"/>
              <w:rFonts w:ascii="Arial" w:hAnsi="Arial" w:cs="Arial"/>
            </w:rPr>
          </w:rPrChange>
        </w:rPr>
      </w:pPr>
      <w:ins w:id="2601" w:author="gautami" w:date="2014-02-10T16:03:00Z">
        <w:r w:rsidRPr="004D71FC">
          <w:rPr>
            <w:rFonts w:ascii="Arial" w:hAnsi="Arial" w:cs="Arial"/>
            <w:sz w:val="20"/>
            <w:szCs w:val="20"/>
            <w:rPrChange w:id="2602" w:author="gautami" w:date="2014-02-10T16:07:00Z">
              <w:rPr>
                <w:rFonts w:ascii="Arial" w:hAnsi="Arial" w:cs="Arial"/>
              </w:rPr>
            </w:rPrChange>
          </w:rPr>
          <w:t>All the integration types are used to extract data from MDM tables.</w:t>
        </w:r>
      </w:ins>
    </w:p>
    <w:p w:rsidR="004D71FC" w:rsidRPr="004D71FC" w:rsidRDefault="004D71FC" w:rsidP="00FA5BB8">
      <w:pPr>
        <w:ind w:left="270" w:right="-180" w:hanging="180"/>
        <w:jc w:val="both"/>
        <w:rPr>
          <w:ins w:id="2603" w:author="gautami" w:date="2014-02-10T15:58:00Z"/>
          <w:rFonts w:ascii="Arial" w:hAnsi="Arial" w:cs="Arial"/>
          <w:sz w:val="20"/>
          <w:szCs w:val="20"/>
          <w:rPrChange w:id="2604" w:author="gautami" w:date="2014-02-10T16:07:00Z">
            <w:rPr>
              <w:ins w:id="2605" w:author="gautami" w:date="2014-02-10T15:58:00Z"/>
              <w:rFonts w:ascii="Arial" w:hAnsi="Arial" w:cs="Arial"/>
            </w:rPr>
          </w:rPrChange>
        </w:rPr>
      </w:pPr>
    </w:p>
    <w:p w:rsidR="004D71FC" w:rsidRPr="004D71FC" w:rsidRDefault="004D71FC" w:rsidP="00FA5BB8">
      <w:pPr>
        <w:ind w:left="270" w:right="-180" w:hanging="180"/>
        <w:jc w:val="both"/>
        <w:rPr>
          <w:ins w:id="2606" w:author="gautami" w:date="2014-02-10T16:03:00Z"/>
          <w:rFonts w:ascii="Arial" w:hAnsi="Arial" w:cs="Arial"/>
          <w:sz w:val="20"/>
          <w:szCs w:val="20"/>
          <w:rPrChange w:id="2607" w:author="gautami" w:date="2014-02-10T16:07:00Z">
            <w:rPr>
              <w:ins w:id="2608" w:author="gautami" w:date="2014-02-10T16:03:00Z"/>
              <w:rFonts w:ascii="Arial" w:hAnsi="Arial" w:cs="Arial"/>
            </w:rPr>
          </w:rPrChange>
        </w:rPr>
      </w:pPr>
      <w:ins w:id="2609" w:author="gautami" w:date="2014-02-10T15:58:00Z">
        <w:r w:rsidRPr="004D71FC">
          <w:rPr>
            <w:rFonts w:ascii="Arial" w:hAnsi="Arial" w:cs="Arial"/>
            <w:sz w:val="20"/>
            <w:szCs w:val="20"/>
            <w:rPrChange w:id="2610" w:author="gautami" w:date="2014-02-10T16:07:00Z">
              <w:rPr>
                <w:rFonts w:ascii="Arial" w:hAnsi="Arial" w:cs="Arial"/>
              </w:rPr>
            </w:rPrChange>
          </w:rPr>
          <w:t xml:space="preserve">Hub and Spoke: </w:t>
        </w:r>
      </w:ins>
    </w:p>
    <w:p w:rsidR="004D71FC" w:rsidRPr="004D71FC" w:rsidRDefault="004D71FC" w:rsidP="00FA5BB8">
      <w:pPr>
        <w:ind w:left="270" w:right="-180" w:hanging="180"/>
        <w:jc w:val="both"/>
        <w:rPr>
          <w:ins w:id="2611" w:author="gautami" w:date="2014-02-10T16:03:00Z"/>
          <w:rFonts w:ascii="Arial" w:hAnsi="Arial" w:cs="Arial"/>
          <w:sz w:val="20"/>
          <w:szCs w:val="20"/>
          <w:rPrChange w:id="2612" w:author="gautami" w:date="2014-02-10T16:07:00Z">
            <w:rPr>
              <w:ins w:id="2613" w:author="gautami" w:date="2014-02-10T16:03:00Z"/>
              <w:rFonts w:ascii="Arial" w:hAnsi="Arial" w:cs="Arial"/>
            </w:rPr>
          </w:rPrChange>
        </w:rPr>
      </w:pPr>
      <w:ins w:id="2614" w:author="gautami" w:date="2014-02-10T16:03:00Z">
        <w:r w:rsidRPr="004D71FC">
          <w:rPr>
            <w:rFonts w:ascii="Arial" w:hAnsi="Arial" w:cs="Arial"/>
            <w:sz w:val="20"/>
            <w:szCs w:val="20"/>
            <w:rPrChange w:id="2615" w:author="gautami" w:date="2014-02-10T16:07:00Z">
              <w:rPr>
                <w:rFonts w:ascii="Arial" w:hAnsi="Arial" w:cs="Arial"/>
              </w:rPr>
            </w:rPrChange>
          </w:rPr>
          <w:t>This integration type is used to extract data from MDM tables and transform the data</w:t>
        </w:r>
      </w:ins>
      <w:ins w:id="2616" w:author="gautami" w:date="2014-02-10T16:06:00Z">
        <w:r w:rsidRPr="004D71FC">
          <w:rPr>
            <w:rFonts w:ascii="Arial" w:hAnsi="Arial" w:cs="Arial"/>
            <w:sz w:val="20"/>
            <w:szCs w:val="20"/>
            <w:rPrChange w:id="2617" w:author="gautami" w:date="2014-02-10T16:07:00Z">
              <w:rPr>
                <w:rFonts w:ascii="Arial" w:hAnsi="Arial" w:cs="Arial"/>
              </w:rPr>
            </w:rPrChange>
          </w:rPr>
          <w:t xml:space="preserve"> </w:t>
        </w:r>
      </w:ins>
      <w:ins w:id="2618" w:author="gautami" w:date="2014-02-10T16:03:00Z">
        <w:r w:rsidRPr="004D71FC">
          <w:rPr>
            <w:rFonts w:ascii="Arial" w:hAnsi="Arial" w:cs="Arial"/>
            <w:sz w:val="20"/>
            <w:szCs w:val="20"/>
            <w:rPrChange w:id="2619" w:author="gautami" w:date="2014-02-10T16:07:00Z">
              <w:rPr>
                <w:rFonts w:ascii="Arial" w:hAnsi="Arial" w:cs="Arial"/>
              </w:rPr>
            </w:rPrChange>
          </w:rPr>
          <w:t>and puts it in the file</w:t>
        </w:r>
      </w:ins>
    </w:p>
    <w:p w:rsidR="004D71FC" w:rsidRPr="004D71FC" w:rsidRDefault="004D71FC" w:rsidP="00FA5BB8">
      <w:pPr>
        <w:ind w:left="270" w:right="-180" w:hanging="180"/>
        <w:jc w:val="both"/>
        <w:rPr>
          <w:ins w:id="2620" w:author="gautami" w:date="2014-02-10T16:04:00Z"/>
          <w:rFonts w:ascii="Arial" w:hAnsi="Arial" w:cs="Arial"/>
          <w:sz w:val="20"/>
          <w:szCs w:val="20"/>
          <w:rPrChange w:id="2621" w:author="gautami" w:date="2014-02-10T16:07:00Z">
            <w:rPr>
              <w:ins w:id="2622" w:author="gautami" w:date="2014-02-10T16:04:00Z"/>
              <w:rFonts w:ascii="Arial" w:hAnsi="Arial" w:cs="Arial"/>
            </w:rPr>
          </w:rPrChange>
        </w:rPr>
      </w:pPr>
    </w:p>
    <w:p w:rsidR="004D71FC" w:rsidRPr="004D71FC" w:rsidRDefault="004D71FC" w:rsidP="00FA5BB8">
      <w:pPr>
        <w:ind w:left="270" w:right="-180" w:hanging="180"/>
        <w:jc w:val="both"/>
        <w:rPr>
          <w:ins w:id="2623" w:author="gautami" w:date="2014-02-10T16:04:00Z"/>
          <w:rFonts w:ascii="Arial" w:hAnsi="Arial" w:cs="Arial"/>
          <w:sz w:val="20"/>
          <w:szCs w:val="20"/>
          <w:rPrChange w:id="2624" w:author="gautami" w:date="2014-02-10T16:07:00Z">
            <w:rPr>
              <w:ins w:id="2625" w:author="gautami" w:date="2014-02-10T16:04:00Z"/>
              <w:rFonts w:ascii="Arial" w:hAnsi="Arial" w:cs="Arial"/>
            </w:rPr>
          </w:rPrChange>
        </w:rPr>
      </w:pPr>
      <w:ins w:id="2626" w:author="gautami" w:date="2014-02-10T16:04:00Z">
        <w:r w:rsidRPr="004D71FC">
          <w:rPr>
            <w:rFonts w:ascii="Arial" w:hAnsi="Arial" w:cs="Arial"/>
            <w:sz w:val="20"/>
            <w:szCs w:val="20"/>
            <w:rPrChange w:id="2627" w:author="gautami" w:date="2014-02-10T16:07:00Z">
              <w:rPr>
                <w:rFonts w:ascii="Arial" w:hAnsi="Arial" w:cs="Arial"/>
              </w:rPr>
            </w:rPrChange>
          </w:rPr>
          <w:t>Check Table Service:</w:t>
        </w:r>
      </w:ins>
    </w:p>
    <w:p w:rsidR="004D71FC" w:rsidRPr="004D71FC" w:rsidRDefault="004D71FC" w:rsidP="00FA5BB8">
      <w:pPr>
        <w:ind w:left="270" w:right="-180" w:hanging="180"/>
        <w:jc w:val="both"/>
        <w:rPr>
          <w:ins w:id="2628" w:author="gautami" w:date="2014-02-10T15:59:00Z"/>
          <w:rFonts w:ascii="Arial" w:hAnsi="Arial" w:cs="Arial"/>
          <w:sz w:val="20"/>
          <w:szCs w:val="20"/>
          <w:rPrChange w:id="2629" w:author="gautami" w:date="2014-02-10T16:07:00Z">
            <w:rPr>
              <w:ins w:id="2630" w:author="gautami" w:date="2014-02-10T15:59:00Z"/>
              <w:rFonts w:ascii="Arial" w:hAnsi="Arial" w:cs="Arial"/>
            </w:rPr>
          </w:rPrChange>
        </w:rPr>
      </w:pPr>
      <w:ins w:id="2631" w:author="gautami" w:date="2014-02-10T16:04:00Z">
        <w:r w:rsidRPr="004D71FC">
          <w:rPr>
            <w:rFonts w:ascii="Arial" w:hAnsi="Arial" w:cs="Arial"/>
            <w:sz w:val="20"/>
            <w:szCs w:val="20"/>
            <w:rPrChange w:id="2632" w:author="gautami" w:date="2014-02-10T16:07:00Z">
              <w:rPr>
                <w:rFonts w:ascii="Arial" w:hAnsi="Arial" w:cs="Arial"/>
              </w:rPr>
            </w:rPrChange>
          </w:rPr>
          <w:t>This is a straight extract from MDM tables to files.</w:t>
        </w:r>
      </w:ins>
    </w:p>
    <w:p w:rsidR="004D71FC" w:rsidRDefault="004D71FC" w:rsidP="00FA5BB8">
      <w:pPr>
        <w:ind w:left="270" w:right="-180" w:hanging="180"/>
        <w:jc w:val="both"/>
        <w:rPr>
          <w:ins w:id="2633" w:author="gsadi" w:date="2013-11-03T22:55:00Z"/>
          <w:rFonts w:ascii="Arial" w:hAnsi="Arial" w:cs="Arial"/>
        </w:rPr>
      </w:pPr>
    </w:p>
    <w:p w:rsidR="00825CC3" w:rsidRDefault="00825CC3" w:rsidP="00FA5BB8">
      <w:pPr>
        <w:ind w:left="270" w:right="-180" w:hanging="180"/>
        <w:jc w:val="both"/>
        <w:rPr>
          <w:ins w:id="2634" w:author="gsadi" w:date="2013-11-03T22:55:00Z"/>
          <w:rFonts w:ascii="Arial" w:hAnsi="Arial" w:cs="Arial"/>
        </w:rPr>
      </w:pPr>
    </w:p>
    <w:p w:rsidR="00825CC3" w:rsidDel="004D71FC" w:rsidRDefault="00825CC3" w:rsidP="00FA5BB8">
      <w:pPr>
        <w:ind w:left="270" w:right="-180" w:hanging="180"/>
        <w:jc w:val="both"/>
        <w:rPr>
          <w:ins w:id="2635" w:author="gsadi" w:date="2013-11-03T22:55:00Z"/>
          <w:del w:id="2636" w:author="gautami" w:date="2014-02-10T16:06:00Z"/>
          <w:rFonts w:ascii="Arial" w:hAnsi="Arial" w:cs="Arial"/>
        </w:rPr>
      </w:pPr>
    </w:p>
    <w:p w:rsidR="00825CC3" w:rsidDel="004D71FC" w:rsidRDefault="00825CC3" w:rsidP="00FA5BB8">
      <w:pPr>
        <w:ind w:left="270" w:right="-180" w:hanging="180"/>
        <w:jc w:val="both"/>
        <w:rPr>
          <w:ins w:id="2637" w:author="gsadi" w:date="2013-11-03T22:55:00Z"/>
          <w:del w:id="2638" w:author="gautami" w:date="2014-02-10T16:06:00Z"/>
          <w:rFonts w:ascii="Arial" w:hAnsi="Arial" w:cs="Arial"/>
        </w:rPr>
      </w:pPr>
    </w:p>
    <w:p w:rsidR="00825CC3" w:rsidDel="004D71FC" w:rsidRDefault="00825CC3" w:rsidP="00FA5BB8">
      <w:pPr>
        <w:ind w:left="270" w:right="-180" w:hanging="180"/>
        <w:jc w:val="both"/>
        <w:rPr>
          <w:ins w:id="2639" w:author="gsadi" w:date="2013-11-03T22:55:00Z"/>
          <w:del w:id="2640" w:author="gautami" w:date="2014-02-10T16:06:00Z"/>
          <w:rFonts w:ascii="Arial" w:hAnsi="Arial" w:cs="Arial"/>
        </w:rPr>
      </w:pPr>
    </w:p>
    <w:p w:rsidR="00825CC3" w:rsidDel="004D71FC" w:rsidRDefault="00825CC3" w:rsidP="00FA5BB8">
      <w:pPr>
        <w:ind w:left="270" w:right="-180" w:hanging="180"/>
        <w:jc w:val="both"/>
        <w:rPr>
          <w:ins w:id="2641" w:author="gsadi" w:date="2013-11-03T22:56:00Z"/>
          <w:del w:id="2642" w:author="gautami" w:date="2014-02-10T16:06:00Z"/>
          <w:rFonts w:ascii="Arial" w:hAnsi="Arial" w:cs="Arial"/>
        </w:rPr>
      </w:pPr>
    </w:p>
    <w:p w:rsidR="00825CC3" w:rsidDel="004D71FC" w:rsidRDefault="00825CC3" w:rsidP="00FA5BB8">
      <w:pPr>
        <w:ind w:left="270" w:right="-180" w:hanging="180"/>
        <w:jc w:val="both"/>
        <w:rPr>
          <w:ins w:id="2643" w:author="gsadi" w:date="2013-11-03T22:56:00Z"/>
          <w:del w:id="2644" w:author="gautami" w:date="2014-02-10T16:06:00Z"/>
          <w:rFonts w:ascii="Arial" w:hAnsi="Arial" w:cs="Arial"/>
        </w:rPr>
      </w:pPr>
    </w:p>
    <w:p w:rsidR="00825CC3" w:rsidRDefault="00825CC3" w:rsidP="00FA5BB8">
      <w:pPr>
        <w:ind w:left="270" w:right="-180" w:hanging="180"/>
        <w:jc w:val="both"/>
        <w:rPr>
          <w:ins w:id="2645" w:author="gsadi" w:date="2013-11-03T21:09:00Z"/>
          <w:rFonts w:ascii="Arial" w:hAnsi="Arial" w:cs="Arial"/>
        </w:rPr>
      </w:pPr>
    </w:p>
    <w:p w:rsidR="00566CD4" w:rsidDel="00481C2D" w:rsidRDefault="00566CD4" w:rsidP="00FA5BB8">
      <w:pPr>
        <w:ind w:left="270" w:right="-180" w:hanging="180"/>
        <w:jc w:val="both"/>
        <w:rPr>
          <w:del w:id="2646" w:author="gsadi" w:date="2013-11-03T18:42:00Z"/>
          <w:rFonts w:ascii="Arial" w:hAnsi="Arial" w:cs="Arial"/>
        </w:rPr>
      </w:pPr>
      <w:bookmarkStart w:id="2647" w:name="_Toc371366417"/>
      <w:bookmarkStart w:id="2648" w:name="_Toc372015650"/>
      <w:bookmarkStart w:id="2649" w:name="_Toc372015730"/>
      <w:bookmarkStart w:id="2650" w:name="_Toc372015953"/>
      <w:bookmarkStart w:id="2651" w:name="_Toc372578177"/>
      <w:bookmarkStart w:id="2652" w:name="_Toc373153581"/>
      <w:bookmarkStart w:id="2653" w:name="_Toc373153732"/>
      <w:bookmarkStart w:id="2654" w:name="_Toc373158148"/>
      <w:bookmarkStart w:id="2655" w:name="_Toc373158222"/>
      <w:bookmarkStart w:id="2656" w:name="_Toc373162597"/>
      <w:bookmarkStart w:id="2657" w:name="_Toc373183950"/>
      <w:bookmarkEnd w:id="2647"/>
      <w:bookmarkEnd w:id="2648"/>
      <w:bookmarkEnd w:id="2649"/>
      <w:bookmarkEnd w:id="2650"/>
      <w:bookmarkEnd w:id="2651"/>
      <w:bookmarkEnd w:id="2652"/>
      <w:bookmarkEnd w:id="2653"/>
      <w:bookmarkEnd w:id="2654"/>
      <w:bookmarkEnd w:id="2655"/>
      <w:bookmarkEnd w:id="2656"/>
      <w:bookmarkEnd w:id="2657"/>
    </w:p>
    <w:p w:rsidR="00F8350D" w:rsidRDefault="00F8350D" w:rsidP="00F8350D">
      <w:pPr>
        <w:pStyle w:val="Heading2"/>
        <w:tabs>
          <w:tab w:val="clear" w:pos="1116"/>
          <w:tab w:val="num" w:pos="450"/>
        </w:tabs>
        <w:ind w:hanging="1026"/>
        <w:rPr>
          <w:ins w:id="2658" w:author="gsadi" w:date="2013-11-03T21:45:00Z"/>
        </w:rPr>
      </w:pPr>
      <w:bookmarkStart w:id="2659" w:name="_Toc373183951"/>
      <w:ins w:id="2660" w:author="gsadi" w:date="2013-11-03T18:23:00Z">
        <w:r>
          <w:t>Business Processes</w:t>
        </w:r>
      </w:ins>
      <w:bookmarkEnd w:id="2659"/>
    </w:p>
    <w:p w:rsidR="00000000" w:rsidRDefault="003F6914">
      <w:pPr>
        <w:rPr>
          <w:ins w:id="2661" w:author="gsadi" w:date="2013-11-03T21:45:00Z"/>
        </w:rPr>
        <w:pPrChange w:id="2662" w:author="gsadi" w:date="2013-11-03T21:45:00Z">
          <w:pPr>
            <w:pStyle w:val="Heading2"/>
            <w:tabs>
              <w:tab w:val="clear" w:pos="1116"/>
              <w:tab w:val="num" w:pos="450"/>
            </w:tabs>
            <w:ind w:hanging="1026"/>
          </w:pPr>
        </w:pPrChange>
      </w:pPr>
    </w:p>
    <w:p w:rsidR="00D77436" w:rsidRDefault="00EF0B19" w:rsidP="00027957">
      <w:pPr>
        <w:ind w:left="90" w:right="-180"/>
        <w:jc w:val="both"/>
        <w:rPr>
          <w:ins w:id="2663" w:author="gsadi" w:date="2013-11-03T22:55:00Z"/>
          <w:rFonts w:ascii="Arial" w:hAnsi="Arial" w:cs="Arial"/>
        </w:rPr>
      </w:pPr>
      <w:ins w:id="2664" w:author="gsadi" w:date="2013-11-03T21:58:00Z">
        <w:r>
          <w:rPr>
            <w:rFonts w:ascii="Arial" w:hAnsi="Arial" w:cs="Arial"/>
          </w:rPr>
          <w:t xml:space="preserve">From </w:t>
        </w:r>
      </w:ins>
      <w:ins w:id="2665" w:author="gsadi" w:date="2013-11-03T22:14:00Z">
        <w:r>
          <w:rPr>
            <w:rFonts w:ascii="Arial" w:hAnsi="Arial" w:cs="Arial"/>
          </w:rPr>
          <w:t>VF Corp`s</w:t>
        </w:r>
      </w:ins>
      <w:ins w:id="2666" w:author="gsadi" w:date="2013-11-03T21:58:00Z">
        <w:r w:rsidR="00D77436">
          <w:rPr>
            <w:rFonts w:ascii="Arial" w:hAnsi="Arial" w:cs="Arial"/>
          </w:rPr>
          <w:t xml:space="preserve"> business process</w:t>
        </w:r>
      </w:ins>
      <w:ins w:id="2667" w:author="gsadi" w:date="2013-11-03T22:14:00Z">
        <w:r>
          <w:rPr>
            <w:rFonts w:ascii="Arial" w:hAnsi="Arial" w:cs="Arial"/>
          </w:rPr>
          <w:t>es</w:t>
        </w:r>
      </w:ins>
      <w:ins w:id="2668" w:author="gsadi" w:date="2013-11-03T21:58:00Z">
        <w:r w:rsidR="00D77436">
          <w:rPr>
            <w:rFonts w:ascii="Arial" w:hAnsi="Arial" w:cs="Arial"/>
          </w:rPr>
          <w:t xml:space="preserve"> standpoint, Supply Planning </w:t>
        </w:r>
      </w:ins>
      <w:ins w:id="2669" w:author="gsadi" w:date="2013-11-03T22:13:00Z">
        <w:r>
          <w:rPr>
            <w:rFonts w:ascii="Arial" w:hAnsi="Arial" w:cs="Arial"/>
          </w:rPr>
          <w:t xml:space="preserve">is </w:t>
        </w:r>
      </w:ins>
      <w:ins w:id="2670" w:author="gsadi" w:date="2013-11-03T21:58:00Z">
        <w:r w:rsidR="00D77436">
          <w:rPr>
            <w:rFonts w:ascii="Arial" w:hAnsi="Arial" w:cs="Arial"/>
          </w:rPr>
          <w:t xml:space="preserve">mainly </w:t>
        </w:r>
      </w:ins>
      <w:ins w:id="2671" w:author="gsadi" w:date="2013-11-03T22:13:00Z">
        <w:r>
          <w:rPr>
            <w:rFonts w:ascii="Arial" w:hAnsi="Arial" w:cs="Arial"/>
          </w:rPr>
          <w:t>integrated</w:t>
        </w:r>
      </w:ins>
      <w:ins w:id="2672" w:author="gsadi" w:date="2013-11-03T21:58:00Z">
        <w:r w:rsidR="00D77436">
          <w:rPr>
            <w:rFonts w:ascii="Arial" w:hAnsi="Arial" w:cs="Arial"/>
          </w:rPr>
          <w:t xml:space="preserve"> with </w:t>
        </w:r>
        <w:r w:rsidR="002B0E74" w:rsidRPr="002B0E74">
          <w:rPr>
            <w:rFonts w:ascii="Arial" w:hAnsi="Arial" w:cs="Arial"/>
            <w:i/>
            <w:rPrChange w:id="2673" w:author="gsadi" w:date="2013-11-03T22:13:00Z">
              <w:rPr>
                <w:rFonts w:ascii="Arial" w:hAnsi="Arial" w:cs="Arial"/>
                <w:b/>
                <w:bCs/>
                <w:i/>
                <w:iCs/>
                <w:color w:val="0000FF"/>
                <w:sz w:val="28"/>
                <w:szCs w:val="28"/>
                <w:u w:val="single"/>
              </w:rPr>
            </w:rPrChange>
          </w:rPr>
          <w:t xml:space="preserve">Order To Cash (OTC), Demand Planning, Retail </w:t>
        </w:r>
        <w:r w:rsidR="00D77436" w:rsidRPr="0064118A">
          <w:rPr>
            <w:rFonts w:ascii="Arial" w:hAnsi="Arial" w:cs="Arial"/>
          </w:rPr>
          <w:t>and</w:t>
        </w:r>
        <w:r w:rsidR="002B0E74" w:rsidRPr="002B0E74">
          <w:rPr>
            <w:rFonts w:ascii="Arial" w:hAnsi="Arial" w:cs="Arial"/>
            <w:i/>
            <w:rPrChange w:id="2674" w:author="gsadi" w:date="2013-11-03T22:13:00Z">
              <w:rPr>
                <w:rFonts w:ascii="Arial" w:hAnsi="Arial" w:cs="Arial"/>
                <w:b/>
                <w:bCs/>
                <w:i/>
                <w:iCs/>
                <w:color w:val="0000FF"/>
                <w:sz w:val="28"/>
                <w:szCs w:val="28"/>
                <w:u w:val="single"/>
              </w:rPr>
            </w:rPrChange>
          </w:rPr>
          <w:t xml:space="preserve"> Procure To Pay</w:t>
        </w:r>
      </w:ins>
      <w:ins w:id="2675" w:author="gsadi" w:date="2013-11-03T21:59:00Z">
        <w:r w:rsidR="002B0E74" w:rsidRPr="002B0E74">
          <w:rPr>
            <w:rFonts w:ascii="Arial" w:hAnsi="Arial" w:cs="Arial"/>
            <w:i/>
            <w:rPrChange w:id="2676" w:author="gsadi" w:date="2013-11-03T22:13:00Z">
              <w:rPr>
                <w:rFonts w:ascii="Arial" w:hAnsi="Arial" w:cs="Arial"/>
                <w:b/>
                <w:bCs/>
                <w:i/>
                <w:iCs/>
                <w:color w:val="0000FF"/>
                <w:sz w:val="28"/>
                <w:szCs w:val="28"/>
                <w:u w:val="single"/>
              </w:rPr>
            </w:rPrChange>
          </w:rPr>
          <w:t xml:space="preserve"> </w:t>
        </w:r>
      </w:ins>
      <w:ins w:id="2677" w:author="gsadi" w:date="2013-11-03T21:58:00Z">
        <w:r w:rsidR="002B0E74" w:rsidRPr="002B0E74">
          <w:rPr>
            <w:rFonts w:ascii="Arial" w:hAnsi="Arial" w:cs="Arial"/>
            <w:i/>
            <w:rPrChange w:id="2678" w:author="gsadi" w:date="2013-11-03T22:13:00Z">
              <w:rPr>
                <w:rFonts w:ascii="Arial" w:hAnsi="Arial" w:cs="Arial"/>
                <w:b/>
                <w:bCs/>
                <w:i/>
                <w:iCs/>
                <w:color w:val="0000FF"/>
                <w:sz w:val="28"/>
                <w:szCs w:val="28"/>
                <w:u w:val="single"/>
              </w:rPr>
            </w:rPrChange>
          </w:rPr>
          <w:t>(P2P)</w:t>
        </w:r>
        <w:r w:rsidR="00D77436">
          <w:rPr>
            <w:rFonts w:ascii="Arial" w:hAnsi="Arial" w:cs="Arial"/>
          </w:rPr>
          <w:t xml:space="preserve">. </w:t>
        </w:r>
      </w:ins>
      <w:ins w:id="2679" w:author="gsadi" w:date="2013-11-04T21:36:00Z">
        <w:r w:rsidR="006B27DA">
          <w:rPr>
            <w:rFonts w:ascii="Arial" w:hAnsi="Arial" w:cs="Arial"/>
          </w:rPr>
          <w:t>Business processes are explained in the context of Outdoor coalition, which is largely a purchasing model.</w:t>
        </w:r>
      </w:ins>
    </w:p>
    <w:p w:rsidR="00000000" w:rsidRDefault="003F6914">
      <w:pPr>
        <w:ind w:right="-180"/>
        <w:jc w:val="both"/>
        <w:rPr>
          <w:ins w:id="2680" w:author="gsadi" w:date="2013-11-04T21:43:00Z"/>
          <w:noProof/>
        </w:rPr>
        <w:pPrChange w:id="2681" w:author="gsadi" w:date="2013-11-04T21:26:00Z">
          <w:pPr>
            <w:ind w:left="90" w:right="-180"/>
            <w:jc w:val="both"/>
          </w:pPr>
        </w:pPrChange>
      </w:pPr>
      <w:ins w:id="2682" w:author="gsadi" w:date="2013-11-04T21:26:00Z">
        <w:r>
          <w:rPr>
            <w:noProof/>
            <w:rPrChange w:id="2683">
              <w:rPr>
                <w:noProof/>
                <w:color w:val="0000FF"/>
                <w:u w:val="single"/>
              </w:rPr>
            </w:rPrChange>
          </w:rPr>
          <w:drawing>
            <wp:inline distT="0" distB="0" distL="0" distR="0">
              <wp:extent cx="5947410" cy="31089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410" cy="3108960"/>
                      </a:xfrm>
                      <a:prstGeom prst="rect">
                        <a:avLst/>
                      </a:prstGeom>
                      <a:noFill/>
                      <a:ln>
                        <a:noFill/>
                      </a:ln>
                    </pic:spPr>
                  </pic:pic>
                </a:graphicData>
              </a:graphic>
            </wp:inline>
          </w:drawing>
        </w:r>
      </w:ins>
    </w:p>
    <w:p w:rsidR="003A3195" w:rsidRPr="00390530" w:rsidRDefault="003A3195" w:rsidP="003A3195">
      <w:pPr>
        <w:ind w:left="270" w:right="-180" w:hanging="180"/>
        <w:jc w:val="center"/>
        <w:rPr>
          <w:ins w:id="2684" w:author="gsadi" w:date="2013-11-04T21:43:00Z"/>
          <w:rFonts w:ascii="Arial" w:hAnsi="Arial" w:cs="Arial"/>
          <w:b/>
        </w:rPr>
      </w:pPr>
      <w:ins w:id="2685" w:author="gsadi" w:date="2013-11-04T21:43:00Z">
        <w:r>
          <w:rPr>
            <w:rFonts w:ascii="Arial" w:hAnsi="Arial" w:cs="Arial"/>
            <w:b/>
          </w:rPr>
          <w:t>Fig 2.2</w:t>
        </w:r>
        <w:r w:rsidRPr="00390530">
          <w:rPr>
            <w:rFonts w:ascii="Arial" w:hAnsi="Arial" w:cs="Arial"/>
            <w:b/>
          </w:rPr>
          <w:t>.</w:t>
        </w:r>
        <w:r>
          <w:rPr>
            <w:rFonts w:ascii="Arial" w:hAnsi="Arial" w:cs="Arial"/>
            <w:b/>
          </w:rPr>
          <w:t>1</w:t>
        </w:r>
        <w:r w:rsidRPr="00390530">
          <w:rPr>
            <w:rFonts w:ascii="Arial" w:hAnsi="Arial" w:cs="Arial"/>
            <w:b/>
          </w:rPr>
          <w:t xml:space="preserve">: </w:t>
        </w:r>
        <w:r>
          <w:rPr>
            <w:rFonts w:ascii="Arial" w:hAnsi="Arial" w:cs="Arial"/>
            <w:b/>
          </w:rPr>
          <w:t>Outdoor Coalition – Business Processes</w:t>
        </w:r>
      </w:ins>
    </w:p>
    <w:p w:rsidR="00000000" w:rsidRDefault="003F6914">
      <w:pPr>
        <w:ind w:right="-180"/>
        <w:jc w:val="both"/>
        <w:rPr>
          <w:ins w:id="2686" w:author="gsadi" w:date="2013-11-03T22:55:00Z"/>
          <w:noProof/>
        </w:rPr>
        <w:pPrChange w:id="2687" w:author="gsadi" w:date="2013-11-04T21:26:00Z">
          <w:pPr>
            <w:ind w:left="90" w:right="-180"/>
            <w:jc w:val="both"/>
          </w:pPr>
        </w:pPrChange>
      </w:pPr>
    </w:p>
    <w:p w:rsidR="00AB23B0" w:rsidRDefault="00AB23B0" w:rsidP="00AB23B0">
      <w:pPr>
        <w:ind w:left="90" w:right="-180"/>
        <w:jc w:val="both"/>
        <w:rPr>
          <w:ins w:id="2688" w:author="gsadi" w:date="2013-11-03T22:55:00Z"/>
          <w:rFonts w:ascii="Arial" w:hAnsi="Arial" w:cs="Arial"/>
        </w:rPr>
      </w:pPr>
      <w:ins w:id="2689" w:author="gsadi" w:date="2013-11-03T22:55:00Z">
        <w:r>
          <w:rPr>
            <w:rFonts w:ascii="Arial" w:hAnsi="Arial" w:cs="Arial"/>
          </w:rPr>
          <w:t>A brief description of these processes and business process flow involving them is as given below. It is explained in the context of VF Corp.</w:t>
        </w:r>
      </w:ins>
    </w:p>
    <w:p w:rsidR="009342FE" w:rsidRDefault="009342FE" w:rsidP="00027957">
      <w:pPr>
        <w:ind w:left="90" w:right="-180"/>
        <w:jc w:val="both"/>
        <w:rPr>
          <w:ins w:id="2690" w:author="gsadi" w:date="2013-11-03T22:55:00Z"/>
          <w:rFonts w:ascii="Arial" w:hAnsi="Arial" w:cs="Arial"/>
        </w:rPr>
      </w:pPr>
    </w:p>
    <w:p w:rsidR="00A750A3" w:rsidRDefault="002B0E74" w:rsidP="00027957">
      <w:pPr>
        <w:ind w:left="90" w:right="-180"/>
        <w:jc w:val="both"/>
        <w:rPr>
          <w:ins w:id="2691" w:author="gsadi" w:date="2013-11-03T22:19:00Z"/>
          <w:rFonts w:ascii="Arial" w:hAnsi="Arial" w:cs="Arial"/>
        </w:rPr>
      </w:pPr>
      <w:ins w:id="2692" w:author="gsadi" w:date="2013-11-03T22:00:00Z">
        <w:r w:rsidRPr="002B0E74">
          <w:rPr>
            <w:rFonts w:ascii="Arial" w:hAnsi="Arial" w:cs="Arial"/>
            <w:b/>
            <w:u w:val="single"/>
            <w:rPrChange w:id="2693" w:author="gsadi" w:date="2013-11-03T22:00:00Z">
              <w:rPr>
                <w:rFonts w:ascii="Arial" w:hAnsi="Arial" w:cs="Arial"/>
                <w:color w:val="0000FF"/>
                <w:u w:val="single"/>
              </w:rPr>
            </w:rPrChange>
          </w:rPr>
          <w:t>Order To Cash (OTC)</w:t>
        </w:r>
        <w:r w:rsidR="00D77436">
          <w:rPr>
            <w:rFonts w:ascii="Arial" w:hAnsi="Arial" w:cs="Arial"/>
            <w:b/>
            <w:u w:val="single"/>
          </w:rPr>
          <w:t>:</w:t>
        </w:r>
        <w:r w:rsidRPr="002B0E74">
          <w:rPr>
            <w:rFonts w:ascii="Arial" w:hAnsi="Arial" w:cs="Arial"/>
            <w:rPrChange w:id="2694" w:author="gsadi" w:date="2013-11-03T22:01:00Z">
              <w:rPr>
                <w:rFonts w:ascii="Arial" w:hAnsi="Arial" w:cs="Arial"/>
                <w:b/>
                <w:color w:val="0000FF"/>
                <w:u w:val="single"/>
              </w:rPr>
            </w:rPrChange>
          </w:rPr>
          <w:t xml:space="preserve"> </w:t>
        </w:r>
      </w:ins>
      <w:ins w:id="2695" w:author="gsadi" w:date="2013-11-03T22:01:00Z">
        <w:r w:rsidR="00D77436">
          <w:rPr>
            <w:rFonts w:ascii="Arial" w:hAnsi="Arial" w:cs="Arial"/>
          </w:rPr>
          <w:t xml:space="preserve"> </w:t>
        </w:r>
      </w:ins>
      <w:ins w:id="2696" w:author="gsadi" w:date="2013-11-03T22:10:00Z">
        <w:r w:rsidR="00E66FA2">
          <w:rPr>
            <w:rFonts w:ascii="Arial" w:hAnsi="Arial" w:cs="Arial"/>
          </w:rPr>
          <w:t>A business process that starts at receiving a sales order from customer and ends with the cash received by customer</w:t>
        </w:r>
        <w:r w:rsidR="00640EFA">
          <w:rPr>
            <w:rFonts w:ascii="Arial" w:hAnsi="Arial" w:cs="Arial"/>
          </w:rPr>
          <w:t>.</w:t>
        </w:r>
      </w:ins>
      <w:ins w:id="2697" w:author="gsadi" w:date="2013-11-03T22:11:00Z">
        <w:r w:rsidR="00495FCD">
          <w:rPr>
            <w:rFonts w:ascii="Arial" w:hAnsi="Arial" w:cs="Arial"/>
          </w:rPr>
          <w:t xml:space="preserve"> As </w:t>
        </w:r>
        <w:r w:rsidR="00E670CB">
          <w:rPr>
            <w:rFonts w:ascii="Arial" w:hAnsi="Arial" w:cs="Arial"/>
          </w:rPr>
          <w:t>part of</w:t>
        </w:r>
        <w:r w:rsidR="00495FCD">
          <w:rPr>
            <w:rFonts w:ascii="Arial" w:hAnsi="Arial" w:cs="Arial"/>
          </w:rPr>
          <w:t xml:space="preserve"> this process</w:t>
        </w:r>
      </w:ins>
      <w:ins w:id="2698" w:author="gsadi" w:date="2013-11-03T22:18:00Z">
        <w:r w:rsidR="00A750A3">
          <w:rPr>
            <w:rFonts w:ascii="Arial" w:hAnsi="Arial" w:cs="Arial"/>
          </w:rPr>
          <w:t>, the following sub processes are executed:</w:t>
        </w:r>
      </w:ins>
    </w:p>
    <w:p w:rsidR="00A750A3" w:rsidRDefault="00A750A3" w:rsidP="00027957">
      <w:pPr>
        <w:ind w:left="90" w:right="-180"/>
        <w:jc w:val="both"/>
        <w:rPr>
          <w:ins w:id="2699" w:author="gsadi" w:date="2013-11-03T22:18:00Z"/>
          <w:rFonts w:ascii="Arial" w:hAnsi="Arial" w:cs="Arial"/>
        </w:rPr>
      </w:pPr>
    </w:p>
    <w:p w:rsidR="00000000" w:rsidRDefault="00F46838">
      <w:pPr>
        <w:numPr>
          <w:ilvl w:val="0"/>
          <w:numId w:val="30"/>
        </w:numPr>
        <w:ind w:right="-180"/>
        <w:jc w:val="both"/>
        <w:rPr>
          <w:ins w:id="2700" w:author="gsadi" w:date="2013-11-03T22:19:00Z"/>
          <w:rFonts w:ascii="Arial" w:hAnsi="Arial" w:cs="Arial"/>
        </w:rPr>
        <w:pPrChange w:id="2701" w:author="gsadi" w:date="2013-11-03T22:18:00Z">
          <w:pPr>
            <w:ind w:left="90" w:right="-180"/>
            <w:jc w:val="both"/>
          </w:pPr>
        </w:pPrChange>
      </w:pPr>
      <w:ins w:id="2702" w:author="gsadi" w:date="2013-11-03T22:19:00Z">
        <w:r>
          <w:rPr>
            <w:rFonts w:ascii="Arial" w:hAnsi="Arial" w:cs="Arial"/>
          </w:rPr>
          <w:t>Create s</w:t>
        </w:r>
      </w:ins>
      <w:ins w:id="2703" w:author="gsadi" w:date="2013-11-03T22:11:00Z">
        <w:r>
          <w:rPr>
            <w:rFonts w:ascii="Arial" w:hAnsi="Arial" w:cs="Arial"/>
          </w:rPr>
          <w:t xml:space="preserve">ales </w:t>
        </w:r>
      </w:ins>
      <w:ins w:id="2704" w:author="gsadi" w:date="2013-11-03T22:19:00Z">
        <w:r>
          <w:rPr>
            <w:rFonts w:ascii="Arial" w:hAnsi="Arial" w:cs="Arial"/>
          </w:rPr>
          <w:t>o</w:t>
        </w:r>
      </w:ins>
      <w:ins w:id="2705" w:author="gsadi" w:date="2013-11-03T22:11:00Z">
        <w:r w:rsidR="00495FCD">
          <w:rPr>
            <w:rFonts w:ascii="Arial" w:hAnsi="Arial" w:cs="Arial"/>
          </w:rPr>
          <w:t>rders</w:t>
        </w:r>
      </w:ins>
    </w:p>
    <w:p w:rsidR="00000000" w:rsidRDefault="00A750A3">
      <w:pPr>
        <w:numPr>
          <w:ilvl w:val="0"/>
          <w:numId w:val="30"/>
        </w:numPr>
        <w:ind w:right="-180"/>
        <w:jc w:val="both"/>
        <w:rPr>
          <w:ins w:id="2706" w:author="gsadi" w:date="2013-11-03T22:19:00Z"/>
          <w:rFonts w:ascii="Arial" w:hAnsi="Arial" w:cs="Arial"/>
        </w:rPr>
        <w:pPrChange w:id="2707" w:author="gsadi" w:date="2013-11-03T22:18:00Z">
          <w:pPr>
            <w:ind w:left="90" w:right="-180"/>
            <w:jc w:val="both"/>
          </w:pPr>
        </w:pPrChange>
      </w:pPr>
      <w:ins w:id="2708" w:author="gsadi" w:date="2013-11-03T22:19:00Z">
        <w:r>
          <w:rPr>
            <w:rFonts w:ascii="Arial" w:hAnsi="Arial" w:cs="Arial"/>
          </w:rPr>
          <w:t xml:space="preserve">Perform </w:t>
        </w:r>
      </w:ins>
      <w:ins w:id="2709" w:author="gsadi" w:date="2013-11-03T22:11:00Z">
        <w:r w:rsidR="00495FCD">
          <w:rPr>
            <w:rFonts w:ascii="Arial" w:hAnsi="Arial" w:cs="Arial"/>
          </w:rPr>
          <w:t xml:space="preserve">ATP checks </w:t>
        </w:r>
      </w:ins>
    </w:p>
    <w:p w:rsidR="00000000" w:rsidRDefault="00A750A3">
      <w:pPr>
        <w:numPr>
          <w:ilvl w:val="0"/>
          <w:numId w:val="30"/>
        </w:numPr>
        <w:ind w:right="-180"/>
        <w:jc w:val="both"/>
        <w:rPr>
          <w:ins w:id="2710" w:author="gsadi" w:date="2013-11-03T22:19:00Z"/>
          <w:rFonts w:ascii="Arial" w:hAnsi="Arial" w:cs="Arial"/>
        </w:rPr>
        <w:pPrChange w:id="2711" w:author="gsadi" w:date="2013-11-03T22:18:00Z">
          <w:pPr>
            <w:ind w:left="90" w:right="-180"/>
            <w:jc w:val="both"/>
          </w:pPr>
        </w:pPrChange>
      </w:pPr>
      <w:ins w:id="2712" w:author="gsadi" w:date="2013-11-03T22:19:00Z">
        <w:r>
          <w:rPr>
            <w:rFonts w:ascii="Arial" w:hAnsi="Arial" w:cs="Arial"/>
          </w:rPr>
          <w:t>Allocate stock</w:t>
        </w:r>
      </w:ins>
    </w:p>
    <w:p w:rsidR="00000000" w:rsidRDefault="003F6914">
      <w:pPr>
        <w:ind w:right="-180"/>
        <w:jc w:val="both"/>
        <w:rPr>
          <w:ins w:id="2713" w:author="gsadi" w:date="2013-11-03T22:19:00Z"/>
          <w:rFonts w:ascii="Arial" w:hAnsi="Arial" w:cs="Arial"/>
        </w:rPr>
        <w:pPrChange w:id="2714" w:author="gsadi" w:date="2013-11-03T22:19:00Z">
          <w:pPr>
            <w:ind w:left="90" w:right="-180"/>
            <w:jc w:val="both"/>
          </w:pPr>
        </w:pPrChange>
      </w:pPr>
    </w:p>
    <w:p w:rsidR="00000000" w:rsidRDefault="00523300">
      <w:pPr>
        <w:ind w:left="90" w:right="-180" w:hanging="90"/>
        <w:jc w:val="both"/>
        <w:rPr>
          <w:ins w:id="2715" w:author="gsadi" w:date="2013-11-03T22:20:00Z"/>
          <w:rFonts w:ascii="Arial" w:hAnsi="Arial" w:cs="Arial"/>
        </w:rPr>
        <w:pPrChange w:id="2716" w:author="gsadi" w:date="2013-11-03T22:27:00Z">
          <w:pPr>
            <w:ind w:left="90" w:right="-180"/>
            <w:jc w:val="both"/>
          </w:pPr>
        </w:pPrChange>
      </w:pPr>
      <w:ins w:id="2717" w:author="gsadi" w:date="2013-11-03T22:17:00Z">
        <w:r>
          <w:rPr>
            <w:rFonts w:ascii="Arial" w:hAnsi="Arial" w:cs="Arial"/>
          </w:rPr>
          <w:t xml:space="preserve"> SAP SD is </w:t>
        </w:r>
      </w:ins>
      <w:ins w:id="2718" w:author="gsadi" w:date="2013-11-03T22:19:00Z">
        <w:r w:rsidR="00AD2D97">
          <w:rPr>
            <w:rFonts w:ascii="Arial" w:hAnsi="Arial" w:cs="Arial"/>
          </w:rPr>
          <w:t>used</w:t>
        </w:r>
      </w:ins>
      <w:ins w:id="2719" w:author="gsadi" w:date="2013-11-03T22:17:00Z">
        <w:r>
          <w:rPr>
            <w:rFonts w:ascii="Arial" w:hAnsi="Arial" w:cs="Arial"/>
          </w:rPr>
          <w:t xml:space="preserve"> to perform the </w:t>
        </w:r>
      </w:ins>
      <w:ins w:id="2720" w:author="gsadi" w:date="2013-11-03T22:20:00Z">
        <w:r w:rsidR="00C425C5">
          <w:rPr>
            <w:rFonts w:ascii="Arial" w:hAnsi="Arial" w:cs="Arial"/>
          </w:rPr>
          <w:t xml:space="preserve">above </w:t>
        </w:r>
        <w:r w:rsidR="001C48ED">
          <w:rPr>
            <w:rFonts w:ascii="Arial" w:hAnsi="Arial" w:cs="Arial"/>
          </w:rPr>
          <w:t>mentioned</w:t>
        </w:r>
        <w:r w:rsidR="00C425C5">
          <w:rPr>
            <w:rFonts w:ascii="Arial" w:hAnsi="Arial" w:cs="Arial"/>
          </w:rPr>
          <w:t xml:space="preserve"> </w:t>
        </w:r>
        <w:r w:rsidR="001C48ED">
          <w:rPr>
            <w:rFonts w:ascii="Arial" w:hAnsi="Arial" w:cs="Arial"/>
          </w:rPr>
          <w:t>sub-process</w:t>
        </w:r>
        <w:r w:rsidR="006E1431">
          <w:rPr>
            <w:rFonts w:ascii="Arial" w:hAnsi="Arial" w:cs="Arial"/>
          </w:rPr>
          <w:t>es</w:t>
        </w:r>
        <w:r w:rsidR="001C48ED">
          <w:rPr>
            <w:rFonts w:ascii="Arial" w:hAnsi="Arial" w:cs="Arial"/>
          </w:rPr>
          <w:t xml:space="preserve"> that are part of </w:t>
        </w:r>
      </w:ins>
    </w:p>
    <w:p w:rsidR="00000000" w:rsidRDefault="007F5185">
      <w:pPr>
        <w:ind w:right="-180"/>
        <w:jc w:val="both"/>
        <w:rPr>
          <w:ins w:id="2721" w:author="gsadi" w:date="2013-11-03T22:05:00Z"/>
          <w:rFonts w:ascii="Arial" w:hAnsi="Arial" w:cs="Arial"/>
        </w:rPr>
        <w:pPrChange w:id="2722" w:author="gsadi" w:date="2013-11-03T22:19:00Z">
          <w:pPr>
            <w:ind w:left="90" w:right="-180"/>
            <w:jc w:val="both"/>
          </w:pPr>
        </w:pPrChange>
      </w:pPr>
      <w:ins w:id="2723" w:author="gsadi" w:date="2013-11-03T22:20:00Z">
        <w:r>
          <w:rPr>
            <w:rFonts w:ascii="Arial" w:hAnsi="Arial" w:cs="Arial"/>
          </w:rPr>
          <w:t xml:space="preserve"> </w:t>
        </w:r>
        <w:r w:rsidR="001C48ED">
          <w:rPr>
            <w:rFonts w:ascii="Arial" w:hAnsi="Arial" w:cs="Arial"/>
          </w:rPr>
          <w:t>OTC</w:t>
        </w:r>
      </w:ins>
      <w:ins w:id="2724" w:author="gsadi" w:date="2013-11-03T22:26:00Z">
        <w:r w:rsidR="003D384A">
          <w:rPr>
            <w:rFonts w:ascii="Arial" w:hAnsi="Arial" w:cs="Arial"/>
          </w:rPr>
          <w:t>.</w:t>
        </w:r>
      </w:ins>
    </w:p>
    <w:p w:rsidR="001E2A59" w:rsidRDefault="001E2A59" w:rsidP="00027957">
      <w:pPr>
        <w:ind w:left="90" w:right="-180"/>
        <w:jc w:val="both"/>
        <w:rPr>
          <w:ins w:id="2725" w:author="gsadi" w:date="2013-11-03T22:05:00Z"/>
          <w:rFonts w:ascii="Arial" w:hAnsi="Arial" w:cs="Arial"/>
        </w:rPr>
      </w:pPr>
    </w:p>
    <w:p w:rsidR="003A69BF" w:rsidRDefault="001E2A59" w:rsidP="003A69BF">
      <w:pPr>
        <w:ind w:left="90" w:right="-180"/>
        <w:jc w:val="both"/>
        <w:rPr>
          <w:ins w:id="2726" w:author="gsadi" w:date="2013-11-03T22:25:00Z"/>
          <w:rFonts w:ascii="Arial" w:hAnsi="Arial" w:cs="Arial"/>
        </w:rPr>
      </w:pPr>
      <w:ins w:id="2727" w:author="gsadi" w:date="2013-11-03T22:05:00Z">
        <w:r>
          <w:rPr>
            <w:rFonts w:ascii="Arial" w:hAnsi="Arial" w:cs="Arial"/>
            <w:b/>
            <w:u w:val="single"/>
          </w:rPr>
          <w:lastRenderedPageBreak/>
          <w:t>Procure To Pay</w:t>
        </w:r>
        <w:r w:rsidRPr="00B5556D">
          <w:rPr>
            <w:rFonts w:ascii="Arial" w:hAnsi="Arial" w:cs="Arial"/>
            <w:b/>
            <w:u w:val="single"/>
          </w:rPr>
          <w:t xml:space="preserve"> (</w:t>
        </w:r>
        <w:r>
          <w:rPr>
            <w:rFonts w:ascii="Arial" w:hAnsi="Arial" w:cs="Arial"/>
            <w:b/>
            <w:u w:val="single"/>
          </w:rPr>
          <w:t>P2P</w:t>
        </w:r>
        <w:r w:rsidRPr="00B5556D">
          <w:rPr>
            <w:rFonts w:ascii="Arial" w:hAnsi="Arial" w:cs="Arial"/>
            <w:b/>
            <w:u w:val="single"/>
          </w:rPr>
          <w:t>)</w:t>
        </w:r>
        <w:r>
          <w:rPr>
            <w:rFonts w:ascii="Arial" w:hAnsi="Arial" w:cs="Arial"/>
            <w:b/>
            <w:u w:val="single"/>
          </w:rPr>
          <w:t>:</w:t>
        </w:r>
        <w:r w:rsidRPr="00B5556D">
          <w:rPr>
            <w:rFonts w:ascii="Arial" w:hAnsi="Arial" w:cs="Arial"/>
          </w:rPr>
          <w:t xml:space="preserve"> </w:t>
        </w:r>
      </w:ins>
      <w:ins w:id="2728" w:author="gsadi" w:date="2013-11-03T22:07:00Z">
        <w:r w:rsidR="00D14807">
          <w:rPr>
            <w:rFonts w:ascii="Arial" w:hAnsi="Arial" w:cs="Arial"/>
          </w:rPr>
          <w:t>A</w:t>
        </w:r>
      </w:ins>
      <w:ins w:id="2729" w:author="gsadi" w:date="2013-11-03T22:16:00Z">
        <w:r w:rsidR="00D14807">
          <w:rPr>
            <w:rFonts w:ascii="Arial" w:hAnsi="Arial" w:cs="Arial"/>
          </w:rPr>
          <w:t xml:space="preserve"> </w:t>
        </w:r>
      </w:ins>
      <w:ins w:id="2730" w:author="gsadi" w:date="2013-11-03T22:07:00Z">
        <w:r w:rsidR="00F20F0E">
          <w:rPr>
            <w:rFonts w:ascii="Arial" w:hAnsi="Arial" w:cs="Arial"/>
          </w:rPr>
          <w:t>business process</w:t>
        </w:r>
      </w:ins>
      <w:ins w:id="2731" w:author="gsadi" w:date="2013-11-03T22:08:00Z">
        <w:r w:rsidR="00F20F0E">
          <w:rPr>
            <w:rFonts w:ascii="Arial" w:hAnsi="Arial" w:cs="Arial"/>
          </w:rPr>
          <w:t xml:space="preserve"> that </w:t>
        </w:r>
      </w:ins>
      <w:ins w:id="2732" w:author="gsadi" w:date="2013-11-03T22:06:00Z">
        <w:r w:rsidR="004E596F">
          <w:rPr>
            <w:rFonts w:ascii="Arial" w:hAnsi="Arial" w:cs="Arial"/>
          </w:rPr>
          <w:t xml:space="preserve">starts </w:t>
        </w:r>
      </w:ins>
      <w:ins w:id="2733" w:author="gsadi" w:date="2013-11-03T22:07:00Z">
        <w:r w:rsidR="00D64E87">
          <w:rPr>
            <w:rFonts w:ascii="Arial" w:hAnsi="Arial" w:cs="Arial"/>
          </w:rPr>
          <w:t>at</w:t>
        </w:r>
      </w:ins>
      <w:ins w:id="2734" w:author="gsadi" w:date="2013-11-03T22:06:00Z">
        <w:r w:rsidR="004E596F">
          <w:rPr>
            <w:rFonts w:ascii="Arial" w:hAnsi="Arial" w:cs="Arial"/>
          </w:rPr>
          <w:t xml:space="preserve"> </w:t>
        </w:r>
      </w:ins>
      <w:ins w:id="2735" w:author="gsadi" w:date="2013-11-03T22:07:00Z">
        <w:r w:rsidR="004E596F">
          <w:rPr>
            <w:rFonts w:ascii="Arial" w:hAnsi="Arial" w:cs="Arial"/>
          </w:rPr>
          <w:t xml:space="preserve">finalizing the </w:t>
        </w:r>
      </w:ins>
      <w:ins w:id="2736" w:author="gsadi" w:date="2013-11-03T22:06:00Z">
        <w:r w:rsidR="004E596F">
          <w:rPr>
            <w:rFonts w:ascii="Arial" w:hAnsi="Arial" w:cs="Arial"/>
          </w:rPr>
          <w:t>procurement requirement and</w:t>
        </w:r>
      </w:ins>
      <w:ins w:id="2737" w:author="gsadi" w:date="2013-11-03T22:07:00Z">
        <w:r w:rsidR="004E596F">
          <w:rPr>
            <w:rFonts w:ascii="Arial" w:hAnsi="Arial" w:cs="Arial"/>
          </w:rPr>
          <w:t xml:space="preserve"> ends at payment to the vendor</w:t>
        </w:r>
      </w:ins>
      <w:ins w:id="2738" w:author="gsadi" w:date="2013-11-03T22:08:00Z">
        <w:r w:rsidR="00335F78">
          <w:rPr>
            <w:rFonts w:ascii="Arial" w:hAnsi="Arial" w:cs="Arial"/>
          </w:rPr>
          <w:t>.</w:t>
        </w:r>
        <w:r w:rsidR="00920A85">
          <w:rPr>
            <w:rFonts w:ascii="Arial" w:hAnsi="Arial" w:cs="Arial"/>
          </w:rPr>
          <w:t xml:space="preserve"> </w:t>
        </w:r>
      </w:ins>
      <w:ins w:id="2739" w:author="gsadi" w:date="2013-11-03T22:25:00Z">
        <w:r w:rsidR="003A69BF">
          <w:rPr>
            <w:rFonts w:ascii="Arial" w:hAnsi="Arial" w:cs="Arial"/>
          </w:rPr>
          <w:t>As part of this process, the following sub processes are executed:</w:t>
        </w:r>
      </w:ins>
    </w:p>
    <w:p w:rsidR="003A69BF" w:rsidRDefault="003A69BF" w:rsidP="001E2A59">
      <w:pPr>
        <w:ind w:left="90" w:right="-180"/>
        <w:jc w:val="both"/>
        <w:rPr>
          <w:ins w:id="2740" w:author="gsadi" w:date="2013-11-03T22:25:00Z"/>
          <w:rFonts w:ascii="Arial" w:hAnsi="Arial" w:cs="Arial"/>
        </w:rPr>
      </w:pPr>
    </w:p>
    <w:p w:rsidR="00000000" w:rsidRDefault="003A69BF">
      <w:pPr>
        <w:numPr>
          <w:ilvl w:val="0"/>
          <w:numId w:val="31"/>
        </w:numPr>
        <w:ind w:right="-180"/>
        <w:jc w:val="both"/>
        <w:rPr>
          <w:ins w:id="2741" w:author="gsadi" w:date="2013-11-03T22:25:00Z"/>
          <w:rFonts w:ascii="Arial" w:hAnsi="Arial" w:cs="Arial"/>
        </w:rPr>
        <w:pPrChange w:id="2742" w:author="gsadi" w:date="2013-11-03T22:26:00Z">
          <w:pPr>
            <w:ind w:left="90" w:right="-180"/>
            <w:jc w:val="both"/>
          </w:pPr>
        </w:pPrChange>
      </w:pPr>
      <w:ins w:id="2743" w:author="gsadi" w:date="2013-11-03T22:25:00Z">
        <w:r>
          <w:rPr>
            <w:rFonts w:ascii="Arial" w:hAnsi="Arial" w:cs="Arial"/>
          </w:rPr>
          <w:t xml:space="preserve">Create </w:t>
        </w:r>
      </w:ins>
      <w:ins w:id="2744" w:author="gsadi" w:date="2013-11-03T22:08:00Z">
        <w:r w:rsidR="00920A85">
          <w:rPr>
            <w:rFonts w:ascii="Arial" w:hAnsi="Arial" w:cs="Arial"/>
          </w:rPr>
          <w:t xml:space="preserve">Purchase </w:t>
        </w:r>
      </w:ins>
      <w:ins w:id="2745" w:author="gsadi" w:date="2013-11-03T22:09:00Z">
        <w:r w:rsidR="007554DE">
          <w:rPr>
            <w:rFonts w:ascii="Arial" w:hAnsi="Arial" w:cs="Arial"/>
          </w:rPr>
          <w:t>Requisitions (</w:t>
        </w:r>
      </w:ins>
      <w:ins w:id="2746" w:author="gsadi" w:date="2013-11-03T22:08:00Z">
        <w:r w:rsidR="00920A85">
          <w:rPr>
            <w:rFonts w:ascii="Arial" w:hAnsi="Arial" w:cs="Arial"/>
          </w:rPr>
          <w:t>PR</w:t>
        </w:r>
      </w:ins>
      <w:ins w:id="2747" w:author="gsadi" w:date="2013-11-03T22:09:00Z">
        <w:r w:rsidR="00ED5798">
          <w:rPr>
            <w:rFonts w:ascii="Arial" w:hAnsi="Arial" w:cs="Arial"/>
          </w:rPr>
          <w:t>s</w:t>
        </w:r>
      </w:ins>
      <w:ins w:id="2748" w:author="gsadi" w:date="2013-11-03T22:08:00Z">
        <w:r w:rsidR="00ED5798">
          <w:rPr>
            <w:rFonts w:ascii="Arial" w:hAnsi="Arial" w:cs="Arial"/>
          </w:rPr>
          <w:t>)</w:t>
        </w:r>
        <w:r w:rsidR="00920A85">
          <w:rPr>
            <w:rFonts w:ascii="Arial" w:hAnsi="Arial" w:cs="Arial"/>
          </w:rPr>
          <w:t xml:space="preserve"> </w:t>
        </w:r>
      </w:ins>
    </w:p>
    <w:p w:rsidR="00000000" w:rsidRDefault="003A69BF">
      <w:pPr>
        <w:numPr>
          <w:ilvl w:val="0"/>
          <w:numId w:val="31"/>
        </w:numPr>
        <w:ind w:right="-180"/>
        <w:jc w:val="both"/>
        <w:rPr>
          <w:ins w:id="2749" w:author="gsadi" w:date="2013-11-03T22:26:00Z"/>
          <w:rFonts w:ascii="Arial" w:hAnsi="Arial" w:cs="Arial"/>
        </w:rPr>
        <w:pPrChange w:id="2750" w:author="gsadi" w:date="2013-11-03T22:26:00Z">
          <w:pPr>
            <w:ind w:left="90" w:right="-180"/>
            <w:jc w:val="both"/>
          </w:pPr>
        </w:pPrChange>
      </w:pPr>
      <w:ins w:id="2751" w:author="gsadi" w:date="2013-11-03T22:25:00Z">
        <w:r>
          <w:rPr>
            <w:rFonts w:ascii="Arial" w:hAnsi="Arial" w:cs="Arial"/>
          </w:rPr>
          <w:t xml:space="preserve">Make </w:t>
        </w:r>
      </w:ins>
      <w:ins w:id="2752" w:author="gsadi" w:date="2013-11-03T22:08:00Z">
        <w:r w:rsidR="00920A85">
          <w:rPr>
            <w:rFonts w:ascii="Arial" w:hAnsi="Arial" w:cs="Arial"/>
          </w:rPr>
          <w:t xml:space="preserve">sourcing decisions </w:t>
        </w:r>
      </w:ins>
    </w:p>
    <w:p w:rsidR="00000000" w:rsidRDefault="003A69BF">
      <w:pPr>
        <w:numPr>
          <w:ilvl w:val="0"/>
          <w:numId w:val="31"/>
        </w:numPr>
        <w:ind w:right="-180"/>
        <w:jc w:val="both"/>
        <w:rPr>
          <w:ins w:id="2753" w:author="gsadi" w:date="2013-11-03T22:26:00Z"/>
          <w:rFonts w:ascii="Arial" w:hAnsi="Arial" w:cs="Arial"/>
        </w:rPr>
        <w:pPrChange w:id="2754" w:author="gsadi" w:date="2013-11-03T22:26:00Z">
          <w:pPr>
            <w:ind w:left="90" w:right="-180"/>
            <w:jc w:val="both"/>
          </w:pPr>
        </w:pPrChange>
      </w:pPr>
      <w:ins w:id="2755" w:author="gsadi" w:date="2013-11-03T22:26:00Z">
        <w:r>
          <w:rPr>
            <w:rFonts w:ascii="Arial" w:hAnsi="Arial" w:cs="Arial"/>
          </w:rPr>
          <w:t xml:space="preserve">Generate </w:t>
        </w:r>
      </w:ins>
      <w:ins w:id="2756" w:author="gsadi" w:date="2013-11-03T22:08:00Z">
        <w:r w:rsidR="00920A85">
          <w:rPr>
            <w:rFonts w:ascii="Arial" w:hAnsi="Arial" w:cs="Arial"/>
          </w:rPr>
          <w:t xml:space="preserve">Purchase </w:t>
        </w:r>
      </w:ins>
      <w:ins w:id="2757" w:author="gsadi" w:date="2013-11-03T22:09:00Z">
        <w:r w:rsidR="007554DE">
          <w:rPr>
            <w:rFonts w:ascii="Arial" w:hAnsi="Arial" w:cs="Arial"/>
          </w:rPr>
          <w:t>Orders (</w:t>
        </w:r>
      </w:ins>
      <w:ins w:id="2758" w:author="gsadi" w:date="2013-11-03T22:08:00Z">
        <w:r w:rsidR="00920A85">
          <w:rPr>
            <w:rFonts w:ascii="Arial" w:hAnsi="Arial" w:cs="Arial"/>
          </w:rPr>
          <w:t>PO</w:t>
        </w:r>
      </w:ins>
      <w:ins w:id="2759" w:author="gsadi" w:date="2013-11-03T22:09:00Z">
        <w:r w:rsidR="00ED5798">
          <w:rPr>
            <w:rFonts w:ascii="Arial" w:hAnsi="Arial" w:cs="Arial"/>
          </w:rPr>
          <w:t>s</w:t>
        </w:r>
      </w:ins>
      <w:ins w:id="2760" w:author="gsadi" w:date="2013-11-03T22:08:00Z">
        <w:r w:rsidR="00ED5798">
          <w:rPr>
            <w:rFonts w:ascii="Arial" w:hAnsi="Arial" w:cs="Arial"/>
          </w:rPr>
          <w:t>)</w:t>
        </w:r>
        <w:r w:rsidR="00ED7BC9">
          <w:rPr>
            <w:rFonts w:ascii="Arial" w:hAnsi="Arial" w:cs="Arial"/>
          </w:rPr>
          <w:t xml:space="preserve"> </w:t>
        </w:r>
      </w:ins>
    </w:p>
    <w:p w:rsidR="003D384A" w:rsidRDefault="003D384A" w:rsidP="0064118A">
      <w:pPr>
        <w:ind w:left="90" w:right="-180"/>
        <w:jc w:val="both"/>
        <w:rPr>
          <w:ins w:id="2761" w:author="gsadi" w:date="2013-11-03T22:26:00Z"/>
          <w:rFonts w:ascii="Arial" w:hAnsi="Arial" w:cs="Arial"/>
        </w:rPr>
      </w:pPr>
    </w:p>
    <w:p w:rsidR="00000000" w:rsidRDefault="003D384A">
      <w:pPr>
        <w:ind w:left="90" w:right="-180" w:hanging="90"/>
        <w:jc w:val="both"/>
        <w:rPr>
          <w:ins w:id="2762" w:author="gsadi" w:date="2013-11-03T22:26:00Z"/>
          <w:rFonts w:ascii="Arial" w:hAnsi="Arial" w:cs="Arial"/>
        </w:rPr>
        <w:pPrChange w:id="2763" w:author="gsadi" w:date="2013-11-03T22:27:00Z">
          <w:pPr>
            <w:numPr>
              <w:numId w:val="31"/>
            </w:numPr>
            <w:tabs>
              <w:tab w:val="num" w:pos="810"/>
            </w:tabs>
            <w:ind w:left="810" w:right="-180" w:hanging="360"/>
            <w:jc w:val="both"/>
          </w:pPr>
        </w:pPrChange>
      </w:pPr>
      <w:ins w:id="2764" w:author="gsadi" w:date="2013-11-03T22:27:00Z">
        <w:r>
          <w:rPr>
            <w:rFonts w:ascii="Arial" w:hAnsi="Arial" w:cs="Arial"/>
          </w:rPr>
          <w:tab/>
        </w:r>
      </w:ins>
      <w:ins w:id="2765" w:author="gsadi" w:date="2013-11-03T22:26:00Z">
        <w:r w:rsidR="00A337A3">
          <w:rPr>
            <w:rFonts w:ascii="Arial" w:hAnsi="Arial" w:cs="Arial"/>
          </w:rPr>
          <w:t xml:space="preserve">SAP </w:t>
        </w:r>
      </w:ins>
      <w:ins w:id="2766" w:author="gsadi" w:date="2013-11-04T16:59:00Z">
        <w:r w:rsidR="00A337A3">
          <w:rPr>
            <w:rFonts w:ascii="Arial" w:hAnsi="Arial" w:cs="Arial"/>
          </w:rPr>
          <w:t>MM</w:t>
        </w:r>
      </w:ins>
      <w:ins w:id="2767" w:author="gsadi" w:date="2013-11-03T22:26:00Z">
        <w:r>
          <w:rPr>
            <w:rFonts w:ascii="Arial" w:hAnsi="Arial" w:cs="Arial"/>
          </w:rPr>
          <w:t xml:space="preserve"> is used to perform the above mentioned sub-processes that are part of </w:t>
        </w:r>
      </w:ins>
      <w:ins w:id="2768" w:author="gsadi" w:date="2013-11-03T22:27:00Z">
        <w:r w:rsidR="00234D54">
          <w:rPr>
            <w:rFonts w:ascii="Arial" w:hAnsi="Arial" w:cs="Arial"/>
          </w:rPr>
          <w:t>P2P</w:t>
        </w:r>
      </w:ins>
      <w:ins w:id="2769" w:author="gsadi" w:date="2013-11-03T22:26:00Z">
        <w:r w:rsidRPr="0064118A">
          <w:rPr>
            <w:rFonts w:ascii="Arial" w:hAnsi="Arial" w:cs="Arial"/>
          </w:rPr>
          <w:t>.</w:t>
        </w:r>
      </w:ins>
    </w:p>
    <w:p w:rsidR="00000000" w:rsidRDefault="003F6914">
      <w:pPr>
        <w:ind w:right="-180"/>
        <w:jc w:val="both"/>
        <w:rPr>
          <w:ins w:id="2770" w:author="gsadi" w:date="2013-11-03T22:05:00Z"/>
          <w:rFonts w:ascii="Arial" w:hAnsi="Arial" w:cs="Arial"/>
        </w:rPr>
        <w:pPrChange w:id="2771" w:author="gsadi" w:date="2013-11-03T22:26:00Z">
          <w:pPr>
            <w:ind w:left="90" w:right="-180"/>
            <w:jc w:val="both"/>
          </w:pPr>
        </w:pPrChange>
      </w:pPr>
    </w:p>
    <w:p w:rsidR="009166AC" w:rsidRDefault="009E2FE6" w:rsidP="001E2A59">
      <w:pPr>
        <w:ind w:left="90" w:right="-180"/>
        <w:jc w:val="both"/>
        <w:rPr>
          <w:ins w:id="2772" w:author="gsadi" w:date="2013-11-04T16:47:00Z"/>
          <w:rFonts w:ascii="Arial" w:hAnsi="Arial" w:cs="Arial"/>
        </w:rPr>
      </w:pPr>
      <w:ins w:id="2773" w:author="gsadi" w:date="2013-11-03T22:05:00Z">
        <w:r>
          <w:rPr>
            <w:rFonts w:ascii="Arial" w:hAnsi="Arial" w:cs="Arial"/>
            <w:b/>
            <w:u w:val="single"/>
          </w:rPr>
          <w:t>Demand Planning</w:t>
        </w:r>
        <w:r w:rsidR="001E2A59">
          <w:rPr>
            <w:rFonts w:ascii="Arial" w:hAnsi="Arial" w:cs="Arial"/>
            <w:b/>
            <w:u w:val="single"/>
          </w:rPr>
          <w:t>:</w:t>
        </w:r>
      </w:ins>
      <w:ins w:id="2774" w:author="gsadi" w:date="2013-11-03T22:16:00Z">
        <w:r w:rsidR="00D14807">
          <w:rPr>
            <w:rFonts w:ascii="Arial" w:hAnsi="Arial" w:cs="Arial"/>
            <w:b/>
          </w:rPr>
          <w:t xml:space="preserve"> </w:t>
        </w:r>
      </w:ins>
      <w:ins w:id="2775" w:author="gsadi" w:date="2013-11-04T16:43:00Z">
        <w:r w:rsidR="00B42E6E">
          <w:rPr>
            <w:rFonts w:ascii="Arial" w:hAnsi="Arial" w:cs="Arial"/>
          </w:rPr>
          <w:t>Demand</w:t>
        </w:r>
      </w:ins>
      <w:ins w:id="2776" w:author="gsadi" w:date="2013-11-04T16:44:00Z">
        <w:r w:rsidR="00B42E6E">
          <w:rPr>
            <w:rFonts w:ascii="Arial" w:hAnsi="Arial" w:cs="Arial"/>
          </w:rPr>
          <w:t xml:space="preserve"> </w:t>
        </w:r>
      </w:ins>
      <w:ins w:id="2777" w:author="gsadi" w:date="2013-11-04T16:43:00Z">
        <w:r w:rsidR="00B42E6E">
          <w:rPr>
            <w:rFonts w:ascii="Arial" w:hAnsi="Arial" w:cs="Arial"/>
          </w:rPr>
          <w:t xml:space="preserve">Planning is a process of arriving at a reliable forecast for future demand. </w:t>
        </w:r>
      </w:ins>
      <w:ins w:id="2778" w:author="gsadi" w:date="2013-11-04T16:44:00Z">
        <w:r w:rsidR="00B42E6E">
          <w:rPr>
            <w:rFonts w:ascii="Arial" w:hAnsi="Arial" w:cs="Arial"/>
          </w:rPr>
          <w:t xml:space="preserve">In this process, </w:t>
        </w:r>
      </w:ins>
    </w:p>
    <w:p w:rsidR="009166AC" w:rsidRDefault="009166AC" w:rsidP="001E2A59">
      <w:pPr>
        <w:ind w:left="90" w:right="-180"/>
        <w:jc w:val="both"/>
        <w:rPr>
          <w:ins w:id="2779" w:author="gsadi" w:date="2013-11-04T16:47:00Z"/>
          <w:rFonts w:ascii="Arial" w:hAnsi="Arial" w:cs="Arial"/>
        </w:rPr>
      </w:pPr>
    </w:p>
    <w:p w:rsidR="00000000" w:rsidRDefault="009166AC">
      <w:pPr>
        <w:numPr>
          <w:ilvl w:val="0"/>
          <w:numId w:val="32"/>
        </w:numPr>
        <w:ind w:right="-180"/>
        <w:jc w:val="both"/>
        <w:rPr>
          <w:ins w:id="2780" w:author="gsadi" w:date="2013-11-04T16:47:00Z"/>
          <w:rFonts w:ascii="Arial" w:hAnsi="Arial" w:cs="Arial"/>
        </w:rPr>
        <w:pPrChange w:id="2781" w:author="gsadi" w:date="2013-11-04T16:47:00Z">
          <w:pPr>
            <w:ind w:left="90" w:right="-180"/>
            <w:jc w:val="both"/>
          </w:pPr>
        </w:pPrChange>
      </w:pPr>
      <w:ins w:id="2782" w:author="gsadi" w:date="2013-11-04T16:47:00Z">
        <w:r>
          <w:rPr>
            <w:rFonts w:ascii="Arial" w:hAnsi="Arial" w:cs="Arial"/>
          </w:rPr>
          <w:t xml:space="preserve">A </w:t>
        </w:r>
      </w:ins>
      <w:ins w:id="2783" w:author="gsadi" w:date="2013-11-04T16:44:00Z">
        <w:r w:rsidR="00B42E6E">
          <w:rPr>
            <w:rFonts w:ascii="Arial" w:hAnsi="Arial" w:cs="Arial"/>
          </w:rPr>
          <w:t xml:space="preserve">base line forecast is generated </w:t>
        </w:r>
      </w:ins>
      <w:ins w:id="2784" w:author="gsadi" w:date="2013-11-04T16:45:00Z">
        <w:r w:rsidR="00B42E6E">
          <w:rPr>
            <w:rFonts w:ascii="Arial" w:hAnsi="Arial" w:cs="Arial"/>
          </w:rPr>
          <w:t xml:space="preserve">based on previous sales history </w:t>
        </w:r>
      </w:ins>
      <w:ins w:id="2785" w:author="gsadi" w:date="2013-11-04T16:44:00Z">
        <w:r w:rsidR="00B42E6E">
          <w:rPr>
            <w:rFonts w:ascii="Arial" w:hAnsi="Arial" w:cs="Arial"/>
          </w:rPr>
          <w:t>using statistical forecasting models</w:t>
        </w:r>
      </w:ins>
      <w:ins w:id="2786" w:author="gsadi" w:date="2013-11-04T16:45:00Z">
        <w:r w:rsidR="00B42E6E">
          <w:rPr>
            <w:rFonts w:ascii="Arial" w:hAnsi="Arial" w:cs="Arial"/>
          </w:rPr>
          <w:t xml:space="preserve">. </w:t>
        </w:r>
      </w:ins>
    </w:p>
    <w:p w:rsidR="00000000" w:rsidRDefault="00B42E6E">
      <w:pPr>
        <w:numPr>
          <w:ilvl w:val="0"/>
          <w:numId w:val="32"/>
        </w:numPr>
        <w:ind w:right="-180"/>
        <w:jc w:val="both"/>
        <w:rPr>
          <w:ins w:id="2787" w:author="gsadi" w:date="2013-11-04T16:48:00Z"/>
          <w:rFonts w:ascii="Arial" w:hAnsi="Arial" w:cs="Arial"/>
        </w:rPr>
        <w:pPrChange w:id="2788" w:author="gsadi" w:date="2013-11-04T16:47:00Z">
          <w:pPr>
            <w:ind w:left="90" w:right="-180"/>
            <w:jc w:val="both"/>
          </w:pPr>
        </w:pPrChange>
      </w:pPr>
      <w:ins w:id="2789" w:author="gsadi" w:date="2013-11-04T16:45:00Z">
        <w:r>
          <w:rPr>
            <w:rFonts w:ascii="Arial" w:hAnsi="Arial" w:cs="Arial"/>
          </w:rPr>
          <w:t>The forecast is then adjusted by Sales and Marketing inputs before a final Demand Plan is generated.</w:t>
        </w:r>
      </w:ins>
      <w:ins w:id="2790" w:author="gsadi" w:date="2013-11-04T16:46:00Z">
        <w:r w:rsidR="00C82164">
          <w:rPr>
            <w:rFonts w:ascii="Arial" w:hAnsi="Arial" w:cs="Arial"/>
          </w:rPr>
          <w:t xml:space="preserve"> </w:t>
        </w:r>
      </w:ins>
    </w:p>
    <w:p w:rsidR="00000000" w:rsidRDefault="00C82164">
      <w:pPr>
        <w:numPr>
          <w:ilvl w:val="0"/>
          <w:numId w:val="32"/>
        </w:numPr>
        <w:ind w:right="-180"/>
        <w:jc w:val="both"/>
        <w:rPr>
          <w:ins w:id="2791" w:author="gsadi" w:date="2013-11-04T16:47:00Z"/>
          <w:rFonts w:ascii="Arial" w:hAnsi="Arial" w:cs="Arial"/>
        </w:rPr>
        <w:pPrChange w:id="2792" w:author="gsadi" w:date="2013-11-04T16:47:00Z">
          <w:pPr>
            <w:ind w:left="90" w:right="-180"/>
            <w:jc w:val="both"/>
          </w:pPr>
        </w:pPrChange>
      </w:pPr>
      <w:ins w:id="2793" w:author="gsadi" w:date="2013-11-04T16:46:00Z">
        <w:r>
          <w:rPr>
            <w:rFonts w:ascii="Arial" w:hAnsi="Arial" w:cs="Arial"/>
          </w:rPr>
          <w:t xml:space="preserve">Demand plan will be </w:t>
        </w:r>
      </w:ins>
      <w:ins w:id="2794" w:author="gsadi" w:date="2013-11-04T16:48:00Z">
        <w:r w:rsidR="002C0A1A">
          <w:rPr>
            <w:rFonts w:ascii="Arial" w:hAnsi="Arial" w:cs="Arial"/>
          </w:rPr>
          <w:t xml:space="preserve">then sent </w:t>
        </w:r>
        <w:r w:rsidR="006F76C0">
          <w:rPr>
            <w:rFonts w:ascii="Arial" w:hAnsi="Arial" w:cs="Arial"/>
          </w:rPr>
          <w:t xml:space="preserve">as an input </w:t>
        </w:r>
        <w:r w:rsidR="002C0A1A">
          <w:rPr>
            <w:rFonts w:ascii="Arial" w:hAnsi="Arial" w:cs="Arial"/>
          </w:rPr>
          <w:t xml:space="preserve">to </w:t>
        </w:r>
      </w:ins>
      <w:ins w:id="2795" w:author="gsadi" w:date="2013-11-04T16:46:00Z">
        <w:r>
          <w:rPr>
            <w:rFonts w:ascii="Arial" w:hAnsi="Arial" w:cs="Arial"/>
          </w:rPr>
          <w:t>Supply Planning process.</w:t>
        </w:r>
      </w:ins>
    </w:p>
    <w:p w:rsidR="009166AC" w:rsidRDefault="009166AC" w:rsidP="001E2A59">
      <w:pPr>
        <w:ind w:left="90" w:right="-180"/>
        <w:jc w:val="both"/>
        <w:rPr>
          <w:ins w:id="2796" w:author="gsadi" w:date="2013-11-04T16:47:00Z"/>
          <w:rFonts w:ascii="Arial" w:hAnsi="Arial" w:cs="Arial"/>
          <w:b/>
          <w:u w:val="single"/>
        </w:rPr>
      </w:pPr>
    </w:p>
    <w:p w:rsidR="009166AC" w:rsidRPr="009166AC" w:rsidRDefault="009166AC" w:rsidP="001E2A59">
      <w:pPr>
        <w:ind w:left="90" w:right="-180"/>
        <w:jc w:val="both"/>
        <w:rPr>
          <w:ins w:id="2797" w:author="gsadi" w:date="2013-11-03T22:06:00Z"/>
          <w:rFonts w:ascii="Arial" w:hAnsi="Arial" w:cs="Arial"/>
          <w:rPrChange w:id="2798" w:author="gsadi" w:date="2013-11-04T16:47:00Z">
            <w:rPr>
              <w:ins w:id="2799" w:author="gsadi" w:date="2013-11-03T22:06:00Z"/>
              <w:rFonts w:ascii="Arial" w:hAnsi="Arial" w:cs="Arial"/>
              <w:b/>
              <w:u w:val="single"/>
            </w:rPr>
          </w:rPrChange>
        </w:rPr>
      </w:pPr>
      <w:ins w:id="2800" w:author="gsadi" w:date="2013-11-04T16:47:00Z">
        <w:r>
          <w:rPr>
            <w:rFonts w:ascii="Arial" w:hAnsi="Arial" w:cs="Arial"/>
          </w:rPr>
          <w:t xml:space="preserve">Logility Demand Planning solution is used to perform the </w:t>
        </w:r>
      </w:ins>
      <w:ins w:id="2801" w:author="gsadi" w:date="2013-11-04T16:48:00Z">
        <w:r w:rsidR="00EB2508">
          <w:rPr>
            <w:rFonts w:ascii="Arial" w:hAnsi="Arial" w:cs="Arial"/>
          </w:rPr>
          <w:t>afore mentioned sub-processes that are part of Demand Planning</w:t>
        </w:r>
      </w:ins>
    </w:p>
    <w:p w:rsidR="00287B70" w:rsidRDefault="00287B70" w:rsidP="001E2A59">
      <w:pPr>
        <w:ind w:left="90" w:right="-180"/>
        <w:jc w:val="both"/>
        <w:rPr>
          <w:ins w:id="2802" w:author="gsadi" w:date="2013-11-03T22:06:00Z"/>
          <w:rFonts w:ascii="Arial" w:hAnsi="Arial" w:cs="Arial"/>
          <w:b/>
          <w:u w:val="single"/>
        </w:rPr>
      </w:pPr>
    </w:p>
    <w:p w:rsidR="009166AC" w:rsidRPr="009B2D9B" w:rsidRDefault="00287B70" w:rsidP="001E2A59">
      <w:pPr>
        <w:ind w:left="90" w:right="-180"/>
        <w:jc w:val="both"/>
        <w:rPr>
          <w:ins w:id="2803" w:author="gsadi" w:date="2013-11-04T16:47:00Z"/>
          <w:rFonts w:ascii="Arial" w:hAnsi="Arial" w:cs="Arial"/>
          <w:rPrChange w:id="2804" w:author="gsadi" w:date="2013-11-04T16:50:00Z">
            <w:rPr>
              <w:ins w:id="2805" w:author="gsadi" w:date="2013-11-04T16:47:00Z"/>
              <w:rFonts w:ascii="Arial" w:hAnsi="Arial" w:cs="Arial"/>
              <w:b/>
              <w:u w:val="single"/>
            </w:rPr>
          </w:rPrChange>
        </w:rPr>
      </w:pPr>
      <w:ins w:id="2806" w:author="gsadi" w:date="2013-11-03T22:06:00Z">
        <w:r>
          <w:rPr>
            <w:rFonts w:ascii="Arial" w:hAnsi="Arial" w:cs="Arial"/>
            <w:b/>
            <w:u w:val="single"/>
          </w:rPr>
          <w:t>Retail:</w:t>
        </w:r>
      </w:ins>
      <w:ins w:id="2807" w:author="gsadi" w:date="2013-11-04T16:50:00Z">
        <w:r w:rsidR="002B0E74" w:rsidRPr="002B0E74">
          <w:rPr>
            <w:rFonts w:ascii="Arial" w:hAnsi="Arial" w:cs="Arial"/>
            <w:b/>
            <w:rPrChange w:id="2808" w:author="gsadi" w:date="2013-11-04T16:50:00Z">
              <w:rPr>
                <w:rFonts w:ascii="Arial" w:hAnsi="Arial" w:cs="Arial"/>
                <w:b/>
                <w:color w:val="0000FF"/>
                <w:u w:val="single"/>
              </w:rPr>
            </w:rPrChange>
          </w:rPr>
          <w:t xml:space="preserve">  </w:t>
        </w:r>
        <w:r w:rsidR="009B2D9B">
          <w:rPr>
            <w:rFonts w:ascii="Arial" w:hAnsi="Arial" w:cs="Arial"/>
          </w:rPr>
          <w:t xml:space="preserve">A Business process that deals with sub-processes that are related to the retail customers. Island Pacific houses variety of retail data </w:t>
        </w:r>
      </w:ins>
      <w:ins w:id="2809" w:author="gsadi" w:date="2013-11-04T16:51:00Z">
        <w:r w:rsidR="009B2D9B">
          <w:rPr>
            <w:rFonts w:ascii="Arial" w:hAnsi="Arial" w:cs="Arial"/>
          </w:rPr>
          <w:t>–</w:t>
        </w:r>
      </w:ins>
      <w:ins w:id="2810" w:author="gsadi" w:date="2013-11-04T16:50:00Z">
        <w:r w:rsidR="009B2D9B">
          <w:rPr>
            <w:rFonts w:ascii="Arial" w:hAnsi="Arial" w:cs="Arial"/>
          </w:rPr>
          <w:t xml:space="preserve"> the </w:t>
        </w:r>
      </w:ins>
      <w:ins w:id="2811" w:author="gsadi" w:date="2013-11-04T16:51:00Z">
        <w:r w:rsidR="009B2D9B">
          <w:rPr>
            <w:rFonts w:ascii="Arial" w:hAnsi="Arial" w:cs="Arial"/>
          </w:rPr>
          <w:t xml:space="preserve">Retail Purchase Orders and Retail On hand. </w:t>
        </w:r>
      </w:ins>
    </w:p>
    <w:p w:rsidR="009166AC" w:rsidRDefault="009166AC" w:rsidP="001E2A59">
      <w:pPr>
        <w:ind w:left="90" w:right="-180"/>
        <w:jc w:val="both"/>
        <w:rPr>
          <w:ins w:id="2812" w:author="gsadi" w:date="2013-11-03T22:05:00Z"/>
          <w:rFonts w:ascii="Arial" w:hAnsi="Arial" w:cs="Arial"/>
          <w:b/>
          <w:u w:val="single"/>
        </w:rPr>
      </w:pPr>
    </w:p>
    <w:p w:rsidR="00000000" w:rsidRDefault="00287B70">
      <w:pPr>
        <w:ind w:right="-180" w:firstLine="90"/>
        <w:jc w:val="both"/>
        <w:rPr>
          <w:ins w:id="2813" w:author="gsadi" w:date="2013-11-04T16:54:00Z"/>
          <w:rFonts w:ascii="Arial" w:hAnsi="Arial" w:cs="Arial"/>
        </w:rPr>
        <w:pPrChange w:id="2814" w:author="gsadi" w:date="2013-11-04T16:52:00Z">
          <w:pPr>
            <w:ind w:left="90" w:right="-180"/>
            <w:jc w:val="both"/>
          </w:pPr>
        </w:pPrChange>
      </w:pPr>
      <w:ins w:id="2815" w:author="gsadi" w:date="2013-11-03T22:05:00Z">
        <w:r>
          <w:rPr>
            <w:rFonts w:ascii="Arial" w:hAnsi="Arial" w:cs="Arial"/>
            <w:b/>
            <w:u w:val="single"/>
          </w:rPr>
          <w:t>Supply Planning</w:t>
        </w:r>
      </w:ins>
      <w:ins w:id="2816" w:author="gsadi" w:date="2013-11-03T22:06:00Z">
        <w:r>
          <w:rPr>
            <w:rFonts w:ascii="Arial" w:hAnsi="Arial" w:cs="Arial"/>
            <w:b/>
            <w:u w:val="single"/>
          </w:rPr>
          <w:t>:</w:t>
        </w:r>
      </w:ins>
      <w:ins w:id="2817" w:author="gsadi" w:date="2013-11-04T16:52:00Z">
        <w:r w:rsidR="00C349B2">
          <w:rPr>
            <w:rFonts w:ascii="Arial" w:hAnsi="Arial" w:cs="Arial"/>
          </w:rPr>
          <w:t xml:space="preserve"> </w:t>
        </w:r>
        <w:r w:rsidR="00D51F73">
          <w:rPr>
            <w:rFonts w:ascii="Arial" w:hAnsi="Arial" w:cs="Arial"/>
          </w:rPr>
          <w:t>A process of generating a feasible master plan to meet variou</w:t>
        </w:r>
      </w:ins>
      <w:ins w:id="2818" w:author="gsadi" w:date="2013-11-04T16:53:00Z">
        <w:r w:rsidR="00D51F73">
          <w:rPr>
            <w:rFonts w:ascii="Arial" w:hAnsi="Arial" w:cs="Arial"/>
          </w:rPr>
          <w:t>s</w:t>
        </w:r>
      </w:ins>
      <w:ins w:id="2819" w:author="gsadi" w:date="2013-11-04T16:54:00Z">
        <w:r w:rsidR="00DE724D">
          <w:rPr>
            <w:rFonts w:ascii="Arial" w:hAnsi="Arial" w:cs="Arial"/>
          </w:rPr>
          <w:t xml:space="preserve"> </w:t>
        </w:r>
      </w:ins>
    </w:p>
    <w:p w:rsidR="00000000" w:rsidRDefault="00DE724D">
      <w:pPr>
        <w:ind w:right="-180" w:firstLine="90"/>
        <w:jc w:val="both"/>
        <w:rPr>
          <w:ins w:id="2820" w:author="gsadi" w:date="2013-11-04T16:55:00Z"/>
          <w:rFonts w:ascii="Arial" w:hAnsi="Arial" w:cs="Arial"/>
        </w:rPr>
        <w:pPrChange w:id="2821" w:author="gsadi" w:date="2013-11-04T16:52:00Z">
          <w:pPr>
            <w:ind w:left="90" w:right="-180"/>
            <w:jc w:val="both"/>
          </w:pPr>
        </w:pPrChange>
      </w:pPr>
      <w:ins w:id="2822" w:author="gsadi" w:date="2013-11-04T16:54:00Z">
        <w:r>
          <w:rPr>
            <w:rFonts w:ascii="Arial" w:hAnsi="Arial" w:cs="Arial"/>
          </w:rPr>
          <w:t>demand</w:t>
        </w:r>
        <w:r w:rsidR="00E84D3E">
          <w:rPr>
            <w:rFonts w:ascii="Arial" w:hAnsi="Arial" w:cs="Arial"/>
          </w:rPr>
          <w:t xml:space="preserve"> elements. Master plan can consist of a </w:t>
        </w:r>
      </w:ins>
      <w:ins w:id="2823" w:author="gsadi" w:date="2013-11-04T16:55:00Z">
        <w:r w:rsidR="008B557C">
          <w:rPr>
            <w:rFonts w:ascii="Arial" w:hAnsi="Arial" w:cs="Arial"/>
          </w:rPr>
          <w:t>procurement</w:t>
        </w:r>
      </w:ins>
      <w:ins w:id="2824" w:author="gsadi" w:date="2013-11-04T16:54:00Z">
        <w:r w:rsidR="00E84D3E">
          <w:rPr>
            <w:rFonts w:ascii="Arial" w:hAnsi="Arial" w:cs="Arial"/>
          </w:rPr>
          <w:t xml:space="preserve"> plan or a production </w:t>
        </w:r>
      </w:ins>
    </w:p>
    <w:p w:rsidR="00000000" w:rsidRDefault="00E84D3E">
      <w:pPr>
        <w:ind w:right="-180" w:firstLine="90"/>
        <w:jc w:val="both"/>
        <w:rPr>
          <w:ins w:id="2825" w:author="gsadi" w:date="2013-11-04T16:56:00Z"/>
          <w:rFonts w:ascii="Arial" w:hAnsi="Arial" w:cs="Arial"/>
        </w:rPr>
        <w:pPrChange w:id="2826" w:author="gsadi" w:date="2013-11-04T16:52:00Z">
          <w:pPr>
            <w:ind w:left="90" w:right="-180"/>
            <w:jc w:val="both"/>
          </w:pPr>
        </w:pPrChange>
      </w:pPr>
      <w:ins w:id="2827" w:author="gsadi" w:date="2013-11-04T16:54:00Z">
        <w:r>
          <w:rPr>
            <w:rFonts w:ascii="Arial" w:hAnsi="Arial" w:cs="Arial"/>
          </w:rPr>
          <w:t>plan</w:t>
        </w:r>
      </w:ins>
      <w:ins w:id="2828" w:author="gsadi" w:date="2013-11-04T16:55:00Z">
        <w:r w:rsidR="006E4D1C">
          <w:rPr>
            <w:rFonts w:ascii="Arial" w:hAnsi="Arial" w:cs="Arial"/>
          </w:rPr>
          <w:t xml:space="preserve"> based on the supply network of an organization. These plans can then be </w:t>
        </w:r>
      </w:ins>
    </w:p>
    <w:p w:rsidR="00000000" w:rsidRDefault="006E4D1C">
      <w:pPr>
        <w:ind w:right="-180" w:firstLine="90"/>
        <w:jc w:val="both"/>
        <w:rPr>
          <w:ins w:id="2829" w:author="gsadi" w:date="2013-11-04T16:57:00Z"/>
          <w:rFonts w:ascii="Arial" w:hAnsi="Arial" w:cs="Arial"/>
        </w:rPr>
        <w:pPrChange w:id="2830" w:author="gsadi" w:date="2013-11-04T16:57:00Z">
          <w:pPr>
            <w:ind w:left="90" w:right="-180"/>
            <w:jc w:val="both"/>
          </w:pPr>
        </w:pPrChange>
      </w:pPr>
      <w:ins w:id="2831" w:author="gsadi" w:date="2013-11-04T16:55:00Z">
        <w:r>
          <w:rPr>
            <w:rFonts w:ascii="Arial" w:hAnsi="Arial" w:cs="Arial"/>
          </w:rPr>
          <w:t>taken up by MRP systems or Sourcing systems for further planning or execution.</w:t>
        </w:r>
      </w:ins>
      <w:ins w:id="2832" w:author="gsadi" w:date="2013-11-04T16:56:00Z">
        <w:r w:rsidR="00AC7C40">
          <w:rPr>
            <w:rFonts w:ascii="Arial" w:hAnsi="Arial" w:cs="Arial"/>
          </w:rPr>
          <w:t xml:space="preserve"> </w:t>
        </w:r>
      </w:ins>
    </w:p>
    <w:p w:rsidR="00000000" w:rsidRDefault="003F6914">
      <w:pPr>
        <w:ind w:right="-180" w:firstLine="90"/>
        <w:jc w:val="both"/>
        <w:rPr>
          <w:ins w:id="2833" w:author="gsadi" w:date="2013-11-04T16:57:00Z"/>
          <w:rFonts w:ascii="Arial" w:hAnsi="Arial" w:cs="Arial"/>
        </w:rPr>
        <w:pPrChange w:id="2834" w:author="gsadi" w:date="2013-11-04T16:57:00Z">
          <w:pPr>
            <w:ind w:left="90" w:right="-180"/>
            <w:jc w:val="both"/>
          </w:pPr>
        </w:pPrChange>
      </w:pPr>
    </w:p>
    <w:p w:rsidR="00000000" w:rsidRDefault="00AC7C40">
      <w:pPr>
        <w:numPr>
          <w:ilvl w:val="0"/>
          <w:numId w:val="33"/>
        </w:numPr>
        <w:ind w:right="-180"/>
        <w:jc w:val="both"/>
        <w:rPr>
          <w:ins w:id="2835" w:author="gsadi" w:date="2013-11-04T17:01:00Z"/>
          <w:rFonts w:ascii="Arial" w:hAnsi="Arial" w:cs="Arial"/>
        </w:rPr>
        <w:pPrChange w:id="2836" w:author="gsadi" w:date="2013-11-04T17:01:00Z">
          <w:pPr>
            <w:ind w:left="90" w:right="-180"/>
            <w:jc w:val="both"/>
          </w:pPr>
        </w:pPrChange>
      </w:pPr>
      <w:ins w:id="2837" w:author="gsadi" w:date="2013-11-04T16:57:00Z">
        <w:r>
          <w:rPr>
            <w:rFonts w:ascii="Arial" w:hAnsi="Arial" w:cs="Arial"/>
          </w:rPr>
          <w:t>At VF Corp, i2 Supply Chain Planner (SC</w:t>
        </w:r>
        <w:r w:rsidR="00116D2F">
          <w:rPr>
            <w:rFonts w:ascii="Arial" w:hAnsi="Arial" w:cs="Arial"/>
          </w:rPr>
          <w:t>P) is used as a supply planning</w:t>
        </w:r>
      </w:ins>
    </w:p>
    <w:p w:rsidR="00116D2F" w:rsidRPr="00C525B3" w:rsidRDefault="00116D2F" w:rsidP="006368CB">
      <w:pPr>
        <w:ind w:left="90" w:right="-180"/>
        <w:jc w:val="both"/>
        <w:rPr>
          <w:ins w:id="2838" w:author="gsadi" w:date="2013-11-04T17:01:00Z"/>
          <w:rFonts w:ascii="Arial" w:hAnsi="Arial" w:cs="Arial"/>
        </w:rPr>
      </w:pPr>
      <w:ins w:id="2839" w:author="gsadi" w:date="2013-11-04T17:01:00Z">
        <w:r>
          <w:rPr>
            <w:rFonts w:ascii="Arial" w:hAnsi="Arial" w:cs="Arial"/>
          </w:rPr>
          <w:tab/>
        </w:r>
      </w:ins>
      <w:ins w:id="2840" w:author="gsadi" w:date="2013-11-04T16:57:00Z">
        <w:r w:rsidR="00AC7C40" w:rsidRPr="006368CB">
          <w:rPr>
            <w:rFonts w:ascii="Arial" w:hAnsi="Arial" w:cs="Arial"/>
          </w:rPr>
          <w:t>engine</w:t>
        </w:r>
      </w:ins>
    </w:p>
    <w:p w:rsidR="00000000" w:rsidRDefault="00116D2F">
      <w:pPr>
        <w:numPr>
          <w:ilvl w:val="0"/>
          <w:numId w:val="33"/>
        </w:numPr>
        <w:ind w:right="-180"/>
        <w:jc w:val="both"/>
        <w:rPr>
          <w:ins w:id="2841" w:author="gsadi" w:date="2013-11-04T17:01:00Z"/>
          <w:rFonts w:ascii="Arial" w:hAnsi="Arial" w:cs="Arial"/>
        </w:rPr>
        <w:pPrChange w:id="2842" w:author="gsadi" w:date="2013-11-04T21:28:00Z">
          <w:pPr>
            <w:ind w:left="90" w:right="-180"/>
            <w:jc w:val="both"/>
          </w:pPr>
        </w:pPrChange>
      </w:pPr>
      <w:ins w:id="2843" w:author="gsadi" w:date="2013-11-04T17:00:00Z">
        <w:r>
          <w:rPr>
            <w:rFonts w:ascii="Arial" w:hAnsi="Arial" w:cs="Arial"/>
          </w:rPr>
          <w:t xml:space="preserve">OTC process feeds in Unshipped Sales Orders </w:t>
        </w:r>
      </w:ins>
      <w:ins w:id="2844" w:author="gsadi" w:date="2013-11-04T21:27:00Z">
        <w:r w:rsidR="001F5B41">
          <w:rPr>
            <w:rFonts w:ascii="Arial" w:hAnsi="Arial" w:cs="Arial"/>
          </w:rPr>
          <w:t xml:space="preserve">and Sales Contracts </w:t>
        </w:r>
      </w:ins>
      <w:ins w:id="2845" w:author="gsadi" w:date="2013-11-04T17:00:00Z">
        <w:r w:rsidR="00C15165">
          <w:rPr>
            <w:rFonts w:ascii="Arial" w:hAnsi="Arial" w:cs="Arial"/>
          </w:rPr>
          <w:t xml:space="preserve">to </w:t>
        </w:r>
      </w:ins>
      <w:ins w:id="2846" w:author="gsadi" w:date="2013-11-04T21:31:00Z">
        <w:r w:rsidR="00EF2D04">
          <w:rPr>
            <w:rFonts w:ascii="Arial" w:hAnsi="Arial" w:cs="Arial"/>
          </w:rPr>
          <w:t>Supply Planning process</w:t>
        </w:r>
      </w:ins>
    </w:p>
    <w:p w:rsidR="00000000" w:rsidRDefault="00852D2B">
      <w:pPr>
        <w:numPr>
          <w:ilvl w:val="0"/>
          <w:numId w:val="33"/>
        </w:numPr>
        <w:ind w:right="-180"/>
        <w:jc w:val="both"/>
        <w:rPr>
          <w:ins w:id="2847" w:author="gsadi" w:date="2013-11-04T21:28:00Z"/>
          <w:rFonts w:ascii="Arial" w:hAnsi="Arial" w:cs="Arial"/>
        </w:rPr>
        <w:pPrChange w:id="2848" w:author="gsadi" w:date="2013-11-04T21:27:00Z">
          <w:pPr>
            <w:ind w:left="90" w:right="-180"/>
            <w:jc w:val="both"/>
          </w:pPr>
        </w:pPrChange>
      </w:pPr>
      <w:ins w:id="2849" w:author="gsadi" w:date="2013-11-04T21:31:00Z">
        <w:r>
          <w:rPr>
            <w:rFonts w:ascii="Arial" w:hAnsi="Arial" w:cs="Arial"/>
          </w:rPr>
          <w:t>Supply planning process</w:t>
        </w:r>
      </w:ins>
      <w:ins w:id="2850" w:author="gsadi" w:date="2013-11-04T17:01:00Z">
        <w:r w:rsidR="000D6C3B" w:rsidRPr="006368CB">
          <w:rPr>
            <w:rFonts w:ascii="Arial" w:hAnsi="Arial" w:cs="Arial"/>
          </w:rPr>
          <w:t xml:space="preserve"> </w:t>
        </w:r>
      </w:ins>
      <w:ins w:id="2851" w:author="gsadi" w:date="2013-11-04T17:00:00Z">
        <w:r w:rsidR="00C15165" w:rsidRPr="00C525B3">
          <w:rPr>
            <w:rFonts w:ascii="Arial" w:hAnsi="Arial" w:cs="Arial"/>
          </w:rPr>
          <w:t xml:space="preserve">receives </w:t>
        </w:r>
      </w:ins>
      <w:ins w:id="2852" w:author="gsadi" w:date="2013-11-04T21:29:00Z">
        <w:r w:rsidR="00692E6A" w:rsidRPr="00232A45">
          <w:rPr>
            <w:rFonts w:ascii="Arial" w:hAnsi="Arial" w:cs="Arial"/>
          </w:rPr>
          <w:t>latest On Hand Inven</w:t>
        </w:r>
        <w:r w:rsidR="00692E6A" w:rsidRPr="002F649B">
          <w:rPr>
            <w:rFonts w:ascii="Arial" w:hAnsi="Arial" w:cs="Arial"/>
          </w:rPr>
          <w:t>t</w:t>
        </w:r>
        <w:r w:rsidR="00692E6A">
          <w:rPr>
            <w:rFonts w:ascii="Arial" w:hAnsi="Arial" w:cs="Arial"/>
          </w:rPr>
          <w:t>o</w:t>
        </w:r>
        <w:r w:rsidR="00692E6A" w:rsidRPr="006368CB">
          <w:rPr>
            <w:rFonts w:ascii="Arial" w:hAnsi="Arial" w:cs="Arial"/>
          </w:rPr>
          <w:t>ry, O</w:t>
        </w:r>
      </w:ins>
      <w:ins w:id="2853" w:author="gsadi" w:date="2013-11-04T17:00:00Z">
        <w:r w:rsidR="00C15165" w:rsidRPr="00C525B3">
          <w:rPr>
            <w:rFonts w:ascii="Arial" w:hAnsi="Arial" w:cs="Arial"/>
          </w:rPr>
          <w:t xml:space="preserve">pen Purchase </w:t>
        </w:r>
      </w:ins>
      <w:ins w:id="2854" w:author="gsadi" w:date="2013-11-04T21:27:00Z">
        <w:r w:rsidR="00C15165" w:rsidRPr="00232A45">
          <w:rPr>
            <w:rFonts w:ascii="Arial" w:hAnsi="Arial" w:cs="Arial"/>
          </w:rPr>
          <w:t>Requisition</w:t>
        </w:r>
      </w:ins>
      <w:ins w:id="2855" w:author="gsadi" w:date="2013-11-04T17:00:00Z">
        <w:r w:rsidR="00C15165" w:rsidRPr="002F649B">
          <w:rPr>
            <w:rFonts w:ascii="Arial" w:hAnsi="Arial" w:cs="Arial"/>
          </w:rPr>
          <w:t xml:space="preserve">(PR)s </w:t>
        </w:r>
      </w:ins>
      <w:ins w:id="2856" w:author="gsadi" w:date="2013-11-04T16:58:00Z">
        <w:r w:rsidR="00A337A3" w:rsidRPr="00692E6A">
          <w:rPr>
            <w:rFonts w:ascii="Arial" w:hAnsi="Arial" w:cs="Arial"/>
          </w:rPr>
          <w:t xml:space="preserve"> </w:t>
        </w:r>
      </w:ins>
      <w:ins w:id="2857" w:author="gsadi" w:date="2013-11-04T21:27:00Z">
        <w:r w:rsidR="00692E6A" w:rsidRPr="00692E6A">
          <w:rPr>
            <w:rFonts w:ascii="Arial" w:hAnsi="Arial" w:cs="Arial"/>
          </w:rPr>
          <w:t xml:space="preserve">and </w:t>
        </w:r>
      </w:ins>
      <w:ins w:id="2858" w:author="gsadi" w:date="2013-11-04T21:29:00Z">
        <w:r w:rsidR="00692E6A" w:rsidRPr="00692E6A">
          <w:rPr>
            <w:rFonts w:ascii="Arial" w:hAnsi="Arial" w:cs="Arial"/>
          </w:rPr>
          <w:t>O</w:t>
        </w:r>
      </w:ins>
      <w:ins w:id="2859" w:author="gsadi" w:date="2013-11-04T21:27:00Z">
        <w:r w:rsidR="00C15165" w:rsidRPr="00692E6A">
          <w:rPr>
            <w:rFonts w:ascii="Arial" w:hAnsi="Arial" w:cs="Arial"/>
          </w:rPr>
          <w:t>pen Purchase Order(PO)s</w:t>
        </w:r>
      </w:ins>
      <w:ins w:id="2860" w:author="gsadi" w:date="2013-11-04T21:28:00Z">
        <w:r w:rsidR="003A019A" w:rsidRPr="00692E6A">
          <w:rPr>
            <w:rFonts w:ascii="Arial" w:hAnsi="Arial" w:cs="Arial"/>
          </w:rPr>
          <w:t xml:space="preserve"> from P2P</w:t>
        </w:r>
      </w:ins>
      <w:ins w:id="2861" w:author="gsadi" w:date="2013-11-04T21:29:00Z">
        <w:r w:rsidR="00B17EDD">
          <w:rPr>
            <w:rFonts w:ascii="Arial" w:hAnsi="Arial" w:cs="Arial"/>
          </w:rPr>
          <w:t xml:space="preserve"> process</w:t>
        </w:r>
      </w:ins>
    </w:p>
    <w:p w:rsidR="00000000" w:rsidRDefault="00852D2B">
      <w:pPr>
        <w:numPr>
          <w:ilvl w:val="0"/>
          <w:numId w:val="33"/>
        </w:numPr>
        <w:ind w:right="-180"/>
        <w:jc w:val="both"/>
        <w:rPr>
          <w:ins w:id="2862" w:author="gsadi" w:date="2013-11-04T21:30:00Z"/>
          <w:rFonts w:ascii="Arial" w:hAnsi="Arial" w:cs="Arial"/>
        </w:rPr>
        <w:pPrChange w:id="2863" w:author="gsadi" w:date="2013-11-04T21:29:00Z">
          <w:pPr>
            <w:ind w:left="810" w:right="-180"/>
            <w:jc w:val="both"/>
          </w:pPr>
        </w:pPrChange>
      </w:pPr>
      <w:ins w:id="2864" w:author="gsadi" w:date="2013-11-04T21:31:00Z">
        <w:r>
          <w:rPr>
            <w:rFonts w:ascii="Arial" w:hAnsi="Arial" w:cs="Arial"/>
          </w:rPr>
          <w:t>Supply planning process</w:t>
        </w:r>
      </w:ins>
      <w:ins w:id="2865" w:author="gsadi" w:date="2013-11-04T21:29:00Z">
        <w:r w:rsidR="00444C13">
          <w:rPr>
            <w:rFonts w:ascii="Arial" w:hAnsi="Arial" w:cs="Arial"/>
          </w:rPr>
          <w:t xml:space="preserve"> gets Retail POs </w:t>
        </w:r>
      </w:ins>
      <w:ins w:id="2866" w:author="gsadi" w:date="2013-11-04T21:30:00Z">
        <w:r w:rsidR="00444C13">
          <w:rPr>
            <w:rFonts w:ascii="Arial" w:hAnsi="Arial" w:cs="Arial"/>
          </w:rPr>
          <w:t>from Retail processes</w:t>
        </w:r>
      </w:ins>
    </w:p>
    <w:p w:rsidR="00000000" w:rsidRDefault="00444C13">
      <w:pPr>
        <w:numPr>
          <w:ilvl w:val="0"/>
          <w:numId w:val="33"/>
        </w:numPr>
        <w:ind w:right="-180"/>
        <w:jc w:val="both"/>
        <w:rPr>
          <w:ins w:id="2867" w:author="gsadi" w:date="2013-11-04T21:31:00Z"/>
          <w:rFonts w:ascii="Arial" w:hAnsi="Arial" w:cs="Arial"/>
        </w:rPr>
        <w:pPrChange w:id="2868" w:author="gsadi" w:date="2013-11-04T21:29:00Z">
          <w:pPr>
            <w:ind w:left="810" w:right="-180"/>
            <w:jc w:val="both"/>
          </w:pPr>
        </w:pPrChange>
      </w:pPr>
      <w:ins w:id="2869" w:author="gsadi" w:date="2013-11-04T21:30:00Z">
        <w:r>
          <w:rPr>
            <w:rFonts w:ascii="Arial" w:hAnsi="Arial" w:cs="Arial"/>
          </w:rPr>
          <w:t xml:space="preserve">Demand planning sends </w:t>
        </w:r>
      </w:ins>
      <w:ins w:id="2870" w:author="gsadi" w:date="2013-11-04T21:33:00Z">
        <w:r w:rsidR="00EF79A9">
          <w:rPr>
            <w:rFonts w:ascii="Arial" w:hAnsi="Arial" w:cs="Arial"/>
          </w:rPr>
          <w:t>forecast</w:t>
        </w:r>
      </w:ins>
      <w:ins w:id="2871" w:author="gsadi" w:date="2013-11-04T21:30:00Z">
        <w:r>
          <w:rPr>
            <w:rFonts w:ascii="Arial" w:hAnsi="Arial" w:cs="Arial"/>
          </w:rPr>
          <w:t xml:space="preserve"> data to Supply planning process</w:t>
        </w:r>
      </w:ins>
    </w:p>
    <w:p w:rsidR="00000000" w:rsidRDefault="00EF79A9">
      <w:pPr>
        <w:numPr>
          <w:ilvl w:val="0"/>
          <w:numId w:val="33"/>
        </w:numPr>
        <w:ind w:right="-180"/>
        <w:jc w:val="both"/>
        <w:rPr>
          <w:ins w:id="2872" w:author="gsadi" w:date="2013-11-04T21:38:00Z"/>
          <w:rFonts w:ascii="Arial" w:hAnsi="Arial" w:cs="Arial"/>
        </w:rPr>
        <w:pPrChange w:id="2873" w:author="gsadi" w:date="2013-11-04T21:29:00Z">
          <w:pPr>
            <w:ind w:left="810" w:right="-180"/>
            <w:jc w:val="both"/>
          </w:pPr>
        </w:pPrChange>
      </w:pPr>
      <w:ins w:id="2874" w:author="gsadi" w:date="2013-11-04T21:31:00Z">
        <w:r>
          <w:rPr>
            <w:rFonts w:ascii="Arial" w:hAnsi="Arial" w:cs="Arial"/>
          </w:rPr>
          <w:t xml:space="preserve">i2 SCP processes demands (Unshipped orders, </w:t>
        </w:r>
        <w:r w:rsidR="00FB7F6A">
          <w:rPr>
            <w:rFonts w:ascii="Arial" w:hAnsi="Arial" w:cs="Arial"/>
          </w:rPr>
          <w:t>Contracts, Retail POs</w:t>
        </w:r>
      </w:ins>
      <w:ins w:id="2875" w:author="gsadi" w:date="2013-11-04T21:34:00Z">
        <w:r w:rsidR="00FB7F6A">
          <w:rPr>
            <w:rFonts w:ascii="Arial" w:hAnsi="Arial" w:cs="Arial"/>
          </w:rPr>
          <w:t xml:space="preserve"> and </w:t>
        </w:r>
      </w:ins>
      <w:ins w:id="2876" w:author="gsadi" w:date="2013-11-04T21:33:00Z">
        <w:r w:rsidR="00FB7F6A">
          <w:rPr>
            <w:rFonts w:ascii="Arial" w:hAnsi="Arial" w:cs="Arial"/>
          </w:rPr>
          <w:t>Forecasted demand</w:t>
        </w:r>
      </w:ins>
      <w:ins w:id="2877" w:author="gsadi" w:date="2013-11-04T21:34:00Z">
        <w:r w:rsidR="00FB7F6A">
          <w:rPr>
            <w:rFonts w:ascii="Arial" w:hAnsi="Arial" w:cs="Arial"/>
          </w:rPr>
          <w:t xml:space="preserve">) and generates a feasible supply plan </w:t>
        </w:r>
      </w:ins>
      <w:ins w:id="2878" w:author="gsadi" w:date="2013-11-04T21:35:00Z">
        <w:r w:rsidR="00FB7F6A">
          <w:rPr>
            <w:rFonts w:ascii="Arial" w:hAnsi="Arial" w:cs="Arial"/>
          </w:rPr>
          <w:t xml:space="preserve">based on the latest </w:t>
        </w:r>
        <w:r w:rsidR="00FB7F6A">
          <w:rPr>
            <w:rFonts w:ascii="Arial" w:hAnsi="Arial" w:cs="Arial"/>
          </w:rPr>
          <w:lastRenderedPageBreak/>
          <w:t>supply picture</w:t>
        </w:r>
        <w:r w:rsidR="006B27DA">
          <w:rPr>
            <w:rFonts w:ascii="Arial" w:hAnsi="Arial" w:cs="Arial"/>
          </w:rPr>
          <w:t xml:space="preserve">. Since </w:t>
        </w:r>
      </w:ins>
      <w:ins w:id="2879" w:author="gsadi" w:date="2013-11-04T21:37:00Z">
        <w:r w:rsidR="00F45720">
          <w:rPr>
            <w:rFonts w:ascii="Arial" w:hAnsi="Arial" w:cs="Arial"/>
          </w:rPr>
          <w:t xml:space="preserve">VF Corp`s </w:t>
        </w:r>
      </w:ins>
      <w:ins w:id="2880" w:author="gsadi" w:date="2013-11-04T21:35:00Z">
        <w:r w:rsidR="006B27DA">
          <w:rPr>
            <w:rFonts w:ascii="Arial" w:hAnsi="Arial" w:cs="Arial"/>
          </w:rPr>
          <w:t xml:space="preserve">Outdoor coalition </w:t>
        </w:r>
      </w:ins>
      <w:ins w:id="2881" w:author="gsadi" w:date="2013-11-04T21:37:00Z">
        <w:r w:rsidR="00EE6578">
          <w:rPr>
            <w:rFonts w:ascii="Arial" w:hAnsi="Arial" w:cs="Arial"/>
          </w:rPr>
          <w:t xml:space="preserve">is a purchasing model, </w:t>
        </w:r>
      </w:ins>
      <w:ins w:id="2882" w:author="gsadi" w:date="2013-11-04T21:38:00Z">
        <w:r w:rsidR="00EE6578">
          <w:rPr>
            <w:rFonts w:ascii="Arial" w:hAnsi="Arial" w:cs="Arial"/>
          </w:rPr>
          <w:t>i2 SCP is modeled to generate Planned Orders</w:t>
        </w:r>
      </w:ins>
    </w:p>
    <w:p w:rsidR="00000000" w:rsidRDefault="00BD339B">
      <w:pPr>
        <w:numPr>
          <w:ilvl w:val="0"/>
          <w:numId w:val="33"/>
        </w:numPr>
        <w:ind w:right="-180"/>
        <w:jc w:val="both"/>
        <w:rPr>
          <w:ins w:id="2883" w:author="gsadi" w:date="2013-11-03T22:05:00Z"/>
          <w:rFonts w:ascii="Arial" w:hAnsi="Arial" w:cs="Arial"/>
        </w:rPr>
        <w:pPrChange w:id="2884" w:author="gsadi" w:date="2013-11-04T21:39:00Z">
          <w:pPr>
            <w:ind w:left="90" w:right="-180"/>
            <w:jc w:val="both"/>
          </w:pPr>
        </w:pPrChange>
      </w:pPr>
      <w:ins w:id="2885" w:author="gsadi" w:date="2013-11-04T22:06:00Z">
        <w:r>
          <w:rPr>
            <w:rFonts w:ascii="Arial" w:hAnsi="Arial" w:cs="Arial"/>
          </w:rPr>
          <w:t>P</w:t>
        </w:r>
      </w:ins>
      <w:ins w:id="2886" w:author="gsadi" w:date="2013-11-04T21:38:00Z">
        <w:r w:rsidR="00297C4A" w:rsidRPr="006368CB">
          <w:rPr>
            <w:rFonts w:ascii="Arial" w:hAnsi="Arial" w:cs="Arial"/>
          </w:rPr>
          <w:t xml:space="preserve">lanned orders are then </w:t>
        </w:r>
      </w:ins>
      <w:ins w:id="2887" w:author="gsadi" w:date="2013-11-04T21:39:00Z">
        <w:r w:rsidR="00297C4A" w:rsidRPr="00C525B3">
          <w:rPr>
            <w:rFonts w:ascii="Arial" w:hAnsi="Arial" w:cs="Arial"/>
          </w:rPr>
          <w:t>sent to PSE for further buy analysis and capacity balancing</w:t>
        </w:r>
        <w:r w:rsidR="009A3AC3">
          <w:rPr>
            <w:rFonts w:ascii="Arial" w:hAnsi="Arial" w:cs="Arial"/>
          </w:rPr>
          <w:t xml:space="preserve">. </w:t>
        </w:r>
      </w:ins>
      <w:ins w:id="2888" w:author="gsadi" w:date="2013-11-04T22:06:00Z">
        <w:r w:rsidR="009A3AC3">
          <w:rPr>
            <w:rFonts w:ascii="Arial" w:hAnsi="Arial" w:cs="Arial"/>
          </w:rPr>
          <w:t>B</w:t>
        </w:r>
      </w:ins>
      <w:ins w:id="2889" w:author="gsadi" w:date="2013-11-04T21:39:00Z">
        <w:r w:rsidR="00297C4A">
          <w:rPr>
            <w:rFonts w:ascii="Arial" w:hAnsi="Arial" w:cs="Arial"/>
          </w:rPr>
          <w:t xml:space="preserve">usiness users can </w:t>
        </w:r>
      </w:ins>
      <w:ins w:id="2890" w:author="gsadi" w:date="2013-11-04T22:06:00Z">
        <w:r w:rsidR="00587676">
          <w:rPr>
            <w:rFonts w:ascii="Arial" w:hAnsi="Arial" w:cs="Arial"/>
          </w:rPr>
          <w:t xml:space="preserve">perform </w:t>
        </w:r>
      </w:ins>
      <w:ins w:id="2891" w:author="gsadi" w:date="2013-11-04T21:39:00Z">
        <w:r w:rsidR="00297C4A">
          <w:rPr>
            <w:rFonts w:ascii="Arial" w:hAnsi="Arial" w:cs="Arial"/>
          </w:rPr>
          <w:t xml:space="preserve">various activities on the planned orders </w:t>
        </w:r>
      </w:ins>
      <w:ins w:id="2892" w:author="gsadi" w:date="2013-11-04T21:40:00Z">
        <w:r w:rsidR="00297C4A">
          <w:rPr>
            <w:rFonts w:ascii="Arial" w:hAnsi="Arial" w:cs="Arial"/>
          </w:rPr>
          <w:t>–</w:t>
        </w:r>
      </w:ins>
      <w:ins w:id="2893" w:author="gsadi" w:date="2013-11-04T21:39:00Z">
        <w:r w:rsidR="00297C4A">
          <w:rPr>
            <w:rFonts w:ascii="Arial" w:hAnsi="Arial" w:cs="Arial"/>
          </w:rPr>
          <w:t xml:space="preserve"> combine,</w:t>
        </w:r>
      </w:ins>
      <w:ins w:id="2894" w:author="gsadi" w:date="2013-11-04T21:40:00Z">
        <w:r w:rsidR="00297C4A">
          <w:rPr>
            <w:rFonts w:ascii="Arial" w:hAnsi="Arial" w:cs="Arial"/>
          </w:rPr>
          <w:t xml:space="preserve"> split, change vendors</w:t>
        </w:r>
      </w:ins>
      <w:ins w:id="2895" w:author="gsadi" w:date="2013-11-04T21:41:00Z">
        <w:r w:rsidR="00297C4A">
          <w:rPr>
            <w:rFonts w:ascii="Arial" w:hAnsi="Arial" w:cs="Arial"/>
          </w:rPr>
          <w:t xml:space="preserve"> and </w:t>
        </w:r>
      </w:ins>
      <w:ins w:id="2896" w:author="gsadi" w:date="2013-11-04T21:40:00Z">
        <w:r w:rsidR="00297C4A">
          <w:rPr>
            <w:rFonts w:ascii="Arial" w:hAnsi="Arial" w:cs="Arial"/>
          </w:rPr>
          <w:t>dates</w:t>
        </w:r>
      </w:ins>
      <w:ins w:id="2897" w:author="gsadi" w:date="2013-11-04T21:41:00Z">
        <w:r w:rsidR="00297C4A">
          <w:rPr>
            <w:rFonts w:ascii="Arial" w:hAnsi="Arial" w:cs="Arial"/>
          </w:rPr>
          <w:t xml:space="preserve">. After some/all of these activities are performed based on the business requirements, finalized planned orders would be pushed to P2P process, where the planned orders get </w:t>
        </w:r>
      </w:ins>
      <w:ins w:id="2898" w:author="gsadi" w:date="2013-11-04T21:42:00Z">
        <w:r w:rsidR="00297C4A">
          <w:rPr>
            <w:rFonts w:ascii="Arial" w:hAnsi="Arial" w:cs="Arial"/>
          </w:rPr>
          <w:t>converted</w:t>
        </w:r>
      </w:ins>
      <w:ins w:id="2899" w:author="gsadi" w:date="2013-11-04T21:41:00Z">
        <w:r w:rsidR="00297C4A">
          <w:rPr>
            <w:rFonts w:ascii="Arial" w:hAnsi="Arial" w:cs="Arial"/>
          </w:rPr>
          <w:t xml:space="preserve"> </w:t>
        </w:r>
      </w:ins>
      <w:ins w:id="2900" w:author="gsadi" w:date="2013-11-04T21:42:00Z">
        <w:r w:rsidR="00297C4A">
          <w:rPr>
            <w:rFonts w:ascii="Arial" w:hAnsi="Arial" w:cs="Arial"/>
          </w:rPr>
          <w:t>to Purchase Requisitions and eventually Purchase Orders</w:t>
        </w:r>
      </w:ins>
    </w:p>
    <w:p w:rsidR="00AC51FB" w:rsidRPr="000A2B18" w:rsidDel="00AB6037" w:rsidRDefault="00AC51FB" w:rsidP="007E503D">
      <w:pPr>
        <w:rPr>
          <w:del w:id="2901" w:author="gsadi" w:date="2013-11-04T21:44:00Z"/>
          <w:rFonts w:ascii="Arial" w:hAnsi="Arial" w:cs="Arial"/>
        </w:rPr>
      </w:pPr>
      <w:bookmarkStart w:id="2902" w:name="_Toc371366419"/>
      <w:bookmarkStart w:id="2903" w:name="_Toc372015652"/>
      <w:bookmarkStart w:id="2904" w:name="_Toc372015732"/>
      <w:bookmarkStart w:id="2905" w:name="_Toc372015955"/>
      <w:bookmarkStart w:id="2906" w:name="_Toc372578179"/>
      <w:bookmarkStart w:id="2907" w:name="_Toc373153583"/>
      <w:bookmarkStart w:id="2908" w:name="_Toc373153734"/>
      <w:bookmarkStart w:id="2909" w:name="_Toc373158150"/>
      <w:bookmarkStart w:id="2910" w:name="_Toc373158224"/>
      <w:bookmarkStart w:id="2911" w:name="_Toc373162599"/>
      <w:bookmarkStart w:id="2912" w:name="_Toc373183952"/>
      <w:bookmarkEnd w:id="2902"/>
      <w:bookmarkEnd w:id="2903"/>
      <w:bookmarkEnd w:id="2904"/>
      <w:bookmarkEnd w:id="2905"/>
      <w:bookmarkEnd w:id="2906"/>
      <w:bookmarkEnd w:id="2907"/>
      <w:bookmarkEnd w:id="2908"/>
      <w:bookmarkEnd w:id="2909"/>
      <w:bookmarkEnd w:id="2910"/>
      <w:bookmarkEnd w:id="2911"/>
      <w:bookmarkEnd w:id="2912"/>
    </w:p>
    <w:p w:rsidR="00562636" w:rsidRDefault="00AB4399" w:rsidP="00E65C56">
      <w:pPr>
        <w:pStyle w:val="Heading2"/>
        <w:tabs>
          <w:tab w:val="clear" w:pos="1116"/>
          <w:tab w:val="num" w:pos="450"/>
        </w:tabs>
        <w:ind w:hanging="1026"/>
      </w:pPr>
      <w:bookmarkStart w:id="2913" w:name="_Toc373183953"/>
      <w:bookmarkStart w:id="2914" w:name="_Toc370665134"/>
      <w:r>
        <w:t>Sub system</w:t>
      </w:r>
      <w:ins w:id="2915" w:author="gsadi" w:date="2013-11-12T10:32:00Z">
        <w:r w:rsidR="005F5A30">
          <w:t>s</w:t>
        </w:r>
      </w:ins>
      <w:bookmarkEnd w:id="2913"/>
      <w:r>
        <w:t xml:space="preserve"> </w:t>
      </w:r>
      <w:del w:id="2916" w:author="gsadi" w:date="2013-11-12T10:32:00Z">
        <w:r w:rsidDel="002B253A">
          <w:delText>details</w:delText>
        </w:r>
      </w:del>
      <w:bookmarkEnd w:id="2914"/>
    </w:p>
    <w:p w:rsidR="00B94596" w:rsidRDefault="003F7A89">
      <w:pPr>
        <w:pStyle w:val="Heading3"/>
        <w:tabs>
          <w:tab w:val="clear" w:pos="720"/>
          <w:tab w:val="num" w:pos="360"/>
        </w:tabs>
        <w:ind w:left="360" w:hanging="180"/>
        <w:rPr>
          <w:ins w:id="2917" w:author="gsadi" w:date="2013-11-25T14:30:00Z"/>
          <w:i/>
          <w:sz w:val="28"/>
          <w:szCs w:val="28"/>
        </w:rPr>
      </w:pPr>
      <w:bookmarkStart w:id="2918" w:name="_Toc370665135"/>
      <w:bookmarkStart w:id="2919" w:name="_Toc373183954"/>
      <w:r w:rsidRPr="00D91E03">
        <w:rPr>
          <w:i/>
          <w:sz w:val="28"/>
          <w:szCs w:val="28"/>
        </w:rPr>
        <w:t>i2 Supply Chain Planner</w:t>
      </w:r>
      <w:bookmarkEnd w:id="2918"/>
      <w:r w:rsidR="007F47CC">
        <w:rPr>
          <w:i/>
          <w:sz w:val="28"/>
          <w:szCs w:val="28"/>
        </w:rPr>
        <w:t xml:space="preserve"> </w:t>
      </w:r>
      <w:r w:rsidR="00D32D36">
        <w:rPr>
          <w:i/>
          <w:sz w:val="28"/>
          <w:szCs w:val="28"/>
        </w:rPr>
        <w:t>(SCP)</w:t>
      </w:r>
      <w:bookmarkEnd w:id="2919"/>
    </w:p>
    <w:p w:rsidR="00000000" w:rsidRDefault="003F6914">
      <w:pPr>
        <w:rPr>
          <w:ins w:id="2920" w:author="gsadi" w:date="2013-11-04T21:46:00Z"/>
        </w:rPr>
        <w:pPrChange w:id="2921" w:author="gsadi" w:date="2013-11-04T21:45:00Z">
          <w:pPr>
            <w:pStyle w:val="Heading3"/>
            <w:tabs>
              <w:tab w:val="clear" w:pos="720"/>
              <w:tab w:val="num" w:pos="360"/>
            </w:tabs>
            <w:ind w:left="360" w:hanging="180"/>
          </w:pPr>
        </w:pPrChange>
      </w:pPr>
    </w:p>
    <w:p w:rsidR="00000000" w:rsidRDefault="00E23368">
      <w:pPr>
        <w:rPr>
          <w:ins w:id="2922" w:author="gsadi" w:date="2013-11-04T21:46:00Z"/>
          <w:u w:val="single"/>
          <w:rPrChange w:id="2923" w:author="gsadi" w:date="2013-11-05T09:06:00Z">
            <w:rPr>
              <w:ins w:id="2924" w:author="gsadi" w:date="2013-11-04T21:46:00Z"/>
            </w:rPr>
          </w:rPrChange>
        </w:rPr>
        <w:pPrChange w:id="2925" w:author="gsadi" w:date="2013-11-04T21:45:00Z">
          <w:pPr>
            <w:pStyle w:val="Heading3"/>
            <w:tabs>
              <w:tab w:val="clear" w:pos="720"/>
              <w:tab w:val="num" w:pos="360"/>
            </w:tabs>
            <w:ind w:left="360" w:hanging="180"/>
          </w:pPr>
        </w:pPrChange>
      </w:pPr>
      <w:ins w:id="2926" w:author="gsadi" w:date="2013-11-04T21:46:00Z">
        <w:r>
          <w:t xml:space="preserve">   </w:t>
        </w:r>
      </w:ins>
      <w:ins w:id="2927" w:author="gsadi" w:date="2013-11-05T09:06:00Z">
        <w:r w:rsidR="002B0E74" w:rsidRPr="002B0E74">
          <w:rPr>
            <w:rFonts w:ascii="Arial" w:hAnsi="Arial" w:cs="Arial"/>
            <w:b/>
            <w:u w:val="single"/>
            <w:rPrChange w:id="2928" w:author="gsadi" w:date="2013-11-05T09:06:00Z">
              <w:rPr>
                <w:b w:val="0"/>
                <w:bCs w:val="0"/>
                <w:color w:val="0000FF"/>
                <w:u w:val="single"/>
              </w:rPr>
            </w:rPrChange>
          </w:rPr>
          <w:t>Key</w:t>
        </w:r>
      </w:ins>
      <w:ins w:id="2929" w:author="gsadi" w:date="2013-11-04T21:46:00Z">
        <w:r w:rsidR="002B0E74" w:rsidRPr="002B0E74">
          <w:rPr>
            <w:rFonts w:ascii="Arial" w:hAnsi="Arial" w:cs="Arial"/>
            <w:b/>
            <w:u w:val="single"/>
            <w:rPrChange w:id="2930" w:author="gsadi" w:date="2013-11-05T09:06:00Z">
              <w:rPr>
                <w:b w:val="0"/>
                <w:bCs w:val="0"/>
                <w:color w:val="0000FF"/>
                <w:u w:val="single"/>
              </w:rPr>
            </w:rPrChange>
          </w:rPr>
          <w:t xml:space="preserve"> characteristics of i2 SCP </w:t>
        </w:r>
      </w:ins>
      <w:ins w:id="2931" w:author="gsadi" w:date="2013-11-04T21:47:00Z">
        <w:r w:rsidR="002B0E74" w:rsidRPr="002B0E74">
          <w:rPr>
            <w:rFonts w:ascii="Arial" w:hAnsi="Arial" w:cs="Arial"/>
            <w:b/>
            <w:u w:val="single"/>
            <w:rPrChange w:id="2932" w:author="gsadi" w:date="2013-11-05T09:06:00Z">
              <w:rPr>
                <w:b w:val="0"/>
                <w:bCs w:val="0"/>
                <w:color w:val="0000FF"/>
                <w:u w:val="single"/>
              </w:rPr>
            </w:rPrChange>
          </w:rPr>
          <w:t>for Outdoor coalition</w:t>
        </w:r>
      </w:ins>
      <w:ins w:id="2933" w:author="gsadi" w:date="2013-11-04T21:50:00Z">
        <w:r w:rsidR="002B0E74" w:rsidRPr="002B0E74">
          <w:rPr>
            <w:rFonts w:ascii="Arial" w:hAnsi="Arial" w:cs="Arial"/>
            <w:b/>
            <w:u w:val="single"/>
            <w:rPrChange w:id="2934" w:author="gsadi" w:date="2013-11-05T09:06:00Z">
              <w:rPr>
                <w:b w:val="0"/>
                <w:bCs w:val="0"/>
                <w:color w:val="0000FF"/>
                <w:u w:val="single"/>
              </w:rPr>
            </w:rPrChange>
          </w:rPr>
          <w:t>:</w:t>
        </w:r>
      </w:ins>
    </w:p>
    <w:p w:rsidR="00000000" w:rsidRDefault="003F6914">
      <w:pPr>
        <w:rPr>
          <w:ins w:id="2935" w:author="gsadi" w:date="2013-11-04T21:44:00Z"/>
          <w:rPrChange w:id="2936" w:author="gsadi" w:date="2013-11-04T21:46:00Z">
            <w:rPr>
              <w:ins w:id="2937" w:author="gsadi" w:date="2013-11-04T21:44:00Z"/>
              <w:i/>
              <w:sz w:val="28"/>
              <w:szCs w:val="28"/>
            </w:rPr>
          </w:rPrChange>
        </w:rPr>
        <w:pPrChange w:id="2938" w:author="gsadi" w:date="2013-11-04T21:45:00Z">
          <w:pPr>
            <w:pStyle w:val="Heading3"/>
            <w:tabs>
              <w:tab w:val="clear" w:pos="720"/>
              <w:tab w:val="num" w:pos="360"/>
            </w:tabs>
            <w:ind w:left="360" w:hanging="180"/>
          </w:pPr>
        </w:pPrChange>
      </w:pPr>
    </w:p>
    <w:p w:rsidR="00000000" w:rsidRDefault="002B0E74">
      <w:pPr>
        <w:numPr>
          <w:ilvl w:val="0"/>
          <w:numId w:val="33"/>
        </w:numPr>
        <w:ind w:right="-180"/>
        <w:jc w:val="both"/>
        <w:rPr>
          <w:ins w:id="2939" w:author="gsadi" w:date="2013-11-04T21:46:00Z"/>
          <w:rFonts w:ascii="Arial" w:hAnsi="Arial" w:cs="Arial"/>
        </w:rPr>
        <w:pPrChange w:id="2940" w:author="gsadi" w:date="2013-11-04T21:45:00Z">
          <w:pPr>
            <w:numPr>
              <w:numId w:val="34"/>
            </w:numPr>
            <w:tabs>
              <w:tab w:val="num" w:pos="720"/>
            </w:tabs>
            <w:ind w:left="720" w:hanging="360"/>
          </w:pPr>
        </w:pPrChange>
      </w:pPr>
      <w:ins w:id="2941" w:author="gsadi" w:date="2013-11-04T21:44:00Z">
        <w:r w:rsidRPr="002B0E74">
          <w:rPr>
            <w:rFonts w:ascii="Arial" w:hAnsi="Arial" w:cs="Arial"/>
            <w:rPrChange w:id="2942" w:author="gsadi" w:date="2013-11-04T21:46:00Z">
              <w:rPr>
                <w:i/>
                <w:color w:val="0000FF"/>
                <w:u w:val="single"/>
              </w:rPr>
            </w:rPrChange>
          </w:rPr>
          <w:t xml:space="preserve">  </w:t>
        </w:r>
      </w:ins>
      <w:ins w:id="2943" w:author="gsadi" w:date="2013-11-04T21:45:00Z">
        <w:r w:rsidR="005F5CB6" w:rsidRPr="006368CB">
          <w:rPr>
            <w:rFonts w:ascii="Arial" w:hAnsi="Arial" w:cs="Arial"/>
          </w:rPr>
          <w:t xml:space="preserve">i2 </w:t>
        </w:r>
        <w:r w:rsidRPr="002B0E74">
          <w:rPr>
            <w:rFonts w:ascii="Arial" w:hAnsi="Arial" w:cs="Arial"/>
            <w:rPrChange w:id="2944" w:author="gsadi" w:date="2013-11-04T21:46:00Z">
              <w:rPr>
                <w:i/>
                <w:color w:val="0000FF"/>
                <w:u w:val="single"/>
              </w:rPr>
            </w:rPrChange>
          </w:rPr>
          <w:t>Supply Chain Planner has been modeled to recommend additional purchases and can produce a constraint based plan</w:t>
        </w:r>
      </w:ins>
      <w:ins w:id="2945" w:author="gsadi" w:date="2013-11-04T21:55:00Z">
        <w:r w:rsidR="00632A0F">
          <w:rPr>
            <w:rFonts w:ascii="Arial" w:hAnsi="Arial" w:cs="Arial"/>
          </w:rPr>
          <w:t>.</w:t>
        </w:r>
        <w:r w:rsidR="00632A0F" w:rsidRPr="00632A0F">
          <w:t xml:space="preserve"> </w:t>
        </w:r>
        <w:r w:rsidR="00632A0F">
          <w:rPr>
            <w:rFonts w:ascii="Arial" w:hAnsi="Arial" w:cs="Arial"/>
          </w:rPr>
          <w:t>It</w:t>
        </w:r>
        <w:r w:rsidRPr="002B0E74">
          <w:rPr>
            <w:rFonts w:ascii="Arial" w:hAnsi="Arial" w:cs="Arial"/>
            <w:rPrChange w:id="2946" w:author="gsadi" w:date="2013-11-04T21:55:00Z">
              <w:rPr>
                <w:color w:val="0000FF"/>
                <w:u w:val="single"/>
              </w:rPr>
            </w:rPrChange>
          </w:rPr>
          <w:t xml:space="preserve"> is a JIT model that focuses only on purchasing of finished good material</w:t>
        </w:r>
      </w:ins>
      <w:ins w:id="2947" w:author="gsadi" w:date="2013-11-04T21:59:00Z">
        <w:r w:rsidR="00AE077F">
          <w:rPr>
            <w:rFonts w:ascii="Arial" w:hAnsi="Arial" w:cs="Arial"/>
          </w:rPr>
          <w:t>.</w:t>
        </w:r>
      </w:ins>
    </w:p>
    <w:p w:rsidR="00000000" w:rsidRDefault="00F02D0C">
      <w:pPr>
        <w:numPr>
          <w:ilvl w:val="0"/>
          <w:numId w:val="33"/>
        </w:numPr>
        <w:ind w:right="-180"/>
        <w:jc w:val="both"/>
        <w:rPr>
          <w:ins w:id="2948" w:author="gsadi" w:date="2013-11-04T21:55:00Z"/>
          <w:rFonts w:ascii="Arial" w:hAnsi="Arial" w:cs="Arial"/>
        </w:rPr>
        <w:pPrChange w:id="2949" w:author="gsadi" w:date="2013-11-04T21:45:00Z">
          <w:pPr>
            <w:numPr>
              <w:numId w:val="34"/>
            </w:numPr>
            <w:tabs>
              <w:tab w:val="num" w:pos="720"/>
            </w:tabs>
            <w:ind w:left="720" w:hanging="360"/>
          </w:pPr>
        </w:pPrChange>
      </w:pPr>
      <w:ins w:id="2950" w:author="gsadi" w:date="2013-11-04T21:56:00Z">
        <w:r w:rsidRPr="00390530">
          <w:rPr>
            <w:rFonts w:ascii="Arial" w:hAnsi="Arial" w:cs="Arial"/>
          </w:rPr>
          <w:t xml:space="preserve">Planning unit is “SKU-DC” i.e. </w:t>
        </w:r>
      </w:ins>
      <w:ins w:id="2951" w:author="gsadi" w:date="2013-11-04T21:45:00Z">
        <w:r w:rsidR="002B0E74" w:rsidRPr="002B0E74">
          <w:rPr>
            <w:rFonts w:ascii="Arial" w:hAnsi="Arial" w:cs="Arial"/>
            <w:rPrChange w:id="2952" w:author="gsadi" w:date="2013-11-04T21:46:00Z">
              <w:rPr>
                <w:i/>
                <w:color w:val="0000FF"/>
                <w:u w:val="single"/>
              </w:rPr>
            </w:rPrChange>
          </w:rPr>
          <w:t>Planning is done at the at the individual SKU level to accoun</w:t>
        </w:r>
        <w:r w:rsidR="002D31DD" w:rsidRPr="006368CB">
          <w:rPr>
            <w:rFonts w:ascii="Arial" w:hAnsi="Arial" w:cs="Arial"/>
          </w:rPr>
          <w:t>t for any size level imbalances</w:t>
        </w:r>
      </w:ins>
      <w:ins w:id="2953" w:author="gsadi" w:date="2013-11-04T21:59:00Z">
        <w:r w:rsidR="00AE077F">
          <w:rPr>
            <w:rFonts w:ascii="Arial" w:hAnsi="Arial" w:cs="Arial"/>
          </w:rPr>
          <w:t>.</w:t>
        </w:r>
      </w:ins>
    </w:p>
    <w:p w:rsidR="00000000" w:rsidRDefault="002B0E74">
      <w:pPr>
        <w:numPr>
          <w:ilvl w:val="0"/>
          <w:numId w:val="33"/>
        </w:numPr>
        <w:ind w:right="-180"/>
        <w:jc w:val="both"/>
        <w:rPr>
          <w:ins w:id="2954" w:author="gsadi" w:date="2013-11-04T21:56:00Z"/>
        </w:rPr>
        <w:pPrChange w:id="2955" w:author="gsadi" w:date="2013-11-04T21:45:00Z">
          <w:pPr>
            <w:pStyle w:val="Heading3"/>
            <w:tabs>
              <w:tab w:val="clear" w:pos="720"/>
              <w:tab w:val="num" w:pos="360"/>
            </w:tabs>
            <w:ind w:left="360" w:hanging="180"/>
          </w:pPr>
        </w:pPrChange>
      </w:pPr>
      <w:ins w:id="2956" w:author="gsadi" w:date="2013-11-04T21:45:00Z">
        <w:r w:rsidRPr="002B0E74">
          <w:rPr>
            <w:rFonts w:ascii="Arial" w:hAnsi="Arial" w:cs="Arial"/>
            <w:rPrChange w:id="2957" w:author="gsadi" w:date="2013-11-04T21:45:00Z">
              <w:rPr>
                <w:b w:val="0"/>
                <w:bCs w:val="0"/>
                <w:i/>
                <w:color w:val="0000FF"/>
                <w:u w:val="single"/>
              </w:rPr>
            </w:rPrChange>
          </w:rPr>
          <w:t>The i2 Supply Chain Planning System is updated and re-run nightly, so it reacts quickly to changes in supply or demand.</w:t>
        </w:r>
      </w:ins>
    </w:p>
    <w:p w:rsidR="009924DA" w:rsidRPr="00390530" w:rsidRDefault="00AE077F" w:rsidP="009924DA">
      <w:pPr>
        <w:numPr>
          <w:ilvl w:val="0"/>
          <w:numId w:val="33"/>
        </w:numPr>
        <w:ind w:right="-180"/>
        <w:jc w:val="both"/>
        <w:rPr>
          <w:ins w:id="2958" w:author="gsadi" w:date="2013-11-04T21:56:00Z"/>
          <w:rFonts w:ascii="Arial" w:hAnsi="Arial" w:cs="Arial"/>
        </w:rPr>
      </w:pPr>
      <w:ins w:id="2959" w:author="gsadi" w:date="2013-11-04T21:57:00Z">
        <w:r>
          <w:rPr>
            <w:rFonts w:ascii="Arial" w:hAnsi="Arial" w:cs="Arial"/>
          </w:rPr>
          <w:t xml:space="preserve"> </w:t>
        </w:r>
      </w:ins>
      <w:ins w:id="2960" w:author="gsadi" w:date="2013-11-04T21:58:00Z">
        <w:r>
          <w:rPr>
            <w:rFonts w:ascii="Arial" w:hAnsi="Arial" w:cs="Arial"/>
          </w:rPr>
          <w:t xml:space="preserve">Versions of i2 SCP engine and model are </w:t>
        </w:r>
      </w:ins>
      <w:ins w:id="2961" w:author="gsadi" w:date="2013-11-04T21:56:00Z">
        <w:r w:rsidR="0064392E">
          <w:rPr>
            <w:rFonts w:ascii="Arial" w:hAnsi="Arial" w:cs="Arial"/>
          </w:rPr>
          <w:t>6.3.2</w:t>
        </w:r>
      </w:ins>
      <w:ins w:id="2962" w:author="gsadi" w:date="2013-11-04T21:58:00Z">
        <w:r>
          <w:rPr>
            <w:rFonts w:ascii="Arial" w:hAnsi="Arial" w:cs="Arial"/>
          </w:rPr>
          <w:t xml:space="preserve"> and</w:t>
        </w:r>
      </w:ins>
      <w:ins w:id="2963" w:author="gsadi" w:date="2013-11-04T21:56:00Z">
        <w:r w:rsidR="009924DA" w:rsidRPr="00390530">
          <w:rPr>
            <w:rFonts w:ascii="Arial" w:hAnsi="Arial" w:cs="Arial"/>
          </w:rPr>
          <w:t xml:space="preserve"> 5.2</w:t>
        </w:r>
      </w:ins>
      <w:ins w:id="2964" w:author="gsadi" w:date="2013-11-04T21:58:00Z">
        <w:r>
          <w:rPr>
            <w:rFonts w:ascii="Arial" w:hAnsi="Arial" w:cs="Arial"/>
          </w:rPr>
          <w:t xml:space="preserve"> respectively. </w:t>
        </w:r>
      </w:ins>
      <w:ins w:id="2965" w:author="gsadi" w:date="2013-11-04T21:56:00Z">
        <w:r>
          <w:rPr>
            <w:rFonts w:ascii="Arial" w:hAnsi="Arial" w:cs="Arial"/>
          </w:rPr>
          <w:t xml:space="preserve"> </w:t>
        </w:r>
      </w:ins>
      <w:ins w:id="2966" w:author="gsadi" w:date="2013-11-04T21:59:00Z">
        <w:r>
          <w:rPr>
            <w:rFonts w:ascii="Arial" w:hAnsi="Arial" w:cs="Arial"/>
          </w:rPr>
          <w:t xml:space="preserve">The model is based on </w:t>
        </w:r>
      </w:ins>
      <w:ins w:id="2967" w:author="gsadi" w:date="2013-11-04T21:56:00Z">
        <w:r>
          <w:rPr>
            <w:rFonts w:ascii="Arial" w:hAnsi="Arial" w:cs="Arial"/>
          </w:rPr>
          <w:t>CDM</w:t>
        </w:r>
      </w:ins>
      <w:ins w:id="2968" w:author="gsadi" w:date="2013-11-04T21:59:00Z">
        <w:r>
          <w:rPr>
            <w:rFonts w:ascii="Arial" w:hAnsi="Arial" w:cs="Arial"/>
          </w:rPr>
          <w:t xml:space="preserve"> architecture.</w:t>
        </w:r>
      </w:ins>
    </w:p>
    <w:p w:rsidR="00000000" w:rsidRDefault="00AE077F">
      <w:pPr>
        <w:numPr>
          <w:ilvl w:val="0"/>
          <w:numId w:val="33"/>
        </w:numPr>
        <w:ind w:right="-180"/>
        <w:jc w:val="both"/>
        <w:rPr>
          <w:ins w:id="2969" w:author="gsadi" w:date="2013-11-04T22:00:00Z"/>
        </w:rPr>
        <w:pPrChange w:id="2970" w:author="gsadi" w:date="2013-11-04T21:56:00Z">
          <w:pPr>
            <w:pStyle w:val="Heading3"/>
            <w:tabs>
              <w:tab w:val="clear" w:pos="720"/>
              <w:tab w:val="num" w:pos="360"/>
            </w:tabs>
            <w:ind w:left="360" w:hanging="180"/>
          </w:pPr>
        </w:pPrChange>
      </w:pPr>
      <w:ins w:id="2971" w:author="gsadi" w:date="2013-11-04T21:57:00Z">
        <w:r>
          <w:rPr>
            <w:rFonts w:ascii="Arial" w:hAnsi="Arial" w:cs="Arial"/>
          </w:rPr>
          <w:t xml:space="preserve"> </w:t>
        </w:r>
      </w:ins>
      <w:ins w:id="2972" w:author="gsadi" w:date="2013-11-04T21:56:00Z">
        <w:r w:rsidR="009924DA" w:rsidRPr="00390530">
          <w:rPr>
            <w:rFonts w:ascii="Arial" w:hAnsi="Arial" w:cs="Arial"/>
          </w:rPr>
          <w:t>i2 SCP`s MAP solver is implemented to do the Order By Order planning.</w:t>
        </w:r>
      </w:ins>
    </w:p>
    <w:p w:rsidR="00000000" w:rsidRDefault="003F6914">
      <w:pPr>
        <w:ind w:left="90" w:right="-180"/>
        <w:jc w:val="both"/>
        <w:rPr>
          <w:ins w:id="2973" w:author="gsadi" w:date="2013-11-04T22:00:00Z"/>
        </w:rPr>
        <w:pPrChange w:id="2974" w:author="gsadi" w:date="2013-11-04T22:00:00Z">
          <w:pPr>
            <w:pStyle w:val="Heading3"/>
            <w:tabs>
              <w:tab w:val="clear" w:pos="720"/>
              <w:tab w:val="num" w:pos="360"/>
            </w:tabs>
            <w:ind w:left="360" w:hanging="180"/>
          </w:pPr>
        </w:pPrChange>
      </w:pPr>
    </w:p>
    <w:p w:rsidR="00000000" w:rsidRDefault="002B0E74">
      <w:pPr>
        <w:ind w:left="180"/>
        <w:rPr>
          <w:ins w:id="2975" w:author="gsadi" w:date="2013-11-04T22:00:00Z"/>
          <w:rFonts w:ascii="Arial" w:hAnsi="Arial" w:cs="Arial"/>
          <w:b/>
          <w:u w:val="single"/>
          <w:rPrChange w:id="2976" w:author="gsadi" w:date="2013-11-05T09:07:00Z">
            <w:rPr>
              <w:ins w:id="2977" w:author="gsadi" w:date="2013-11-04T22:00:00Z"/>
              <w:rFonts w:ascii="Arial" w:hAnsi="Arial" w:cs="Arial"/>
            </w:rPr>
          </w:rPrChange>
        </w:rPr>
        <w:pPrChange w:id="2978" w:author="gsadi" w:date="2013-11-04T22:00:00Z">
          <w:pPr>
            <w:numPr>
              <w:numId w:val="33"/>
            </w:numPr>
            <w:ind w:left="810" w:hanging="360"/>
          </w:pPr>
        </w:pPrChange>
      </w:pPr>
      <w:ins w:id="2979" w:author="gsadi" w:date="2013-11-04T22:03:00Z">
        <w:r w:rsidRPr="002B0E74">
          <w:rPr>
            <w:rFonts w:ascii="Arial" w:hAnsi="Arial" w:cs="Arial"/>
            <w:b/>
            <w:u w:val="single"/>
            <w:rPrChange w:id="2980" w:author="gsadi" w:date="2013-11-05T09:07:00Z">
              <w:rPr>
                <w:rFonts w:ascii="Arial" w:hAnsi="Arial" w:cs="Arial"/>
                <w:color w:val="0000FF"/>
                <w:u w:val="single"/>
              </w:rPr>
            </w:rPrChange>
          </w:rPr>
          <w:t>Supply Chain Model for Outdoor:</w:t>
        </w:r>
      </w:ins>
    </w:p>
    <w:p w:rsidR="00000000" w:rsidRDefault="003F6914">
      <w:pPr>
        <w:ind w:left="180"/>
        <w:rPr>
          <w:ins w:id="2981" w:author="gsadi" w:date="2013-11-04T22:12:00Z"/>
          <w:noProof/>
        </w:rPr>
        <w:pPrChange w:id="2982" w:author="gsadi" w:date="2013-11-11T16:32:00Z">
          <w:pPr>
            <w:numPr>
              <w:numId w:val="33"/>
            </w:numPr>
            <w:ind w:left="810" w:hanging="360"/>
          </w:pPr>
        </w:pPrChange>
      </w:pPr>
      <w:ins w:id="2983" w:author="gsadi" w:date="2013-11-04T22:12:00Z">
        <w:r>
          <w:rPr>
            <w:noProof/>
            <w:rPrChange w:id="2984">
              <w:rPr>
                <w:noProof/>
                <w:color w:val="0000FF"/>
                <w:u w:val="single"/>
              </w:rPr>
            </w:rPrChange>
          </w:rPr>
          <w:drawing>
            <wp:inline distT="0" distB="0" distL="0" distR="0">
              <wp:extent cx="4953635" cy="18923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635" cy="1892300"/>
                      </a:xfrm>
                      <a:prstGeom prst="rect">
                        <a:avLst/>
                      </a:prstGeom>
                      <a:noFill/>
                      <a:ln>
                        <a:noFill/>
                      </a:ln>
                    </pic:spPr>
                  </pic:pic>
                </a:graphicData>
              </a:graphic>
            </wp:inline>
          </w:drawing>
        </w:r>
      </w:ins>
    </w:p>
    <w:p w:rsidR="00000000" w:rsidRDefault="002B0E74">
      <w:pPr>
        <w:pStyle w:val="ListParagraph"/>
        <w:tabs>
          <w:tab w:val="left" w:pos="3740"/>
        </w:tabs>
        <w:spacing w:after="200" w:line="276" w:lineRule="auto"/>
        <w:ind w:left="180"/>
        <w:rPr>
          <w:ins w:id="2985" w:author="gsadi" w:date="2013-11-04T22:13:00Z"/>
        </w:rPr>
        <w:pPrChange w:id="2986" w:author="gsadi" w:date="2013-11-04T22:13:00Z">
          <w:pPr>
            <w:pStyle w:val="ListParagraph"/>
            <w:numPr>
              <w:numId w:val="35"/>
            </w:numPr>
            <w:tabs>
              <w:tab w:val="left" w:pos="3740"/>
            </w:tabs>
            <w:spacing w:after="200" w:line="276" w:lineRule="auto"/>
            <w:ind w:hanging="360"/>
          </w:pPr>
        </w:pPrChange>
      </w:pPr>
      <w:ins w:id="2987" w:author="gsadi" w:date="2013-11-04T22:13:00Z">
        <w:r w:rsidRPr="002B0E74">
          <w:rPr>
            <w:rFonts w:ascii="Arial" w:hAnsi="Arial" w:cs="Arial"/>
            <w:b/>
            <w:u w:val="single"/>
            <w:rPrChange w:id="2988" w:author="gsadi" w:date="2013-11-05T09:07:00Z">
              <w:rPr>
                <w:color w:val="0000FF"/>
                <w:u w:val="single"/>
              </w:rPr>
            </w:rPrChange>
          </w:rPr>
          <w:lastRenderedPageBreak/>
          <w:t xml:space="preserve">Various components that are required to run i2 SCP: </w:t>
        </w:r>
      </w:ins>
      <w:ins w:id="2989" w:author="gsadi" w:date="2013-11-04T22:13:00Z">
        <w:r w:rsidR="00F92E1B">
          <w:object w:dxaOrig="7670" w:dyaOrig="61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0.65pt;height:248.55pt" o:ole="">
              <v:imagedata r:id="rId16" o:title=""/>
            </v:shape>
            <o:OLEObject Type="Embed" ProgID="Visio.Drawing.11" ShapeID="_x0000_i1026" DrawAspect="Content" ObjectID="_1453553643" r:id="rId17"/>
          </w:object>
        </w:r>
      </w:ins>
    </w:p>
    <w:p w:rsidR="00000000" w:rsidRDefault="00677986">
      <w:pPr>
        <w:pStyle w:val="Heading4"/>
        <w:rPr>
          <w:del w:id="2990" w:author="gsadi" w:date="2013-11-04T22:12:00Z"/>
        </w:rPr>
        <w:pPrChange w:id="2991" w:author="gsadi" w:date="2013-11-25T14:31:00Z">
          <w:pPr>
            <w:pStyle w:val="Heading3"/>
            <w:tabs>
              <w:tab w:val="clear" w:pos="720"/>
              <w:tab w:val="num" w:pos="360"/>
            </w:tabs>
            <w:ind w:left="360" w:hanging="180"/>
          </w:pPr>
        </w:pPrChange>
      </w:pPr>
      <w:bookmarkStart w:id="2992" w:name="_Toc372015655"/>
      <w:bookmarkStart w:id="2993" w:name="_Toc372015735"/>
      <w:bookmarkStart w:id="2994" w:name="_Toc372015958"/>
      <w:bookmarkStart w:id="2995" w:name="_Toc372578182"/>
      <w:bookmarkEnd w:id="2992"/>
      <w:bookmarkEnd w:id="2993"/>
      <w:bookmarkEnd w:id="2994"/>
      <w:bookmarkEnd w:id="2995"/>
      <w:ins w:id="2996" w:author="gsadi" w:date="2013-11-25T14:31:00Z">
        <w:r>
          <w:t xml:space="preserve"> </w:t>
        </w:r>
      </w:ins>
      <w:bookmarkStart w:id="2997" w:name="_Toc373153586"/>
      <w:bookmarkStart w:id="2998" w:name="_Toc373153737"/>
      <w:bookmarkStart w:id="2999" w:name="_Toc373158153"/>
      <w:bookmarkStart w:id="3000" w:name="_Toc373158227"/>
      <w:bookmarkStart w:id="3001" w:name="_Toc373162602"/>
      <w:bookmarkStart w:id="3002" w:name="_Toc373183955"/>
      <w:bookmarkEnd w:id="2997"/>
      <w:bookmarkEnd w:id="2998"/>
      <w:bookmarkEnd w:id="2999"/>
      <w:bookmarkEnd w:id="3000"/>
      <w:bookmarkEnd w:id="3001"/>
      <w:bookmarkEnd w:id="3002"/>
    </w:p>
    <w:p w:rsidR="00401CB9" w:rsidRPr="006A5793" w:rsidRDefault="00401CB9">
      <w:pPr>
        <w:pStyle w:val="Heading4"/>
        <w:rPr>
          <w:ins w:id="3003" w:author="gsadi" w:date="2013-11-18T11:55:00Z"/>
        </w:rPr>
      </w:pPr>
      <w:bookmarkStart w:id="3004" w:name="_Toc373183956"/>
      <w:r w:rsidRPr="006A5793">
        <w:t>Master Data</w:t>
      </w:r>
      <w:bookmarkEnd w:id="3004"/>
    </w:p>
    <w:p w:rsidR="00000000" w:rsidRDefault="003F6914">
      <w:pPr>
        <w:rPr>
          <w:ins w:id="3005" w:author="gsadi" w:date="2013-11-11T21:45:00Z"/>
        </w:rPr>
        <w:pPrChange w:id="3006" w:author="gsadi" w:date="2013-11-18T11:55:00Z">
          <w:pPr>
            <w:pStyle w:val="Heading4"/>
          </w:pPr>
        </w:pPrChange>
      </w:pPr>
    </w:p>
    <w:p w:rsidR="00000000" w:rsidRDefault="00D35ACA">
      <w:pPr>
        <w:tabs>
          <w:tab w:val="left" w:pos="270"/>
          <w:tab w:val="left" w:pos="9000"/>
        </w:tabs>
        <w:ind w:left="720" w:right="-360" w:hanging="720"/>
        <w:rPr>
          <w:ins w:id="3007" w:author="gsadi" w:date="2013-11-18T11:52:00Z"/>
        </w:rPr>
        <w:pPrChange w:id="3008" w:author="gsadi" w:date="2013-11-18T11:52:00Z">
          <w:pPr>
            <w:pStyle w:val="Heading4"/>
          </w:pPr>
        </w:pPrChange>
      </w:pPr>
      <w:ins w:id="3009" w:author="gsadi" w:date="2013-11-18T11:38:00Z">
        <w:r>
          <w:rPr>
            <w:rFonts w:ascii="Arial" w:hAnsi="Arial" w:cs="Arial"/>
          </w:rPr>
          <w:t>MSTR is the</w:t>
        </w:r>
      </w:ins>
      <w:ins w:id="3010" w:author="gsadi" w:date="2013-11-18T11:49:00Z">
        <w:r w:rsidR="00A11C1E">
          <w:rPr>
            <w:rFonts w:ascii="Arial" w:hAnsi="Arial" w:cs="Arial"/>
          </w:rPr>
          <w:t xml:space="preserve"> source of master data for i2 i</w:t>
        </w:r>
      </w:ins>
      <w:ins w:id="3011" w:author="gsadi" w:date="2013-11-18T11:38:00Z">
        <w:r>
          <w:rPr>
            <w:rFonts w:ascii="Arial" w:hAnsi="Arial" w:cs="Arial"/>
          </w:rPr>
          <w:t>n today`s production</w:t>
        </w:r>
      </w:ins>
      <w:ins w:id="3012" w:author="gsadi" w:date="2013-11-18T11:49:00Z">
        <w:r w:rsidR="00A11C1E">
          <w:rPr>
            <w:rFonts w:ascii="Arial" w:hAnsi="Arial" w:cs="Arial"/>
          </w:rPr>
          <w:t>. With MSTR</w:t>
        </w:r>
      </w:ins>
    </w:p>
    <w:p w:rsidR="00000000" w:rsidRDefault="00A11C1E">
      <w:pPr>
        <w:tabs>
          <w:tab w:val="left" w:pos="270"/>
          <w:tab w:val="left" w:pos="9000"/>
        </w:tabs>
        <w:ind w:left="720" w:right="-360" w:hanging="720"/>
        <w:rPr>
          <w:ins w:id="3013" w:author="gsadi" w:date="2013-11-18T11:50:00Z"/>
        </w:rPr>
        <w:pPrChange w:id="3014" w:author="gsadi" w:date="2013-11-18T11:52:00Z">
          <w:pPr>
            <w:pStyle w:val="Heading4"/>
          </w:pPr>
        </w:pPrChange>
      </w:pPr>
      <w:ins w:id="3015" w:author="gsadi" w:date="2013-11-18T11:49:00Z">
        <w:r>
          <w:rPr>
            <w:rFonts w:ascii="Arial" w:hAnsi="Arial" w:cs="Arial"/>
          </w:rPr>
          <w:t xml:space="preserve">being decommissioned </w:t>
        </w:r>
      </w:ins>
      <w:ins w:id="3016" w:author="gsadi" w:date="2013-11-18T11:50:00Z">
        <w:r>
          <w:rPr>
            <w:rFonts w:ascii="Arial" w:hAnsi="Arial" w:cs="Arial"/>
          </w:rPr>
          <w:t>for Outdoor, a new data model (I2ODMSTR) has been</w:t>
        </w:r>
      </w:ins>
    </w:p>
    <w:p w:rsidR="00000000" w:rsidRDefault="00A11C1E">
      <w:pPr>
        <w:tabs>
          <w:tab w:val="left" w:pos="270"/>
          <w:tab w:val="left" w:pos="9000"/>
        </w:tabs>
        <w:ind w:left="720" w:right="-360" w:hanging="720"/>
        <w:rPr>
          <w:ins w:id="3017" w:author="gsadi" w:date="2013-11-18T11:50:00Z"/>
        </w:rPr>
        <w:pPrChange w:id="3018" w:author="gsadi" w:date="2013-11-18T11:52:00Z">
          <w:pPr>
            <w:pStyle w:val="Heading4"/>
          </w:pPr>
        </w:pPrChange>
      </w:pPr>
      <w:ins w:id="3019" w:author="gsadi" w:date="2013-11-18T11:50:00Z">
        <w:r>
          <w:rPr>
            <w:rFonts w:ascii="Arial" w:hAnsi="Arial" w:cs="Arial"/>
          </w:rPr>
          <w:t>designed as part of Acadia. I2ODMSTR serves as a source master data for i2</w:t>
        </w:r>
      </w:ins>
    </w:p>
    <w:p w:rsidR="00000000" w:rsidRDefault="00A11C1E">
      <w:pPr>
        <w:tabs>
          <w:tab w:val="left" w:pos="270"/>
          <w:tab w:val="left" w:pos="9000"/>
        </w:tabs>
        <w:ind w:left="720" w:right="-360" w:hanging="720"/>
        <w:rPr>
          <w:ins w:id="3020" w:author="gsadi" w:date="2013-11-18T11:51:00Z"/>
        </w:rPr>
        <w:pPrChange w:id="3021" w:author="gsadi" w:date="2013-11-18T11:52:00Z">
          <w:pPr>
            <w:pStyle w:val="Heading4"/>
          </w:pPr>
        </w:pPrChange>
      </w:pPr>
      <w:ins w:id="3022" w:author="gsadi" w:date="2013-11-18T11:50:00Z">
        <w:r>
          <w:rPr>
            <w:rFonts w:ascii="Arial" w:hAnsi="Arial" w:cs="Arial"/>
          </w:rPr>
          <w:t xml:space="preserve">going forward. It hosts </w:t>
        </w:r>
      </w:ins>
      <w:ins w:id="3023" w:author="gsadi" w:date="2013-11-18T11:51:00Z">
        <w:r>
          <w:rPr>
            <w:rFonts w:ascii="Arial" w:hAnsi="Arial" w:cs="Arial"/>
          </w:rPr>
          <w:t xml:space="preserve">the data related to </w:t>
        </w:r>
      </w:ins>
      <w:ins w:id="3024" w:author="gsadi" w:date="2013-11-18T11:50:00Z">
        <w:r>
          <w:rPr>
            <w:rFonts w:ascii="Arial" w:hAnsi="Arial" w:cs="Arial"/>
          </w:rPr>
          <w:t>Material, Plants, Vendors, Planning</w:t>
        </w:r>
      </w:ins>
    </w:p>
    <w:p w:rsidR="00000000" w:rsidRDefault="00A11C1E">
      <w:pPr>
        <w:tabs>
          <w:tab w:val="left" w:pos="270"/>
          <w:tab w:val="left" w:pos="9000"/>
        </w:tabs>
        <w:ind w:left="720" w:right="-360" w:hanging="720"/>
        <w:rPr>
          <w:ins w:id="3025" w:author="gsadi" w:date="2013-11-18T11:54:00Z"/>
        </w:rPr>
        <w:pPrChange w:id="3026" w:author="gsadi" w:date="2013-11-18T11:52:00Z">
          <w:pPr>
            <w:pStyle w:val="Heading4"/>
          </w:pPr>
        </w:pPrChange>
      </w:pPr>
      <w:ins w:id="3027" w:author="gsadi" w:date="2013-11-18T11:50:00Z">
        <w:r>
          <w:rPr>
            <w:rFonts w:ascii="Arial" w:hAnsi="Arial" w:cs="Arial"/>
          </w:rPr>
          <w:t>Parameters and</w:t>
        </w:r>
      </w:ins>
      <w:ins w:id="3028" w:author="gsadi" w:date="2013-11-18T11:51:00Z">
        <w:r>
          <w:rPr>
            <w:rFonts w:ascii="Arial" w:hAnsi="Arial" w:cs="Arial"/>
          </w:rPr>
          <w:t xml:space="preserve"> </w:t>
        </w:r>
      </w:ins>
      <w:ins w:id="3029" w:author="gsadi" w:date="2013-11-18T11:50:00Z">
        <w:r>
          <w:rPr>
            <w:rFonts w:ascii="Arial" w:hAnsi="Arial" w:cs="Arial"/>
          </w:rPr>
          <w:t>Costing</w:t>
        </w:r>
      </w:ins>
      <w:ins w:id="3030" w:author="gsadi" w:date="2013-11-18T11:51:00Z">
        <w:r>
          <w:rPr>
            <w:rFonts w:ascii="Arial" w:hAnsi="Arial" w:cs="Arial"/>
          </w:rPr>
          <w:t xml:space="preserve">. </w:t>
        </w:r>
      </w:ins>
      <w:ins w:id="3031" w:author="gsadi" w:date="2013-11-18T11:54:00Z">
        <w:r w:rsidR="0023207A">
          <w:rPr>
            <w:rFonts w:ascii="Arial" w:hAnsi="Arial" w:cs="Arial"/>
          </w:rPr>
          <w:t xml:space="preserve">The ultimate source of these tables is MDM. </w:t>
        </w:r>
      </w:ins>
      <w:ins w:id="3032" w:author="gsadi" w:date="2013-11-18T11:53:00Z">
        <w:r w:rsidR="0023207A">
          <w:rPr>
            <w:rFonts w:ascii="Arial" w:hAnsi="Arial" w:cs="Arial"/>
          </w:rPr>
          <w:t xml:space="preserve">Various </w:t>
        </w:r>
      </w:ins>
    </w:p>
    <w:p w:rsidR="00000000" w:rsidRDefault="0023207A">
      <w:pPr>
        <w:tabs>
          <w:tab w:val="left" w:pos="270"/>
          <w:tab w:val="left" w:pos="9000"/>
        </w:tabs>
        <w:ind w:left="720" w:right="-360" w:hanging="720"/>
        <w:rPr>
          <w:ins w:id="3033" w:author="gsadi" w:date="2013-11-18T11:54:00Z"/>
        </w:rPr>
        <w:pPrChange w:id="3034" w:author="gsadi" w:date="2013-11-18T11:52:00Z">
          <w:pPr>
            <w:pStyle w:val="Heading4"/>
          </w:pPr>
        </w:pPrChange>
      </w:pPr>
      <w:ins w:id="3035" w:author="gsadi" w:date="2013-11-18T11:53:00Z">
        <w:r>
          <w:rPr>
            <w:rFonts w:ascii="Arial" w:hAnsi="Arial" w:cs="Arial"/>
          </w:rPr>
          <w:t>services in integration (WMB) would update</w:t>
        </w:r>
      </w:ins>
      <w:ins w:id="3036" w:author="gsadi" w:date="2013-11-18T11:54:00Z">
        <w:r>
          <w:rPr>
            <w:rFonts w:ascii="Arial" w:hAnsi="Arial" w:cs="Arial"/>
          </w:rPr>
          <w:t>/inserts data in</w:t>
        </w:r>
      </w:ins>
      <w:ins w:id="3037" w:author="gsadi" w:date="2013-11-18T11:53:00Z">
        <w:r>
          <w:rPr>
            <w:rFonts w:ascii="Arial" w:hAnsi="Arial" w:cs="Arial"/>
          </w:rPr>
          <w:t xml:space="preserve"> these tables </w:t>
        </w:r>
      </w:ins>
      <w:ins w:id="3038" w:author="gsadi" w:date="2013-11-18T11:54:00Z">
        <w:r>
          <w:rPr>
            <w:rFonts w:ascii="Arial" w:hAnsi="Arial" w:cs="Arial"/>
          </w:rPr>
          <w:t xml:space="preserve">when </w:t>
        </w:r>
      </w:ins>
    </w:p>
    <w:p w:rsidR="00000000" w:rsidRDefault="0023207A">
      <w:pPr>
        <w:tabs>
          <w:tab w:val="left" w:pos="270"/>
          <w:tab w:val="left" w:pos="9000"/>
        </w:tabs>
        <w:ind w:left="720" w:right="-360" w:hanging="720"/>
        <w:rPr>
          <w:ins w:id="3039" w:author="gsadi" w:date="2013-11-18T11:53:00Z"/>
        </w:rPr>
        <w:pPrChange w:id="3040" w:author="gsadi" w:date="2013-11-18T11:52:00Z">
          <w:pPr>
            <w:pStyle w:val="Heading4"/>
          </w:pPr>
        </w:pPrChange>
      </w:pPr>
      <w:ins w:id="3041" w:author="gsadi" w:date="2013-11-18T11:54:00Z">
        <w:r>
          <w:rPr>
            <w:rFonts w:ascii="Arial" w:hAnsi="Arial" w:cs="Arial"/>
          </w:rPr>
          <w:t xml:space="preserve">changes </w:t>
        </w:r>
      </w:ins>
      <w:ins w:id="3042" w:author="gsadi" w:date="2013-11-18T11:55:00Z">
        <w:r>
          <w:rPr>
            <w:rFonts w:ascii="Arial" w:hAnsi="Arial" w:cs="Arial"/>
          </w:rPr>
          <w:t xml:space="preserve">occur </w:t>
        </w:r>
      </w:ins>
      <w:ins w:id="3043" w:author="gsadi" w:date="2013-11-18T11:54:00Z">
        <w:r>
          <w:rPr>
            <w:rFonts w:ascii="Arial" w:hAnsi="Arial" w:cs="Arial"/>
          </w:rPr>
          <w:t>in MDM</w:t>
        </w:r>
      </w:ins>
      <w:ins w:id="3044" w:author="gsadi" w:date="2013-11-18T11:55:00Z">
        <w:r w:rsidR="001B4B59">
          <w:rPr>
            <w:rFonts w:ascii="Arial" w:hAnsi="Arial" w:cs="Arial"/>
          </w:rPr>
          <w:t>.</w:t>
        </w:r>
      </w:ins>
    </w:p>
    <w:p w:rsidR="00000000" w:rsidRDefault="003F6914">
      <w:pPr>
        <w:tabs>
          <w:tab w:val="left" w:pos="270"/>
        </w:tabs>
        <w:ind w:left="270"/>
        <w:rPr>
          <w:ins w:id="3045" w:author="gsadi" w:date="2013-11-25T16:11:00Z"/>
        </w:rPr>
        <w:pPrChange w:id="3046" w:author="gsadi" w:date="2013-11-18T11:55:00Z">
          <w:pPr>
            <w:pStyle w:val="Heading4"/>
          </w:pPr>
        </w:pPrChange>
      </w:pPr>
    </w:p>
    <w:p w:rsidR="00000000" w:rsidRDefault="00A11C1E">
      <w:pPr>
        <w:tabs>
          <w:tab w:val="left" w:pos="270"/>
        </w:tabs>
        <w:ind w:left="720" w:right="-540" w:hanging="720"/>
        <w:rPr>
          <w:ins w:id="3047" w:author="gsadi" w:date="2013-11-18T11:53:00Z"/>
          <w:rPrChange w:id="3048" w:author="gsadi" w:date="2013-11-25T22:38:00Z">
            <w:rPr>
              <w:ins w:id="3049" w:author="gsadi" w:date="2013-11-18T11:53:00Z"/>
            </w:rPr>
          </w:rPrChange>
        </w:rPr>
        <w:pPrChange w:id="3050" w:author="gsadi" w:date="2013-11-25T22:38:00Z">
          <w:pPr>
            <w:pStyle w:val="Heading4"/>
          </w:pPr>
        </w:pPrChange>
      </w:pPr>
      <w:ins w:id="3051" w:author="gsadi" w:date="2013-11-18T11:51:00Z">
        <w:r>
          <w:rPr>
            <w:rFonts w:ascii="Arial" w:hAnsi="Arial" w:cs="Arial"/>
          </w:rPr>
          <w:t xml:space="preserve">Following chart shows the </w:t>
        </w:r>
      </w:ins>
      <w:ins w:id="3052" w:author="gsadi" w:date="2013-11-18T11:52:00Z">
        <w:r>
          <w:rPr>
            <w:rFonts w:ascii="Arial" w:hAnsi="Arial" w:cs="Arial"/>
          </w:rPr>
          <w:t>tables</w:t>
        </w:r>
      </w:ins>
      <w:ins w:id="3053" w:author="gsadi" w:date="2013-11-18T11:51:00Z">
        <w:r>
          <w:rPr>
            <w:rFonts w:ascii="Arial" w:hAnsi="Arial" w:cs="Arial"/>
          </w:rPr>
          <w:t xml:space="preserve"> </w:t>
        </w:r>
      </w:ins>
      <w:ins w:id="3054" w:author="gsadi" w:date="2013-11-18T11:52:00Z">
        <w:r>
          <w:rPr>
            <w:rFonts w:ascii="Arial" w:hAnsi="Arial" w:cs="Arial"/>
          </w:rPr>
          <w:t>in I2ODMSTR and</w:t>
        </w:r>
      </w:ins>
      <w:ins w:id="3055" w:author="gsadi" w:date="2013-11-18T11:55:00Z">
        <w:r w:rsidR="00AB39B4">
          <w:rPr>
            <w:rFonts w:ascii="Arial" w:hAnsi="Arial" w:cs="Arial"/>
          </w:rPr>
          <w:t xml:space="preserve"> </w:t>
        </w:r>
      </w:ins>
      <w:ins w:id="3056" w:author="gsadi" w:date="2013-11-18T11:52:00Z">
        <w:r>
          <w:rPr>
            <w:rFonts w:ascii="Arial" w:hAnsi="Arial" w:cs="Arial"/>
          </w:rPr>
          <w:t>their structure</w:t>
        </w:r>
      </w:ins>
      <w:ins w:id="3057" w:author="gsadi" w:date="2013-11-18T11:53:00Z">
        <w:r w:rsidR="001C2DB3">
          <w:rPr>
            <w:rFonts w:ascii="Arial" w:hAnsi="Arial" w:cs="Arial"/>
          </w:rPr>
          <w:t>:</w:t>
        </w:r>
      </w:ins>
    </w:p>
    <w:tbl>
      <w:tblPr>
        <w:tblpPr w:leftFromText="180" w:rightFromText="180" w:vertAnchor="text" w:horzAnchor="margin" w:tblpY="191"/>
        <w:tblW w:w="8892" w:type="dxa"/>
        <w:tblLayout w:type="fixed"/>
        <w:tblLook w:val="04A0"/>
      </w:tblPr>
      <w:tblGrid>
        <w:gridCol w:w="1890"/>
        <w:gridCol w:w="1782"/>
        <w:gridCol w:w="3060"/>
        <w:gridCol w:w="2160"/>
      </w:tblGrid>
      <w:tr w:rsidR="00293C6D" w:rsidRPr="007218D0" w:rsidTr="00BD4C26">
        <w:trPr>
          <w:trHeight w:val="480"/>
          <w:ins w:id="3058" w:author="gsadi" w:date="2013-11-25T22:38:00Z"/>
        </w:trPr>
        <w:tc>
          <w:tcPr>
            <w:tcW w:w="1890" w:type="dxa"/>
            <w:tcBorders>
              <w:top w:val="single" w:sz="4" w:space="0" w:color="auto"/>
              <w:left w:val="single" w:sz="4" w:space="0" w:color="auto"/>
              <w:bottom w:val="single" w:sz="4" w:space="0" w:color="auto"/>
              <w:right w:val="single" w:sz="4" w:space="0" w:color="auto"/>
            </w:tcBorders>
            <w:shd w:val="clear" w:color="auto" w:fill="BFBFBF"/>
            <w:noWrap/>
            <w:hideMark/>
          </w:tcPr>
          <w:p w:rsidR="00BD4C26" w:rsidRPr="00990F39" w:rsidRDefault="00BD4C26" w:rsidP="00BD4C26">
            <w:pPr>
              <w:rPr>
                <w:ins w:id="3059" w:author="gsadi" w:date="2013-11-25T22:38:00Z"/>
                <w:rFonts w:ascii="Calibri" w:hAnsi="Calibri" w:cs="Calibri"/>
                <w:b/>
                <w:bCs/>
                <w:sz w:val="16"/>
                <w:szCs w:val="18"/>
              </w:rPr>
            </w:pPr>
            <w:ins w:id="3060" w:author="gsadi" w:date="2013-11-25T22:38:00Z">
              <w:r w:rsidRPr="00990F39">
                <w:rPr>
                  <w:rFonts w:ascii="Calibri" w:hAnsi="Calibri" w:cs="Calibri"/>
                  <w:b/>
                  <w:bCs/>
                  <w:sz w:val="16"/>
                  <w:szCs w:val="18"/>
                </w:rPr>
                <w:t>Table</w:t>
              </w:r>
            </w:ins>
          </w:p>
        </w:tc>
        <w:tc>
          <w:tcPr>
            <w:tcW w:w="1782" w:type="dxa"/>
            <w:tcBorders>
              <w:top w:val="single" w:sz="4" w:space="0" w:color="auto"/>
              <w:left w:val="nil"/>
              <w:bottom w:val="single" w:sz="4" w:space="0" w:color="auto"/>
              <w:right w:val="single" w:sz="4" w:space="0" w:color="auto"/>
            </w:tcBorders>
            <w:shd w:val="clear" w:color="auto" w:fill="BFBFBF"/>
            <w:hideMark/>
          </w:tcPr>
          <w:p w:rsidR="00BD4C26" w:rsidRPr="00990F39" w:rsidRDefault="00BD4C26" w:rsidP="00BD4C26">
            <w:pPr>
              <w:rPr>
                <w:ins w:id="3061" w:author="gsadi" w:date="2013-11-25T22:38:00Z"/>
                <w:rFonts w:ascii="Calibri" w:hAnsi="Calibri" w:cs="Calibri"/>
                <w:b/>
                <w:bCs/>
                <w:sz w:val="16"/>
                <w:szCs w:val="18"/>
              </w:rPr>
            </w:pPr>
            <w:ins w:id="3062" w:author="gsadi" w:date="2013-11-25T22:38:00Z">
              <w:r w:rsidRPr="00990F39">
                <w:rPr>
                  <w:rFonts w:ascii="Calibri" w:hAnsi="Calibri" w:cs="Calibri"/>
                  <w:b/>
                  <w:bCs/>
                  <w:sz w:val="16"/>
                  <w:szCs w:val="18"/>
                </w:rPr>
                <w:t>Description</w:t>
              </w:r>
            </w:ins>
          </w:p>
        </w:tc>
        <w:tc>
          <w:tcPr>
            <w:tcW w:w="3060" w:type="dxa"/>
            <w:tcBorders>
              <w:top w:val="single" w:sz="4" w:space="0" w:color="auto"/>
              <w:left w:val="nil"/>
              <w:bottom w:val="single" w:sz="4" w:space="0" w:color="auto"/>
              <w:right w:val="single" w:sz="4" w:space="0" w:color="auto"/>
            </w:tcBorders>
            <w:shd w:val="clear" w:color="auto" w:fill="BFBFBF"/>
            <w:noWrap/>
            <w:hideMark/>
          </w:tcPr>
          <w:p w:rsidR="00BD4C26" w:rsidRPr="00990F39" w:rsidRDefault="00BD4C26" w:rsidP="00BD4C26">
            <w:pPr>
              <w:rPr>
                <w:ins w:id="3063" w:author="gsadi" w:date="2013-11-25T22:38:00Z"/>
                <w:rFonts w:ascii="Calibri" w:hAnsi="Calibri" w:cs="Calibri"/>
                <w:b/>
                <w:bCs/>
                <w:sz w:val="16"/>
                <w:szCs w:val="18"/>
              </w:rPr>
            </w:pPr>
            <w:ins w:id="3064" w:author="gsadi" w:date="2013-11-25T22:38:00Z">
              <w:r w:rsidRPr="00990F39">
                <w:rPr>
                  <w:rFonts w:ascii="Calibri" w:hAnsi="Calibri" w:cs="Calibri"/>
                  <w:b/>
                  <w:bCs/>
                  <w:sz w:val="16"/>
                  <w:szCs w:val="18"/>
                </w:rPr>
                <w:t>Structure</w:t>
              </w:r>
            </w:ins>
          </w:p>
        </w:tc>
        <w:tc>
          <w:tcPr>
            <w:tcW w:w="2160" w:type="dxa"/>
            <w:tcBorders>
              <w:top w:val="single" w:sz="4" w:space="0" w:color="auto"/>
              <w:left w:val="nil"/>
              <w:bottom w:val="single" w:sz="4" w:space="0" w:color="auto"/>
              <w:right w:val="single" w:sz="4" w:space="0" w:color="auto"/>
            </w:tcBorders>
            <w:shd w:val="clear" w:color="auto" w:fill="BFBFBF"/>
            <w:hideMark/>
          </w:tcPr>
          <w:p w:rsidR="00BD4C26" w:rsidRPr="00990F39" w:rsidRDefault="00BD4C26" w:rsidP="00BD4C26">
            <w:pPr>
              <w:rPr>
                <w:ins w:id="3065" w:author="gsadi" w:date="2013-11-25T22:38:00Z"/>
                <w:rFonts w:ascii="Calibri" w:hAnsi="Calibri" w:cs="Calibri"/>
                <w:b/>
                <w:bCs/>
                <w:sz w:val="16"/>
                <w:szCs w:val="18"/>
              </w:rPr>
            </w:pPr>
            <w:ins w:id="3066" w:author="gsadi" w:date="2013-11-25T22:38:00Z">
              <w:r w:rsidRPr="00990F39">
                <w:rPr>
                  <w:rFonts w:ascii="Calibri" w:hAnsi="Calibri" w:cs="Calibri"/>
                  <w:b/>
                  <w:bCs/>
                  <w:sz w:val="16"/>
                  <w:szCs w:val="18"/>
                </w:rPr>
                <w:t>Updated by (Integration Service)</w:t>
              </w:r>
            </w:ins>
          </w:p>
        </w:tc>
      </w:tr>
      <w:tr w:rsidR="00293C6D" w:rsidRPr="007218D0" w:rsidTr="00BD4C26">
        <w:trPr>
          <w:trHeight w:val="1200"/>
          <w:ins w:id="3067"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068" w:author="gsadi" w:date="2013-11-25T22:38:00Z"/>
                <w:rFonts w:ascii="Calibri" w:hAnsi="Calibri" w:cs="Calibri"/>
                <w:sz w:val="16"/>
                <w:szCs w:val="18"/>
              </w:rPr>
            </w:pPr>
            <w:ins w:id="3069" w:author="gsadi" w:date="2013-11-25T22:38:00Z">
              <w:r w:rsidRPr="00990F39">
                <w:rPr>
                  <w:rFonts w:ascii="Calibri" w:hAnsi="Calibri" w:cs="Calibri"/>
                  <w:sz w:val="16"/>
                  <w:szCs w:val="18"/>
                </w:rPr>
                <w:t xml:space="preserve">MDM_COLOR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070" w:author="gsadi" w:date="2013-11-25T22:38:00Z"/>
                <w:rFonts w:ascii="Calibri" w:hAnsi="Calibri" w:cs="Calibri"/>
                <w:color w:val="000000"/>
                <w:sz w:val="16"/>
                <w:szCs w:val="18"/>
              </w:rPr>
            </w:pPr>
            <w:ins w:id="3071" w:author="gsadi" w:date="2013-11-25T22:38:00Z">
              <w:r w:rsidRPr="00990F39">
                <w:rPr>
                  <w:rFonts w:ascii="Calibri" w:hAnsi="Calibri" w:cs="Calibri"/>
                  <w:color w:val="000000"/>
                  <w:sz w:val="16"/>
                  <w:szCs w:val="18"/>
                </w:rPr>
                <w:t>Color values</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072" w:author="gsadi" w:date="2013-11-25T22:38:00Z"/>
                <w:rFonts w:ascii="Calibri" w:hAnsi="Calibri" w:cs="Calibri"/>
                <w:color w:val="000000"/>
                <w:sz w:val="16"/>
                <w:szCs w:val="18"/>
              </w:rPr>
            </w:pPr>
            <w:ins w:id="3073" w:author="gsadi" w:date="2013-11-25T22:38:00Z">
              <w:r w:rsidRPr="00990F39">
                <w:rPr>
                  <w:rFonts w:ascii="Calibri" w:hAnsi="Calibri" w:cs="Calibri"/>
                  <w:color w:val="000000"/>
                  <w:sz w:val="16"/>
                  <w:szCs w:val="18"/>
                </w:rPr>
                <w:t>COLOR_CD                   VARCHAR2(8 BYTE)</w:t>
              </w:r>
              <w:r w:rsidRPr="00990F39">
                <w:rPr>
                  <w:rFonts w:ascii="Calibri" w:hAnsi="Calibri" w:cs="Calibri"/>
                  <w:color w:val="000000"/>
                  <w:sz w:val="16"/>
                  <w:szCs w:val="18"/>
                </w:rPr>
                <w:br/>
                <w:t>LONG_COLOR_NM      VARCHAR2(40 BYTE)</w:t>
              </w:r>
              <w:r w:rsidRPr="00990F39">
                <w:rPr>
                  <w:rFonts w:ascii="Calibri" w:hAnsi="Calibri" w:cs="Calibri"/>
                  <w:color w:val="000000"/>
                  <w:sz w:val="16"/>
                  <w:szCs w:val="18"/>
                </w:rPr>
                <w:br/>
                <w:t>COLOR_GROUP_CD    VARCHAR2(3 BYTE)</w:t>
              </w:r>
              <w:r w:rsidRPr="00990F39">
                <w:rPr>
                  <w:rFonts w:ascii="Calibri" w:hAnsi="Calibri" w:cs="Calibri"/>
                  <w:color w:val="000000"/>
                  <w:sz w:val="16"/>
                  <w:szCs w:val="18"/>
                </w:rPr>
                <w:br/>
              </w:r>
              <w:r w:rsidRPr="00990F39">
                <w:rPr>
                  <w:rFonts w:ascii="Calibri" w:hAnsi="Calibri" w:cs="Calibri"/>
                  <w:color w:val="000000"/>
                  <w:sz w:val="16"/>
                  <w:szCs w:val="18"/>
                </w:rPr>
                <w:br/>
              </w:r>
              <w:r w:rsidRPr="00990F39">
                <w:rPr>
                  <w:rFonts w:ascii="Calibri" w:hAnsi="Calibri" w:cs="Calibri"/>
                  <w:b/>
                  <w:bCs/>
                  <w:color w:val="000000"/>
                  <w:sz w:val="16"/>
                  <w:szCs w:val="18"/>
                </w:rPr>
                <w:t xml:space="preserve">Primary Key: </w:t>
              </w:r>
              <w:r w:rsidRPr="00990F39">
                <w:rPr>
                  <w:rFonts w:ascii="Calibri" w:hAnsi="Calibri" w:cs="Calibri"/>
                  <w:color w:val="000000"/>
                  <w:sz w:val="16"/>
                  <w:szCs w:val="18"/>
                </w:rPr>
                <w:t>COLOR_CD</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074" w:author="gsadi" w:date="2013-11-25T22:38:00Z"/>
                <w:rFonts w:ascii="Calibri" w:hAnsi="Calibri" w:cs="Calibri"/>
                <w:color w:val="000000"/>
                <w:sz w:val="16"/>
                <w:szCs w:val="18"/>
              </w:rPr>
            </w:pPr>
            <w:ins w:id="3075" w:author="gsadi" w:date="2013-11-25T22:38:00Z">
              <w:r w:rsidRPr="00990F39">
                <w:rPr>
                  <w:rFonts w:ascii="Calibri" w:hAnsi="Calibri" w:cs="Calibri"/>
                  <w:color w:val="000000"/>
                  <w:sz w:val="16"/>
                  <w:szCs w:val="18"/>
                </w:rPr>
                <w:t>Item Master</w:t>
              </w:r>
            </w:ins>
          </w:p>
        </w:tc>
      </w:tr>
      <w:tr w:rsidR="00293C6D" w:rsidRPr="007218D0" w:rsidTr="00BD4C26">
        <w:trPr>
          <w:trHeight w:val="1200"/>
          <w:ins w:id="3076"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077" w:author="gsadi" w:date="2013-11-25T22:38:00Z"/>
                <w:rFonts w:ascii="Calibri" w:hAnsi="Calibri" w:cs="Calibri"/>
                <w:sz w:val="16"/>
                <w:szCs w:val="18"/>
              </w:rPr>
            </w:pPr>
            <w:ins w:id="3078" w:author="gsadi" w:date="2013-11-25T22:38:00Z">
              <w:r w:rsidRPr="00990F39">
                <w:rPr>
                  <w:rFonts w:ascii="Calibri" w:hAnsi="Calibri" w:cs="Calibri"/>
                  <w:sz w:val="16"/>
                  <w:szCs w:val="18"/>
                </w:rPr>
                <w:lastRenderedPageBreak/>
                <w:t xml:space="preserve">MDM_PRODUCT_TYPE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079" w:author="gsadi" w:date="2013-11-25T22:38:00Z"/>
                <w:rFonts w:ascii="Calibri" w:hAnsi="Calibri" w:cs="Calibri"/>
                <w:color w:val="000000"/>
                <w:sz w:val="16"/>
                <w:szCs w:val="18"/>
              </w:rPr>
            </w:pPr>
            <w:ins w:id="3080" w:author="gsadi" w:date="2013-11-25T22:38:00Z">
              <w:r w:rsidRPr="00990F39">
                <w:rPr>
                  <w:rFonts w:ascii="Calibri" w:hAnsi="Calibri" w:cs="Calibri"/>
                  <w:color w:val="000000"/>
                  <w:sz w:val="16"/>
                  <w:szCs w:val="18"/>
                </w:rPr>
                <w:t>Product Type information</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081" w:author="gsadi" w:date="2013-11-25T22:38:00Z"/>
                <w:rFonts w:ascii="Calibri" w:hAnsi="Calibri" w:cs="Calibri"/>
                <w:color w:val="000000"/>
                <w:sz w:val="16"/>
                <w:szCs w:val="18"/>
              </w:rPr>
            </w:pPr>
            <w:ins w:id="3082" w:author="gsadi" w:date="2013-11-25T22:38:00Z">
              <w:r w:rsidRPr="00990F39">
                <w:rPr>
                  <w:rFonts w:ascii="Calibri" w:hAnsi="Calibri" w:cs="Calibri"/>
                  <w:color w:val="000000"/>
                  <w:sz w:val="16"/>
                  <w:szCs w:val="18"/>
                </w:rPr>
                <w:t>PRODUCT_TYPE_CD    VARCHAR2(3 BYTE)</w:t>
              </w:r>
              <w:r w:rsidRPr="00990F39">
                <w:rPr>
                  <w:rFonts w:ascii="Calibri" w:hAnsi="Calibri" w:cs="Calibri"/>
                  <w:color w:val="000000"/>
                  <w:sz w:val="16"/>
                  <w:szCs w:val="18"/>
                </w:rPr>
                <w:br/>
                <w:t>PRODUCT_TYPE_NM   VARCHAR2(40 BYTE)</w:t>
              </w:r>
              <w:r w:rsidRPr="00990F39">
                <w:rPr>
                  <w:rFonts w:ascii="Calibri" w:hAnsi="Calibri" w:cs="Calibri"/>
                  <w:color w:val="000000"/>
                  <w:sz w:val="16"/>
                  <w:szCs w:val="18"/>
                </w:rPr>
                <w:br/>
                <w:t>PROFIT_CENTER_CD    VARCHAR2(10 BYTE)</w:t>
              </w:r>
              <w:r w:rsidRPr="00990F39">
                <w:rPr>
                  <w:rFonts w:ascii="Calibri" w:hAnsi="Calibri" w:cs="Calibri"/>
                  <w:color w:val="000000"/>
                  <w:sz w:val="16"/>
                  <w:szCs w:val="18"/>
                </w:rPr>
                <w:br/>
              </w:r>
              <w:r w:rsidRPr="00990F39">
                <w:rPr>
                  <w:rFonts w:ascii="Calibri" w:hAnsi="Calibri" w:cs="Calibri"/>
                  <w:color w:val="000000"/>
                  <w:sz w:val="16"/>
                  <w:szCs w:val="18"/>
                </w:rPr>
                <w:br/>
              </w:r>
              <w:r w:rsidRPr="00990F39">
                <w:rPr>
                  <w:rFonts w:ascii="Calibri" w:hAnsi="Calibri" w:cs="Calibri"/>
                  <w:b/>
                  <w:bCs/>
                  <w:color w:val="000000"/>
                  <w:sz w:val="16"/>
                  <w:szCs w:val="18"/>
                </w:rPr>
                <w:t xml:space="preserve">Primary Key: </w:t>
              </w:r>
              <w:r w:rsidRPr="00990F39">
                <w:rPr>
                  <w:rFonts w:ascii="Calibri" w:hAnsi="Calibri" w:cs="Calibri"/>
                  <w:color w:val="000000"/>
                  <w:sz w:val="16"/>
                  <w:szCs w:val="18"/>
                </w:rPr>
                <w:t>PRODUCT_TYPE_CD</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083" w:author="gsadi" w:date="2013-11-25T22:38:00Z"/>
                <w:rFonts w:ascii="Calibri" w:hAnsi="Calibri" w:cs="Calibri"/>
                <w:color w:val="000000"/>
                <w:sz w:val="16"/>
                <w:szCs w:val="18"/>
              </w:rPr>
            </w:pPr>
            <w:ins w:id="3084" w:author="gsadi" w:date="2013-11-25T22:38:00Z">
              <w:r w:rsidRPr="00990F39">
                <w:rPr>
                  <w:rFonts w:ascii="Calibri" w:hAnsi="Calibri" w:cs="Calibri"/>
                  <w:color w:val="000000"/>
                  <w:sz w:val="16"/>
                  <w:szCs w:val="18"/>
                </w:rPr>
                <w:t>Item Master</w:t>
              </w:r>
            </w:ins>
          </w:p>
        </w:tc>
      </w:tr>
      <w:tr w:rsidR="00293C6D" w:rsidRPr="007218D0" w:rsidTr="00BD4C26">
        <w:trPr>
          <w:trHeight w:val="5520"/>
          <w:ins w:id="3085"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086" w:author="gsadi" w:date="2013-11-25T22:38:00Z"/>
                <w:rFonts w:ascii="Calibri" w:hAnsi="Calibri" w:cs="Calibri"/>
                <w:sz w:val="16"/>
                <w:szCs w:val="18"/>
              </w:rPr>
            </w:pPr>
            <w:ins w:id="3087" w:author="gsadi" w:date="2013-11-25T22:38:00Z">
              <w:r w:rsidRPr="00990F39">
                <w:rPr>
                  <w:rFonts w:ascii="Calibri" w:hAnsi="Calibri" w:cs="Calibri"/>
                  <w:sz w:val="16"/>
                  <w:szCs w:val="18"/>
                </w:rPr>
                <w:t>MDM_PRODUCT</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088" w:author="gsadi" w:date="2013-11-25T22:38:00Z"/>
                <w:rFonts w:ascii="Calibri" w:hAnsi="Calibri" w:cs="Calibri"/>
                <w:color w:val="000000"/>
                <w:sz w:val="16"/>
                <w:szCs w:val="18"/>
              </w:rPr>
            </w:pPr>
            <w:ins w:id="3089" w:author="gsadi" w:date="2013-11-25T22:38:00Z">
              <w:r w:rsidRPr="00990F39">
                <w:rPr>
                  <w:rFonts w:ascii="Calibri" w:hAnsi="Calibri" w:cs="Calibri"/>
                  <w:color w:val="000000"/>
                  <w:sz w:val="16"/>
                  <w:szCs w:val="18"/>
                </w:rPr>
                <w:t>All materials and their attributes</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090" w:author="gsadi" w:date="2013-11-25T22:38:00Z"/>
                <w:rFonts w:ascii="Calibri" w:hAnsi="Calibri" w:cs="Calibri"/>
                <w:color w:val="000000"/>
                <w:sz w:val="16"/>
                <w:szCs w:val="18"/>
              </w:rPr>
            </w:pPr>
            <w:ins w:id="3091" w:author="gsadi" w:date="2013-11-25T22:38:00Z">
              <w:r w:rsidRPr="00990F39">
                <w:rPr>
                  <w:rFonts w:ascii="Calibri" w:hAnsi="Calibri" w:cs="Calibri"/>
                  <w:color w:val="000000"/>
                  <w:sz w:val="16"/>
                  <w:szCs w:val="18"/>
                </w:rPr>
                <w:t>PRODUCT_NBR           VARCHAR2(18 BYTE)</w:t>
              </w:r>
              <w:r w:rsidRPr="00990F39">
                <w:rPr>
                  <w:rFonts w:ascii="Calibri" w:hAnsi="Calibri" w:cs="Calibri"/>
                  <w:color w:val="000000"/>
                  <w:sz w:val="16"/>
                  <w:szCs w:val="18"/>
                </w:rPr>
                <w:br/>
                <w:t>PRODUCT_DES            VARCHAR2(40 BYTE)</w:t>
              </w:r>
              <w:r w:rsidRPr="00990F39">
                <w:rPr>
                  <w:rFonts w:ascii="Calibri" w:hAnsi="Calibri" w:cs="Calibri"/>
                  <w:color w:val="000000"/>
                  <w:sz w:val="16"/>
                  <w:szCs w:val="18"/>
                </w:rPr>
                <w:br/>
                <w:t>STYLE_NBR                   VARCHAR2(12 BYTE)</w:t>
              </w:r>
              <w:r w:rsidRPr="00990F39">
                <w:rPr>
                  <w:rFonts w:ascii="Calibri" w:hAnsi="Calibri" w:cs="Calibri"/>
                  <w:color w:val="000000"/>
                  <w:sz w:val="16"/>
                  <w:szCs w:val="18"/>
                </w:rPr>
                <w:br/>
                <w:t>COLOR_CD                   VARCHAR2(8 BYTE)</w:t>
              </w:r>
              <w:r w:rsidRPr="00990F39">
                <w:rPr>
                  <w:rFonts w:ascii="Calibri" w:hAnsi="Calibri" w:cs="Calibri"/>
                  <w:color w:val="000000"/>
                  <w:sz w:val="16"/>
                  <w:szCs w:val="18"/>
                </w:rPr>
                <w:br/>
                <w:t>COLOR_GROUP_CD    VARCHAR2(3 BYTE)</w:t>
              </w:r>
              <w:r w:rsidRPr="00990F39">
                <w:rPr>
                  <w:rFonts w:ascii="Calibri" w:hAnsi="Calibri" w:cs="Calibri"/>
                  <w:color w:val="000000"/>
                  <w:sz w:val="16"/>
                  <w:szCs w:val="18"/>
                </w:rPr>
                <w:br/>
                <w:t>MFG_UNIT_CD            VARCHAR2(8 BYTE)</w:t>
              </w:r>
              <w:r w:rsidRPr="00990F39">
                <w:rPr>
                  <w:rFonts w:ascii="Calibri" w:hAnsi="Calibri" w:cs="Calibri"/>
                  <w:color w:val="000000"/>
                  <w:sz w:val="16"/>
                  <w:szCs w:val="18"/>
                </w:rPr>
                <w:br/>
                <w:t>MFG_UNIT_DESC        VARCHAR2(30 BYTE)</w:t>
              </w:r>
              <w:r w:rsidRPr="00990F39">
                <w:rPr>
                  <w:rFonts w:ascii="Calibri" w:hAnsi="Calibri" w:cs="Calibri"/>
                  <w:color w:val="000000"/>
                  <w:sz w:val="16"/>
                  <w:szCs w:val="18"/>
                </w:rPr>
                <w:br/>
                <w:t>SBU_CD                        VARCHAR2(3 BYTE)</w:t>
              </w:r>
              <w:r w:rsidRPr="00990F39">
                <w:rPr>
                  <w:rFonts w:ascii="Calibri" w:hAnsi="Calibri" w:cs="Calibri"/>
                  <w:color w:val="000000"/>
                  <w:sz w:val="16"/>
                  <w:szCs w:val="18"/>
                </w:rPr>
                <w:br/>
                <w:t>SBU_NM                       VARCHAR2(30 BYTE)</w:t>
              </w:r>
              <w:r w:rsidRPr="00990F39">
                <w:rPr>
                  <w:rFonts w:ascii="Calibri" w:hAnsi="Calibri" w:cs="Calibri"/>
                  <w:color w:val="000000"/>
                  <w:sz w:val="16"/>
                  <w:szCs w:val="18"/>
                </w:rPr>
                <w:br/>
                <w:t>SUB_SBU_CD               VARCHAR2(3 BYTE)</w:t>
              </w:r>
              <w:r w:rsidRPr="00990F39">
                <w:rPr>
                  <w:rFonts w:ascii="Calibri" w:hAnsi="Calibri" w:cs="Calibri"/>
                  <w:color w:val="000000"/>
                  <w:sz w:val="16"/>
                  <w:szCs w:val="18"/>
                </w:rPr>
                <w:br/>
                <w:t>SUB_SBU_NM              VARCHAR2(30 BYTE)</w:t>
              </w:r>
              <w:r w:rsidRPr="00990F39">
                <w:rPr>
                  <w:rFonts w:ascii="Calibri" w:hAnsi="Calibri" w:cs="Calibri"/>
                  <w:color w:val="000000"/>
                  <w:sz w:val="16"/>
                  <w:szCs w:val="18"/>
                </w:rPr>
                <w:br/>
                <w:t>PRODUCT_ROLE_CD   VARCHAR2(3 BYTE)</w:t>
              </w:r>
              <w:r w:rsidRPr="00990F39">
                <w:rPr>
                  <w:rFonts w:ascii="Calibri" w:hAnsi="Calibri" w:cs="Calibri"/>
                  <w:color w:val="000000"/>
                  <w:sz w:val="16"/>
                  <w:szCs w:val="18"/>
                </w:rPr>
                <w:br/>
                <w:t>SUB_DIV_NBR              VARCHAR2(3 BYTE)</w:t>
              </w:r>
              <w:r w:rsidRPr="00990F39">
                <w:rPr>
                  <w:rFonts w:ascii="Calibri" w:hAnsi="Calibri" w:cs="Calibri"/>
                  <w:color w:val="000000"/>
                  <w:sz w:val="16"/>
                  <w:szCs w:val="18"/>
                </w:rPr>
                <w:br/>
                <w:t>AGE_GROUP_CD          VARCHAR2(2 BYTE)</w:t>
              </w:r>
              <w:r w:rsidRPr="00990F39">
                <w:rPr>
                  <w:rFonts w:ascii="Calibri" w:hAnsi="Calibri" w:cs="Calibri"/>
                  <w:color w:val="000000"/>
                  <w:sz w:val="16"/>
                  <w:szCs w:val="18"/>
                </w:rPr>
                <w:br/>
                <w:t>MODEL_CD                   VARCHAR2(5 BYTE)</w:t>
              </w:r>
              <w:r w:rsidRPr="00990F39">
                <w:rPr>
                  <w:rFonts w:ascii="Calibri" w:hAnsi="Calibri" w:cs="Calibri"/>
                  <w:color w:val="000000"/>
                  <w:sz w:val="16"/>
                  <w:szCs w:val="18"/>
                </w:rPr>
                <w:br/>
                <w:t>PRODUCT_TYPE_CD    VARCHAR2(3 BYTE)</w:t>
              </w:r>
              <w:r w:rsidRPr="00990F39">
                <w:rPr>
                  <w:rFonts w:ascii="Calibri" w:hAnsi="Calibri" w:cs="Calibri"/>
                  <w:color w:val="000000"/>
                  <w:sz w:val="16"/>
                  <w:szCs w:val="18"/>
                </w:rPr>
                <w:br/>
                <w:t>MATERIAL_TYPE_CD    VARCHAR2(4 BYTE)</w:t>
              </w:r>
              <w:r w:rsidRPr="00990F39">
                <w:rPr>
                  <w:rFonts w:ascii="Calibri" w:hAnsi="Calibri" w:cs="Calibri"/>
                  <w:color w:val="000000"/>
                  <w:sz w:val="16"/>
                  <w:szCs w:val="18"/>
                </w:rPr>
                <w:br/>
                <w:t>PACKAGE_IND              VARCHAR2(1 BYTE)</w:t>
              </w:r>
              <w:r w:rsidRPr="00990F39">
                <w:rPr>
                  <w:rFonts w:ascii="Calibri" w:hAnsi="Calibri" w:cs="Calibri"/>
                  <w:color w:val="000000"/>
                  <w:sz w:val="16"/>
                  <w:szCs w:val="18"/>
                </w:rPr>
                <w:br/>
                <w:t>OLD_MATERIAL_NBR   VARCHAR2(18 BYTE)</w:t>
              </w:r>
              <w:r w:rsidRPr="00990F39">
                <w:rPr>
                  <w:rFonts w:ascii="Calibri" w:hAnsi="Calibri" w:cs="Calibri"/>
                  <w:color w:val="000000"/>
                  <w:sz w:val="16"/>
                  <w:szCs w:val="18"/>
                </w:rPr>
                <w:br/>
              </w:r>
              <w:r w:rsidRPr="00990F39">
                <w:rPr>
                  <w:rFonts w:ascii="Calibri" w:hAnsi="Calibri" w:cs="Calibri"/>
                  <w:color w:val="000000"/>
                  <w:sz w:val="16"/>
                  <w:szCs w:val="18"/>
                </w:rPr>
                <w:br/>
              </w:r>
              <w:r w:rsidRPr="00990F39">
                <w:rPr>
                  <w:rFonts w:ascii="Calibri" w:hAnsi="Calibri" w:cs="Calibri"/>
                  <w:b/>
                  <w:bCs/>
                  <w:color w:val="000000"/>
                  <w:sz w:val="16"/>
                  <w:szCs w:val="18"/>
                </w:rPr>
                <w:t xml:space="preserve">Primary Key: </w:t>
              </w:r>
              <w:r w:rsidRPr="00990F39">
                <w:rPr>
                  <w:rFonts w:ascii="Calibri" w:hAnsi="Calibri" w:cs="Calibri"/>
                  <w:color w:val="000000"/>
                  <w:sz w:val="16"/>
                  <w:szCs w:val="18"/>
                </w:rPr>
                <w:t>PRODUCT_NBR</w:t>
              </w:r>
              <w:r w:rsidRPr="00990F39">
                <w:rPr>
                  <w:rFonts w:ascii="Calibri" w:hAnsi="Calibri" w:cs="Calibri"/>
                  <w:color w:val="000000"/>
                  <w:sz w:val="16"/>
                  <w:szCs w:val="18"/>
                </w:rPr>
                <w:br/>
              </w:r>
              <w:r w:rsidRPr="00990F39">
                <w:rPr>
                  <w:rFonts w:ascii="Calibri" w:hAnsi="Calibri" w:cs="Calibri"/>
                  <w:b/>
                  <w:bCs/>
                  <w:color w:val="000000"/>
                  <w:sz w:val="16"/>
                  <w:szCs w:val="18"/>
                </w:rPr>
                <w:t xml:space="preserve">Foreign Key: </w:t>
              </w:r>
              <w:r w:rsidRPr="00990F39">
                <w:rPr>
                  <w:rFonts w:ascii="Calibri" w:hAnsi="Calibri" w:cs="Calibri"/>
                  <w:color w:val="000000"/>
                  <w:sz w:val="16"/>
                  <w:szCs w:val="18"/>
                </w:rPr>
                <w:t>COLOR_CD-&gt;MDM_COLOR::COLOR_CD</w:t>
              </w:r>
              <w:r w:rsidRPr="00990F39">
                <w:rPr>
                  <w:rFonts w:ascii="Calibri" w:hAnsi="Calibri" w:cs="Calibri"/>
                  <w:color w:val="000000"/>
                  <w:sz w:val="16"/>
                  <w:szCs w:val="18"/>
                </w:rPr>
                <w:br/>
              </w:r>
              <w:r w:rsidRPr="00990F39">
                <w:rPr>
                  <w:rFonts w:ascii="Calibri" w:hAnsi="Calibri" w:cs="Calibri"/>
                  <w:b/>
                  <w:bCs/>
                  <w:color w:val="000000"/>
                  <w:sz w:val="16"/>
                  <w:szCs w:val="18"/>
                </w:rPr>
                <w:t>Foreign Key:</w:t>
              </w:r>
              <w:r w:rsidRPr="00990F39">
                <w:rPr>
                  <w:rFonts w:ascii="Calibri" w:hAnsi="Calibri" w:cs="Calibri"/>
                  <w:color w:val="000000"/>
                  <w:sz w:val="16"/>
                  <w:szCs w:val="18"/>
                </w:rPr>
                <w:t xml:space="preserve"> PRODUCT_TYPE_CD-&gt;MDM_PRODUCT_TYPE::PRODUCT_TYPE_CD</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092" w:author="gsadi" w:date="2013-11-25T22:38:00Z"/>
                <w:rFonts w:ascii="Calibri" w:hAnsi="Calibri" w:cs="Calibri"/>
                <w:color w:val="000000"/>
                <w:sz w:val="16"/>
                <w:szCs w:val="18"/>
              </w:rPr>
            </w:pPr>
            <w:ins w:id="3093" w:author="gsadi" w:date="2013-11-25T22:38:00Z">
              <w:r w:rsidRPr="00990F39">
                <w:rPr>
                  <w:rFonts w:ascii="Calibri" w:hAnsi="Calibri" w:cs="Calibri"/>
                  <w:color w:val="000000"/>
                  <w:sz w:val="16"/>
                  <w:szCs w:val="18"/>
                </w:rPr>
                <w:t>Item Master</w:t>
              </w:r>
            </w:ins>
          </w:p>
        </w:tc>
      </w:tr>
      <w:tr w:rsidR="00293C6D" w:rsidRPr="007218D0" w:rsidTr="00BD4C26">
        <w:trPr>
          <w:trHeight w:val="2160"/>
          <w:ins w:id="3094"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095" w:author="gsadi" w:date="2013-11-25T22:38:00Z"/>
                <w:rFonts w:ascii="Calibri" w:hAnsi="Calibri" w:cs="Calibri"/>
                <w:sz w:val="16"/>
                <w:szCs w:val="18"/>
              </w:rPr>
            </w:pPr>
            <w:ins w:id="3096" w:author="gsadi" w:date="2013-11-25T22:38:00Z">
              <w:r w:rsidRPr="00990F39">
                <w:rPr>
                  <w:rFonts w:ascii="Calibri" w:hAnsi="Calibri" w:cs="Calibri"/>
                  <w:sz w:val="16"/>
                  <w:szCs w:val="18"/>
                </w:rPr>
                <w:t xml:space="preserve">MDM_PLANT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097" w:author="gsadi" w:date="2013-11-25T22:38:00Z"/>
                <w:rFonts w:ascii="Calibri" w:hAnsi="Calibri" w:cs="Calibri"/>
                <w:color w:val="000000"/>
                <w:sz w:val="16"/>
                <w:szCs w:val="18"/>
              </w:rPr>
            </w:pPr>
            <w:ins w:id="3098" w:author="gsadi" w:date="2013-11-25T22:38:00Z">
              <w:r w:rsidRPr="00990F39">
                <w:rPr>
                  <w:rFonts w:ascii="Calibri" w:hAnsi="Calibri" w:cs="Calibri"/>
                  <w:color w:val="000000"/>
                  <w:sz w:val="16"/>
                  <w:szCs w:val="18"/>
                </w:rPr>
                <w:t>All plants (Vendors &amp; DCs)</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099" w:author="gsadi" w:date="2013-11-25T22:38:00Z"/>
                <w:rFonts w:ascii="Calibri" w:hAnsi="Calibri" w:cs="Calibri"/>
                <w:color w:val="000000"/>
                <w:sz w:val="16"/>
                <w:szCs w:val="18"/>
              </w:rPr>
            </w:pPr>
            <w:ins w:id="3100" w:author="gsadi" w:date="2013-11-25T22:38:00Z">
              <w:r w:rsidRPr="00990F39">
                <w:rPr>
                  <w:rFonts w:ascii="Calibri" w:hAnsi="Calibri" w:cs="Calibri"/>
                  <w:color w:val="000000"/>
                  <w:sz w:val="16"/>
                  <w:szCs w:val="18"/>
                </w:rPr>
                <w:t>PLANT_NBR                     VARCHAR2(6 BYTE)</w:t>
              </w:r>
              <w:r w:rsidRPr="00990F39">
                <w:rPr>
                  <w:rFonts w:ascii="Calibri" w:hAnsi="Calibri" w:cs="Calibri"/>
                  <w:color w:val="000000"/>
                  <w:sz w:val="16"/>
                  <w:szCs w:val="18"/>
                </w:rPr>
                <w:br/>
                <w:t>PLANT_NM                      VARCHAR2(40 BYTE)</w:t>
              </w:r>
              <w:r w:rsidRPr="00990F39">
                <w:rPr>
                  <w:rFonts w:ascii="Calibri" w:hAnsi="Calibri" w:cs="Calibri"/>
                  <w:color w:val="000000"/>
                  <w:sz w:val="16"/>
                  <w:szCs w:val="18"/>
                </w:rPr>
                <w:br/>
                <w:t>PLANT_ST_LINE1_ADR   VARCHAR2(60 BYTE)</w:t>
              </w:r>
              <w:r w:rsidRPr="00990F39">
                <w:rPr>
                  <w:rFonts w:ascii="Calibri" w:hAnsi="Calibri" w:cs="Calibri"/>
                  <w:color w:val="000000"/>
                  <w:sz w:val="16"/>
                  <w:szCs w:val="18"/>
                </w:rPr>
                <w:br/>
                <w:t>PLANT_CITY_NM             VARCHAR2(40 BYTE)</w:t>
              </w:r>
              <w:r w:rsidRPr="00990F39">
                <w:rPr>
                  <w:rFonts w:ascii="Calibri" w:hAnsi="Calibri" w:cs="Calibri"/>
                  <w:color w:val="000000"/>
                  <w:sz w:val="16"/>
                  <w:szCs w:val="18"/>
                </w:rPr>
                <w:br/>
                <w:t>PLANT_ST_PROV_CD      VARCHAR2(3 BYTE)</w:t>
              </w:r>
              <w:r w:rsidRPr="00990F39">
                <w:rPr>
                  <w:rFonts w:ascii="Calibri" w:hAnsi="Calibri" w:cs="Calibri"/>
                  <w:color w:val="000000"/>
                  <w:sz w:val="16"/>
                  <w:szCs w:val="18"/>
                </w:rPr>
                <w:br/>
                <w:t>PLANT_POSTAL_CD         VARCHAR2(10 BYTE)</w:t>
              </w:r>
              <w:r w:rsidRPr="00990F39">
                <w:rPr>
                  <w:rFonts w:ascii="Calibri" w:hAnsi="Calibri" w:cs="Calibri"/>
                  <w:color w:val="000000"/>
                  <w:sz w:val="16"/>
                  <w:szCs w:val="18"/>
                </w:rPr>
                <w:br/>
                <w:t>PLANT_COUNTRY_CD     VARCHAR2(3 BYTE)</w:t>
              </w:r>
              <w:r w:rsidRPr="00990F39">
                <w:rPr>
                  <w:rFonts w:ascii="Calibri" w:hAnsi="Calibri" w:cs="Calibri"/>
                  <w:color w:val="000000"/>
                  <w:sz w:val="16"/>
                  <w:szCs w:val="18"/>
                </w:rPr>
                <w:br/>
              </w:r>
              <w:r w:rsidRPr="00990F39">
                <w:rPr>
                  <w:rFonts w:ascii="Calibri" w:hAnsi="Calibri" w:cs="Calibri"/>
                  <w:b/>
                  <w:bCs/>
                  <w:color w:val="000000"/>
                  <w:sz w:val="16"/>
                  <w:szCs w:val="18"/>
                </w:rPr>
                <w:br/>
                <w:t xml:space="preserve">Primary Key: </w:t>
              </w:r>
              <w:r w:rsidRPr="00990F39">
                <w:rPr>
                  <w:rFonts w:ascii="Calibri" w:hAnsi="Calibri" w:cs="Calibri"/>
                  <w:color w:val="000000"/>
                  <w:sz w:val="16"/>
                  <w:szCs w:val="18"/>
                </w:rPr>
                <w:t>PLANT_NBR</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01" w:author="gsadi" w:date="2013-11-25T22:38:00Z"/>
                <w:rFonts w:ascii="Calibri" w:hAnsi="Calibri" w:cs="Calibri"/>
                <w:color w:val="000000"/>
                <w:sz w:val="16"/>
                <w:szCs w:val="18"/>
              </w:rPr>
            </w:pPr>
            <w:ins w:id="3102" w:author="gsadi" w:date="2013-11-25T22:38:00Z">
              <w:r w:rsidRPr="00990F39">
                <w:rPr>
                  <w:rFonts w:ascii="Calibri" w:hAnsi="Calibri" w:cs="Calibri"/>
                  <w:color w:val="000000"/>
                  <w:sz w:val="16"/>
                  <w:szCs w:val="18"/>
                </w:rPr>
                <w:t>Vendor Master. DCs are loaded manually (one-time)</w:t>
              </w:r>
            </w:ins>
          </w:p>
        </w:tc>
      </w:tr>
      <w:tr w:rsidR="00293C6D" w:rsidRPr="007218D0" w:rsidTr="00BD4C26">
        <w:trPr>
          <w:trHeight w:val="2400"/>
          <w:ins w:id="3103"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104" w:author="gsadi" w:date="2013-11-25T22:38:00Z"/>
                <w:rFonts w:ascii="Calibri" w:hAnsi="Calibri" w:cs="Calibri"/>
                <w:sz w:val="16"/>
                <w:szCs w:val="18"/>
              </w:rPr>
            </w:pPr>
            <w:ins w:id="3105" w:author="gsadi" w:date="2013-11-25T22:38:00Z">
              <w:r w:rsidRPr="00990F39">
                <w:rPr>
                  <w:rFonts w:ascii="Calibri" w:hAnsi="Calibri" w:cs="Calibri"/>
                  <w:sz w:val="16"/>
                  <w:szCs w:val="18"/>
                </w:rPr>
                <w:lastRenderedPageBreak/>
                <w:t xml:space="preserve">MDM_ PLANT_INFO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06" w:author="gsadi" w:date="2013-11-25T22:38:00Z"/>
                <w:rFonts w:ascii="Calibri" w:hAnsi="Calibri" w:cs="Calibri"/>
                <w:color w:val="000000"/>
                <w:sz w:val="16"/>
                <w:szCs w:val="18"/>
              </w:rPr>
            </w:pPr>
            <w:ins w:id="3107" w:author="gsadi" w:date="2013-11-25T22:38:00Z">
              <w:r w:rsidRPr="00990F39">
                <w:rPr>
                  <w:rFonts w:ascii="Calibri" w:hAnsi="Calibri" w:cs="Calibri"/>
                  <w:color w:val="000000"/>
                  <w:sz w:val="16"/>
                  <w:szCs w:val="18"/>
                </w:rPr>
                <w:t>Information related to Vendors &amp; DCs</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08" w:author="gsadi" w:date="2013-11-25T22:38:00Z"/>
                <w:rFonts w:ascii="Calibri" w:hAnsi="Calibri" w:cs="Calibri"/>
                <w:color w:val="000000"/>
                <w:sz w:val="16"/>
                <w:szCs w:val="18"/>
              </w:rPr>
            </w:pPr>
            <w:ins w:id="3109" w:author="gsadi" w:date="2013-11-25T22:38:00Z">
              <w:r w:rsidRPr="00990F39">
                <w:rPr>
                  <w:rFonts w:ascii="Calibri" w:hAnsi="Calibri" w:cs="Calibri"/>
                  <w:color w:val="000000"/>
                  <w:sz w:val="16"/>
                  <w:szCs w:val="18"/>
                </w:rPr>
                <w:t>PLANT_NBR                     VARCHAR2(6 BYTE)</w:t>
              </w:r>
              <w:r w:rsidRPr="00990F39">
                <w:rPr>
                  <w:rFonts w:ascii="Calibri" w:hAnsi="Calibri" w:cs="Calibri"/>
                  <w:color w:val="000000"/>
                  <w:sz w:val="16"/>
                  <w:szCs w:val="18"/>
                </w:rPr>
                <w:br/>
                <w:t>VENDOR_NBR                 VARCHAR2(10 BYTE)</w:t>
              </w:r>
              <w:r w:rsidRPr="00990F39">
                <w:rPr>
                  <w:rFonts w:ascii="Calibri" w:hAnsi="Calibri" w:cs="Calibri"/>
                  <w:color w:val="000000"/>
                  <w:sz w:val="16"/>
                  <w:szCs w:val="18"/>
                </w:rPr>
                <w:br/>
                <w:t>LOCATION_STAT_CD      VARCHAR2(2 BYTE)</w:t>
              </w:r>
              <w:r w:rsidRPr="00990F39">
                <w:rPr>
                  <w:rFonts w:ascii="Calibri" w:hAnsi="Calibri" w:cs="Calibri"/>
                  <w:color w:val="000000"/>
                  <w:sz w:val="16"/>
                  <w:szCs w:val="18"/>
                </w:rPr>
                <w:br/>
                <w:t>LOCATION_CLASS_CD    VARCHAR2(2 BYTE)</w:t>
              </w:r>
              <w:r w:rsidRPr="00990F39">
                <w:rPr>
                  <w:rFonts w:ascii="Calibri" w:hAnsi="Calibri" w:cs="Calibri"/>
                  <w:color w:val="000000"/>
                  <w:sz w:val="16"/>
                  <w:szCs w:val="18"/>
                </w:rPr>
                <w:br/>
                <w:t>LOCATION_CAT_CD       VARCHAR2(10 BYTE)</w:t>
              </w:r>
              <w:r w:rsidRPr="00990F39">
                <w:rPr>
                  <w:rFonts w:ascii="Calibri" w:hAnsi="Calibri" w:cs="Calibri"/>
                  <w:color w:val="000000"/>
                  <w:sz w:val="16"/>
                  <w:szCs w:val="18"/>
                </w:rPr>
                <w:br/>
                <w:t>COMPANY_CD                VARCHAR2(4 BYTE)</w:t>
              </w:r>
              <w:r w:rsidRPr="00990F39">
                <w:rPr>
                  <w:rFonts w:ascii="Calibri" w:hAnsi="Calibri" w:cs="Calibri"/>
                  <w:color w:val="000000"/>
                  <w:sz w:val="16"/>
                  <w:szCs w:val="18"/>
                </w:rPr>
                <w:br/>
                <w:t>NEED_TO_BUY_IND       VARCHAR2(1 BYTE)</w:t>
              </w:r>
              <w:r w:rsidRPr="00990F39">
                <w:rPr>
                  <w:rFonts w:ascii="Calibri" w:hAnsi="Calibri" w:cs="Calibri"/>
                  <w:color w:val="000000"/>
                  <w:sz w:val="16"/>
                  <w:szCs w:val="18"/>
                </w:rPr>
                <w:br/>
              </w:r>
              <w:r w:rsidRPr="00990F39">
                <w:rPr>
                  <w:rFonts w:ascii="Calibri" w:hAnsi="Calibri" w:cs="Calibri"/>
                  <w:b/>
                  <w:bCs/>
                  <w:color w:val="000000"/>
                  <w:sz w:val="16"/>
                  <w:szCs w:val="18"/>
                </w:rPr>
                <w:br/>
                <w:t>Primary Key:</w:t>
              </w:r>
              <w:r w:rsidRPr="00990F39">
                <w:rPr>
                  <w:rFonts w:ascii="Calibri" w:hAnsi="Calibri" w:cs="Calibri"/>
                  <w:color w:val="000000"/>
                  <w:sz w:val="16"/>
                  <w:szCs w:val="18"/>
                </w:rPr>
                <w:t xml:space="preserve"> PLANT_NBR</w:t>
              </w:r>
              <w:r w:rsidRPr="00990F39">
                <w:rPr>
                  <w:rFonts w:ascii="Calibri" w:hAnsi="Calibri" w:cs="Calibri"/>
                  <w:color w:val="000000"/>
                  <w:sz w:val="16"/>
                  <w:szCs w:val="18"/>
                </w:rPr>
                <w:br/>
              </w:r>
              <w:r w:rsidRPr="00990F39">
                <w:rPr>
                  <w:rFonts w:ascii="Calibri" w:hAnsi="Calibri" w:cs="Calibri"/>
                  <w:b/>
                  <w:bCs/>
                  <w:color w:val="000000"/>
                  <w:sz w:val="16"/>
                  <w:szCs w:val="18"/>
                </w:rPr>
                <w:t xml:space="preserve">Foreign Key: </w:t>
              </w:r>
              <w:r w:rsidRPr="00990F39">
                <w:rPr>
                  <w:rFonts w:ascii="Calibri" w:hAnsi="Calibri" w:cs="Calibri"/>
                  <w:color w:val="000000"/>
                  <w:sz w:val="16"/>
                  <w:szCs w:val="18"/>
                </w:rPr>
                <w:t>PLANT_NBR-&gt;MDM_PLANT::PLANT_NBR</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10" w:author="gsadi" w:date="2013-11-25T22:38:00Z"/>
                <w:rFonts w:ascii="Calibri" w:hAnsi="Calibri" w:cs="Calibri"/>
                <w:color w:val="000000"/>
                <w:sz w:val="16"/>
                <w:szCs w:val="18"/>
              </w:rPr>
            </w:pPr>
            <w:ins w:id="3111" w:author="gsadi" w:date="2013-11-25T22:38:00Z">
              <w:r w:rsidRPr="00990F39">
                <w:rPr>
                  <w:rFonts w:ascii="Calibri" w:hAnsi="Calibri" w:cs="Calibri"/>
                  <w:color w:val="000000"/>
                  <w:sz w:val="16"/>
                  <w:szCs w:val="18"/>
                </w:rPr>
                <w:t>Vendor Master. DCs are loaded manually (one-time)</w:t>
              </w:r>
            </w:ins>
          </w:p>
        </w:tc>
      </w:tr>
      <w:tr w:rsidR="00293C6D" w:rsidRPr="007218D0" w:rsidTr="00BD4C26">
        <w:trPr>
          <w:trHeight w:val="1920"/>
          <w:ins w:id="3112"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113" w:author="gsadi" w:date="2013-11-25T22:38:00Z"/>
                <w:rFonts w:ascii="Calibri" w:hAnsi="Calibri" w:cs="Calibri"/>
                <w:sz w:val="16"/>
                <w:szCs w:val="18"/>
              </w:rPr>
            </w:pPr>
            <w:ins w:id="3114" w:author="gsadi" w:date="2013-11-25T22:38:00Z">
              <w:r w:rsidRPr="00990F39">
                <w:rPr>
                  <w:rFonts w:ascii="Calibri" w:hAnsi="Calibri" w:cs="Calibri"/>
                  <w:sz w:val="16"/>
                  <w:szCs w:val="18"/>
                </w:rPr>
                <w:t xml:space="preserve">MDM_DELV_PROG_ASSN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15" w:author="gsadi" w:date="2013-11-25T22:38:00Z"/>
                <w:rFonts w:ascii="Calibri" w:hAnsi="Calibri" w:cs="Calibri"/>
                <w:color w:val="000000"/>
                <w:sz w:val="16"/>
                <w:szCs w:val="18"/>
              </w:rPr>
            </w:pPr>
            <w:ins w:id="3116" w:author="gsadi" w:date="2013-11-25T22:38:00Z">
              <w:r w:rsidRPr="00990F39">
                <w:rPr>
                  <w:rFonts w:ascii="Calibri" w:hAnsi="Calibri" w:cs="Calibri"/>
                  <w:color w:val="000000"/>
                  <w:sz w:val="16"/>
                  <w:szCs w:val="18"/>
                </w:rPr>
                <w:t>Sales Orgs, Delivery Programs and their effectivity</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17" w:author="gsadi" w:date="2013-11-25T22:38:00Z"/>
                <w:rFonts w:ascii="Calibri" w:hAnsi="Calibri" w:cs="Calibri"/>
                <w:color w:val="000000"/>
                <w:sz w:val="16"/>
                <w:szCs w:val="18"/>
              </w:rPr>
            </w:pPr>
            <w:ins w:id="3118" w:author="gsadi" w:date="2013-11-25T22:38:00Z">
              <w:r w:rsidRPr="00990F39">
                <w:rPr>
                  <w:rFonts w:ascii="Calibri" w:hAnsi="Calibri" w:cs="Calibri"/>
                  <w:color w:val="000000"/>
                  <w:sz w:val="16"/>
                  <w:szCs w:val="18"/>
                </w:rPr>
                <w:t>SALES_ORG_CD                 VARCHAR2(4 BYTE)</w:t>
              </w:r>
              <w:r w:rsidRPr="00990F39">
                <w:rPr>
                  <w:rFonts w:ascii="Calibri" w:hAnsi="Calibri" w:cs="Calibri"/>
                  <w:color w:val="000000"/>
                  <w:sz w:val="16"/>
                  <w:szCs w:val="18"/>
                </w:rPr>
                <w:br/>
                <w:t>ORDER_FROM_DT            DATE</w:t>
              </w:r>
              <w:r w:rsidRPr="00990F39">
                <w:rPr>
                  <w:rFonts w:ascii="Calibri" w:hAnsi="Calibri" w:cs="Calibri"/>
                  <w:color w:val="000000"/>
                  <w:sz w:val="16"/>
                  <w:szCs w:val="18"/>
                </w:rPr>
                <w:br/>
                <w:t>ORDER_THRU_DT             DATE</w:t>
              </w:r>
              <w:r w:rsidRPr="00990F39">
                <w:rPr>
                  <w:rFonts w:ascii="Calibri" w:hAnsi="Calibri" w:cs="Calibri"/>
                  <w:color w:val="000000"/>
                  <w:sz w:val="16"/>
                  <w:szCs w:val="18"/>
                </w:rPr>
                <w:br/>
                <w:t>DELV_FROM_DT                DATE</w:t>
              </w:r>
              <w:r w:rsidRPr="00990F39">
                <w:rPr>
                  <w:rFonts w:ascii="Calibri" w:hAnsi="Calibri" w:cs="Calibri"/>
                  <w:color w:val="000000"/>
                  <w:sz w:val="16"/>
                  <w:szCs w:val="18"/>
                </w:rPr>
                <w:br/>
                <w:t>DELV_THRU_DT                  DATE</w:t>
              </w:r>
              <w:r w:rsidRPr="00990F39">
                <w:rPr>
                  <w:rFonts w:ascii="Calibri" w:hAnsi="Calibri" w:cs="Calibri"/>
                  <w:color w:val="000000"/>
                  <w:sz w:val="16"/>
                  <w:szCs w:val="18"/>
                </w:rPr>
                <w:br/>
                <w:t>DELV_PROGRAM_CD         VARCHAR2(3 BYTE)</w:t>
              </w:r>
              <w:r w:rsidRPr="00990F39">
                <w:rPr>
                  <w:rFonts w:ascii="Calibri" w:hAnsi="Calibri" w:cs="Calibri"/>
                  <w:color w:val="000000"/>
                  <w:sz w:val="16"/>
                  <w:szCs w:val="18"/>
                </w:rPr>
                <w:br/>
                <w:t>COLLECTION_CD                VARCHAR2(4 BYTE)</w:t>
              </w:r>
              <w:r w:rsidRPr="00990F39">
                <w:rPr>
                  <w:rFonts w:ascii="Calibri" w:hAnsi="Calibri" w:cs="Calibri"/>
                  <w:color w:val="000000"/>
                  <w:sz w:val="16"/>
                  <w:szCs w:val="18"/>
                </w:rPr>
                <w:br/>
                <w:t>THEME_CD                          VARCHAR2(4 BYTE)</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19" w:author="gsadi" w:date="2013-11-25T22:38:00Z"/>
                <w:rFonts w:ascii="Calibri" w:hAnsi="Calibri" w:cs="Calibri"/>
                <w:color w:val="000000"/>
                <w:sz w:val="16"/>
                <w:szCs w:val="18"/>
              </w:rPr>
            </w:pPr>
            <w:ins w:id="3120" w:author="gsadi" w:date="2013-11-25T22:38:00Z">
              <w:r w:rsidRPr="00990F39">
                <w:rPr>
                  <w:rFonts w:ascii="Calibri" w:hAnsi="Calibri" w:cs="Calibri"/>
                  <w:color w:val="000000"/>
                  <w:sz w:val="16"/>
                  <w:szCs w:val="18"/>
                </w:rPr>
                <w:t>Item Master</w:t>
              </w:r>
            </w:ins>
          </w:p>
        </w:tc>
      </w:tr>
      <w:tr w:rsidR="00293C6D" w:rsidRPr="007218D0" w:rsidTr="00BD4C26">
        <w:trPr>
          <w:trHeight w:val="1440"/>
          <w:ins w:id="3121"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122" w:author="gsadi" w:date="2013-11-25T22:38:00Z"/>
                <w:rFonts w:ascii="Calibri" w:hAnsi="Calibri" w:cs="Calibri"/>
                <w:sz w:val="16"/>
                <w:szCs w:val="18"/>
              </w:rPr>
            </w:pPr>
            <w:ins w:id="3123" w:author="gsadi" w:date="2013-11-25T22:38:00Z">
              <w:r w:rsidRPr="00990F39">
                <w:rPr>
                  <w:rFonts w:ascii="Calibri" w:hAnsi="Calibri" w:cs="Calibri"/>
                  <w:sz w:val="16"/>
                  <w:szCs w:val="18"/>
                </w:rPr>
                <w:t xml:space="preserve">MDM_PRODUCT_DELV_PROG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24" w:author="gsadi" w:date="2013-11-25T22:38:00Z"/>
                <w:rFonts w:ascii="Calibri" w:hAnsi="Calibri" w:cs="Calibri"/>
                <w:color w:val="000000"/>
                <w:sz w:val="16"/>
                <w:szCs w:val="18"/>
              </w:rPr>
            </w:pPr>
            <w:ins w:id="3125" w:author="gsadi" w:date="2013-11-25T22:38:00Z">
              <w:r w:rsidRPr="00990F39">
                <w:rPr>
                  <w:rFonts w:ascii="Calibri" w:hAnsi="Calibri" w:cs="Calibri"/>
                  <w:color w:val="000000"/>
                  <w:sz w:val="16"/>
                  <w:szCs w:val="18"/>
                </w:rPr>
                <w:t>Delivery program details</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26" w:author="gsadi" w:date="2013-11-25T22:38:00Z"/>
                <w:rFonts w:ascii="Calibri" w:hAnsi="Calibri" w:cs="Calibri"/>
                <w:color w:val="000000"/>
                <w:sz w:val="16"/>
                <w:szCs w:val="18"/>
              </w:rPr>
            </w:pPr>
            <w:ins w:id="3127" w:author="gsadi" w:date="2013-11-25T22:38:00Z">
              <w:r w:rsidRPr="00990F39">
                <w:rPr>
                  <w:rFonts w:ascii="Calibri" w:hAnsi="Calibri" w:cs="Calibri"/>
                  <w:color w:val="000000"/>
                  <w:sz w:val="16"/>
                  <w:szCs w:val="18"/>
                </w:rPr>
                <w:t>PRODUCT_NBR                 VARCHAR2(18 BYTE)</w:t>
              </w:r>
              <w:r w:rsidRPr="00990F39">
                <w:rPr>
                  <w:rFonts w:ascii="Calibri" w:hAnsi="Calibri" w:cs="Calibri"/>
                  <w:color w:val="000000"/>
                  <w:sz w:val="16"/>
                  <w:szCs w:val="18"/>
                </w:rPr>
                <w:br/>
                <w:t>DELV_PROGRAM_CD       VARCHAR2(3 BYTE)</w:t>
              </w:r>
              <w:r w:rsidRPr="00990F39">
                <w:rPr>
                  <w:rFonts w:ascii="Calibri" w:hAnsi="Calibri" w:cs="Calibri"/>
                  <w:color w:val="000000"/>
                  <w:sz w:val="16"/>
                  <w:szCs w:val="18"/>
                </w:rPr>
                <w:br/>
                <w:t>COLLECTION_CD              VARCHAR2(4 BYTE)</w:t>
              </w:r>
              <w:r w:rsidRPr="00990F39">
                <w:rPr>
                  <w:rFonts w:ascii="Calibri" w:hAnsi="Calibri" w:cs="Calibri"/>
                  <w:color w:val="000000"/>
                  <w:sz w:val="16"/>
                  <w:szCs w:val="18"/>
                </w:rPr>
                <w:br/>
                <w:t>THEME_CD                        VARCHAR2(4 BYTE)</w:t>
              </w:r>
              <w:r w:rsidRPr="00990F39">
                <w:rPr>
                  <w:rFonts w:ascii="Calibri" w:hAnsi="Calibri" w:cs="Calibri"/>
                  <w:color w:val="000000"/>
                  <w:sz w:val="16"/>
                  <w:szCs w:val="18"/>
                </w:rPr>
                <w:br/>
              </w:r>
              <w:r w:rsidRPr="00990F39">
                <w:rPr>
                  <w:rFonts w:ascii="Calibri" w:hAnsi="Calibri" w:cs="Calibri"/>
                  <w:b/>
                  <w:bCs/>
                  <w:color w:val="000000"/>
                  <w:sz w:val="16"/>
                  <w:szCs w:val="18"/>
                </w:rPr>
                <w:br/>
                <w:t>Foreign Key:</w:t>
              </w:r>
              <w:r w:rsidRPr="00990F39">
                <w:rPr>
                  <w:rFonts w:ascii="Calibri" w:hAnsi="Calibri" w:cs="Calibri"/>
                  <w:color w:val="000000"/>
                  <w:sz w:val="16"/>
                  <w:szCs w:val="18"/>
                </w:rPr>
                <w:t xml:space="preserve"> PRODUCT_NBR-&gt;MDM_PRODUCT::PRODUCT_NBR </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28" w:author="gsadi" w:date="2013-11-25T22:38:00Z"/>
                <w:rFonts w:ascii="Calibri" w:hAnsi="Calibri" w:cs="Calibri"/>
                <w:color w:val="000000"/>
                <w:sz w:val="16"/>
                <w:szCs w:val="18"/>
              </w:rPr>
            </w:pPr>
            <w:ins w:id="3129" w:author="gsadi" w:date="2013-11-25T22:38:00Z">
              <w:r w:rsidRPr="00990F39">
                <w:rPr>
                  <w:rFonts w:ascii="Calibri" w:hAnsi="Calibri" w:cs="Calibri"/>
                  <w:color w:val="000000"/>
                  <w:sz w:val="16"/>
                  <w:szCs w:val="18"/>
                </w:rPr>
                <w:t>Item Master</w:t>
              </w:r>
            </w:ins>
          </w:p>
        </w:tc>
      </w:tr>
      <w:tr w:rsidR="00293C6D" w:rsidRPr="007218D0" w:rsidTr="00BD4C26">
        <w:trPr>
          <w:trHeight w:val="1200"/>
          <w:ins w:id="3130"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131" w:author="gsadi" w:date="2013-11-25T22:38:00Z"/>
                <w:rFonts w:ascii="Calibri" w:hAnsi="Calibri" w:cs="Calibri"/>
                <w:sz w:val="16"/>
                <w:szCs w:val="18"/>
              </w:rPr>
            </w:pPr>
            <w:ins w:id="3132" w:author="gsadi" w:date="2013-11-25T22:38:00Z">
              <w:r w:rsidRPr="00990F39">
                <w:rPr>
                  <w:rFonts w:ascii="Calibri" w:hAnsi="Calibri" w:cs="Calibri"/>
                  <w:sz w:val="16"/>
                  <w:szCs w:val="18"/>
                </w:rPr>
                <w:t xml:space="preserve">MDM_RPT_SEASON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33" w:author="gsadi" w:date="2013-11-25T22:38:00Z"/>
                <w:rFonts w:ascii="Calibri" w:hAnsi="Calibri" w:cs="Calibri"/>
                <w:color w:val="000000"/>
                <w:sz w:val="16"/>
                <w:szCs w:val="18"/>
              </w:rPr>
            </w:pPr>
            <w:ins w:id="3134" w:author="gsadi" w:date="2013-11-25T22:38:00Z">
              <w:r w:rsidRPr="00990F39">
                <w:rPr>
                  <w:rFonts w:ascii="Calibri" w:hAnsi="Calibri" w:cs="Calibri"/>
                  <w:color w:val="000000"/>
                  <w:sz w:val="16"/>
                  <w:szCs w:val="18"/>
                </w:rPr>
                <w:t>Reporting Seasons</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35" w:author="gsadi" w:date="2013-11-25T22:38:00Z"/>
                <w:rFonts w:ascii="Calibri" w:hAnsi="Calibri" w:cs="Calibri"/>
                <w:color w:val="000000"/>
                <w:sz w:val="16"/>
                <w:szCs w:val="18"/>
              </w:rPr>
            </w:pPr>
            <w:ins w:id="3136" w:author="gsadi" w:date="2013-11-25T22:38:00Z">
              <w:r w:rsidRPr="00990F39">
                <w:rPr>
                  <w:rFonts w:ascii="Calibri" w:hAnsi="Calibri" w:cs="Calibri"/>
                  <w:color w:val="000000"/>
                  <w:sz w:val="16"/>
                  <w:szCs w:val="18"/>
                </w:rPr>
                <w:t>RPT_SEASON_CD             VARCHAR2(4 BYTE)</w:t>
              </w:r>
              <w:r w:rsidRPr="00990F39">
                <w:rPr>
                  <w:rFonts w:ascii="Calibri" w:hAnsi="Calibri" w:cs="Calibri"/>
                  <w:color w:val="000000"/>
                  <w:sz w:val="16"/>
                  <w:szCs w:val="18"/>
                </w:rPr>
                <w:br/>
                <w:t>RPT_SEASON_YR             VARCHAR2(4 BYTE)</w:t>
              </w:r>
              <w:r w:rsidRPr="00990F39">
                <w:rPr>
                  <w:rFonts w:ascii="Calibri" w:hAnsi="Calibri" w:cs="Calibri"/>
                  <w:color w:val="000000"/>
                  <w:sz w:val="16"/>
                  <w:szCs w:val="18"/>
                </w:rPr>
                <w:br/>
                <w:t>RPT_SEASON_NM           VARCHAR2(20 BYTE)</w:t>
              </w:r>
              <w:r w:rsidRPr="00990F39">
                <w:rPr>
                  <w:rFonts w:ascii="Calibri" w:hAnsi="Calibri" w:cs="Calibri"/>
                  <w:color w:val="000000"/>
                  <w:sz w:val="16"/>
                  <w:szCs w:val="18"/>
                </w:rPr>
                <w:br/>
              </w:r>
              <w:r w:rsidRPr="00990F39">
                <w:rPr>
                  <w:rFonts w:ascii="Calibri" w:hAnsi="Calibri" w:cs="Calibri"/>
                  <w:color w:val="000000"/>
                  <w:sz w:val="16"/>
                  <w:szCs w:val="18"/>
                </w:rPr>
                <w:br/>
              </w:r>
              <w:r w:rsidRPr="00990F39">
                <w:rPr>
                  <w:rFonts w:ascii="Calibri" w:hAnsi="Calibri" w:cs="Calibri"/>
                  <w:b/>
                  <w:bCs/>
                  <w:color w:val="000000"/>
                  <w:sz w:val="16"/>
                  <w:szCs w:val="18"/>
                </w:rPr>
                <w:t xml:space="preserve">Primary Key: </w:t>
              </w:r>
              <w:r w:rsidRPr="00990F39">
                <w:rPr>
                  <w:rFonts w:ascii="Calibri" w:hAnsi="Calibri" w:cs="Calibri"/>
                  <w:color w:val="000000"/>
                  <w:sz w:val="16"/>
                  <w:szCs w:val="18"/>
                </w:rPr>
                <w:t>RPT_SEASON_CD</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37" w:author="gsadi" w:date="2013-11-25T22:38:00Z"/>
                <w:rFonts w:ascii="Calibri" w:hAnsi="Calibri" w:cs="Calibri"/>
                <w:color w:val="000000"/>
                <w:sz w:val="16"/>
                <w:szCs w:val="18"/>
              </w:rPr>
            </w:pPr>
            <w:ins w:id="3138" w:author="gsadi" w:date="2013-11-25T22:38:00Z">
              <w:r w:rsidRPr="00990F39">
                <w:rPr>
                  <w:rFonts w:ascii="Calibri" w:hAnsi="Calibri" w:cs="Calibri"/>
                  <w:color w:val="000000"/>
                  <w:sz w:val="16"/>
                  <w:szCs w:val="18"/>
                </w:rPr>
                <w:t>Item Master</w:t>
              </w:r>
            </w:ins>
          </w:p>
        </w:tc>
      </w:tr>
      <w:tr w:rsidR="00293C6D" w:rsidRPr="007218D0" w:rsidTr="00BD4C26">
        <w:trPr>
          <w:trHeight w:val="1200"/>
          <w:ins w:id="3139"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140" w:author="gsadi" w:date="2013-11-25T22:38:00Z"/>
                <w:rFonts w:ascii="Calibri" w:hAnsi="Calibri" w:cs="Calibri"/>
                <w:sz w:val="16"/>
                <w:szCs w:val="18"/>
              </w:rPr>
            </w:pPr>
            <w:ins w:id="3141" w:author="gsadi" w:date="2013-11-25T22:38:00Z">
              <w:r w:rsidRPr="00990F39">
                <w:rPr>
                  <w:rFonts w:ascii="Calibri" w:hAnsi="Calibri" w:cs="Calibri"/>
                  <w:sz w:val="16"/>
                  <w:szCs w:val="18"/>
                </w:rPr>
                <w:t xml:space="preserve">MDM_PRODUCT_RPT_SEASON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42" w:author="gsadi" w:date="2013-11-25T22:38:00Z"/>
                <w:rFonts w:ascii="Calibri" w:hAnsi="Calibri" w:cs="Calibri"/>
                <w:color w:val="000000"/>
                <w:sz w:val="16"/>
                <w:szCs w:val="18"/>
              </w:rPr>
            </w:pPr>
            <w:ins w:id="3143" w:author="gsadi" w:date="2013-11-25T22:38:00Z">
              <w:r w:rsidRPr="00990F39">
                <w:rPr>
                  <w:rFonts w:ascii="Calibri" w:hAnsi="Calibri" w:cs="Calibri"/>
                  <w:color w:val="000000"/>
                  <w:sz w:val="16"/>
                  <w:szCs w:val="18"/>
                </w:rPr>
                <w:t xml:space="preserve">Valid Product + Season combination </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44" w:author="gsadi" w:date="2013-11-25T22:38:00Z"/>
                <w:rFonts w:ascii="Calibri" w:hAnsi="Calibri" w:cs="Calibri"/>
                <w:color w:val="000000"/>
                <w:sz w:val="16"/>
                <w:szCs w:val="18"/>
              </w:rPr>
            </w:pPr>
            <w:ins w:id="3145" w:author="gsadi" w:date="2013-11-25T22:38:00Z">
              <w:r w:rsidRPr="00990F39">
                <w:rPr>
                  <w:rFonts w:ascii="Calibri" w:hAnsi="Calibri" w:cs="Calibri"/>
                  <w:color w:val="000000"/>
                  <w:sz w:val="16"/>
                  <w:szCs w:val="18"/>
                </w:rPr>
                <w:t>PRODUCT_NBR              VARCHAR2(18 BYTE)</w:t>
              </w:r>
              <w:r w:rsidRPr="00990F39">
                <w:rPr>
                  <w:rFonts w:ascii="Calibri" w:hAnsi="Calibri" w:cs="Calibri"/>
                  <w:color w:val="000000"/>
                  <w:sz w:val="16"/>
                  <w:szCs w:val="18"/>
                </w:rPr>
                <w:br/>
                <w:t>RPT_SEASON_CD           VARCHAR2(4 BYTE)</w:t>
              </w:r>
              <w:r w:rsidRPr="00990F39">
                <w:rPr>
                  <w:rFonts w:ascii="Calibri" w:hAnsi="Calibri" w:cs="Calibri"/>
                  <w:color w:val="000000"/>
                  <w:sz w:val="16"/>
                  <w:szCs w:val="18"/>
                </w:rPr>
                <w:br/>
                <w:t>INVT_CLASS_CD             VARCHAR2(3 BYTE)</w:t>
              </w:r>
              <w:r w:rsidRPr="00990F39">
                <w:rPr>
                  <w:rFonts w:ascii="Calibri" w:hAnsi="Calibri" w:cs="Calibri"/>
                  <w:b/>
                  <w:bCs/>
                  <w:color w:val="000000"/>
                  <w:sz w:val="16"/>
                  <w:szCs w:val="18"/>
                </w:rPr>
                <w:br/>
              </w:r>
              <w:r w:rsidRPr="00990F39">
                <w:rPr>
                  <w:rFonts w:ascii="Calibri" w:hAnsi="Calibri" w:cs="Calibri"/>
                  <w:b/>
                  <w:bCs/>
                  <w:color w:val="000000"/>
                  <w:sz w:val="16"/>
                  <w:szCs w:val="18"/>
                </w:rPr>
                <w:br/>
                <w:t xml:space="preserve">Primary Key: </w:t>
              </w:r>
              <w:r w:rsidRPr="00990F39">
                <w:rPr>
                  <w:rFonts w:ascii="Calibri" w:hAnsi="Calibri" w:cs="Calibri"/>
                  <w:color w:val="000000"/>
                  <w:sz w:val="16"/>
                  <w:szCs w:val="18"/>
                </w:rPr>
                <w:t>PRODUCT_NBR,RPT_SEASON_CD</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46" w:author="gsadi" w:date="2013-11-25T22:38:00Z"/>
                <w:rFonts w:ascii="Calibri" w:hAnsi="Calibri" w:cs="Calibri"/>
                <w:color w:val="000000"/>
                <w:sz w:val="16"/>
                <w:szCs w:val="18"/>
              </w:rPr>
            </w:pPr>
            <w:ins w:id="3147" w:author="gsadi" w:date="2013-11-25T22:38:00Z">
              <w:r w:rsidRPr="00990F39">
                <w:rPr>
                  <w:rFonts w:ascii="Calibri" w:hAnsi="Calibri" w:cs="Calibri"/>
                  <w:color w:val="000000"/>
                  <w:sz w:val="16"/>
                  <w:szCs w:val="18"/>
                </w:rPr>
                <w:t>Item Master</w:t>
              </w:r>
            </w:ins>
          </w:p>
        </w:tc>
      </w:tr>
      <w:tr w:rsidR="00293C6D" w:rsidRPr="007218D0" w:rsidTr="00BD4C26">
        <w:trPr>
          <w:trHeight w:val="1200"/>
          <w:ins w:id="3148"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149" w:author="gsadi" w:date="2013-11-25T22:38:00Z"/>
                <w:rFonts w:ascii="Calibri" w:hAnsi="Calibri" w:cs="Calibri"/>
                <w:sz w:val="16"/>
                <w:szCs w:val="18"/>
              </w:rPr>
            </w:pPr>
            <w:ins w:id="3150" w:author="gsadi" w:date="2013-11-25T22:38:00Z">
              <w:r w:rsidRPr="00990F39">
                <w:rPr>
                  <w:rFonts w:ascii="Calibri" w:hAnsi="Calibri" w:cs="Calibri"/>
                  <w:sz w:val="16"/>
                  <w:szCs w:val="18"/>
                </w:rPr>
                <w:t xml:space="preserve">MDM_PRODUCT_SALES_AREA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51" w:author="gsadi" w:date="2013-11-25T22:38:00Z"/>
                <w:rFonts w:ascii="Calibri" w:hAnsi="Calibri" w:cs="Calibri"/>
                <w:color w:val="000000"/>
                <w:sz w:val="16"/>
                <w:szCs w:val="18"/>
              </w:rPr>
            </w:pPr>
            <w:ins w:id="3152" w:author="gsadi" w:date="2013-11-25T22:38:00Z">
              <w:r w:rsidRPr="00990F39">
                <w:rPr>
                  <w:rFonts w:ascii="Calibri" w:hAnsi="Calibri" w:cs="Calibri"/>
                  <w:color w:val="000000"/>
                  <w:sz w:val="16"/>
                  <w:szCs w:val="18"/>
                </w:rPr>
                <w:t>Valid Product+Sales Org combinations</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53" w:author="gsadi" w:date="2013-11-25T22:38:00Z"/>
                <w:rFonts w:ascii="Calibri" w:hAnsi="Calibri" w:cs="Calibri"/>
                <w:color w:val="000000"/>
                <w:sz w:val="16"/>
                <w:szCs w:val="18"/>
              </w:rPr>
            </w:pPr>
            <w:ins w:id="3154" w:author="gsadi" w:date="2013-11-25T22:38:00Z">
              <w:r w:rsidRPr="00990F39">
                <w:rPr>
                  <w:rFonts w:ascii="Calibri" w:hAnsi="Calibri" w:cs="Calibri"/>
                  <w:color w:val="000000"/>
                  <w:sz w:val="16"/>
                  <w:szCs w:val="18"/>
                </w:rPr>
                <w:t>PRODUCT_NBR              VARCHAR2(18 BYTE)</w:t>
              </w:r>
              <w:r w:rsidRPr="00990F39">
                <w:rPr>
                  <w:rFonts w:ascii="Calibri" w:hAnsi="Calibri" w:cs="Calibri"/>
                  <w:color w:val="000000"/>
                  <w:sz w:val="16"/>
                  <w:szCs w:val="18"/>
                </w:rPr>
                <w:br/>
                <w:t>SALES_ORG_CD             VARCHAR2(4 BYTE)</w:t>
              </w:r>
              <w:r w:rsidRPr="00990F39">
                <w:rPr>
                  <w:rFonts w:ascii="Calibri" w:hAnsi="Calibri" w:cs="Calibri"/>
                  <w:color w:val="000000"/>
                  <w:sz w:val="16"/>
                  <w:szCs w:val="18"/>
                </w:rPr>
                <w:br/>
              </w:r>
              <w:r w:rsidRPr="00990F39">
                <w:rPr>
                  <w:rFonts w:ascii="Calibri" w:hAnsi="Calibri" w:cs="Calibri"/>
                  <w:color w:val="000000"/>
                  <w:sz w:val="16"/>
                  <w:szCs w:val="18"/>
                </w:rPr>
                <w:br/>
              </w:r>
              <w:r w:rsidRPr="00990F39">
                <w:rPr>
                  <w:rFonts w:ascii="Calibri" w:hAnsi="Calibri" w:cs="Calibri"/>
                  <w:b/>
                  <w:bCs/>
                  <w:color w:val="000000"/>
                  <w:sz w:val="16"/>
                  <w:szCs w:val="18"/>
                </w:rPr>
                <w:t xml:space="preserve">Primary Key:  </w:t>
              </w:r>
              <w:r w:rsidRPr="00990F39">
                <w:rPr>
                  <w:rFonts w:ascii="Calibri" w:hAnsi="Calibri" w:cs="Calibri"/>
                  <w:color w:val="000000"/>
                  <w:sz w:val="16"/>
                  <w:szCs w:val="18"/>
                </w:rPr>
                <w:t>PRODUCT_NBR,SALES_ORG_CD</w:t>
              </w:r>
              <w:r w:rsidRPr="00990F39">
                <w:rPr>
                  <w:rFonts w:ascii="Calibri" w:hAnsi="Calibri" w:cs="Calibri"/>
                  <w:color w:val="000000"/>
                  <w:sz w:val="16"/>
                  <w:szCs w:val="18"/>
                </w:rPr>
                <w:br/>
              </w:r>
              <w:r w:rsidRPr="00990F39">
                <w:rPr>
                  <w:rFonts w:ascii="Calibri" w:hAnsi="Calibri" w:cs="Calibri"/>
                  <w:b/>
                  <w:bCs/>
                  <w:color w:val="000000"/>
                  <w:sz w:val="16"/>
                  <w:szCs w:val="18"/>
                </w:rPr>
                <w:t xml:space="preserve">Foreign Key: </w:t>
              </w:r>
              <w:r w:rsidRPr="00990F39">
                <w:rPr>
                  <w:rFonts w:ascii="Calibri" w:hAnsi="Calibri" w:cs="Calibri"/>
                  <w:color w:val="000000"/>
                  <w:sz w:val="16"/>
                  <w:szCs w:val="18"/>
                </w:rPr>
                <w:t xml:space="preserve">PRODUCT_NBR-&gt;MDM_PRODUCT::PRODUCT_NBR </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55" w:author="gsadi" w:date="2013-11-25T22:38:00Z"/>
                <w:rFonts w:ascii="Calibri" w:hAnsi="Calibri" w:cs="Calibri"/>
                <w:color w:val="000000"/>
                <w:sz w:val="16"/>
                <w:szCs w:val="18"/>
              </w:rPr>
            </w:pPr>
            <w:ins w:id="3156" w:author="gsadi" w:date="2013-11-25T22:38:00Z">
              <w:r w:rsidRPr="00990F39">
                <w:rPr>
                  <w:rFonts w:ascii="Calibri" w:hAnsi="Calibri" w:cs="Calibri"/>
                  <w:color w:val="000000"/>
                  <w:sz w:val="16"/>
                  <w:szCs w:val="18"/>
                </w:rPr>
                <w:t>Item Master</w:t>
              </w:r>
            </w:ins>
          </w:p>
        </w:tc>
      </w:tr>
      <w:tr w:rsidR="00293C6D" w:rsidRPr="007218D0" w:rsidTr="00BD4C26">
        <w:trPr>
          <w:trHeight w:val="1680"/>
          <w:ins w:id="3157"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158" w:author="gsadi" w:date="2013-11-25T22:38:00Z"/>
                <w:rFonts w:ascii="Calibri" w:hAnsi="Calibri" w:cs="Calibri"/>
                <w:sz w:val="16"/>
                <w:szCs w:val="18"/>
              </w:rPr>
            </w:pPr>
            <w:ins w:id="3159" w:author="gsadi" w:date="2013-11-25T22:38:00Z">
              <w:r w:rsidRPr="00990F39">
                <w:rPr>
                  <w:rFonts w:ascii="Calibri" w:hAnsi="Calibri" w:cs="Calibri"/>
                  <w:sz w:val="16"/>
                  <w:szCs w:val="18"/>
                </w:rPr>
                <w:lastRenderedPageBreak/>
                <w:t xml:space="preserve">MDM_PRODUCT_SIZE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60" w:author="gsadi" w:date="2013-11-25T22:38:00Z"/>
                <w:rFonts w:ascii="Calibri" w:hAnsi="Calibri" w:cs="Calibri"/>
                <w:color w:val="000000"/>
                <w:sz w:val="16"/>
                <w:szCs w:val="18"/>
              </w:rPr>
            </w:pPr>
            <w:ins w:id="3161" w:author="gsadi" w:date="2013-11-25T22:38:00Z">
              <w:r w:rsidRPr="00990F39">
                <w:rPr>
                  <w:rFonts w:ascii="Calibri" w:hAnsi="Calibri" w:cs="Calibri"/>
                  <w:color w:val="000000"/>
                  <w:sz w:val="16"/>
                  <w:szCs w:val="18"/>
                </w:rPr>
                <w:t>Products and their sizes</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62" w:author="gsadi" w:date="2013-11-25T22:38:00Z"/>
                <w:rFonts w:ascii="Calibri" w:hAnsi="Calibri" w:cs="Calibri"/>
                <w:color w:val="000000"/>
                <w:sz w:val="16"/>
                <w:szCs w:val="18"/>
              </w:rPr>
            </w:pPr>
            <w:ins w:id="3163" w:author="gsadi" w:date="2013-11-25T22:38:00Z">
              <w:r w:rsidRPr="00990F39">
                <w:rPr>
                  <w:rFonts w:ascii="Calibri" w:hAnsi="Calibri" w:cs="Calibri"/>
                  <w:color w:val="000000"/>
                  <w:sz w:val="16"/>
                  <w:szCs w:val="18"/>
                </w:rPr>
                <w:t>PRODUCT_GRID_NBR    VARCHAR2(18 BYTE)</w:t>
              </w:r>
              <w:r w:rsidRPr="00990F39">
                <w:rPr>
                  <w:rFonts w:ascii="Calibri" w:hAnsi="Calibri" w:cs="Calibri"/>
                  <w:color w:val="000000"/>
                  <w:sz w:val="16"/>
                  <w:szCs w:val="18"/>
                </w:rPr>
                <w:br/>
                <w:t>DIM1                                VARCHAR2(8 BYTE)</w:t>
              </w:r>
              <w:r w:rsidRPr="00990F39">
                <w:rPr>
                  <w:rFonts w:ascii="Calibri" w:hAnsi="Calibri" w:cs="Calibri"/>
                  <w:color w:val="000000"/>
                  <w:sz w:val="16"/>
                  <w:szCs w:val="18"/>
                </w:rPr>
                <w:br/>
                <w:t>DIM2                                VARCHAR2(8 BYTE)</w:t>
              </w:r>
              <w:r w:rsidRPr="00990F39">
                <w:rPr>
                  <w:rFonts w:ascii="Calibri" w:hAnsi="Calibri" w:cs="Calibri"/>
                  <w:color w:val="000000"/>
                  <w:sz w:val="16"/>
                  <w:szCs w:val="18"/>
                </w:rPr>
                <w:br/>
                <w:t>DIM3                                VARCHAR2(8 BYTE)</w:t>
              </w:r>
              <w:r w:rsidRPr="00990F39">
                <w:rPr>
                  <w:rFonts w:ascii="Calibri" w:hAnsi="Calibri" w:cs="Calibri"/>
                  <w:color w:val="000000"/>
                  <w:sz w:val="16"/>
                  <w:szCs w:val="18"/>
                </w:rPr>
                <w:br/>
                <w:t>SIZE_GRID_TXT               VARCHAR2(25 BYTE)</w:t>
              </w:r>
              <w:r w:rsidRPr="00990F39">
                <w:rPr>
                  <w:rFonts w:ascii="Calibri" w:hAnsi="Calibri" w:cs="Calibri"/>
                  <w:color w:val="000000"/>
                  <w:sz w:val="16"/>
                  <w:szCs w:val="18"/>
                </w:rPr>
                <w:br/>
              </w:r>
              <w:r w:rsidRPr="00990F39">
                <w:rPr>
                  <w:rFonts w:ascii="Calibri" w:hAnsi="Calibri" w:cs="Calibri"/>
                  <w:color w:val="000000"/>
                  <w:sz w:val="16"/>
                  <w:szCs w:val="18"/>
                </w:rPr>
                <w:br/>
              </w:r>
              <w:r w:rsidRPr="00990F39">
                <w:rPr>
                  <w:rFonts w:ascii="Calibri" w:hAnsi="Calibri" w:cs="Calibri"/>
                  <w:b/>
                  <w:bCs/>
                  <w:color w:val="000000"/>
                  <w:sz w:val="16"/>
                  <w:szCs w:val="18"/>
                </w:rPr>
                <w:t xml:space="preserve">Foreign Key: </w:t>
              </w:r>
              <w:r w:rsidRPr="00990F39">
                <w:rPr>
                  <w:rFonts w:ascii="Calibri" w:hAnsi="Calibri" w:cs="Calibri"/>
                  <w:color w:val="000000"/>
                  <w:sz w:val="16"/>
                  <w:szCs w:val="18"/>
                </w:rPr>
                <w:t xml:space="preserve">PRODUCT_GRID_NBR-&gt;MDM_PRODUCT::PRODUCT_NBR </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64" w:author="gsadi" w:date="2013-11-25T22:38:00Z"/>
                <w:rFonts w:ascii="Calibri" w:hAnsi="Calibri" w:cs="Calibri"/>
                <w:color w:val="000000"/>
                <w:sz w:val="16"/>
                <w:szCs w:val="18"/>
              </w:rPr>
            </w:pPr>
            <w:ins w:id="3165" w:author="gsadi" w:date="2013-11-25T22:38:00Z">
              <w:r w:rsidRPr="00990F39">
                <w:rPr>
                  <w:rFonts w:ascii="Calibri" w:hAnsi="Calibri" w:cs="Calibri"/>
                  <w:color w:val="000000"/>
                  <w:sz w:val="16"/>
                  <w:szCs w:val="18"/>
                </w:rPr>
                <w:t>Item Master</w:t>
              </w:r>
            </w:ins>
          </w:p>
        </w:tc>
      </w:tr>
      <w:tr w:rsidR="00293C6D" w:rsidRPr="007218D0" w:rsidTr="00BD4C26">
        <w:trPr>
          <w:trHeight w:val="2160"/>
          <w:ins w:id="3166"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167" w:author="gsadi" w:date="2013-11-25T22:38:00Z"/>
                <w:rFonts w:ascii="Calibri" w:hAnsi="Calibri" w:cs="Calibri"/>
                <w:sz w:val="16"/>
                <w:szCs w:val="18"/>
              </w:rPr>
            </w:pPr>
            <w:ins w:id="3168" w:author="gsadi" w:date="2013-11-25T22:38:00Z">
              <w:r w:rsidRPr="00990F39">
                <w:rPr>
                  <w:rFonts w:ascii="Calibri" w:hAnsi="Calibri" w:cs="Calibri"/>
                  <w:sz w:val="16"/>
                  <w:szCs w:val="18"/>
                </w:rPr>
                <w:t xml:space="preserve">MDM_PRODUCT_SKU_COST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69" w:author="gsadi" w:date="2013-11-25T22:38:00Z"/>
                <w:rFonts w:ascii="Calibri" w:hAnsi="Calibri" w:cs="Calibri"/>
                <w:color w:val="000000"/>
                <w:sz w:val="16"/>
                <w:szCs w:val="18"/>
              </w:rPr>
            </w:pPr>
            <w:ins w:id="3170" w:author="gsadi" w:date="2013-11-25T22:38:00Z">
              <w:r w:rsidRPr="00990F39">
                <w:rPr>
                  <w:rFonts w:ascii="Calibri" w:hAnsi="Calibri" w:cs="Calibri"/>
                  <w:color w:val="000000"/>
                  <w:sz w:val="16"/>
                  <w:szCs w:val="18"/>
                </w:rPr>
                <w:t>Different costs at StyleColor/Size/DC level</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71" w:author="gsadi" w:date="2013-11-25T22:38:00Z"/>
                <w:rFonts w:ascii="Calibri" w:hAnsi="Calibri" w:cs="Calibri"/>
                <w:color w:val="000000"/>
                <w:sz w:val="16"/>
                <w:szCs w:val="18"/>
              </w:rPr>
            </w:pPr>
            <w:ins w:id="3172" w:author="gsadi" w:date="2013-11-25T22:38:00Z">
              <w:r w:rsidRPr="00990F39">
                <w:rPr>
                  <w:rFonts w:ascii="Calibri" w:hAnsi="Calibri" w:cs="Calibri"/>
                  <w:color w:val="000000"/>
                  <w:sz w:val="16"/>
                  <w:szCs w:val="18"/>
                </w:rPr>
                <w:t>PRODUCT_NBR                 VARCHAR2(18 BYTE)</w:t>
              </w:r>
              <w:r w:rsidRPr="00990F39">
                <w:rPr>
                  <w:rFonts w:ascii="Calibri" w:hAnsi="Calibri" w:cs="Calibri"/>
                  <w:color w:val="000000"/>
                  <w:sz w:val="16"/>
                  <w:szCs w:val="18"/>
                </w:rPr>
                <w:br/>
                <w:t>SIZE_GRID_TXT                 VARCHAR2(25 BYTE)</w:t>
              </w:r>
              <w:r w:rsidRPr="00990F39">
                <w:rPr>
                  <w:rFonts w:ascii="Calibri" w:hAnsi="Calibri" w:cs="Calibri"/>
                  <w:color w:val="000000"/>
                  <w:sz w:val="16"/>
                  <w:szCs w:val="18"/>
                </w:rPr>
                <w:br/>
                <w:t>PLANT_NBR                        VARCHAR2(4 BYTE)</w:t>
              </w:r>
              <w:r w:rsidRPr="00990F39">
                <w:rPr>
                  <w:rFonts w:ascii="Calibri" w:hAnsi="Calibri" w:cs="Calibri"/>
                  <w:color w:val="000000"/>
                  <w:sz w:val="16"/>
                  <w:szCs w:val="18"/>
                </w:rPr>
                <w:br/>
                <w:t>INITIAL_COST_AMT           NUMBER(11,2)</w:t>
              </w:r>
              <w:r w:rsidRPr="00990F39">
                <w:rPr>
                  <w:rFonts w:ascii="Calibri" w:hAnsi="Calibri" w:cs="Calibri"/>
                  <w:color w:val="000000"/>
                  <w:sz w:val="16"/>
                  <w:szCs w:val="18"/>
                </w:rPr>
                <w:br/>
                <w:t>RELEASED_COST_AMT       NUMBER(11,2)</w:t>
              </w:r>
              <w:r w:rsidRPr="00990F39">
                <w:rPr>
                  <w:rFonts w:ascii="Calibri" w:hAnsi="Calibri" w:cs="Calibri"/>
                  <w:color w:val="000000"/>
                  <w:sz w:val="16"/>
                  <w:szCs w:val="18"/>
                </w:rPr>
                <w:br/>
                <w:t>CURRENCY_CD                    VARCHAR2(5 BYTE)</w:t>
              </w:r>
              <w:r w:rsidRPr="00990F39">
                <w:rPr>
                  <w:rFonts w:ascii="Calibri" w:hAnsi="Calibri" w:cs="Calibri"/>
                  <w:color w:val="000000"/>
                  <w:sz w:val="16"/>
                  <w:szCs w:val="18"/>
                </w:rPr>
                <w:br/>
                <w:t>LAST_COST_CHANGE_DT   DATE</w:t>
              </w:r>
              <w:r w:rsidRPr="00990F39">
                <w:rPr>
                  <w:rFonts w:ascii="Calibri" w:hAnsi="Calibri" w:cs="Calibri"/>
                  <w:color w:val="000000"/>
                  <w:sz w:val="16"/>
                  <w:szCs w:val="18"/>
                </w:rPr>
                <w:br/>
                <w:t>PREFERRED_SKU_IND        VARCHAR2(1 BYTE)</w:t>
              </w:r>
              <w:r w:rsidRPr="00990F39">
                <w:rPr>
                  <w:rFonts w:ascii="Calibri" w:hAnsi="Calibri" w:cs="Calibri"/>
                  <w:color w:val="000000"/>
                  <w:sz w:val="16"/>
                  <w:szCs w:val="18"/>
                </w:rPr>
                <w:br/>
                <w:t>VALUATION_TYPE_CD        VARCHAR2(10 BYTE)</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73" w:author="gsadi" w:date="2013-11-25T22:38:00Z"/>
                <w:rFonts w:ascii="Calibri" w:hAnsi="Calibri" w:cs="Calibri"/>
                <w:color w:val="000000"/>
                <w:sz w:val="16"/>
                <w:szCs w:val="18"/>
              </w:rPr>
            </w:pPr>
            <w:ins w:id="3174" w:author="gsadi" w:date="2013-11-25T22:38:00Z">
              <w:r w:rsidRPr="00990F39">
                <w:rPr>
                  <w:rFonts w:ascii="Calibri" w:hAnsi="Calibri" w:cs="Calibri"/>
                  <w:color w:val="000000"/>
                  <w:sz w:val="16"/>
                  <w:szCs w:val="18"/>
                </w:rPr>
                <w:t>Item Master</w:t>
              </w:r>
            </w:ins>
          </w:p>
        </w:tc>
      </w:tr>
      <w:tr w:rsidR="00293C6D" w:rsidRPr="007218D0" w:rsidTr="00BD4C26">
        <w:trPr>
          <w:trHeight w:val="2400"/>
          <w:ins w:id="3175"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176" w:author="gsadi" w:date="2013-11-25T22:38:00Z"/>
                <w:rFonts w:ascii="Calibri" w:hAnsi="Calibri" w:cs="Calibri"/>
                <w:sz w:val="16"/>
                <w:szCs w:val="18"/>
              </w:rPr>
            </w:pPr>
            <w:ins w:id="3177" w:author="gsadi" w:date="2013-11-25T22:38:00Z">
              <w:r w:rsidRPr="00990F39">
                <w:rPr>
                  <w:rFonts w:ascii="Calibri" w:hAnsi="Calibri" w:cs="Calibri"/>
                  <w:sz w:val="16"/>
                  <w:szCs w:val="18"/>
                </w:rPr>
                <w:t xml:space="preserve">MDM_PROD_SKU_RTL_PRICE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78" w:author="gsadi" w:date="2013-11-25T22:38:00Z"/>
                <w:rFonts w:ascii="Calibri" w:hAnsi="Calibri" w:cs="Calibri"/>
                <w:color w:val="000000"/>
                <w:sz w:val="16"/>
                <w:szCs w:val="18"/>
              </w:rPr>
            </w:pPr>
            <w:ins w:id="3179" w:author="gsadi" w:date="2013-11-25T22:38:00Z">
              <w:r w:rsidRPr="00990F39">
                <w:rPr>
                  <w:rFonts w:ascii="Calibri" w:hAnsi="Calibri" w:cs="Calibri"/>
                  <w:color w:val="000000"/>
                  <w:sz w:val="16"/>
                  <w:szCs w:val="18"/>
                </w:rPr>
                <w:t>Retail price at StyleColor/Size level</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80" w:author="gsadi" w:date="2013-11-25T22:38:00Z"/>
                <w:rFonts w:ascii="Calibri" w:hAnsi="Calibri" w:cs="Calibri"/>
                <w:color w:val="000000"/>
                <w:sz w:val="16"/>
                <w:szCs w:val="18"/>
              </w:rPr>
            </w:pPr>
            <w:ins w:id="3181" w:author="gsadi" w:date="2013-11-25T22:38:00Z">
              <w:r w:rsidRPr="00990F39">
                <w:rPr>
                  <w:rFonts w:ascii="Calibri" w:hAnsi="Calibri" w:cs="Calibri"/>
                  <w:color w:val="000000"/>
                  <w:sz w:val="16"/>
                  <w:szCs w:val="18"/>
                </w:rPr>
                <w:t>PRODUCT_NBR                   VARCHAR2(18 BYTE)</w:t>
              </w:r>
              <w:r w:rsidRPr="00990F39">
                <w:rPr>
                  <w:rFonts w:ascii="Calibri" w:hAnsi="Calibri" w:cs="Calibri"/>
                  <w:color w:val="000000"/>
                  <w:sz w:val="16"/>
                  <w:szCs w:val="18"/>
                </w:rPr>
                <w:br/>
                <w:t>SIZE_GRID_TXT                   VARCHAR2(25 BYTE)</w:t>
              </w:r>
              <w:r w:rsidRPr="00990F39">
                <w:rPr>
                  <w:rFonts w:ascii="Calibri" w:hAnsi="Calibri" w:cs="Calibri"/>
                  <w:color w:val="000000"/>
                  <w:sz w:val="16"/>
                  <w:szCs w:val="18"/>
                </w:rPr>
                <w:br/>
                <w:t>COUNTRY_CD                      VARCHAR2(4 BYTE)</w:t>
              </w:r>
              <w:r w:rsidRPr="00990F39">
                <w:rPr>
                  <w:rFonts w:ascii="Calibri" w:hAnsi="Calibri" w:cs="Calibri"/>
                  <w:color w:val="000000"/>
                  <w:sz w:val="16"/>
                  <w:szCs w:val="18"/>
                </w:rPr>
                <w:br/>
                <w:t>CURRENCY_CD                     VARCHAR2(5 BYTE)</w:t>
              </w:r>
              <w:r w:rsidRPr="00990F39">
                <w:rPr>
                  <w:rFonts w:ascii="Calibri" w:hAnsi="Calibri" w:cs="Calibri"/>
                  <w:color w:val="000000"/>
                  <w:sz w:val="16"/>
                  <w:szCs w:val="18"/>
                </w:rPr>
                <w:br/>
                <w:t>RPT_SEASON_CD                 VARCHAR2(3 BYTE)</w:t>
              </w:r>
              <w:r w:rsidRPr="00990F39">
                <w:rPr>
                  <w:rFonts w:ascii="Calibri" w:hAnsi="Calibri" w:cs="Calibri"/>
                  <w:color w:val="000000"/>
                  <w:sz w:val="16"/>
                  <w:szCs w:val="18"/>
                </w:rPr>
                <w:br/>
                <w:t>MFG_SUG_RTL_AMT           NUMBER(9,2)</w:t>
              </w:r>
              <w:r w:rsidRPr="00990F39">
                <w:rPr>
                  <w:rFonts w:ascii="Calibri" w:hAnsi="Calibri" w:cs="Calibri"/>
                  <w:color w:val="000000"/>
                  <w:sz w:val="16"/>
                  <w:szCs w:val="18"/>
                </w:rPr>
                <w:br/>
              </w:r>
              <w:r w:rsidRPr="00990F39">
                <w:rPr>
                  <w:rFonts w:ascii="Calibri" w:hAnsi="Calibri" w:cs="Calibri"/>
                  <w:color w:val="000000"/>
                  <w:sz w:val="16"/>
                  <w:szCs w:val="18"/>
                </w:rPr>
                <w:br/>
              </w:r>
              <w:r w:rsidRPr="00990F39">
                <w:rPr>
                  <w:rFonts w:ascii="Calibri" w:hAnsi="Calibri" w:cs="Calibri"/>
                  <w:b/>
                  <w:bCs/>
                  <w:color w:val="000000"/>
                  <w:sz w:val="16"/>
                  <w:szCs w:val="18"/>
                </w:rPr>
                <w:t>Primary Key:</w:t>
              </w:r>
              <w:r w:rsidRPr="00990F39">
                <w:rPr>
                  <w:rFonts w:ascii="Calibri" w:hAnsi="Calibri" w:cs="Calibri"/>
                  <w:color w:val="000000"/>
                  <w:sz w:val="16"/>
                  <w:szCs w:val="18"/>
                </w:rPr>
                <w:t xml:space="preserve"> PRODUCT_NBR,SIZE_GRID_TXT,COUNTRY_CD,CURRENCY_CD and RPT_SEASON_CD</w:t>
              </w:r>
              <w:r w:rsidRPr="00990F39">
                <w:rPr>
                  <w:rFonts w:ascii="Calibri" w:hAnsi="Calibri" w:cs="Calibri"/>
                  <w:color w:val="000000"/>
                  <w:sz w:val="16"/>
                  <w:szCs w:val="18"/>
                </w:rPr>
                <w:br/>
              </w:r>
              <w:r w:rsidRPr="00990F39">
                <w:rPr>
                  <w:rFonts w:ascii="Calibri" w:hAnsi="Calibri" w:cs="Calibri"/>
                  <w:b/>
                  <w:bCs/>
                  <w:color w:val="000000"/>
                  <w:sz w:val="16"/>
                  <w:szCs w:val="18"/>
                </w:rPr>
                <w:t>Foreign Key:</w:t>
              </w:r>
              <w:r w:rsidRPr="00990F39">
                <w:rPr>
                  <w:rFonts w:ascii="Calibri" w:hAnsi="Calibri" w:cs="Calibri"/>
                  <w:color w:val="000000"/>
                  <w:sz w:val="16"/>
                  <w:szCs w:val="18"/>
                </w:rPr>
                <w:t xml:space="preserve"> PRODUCT_NBR-&gt;MDM_PRODUCT::PRODUCT_NBR </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82" w:author="gsadi" w:date="2013-11-25T22:38:00Z"/>
                <w:rFonts w:ascii="Calibri" w:hAnsi="Calibri" w:cs="Calibri"/>
                <w:color w:val="000000"/>
                <w:sz w:val="16"/>
                <w:szCs w:val="18"/>
              </w:rPr>
            </w:pPr>
            <w:ins w:id="3183" w:author="gsadi" w:date="2013-11-25T22:38:00Z">
              <w:r w:rsidRPr="00990F39">
                <w:rPr>
                  <w:rFonts w:ascii="Calibri" w:hAnsi="Calibri" w:cs="Calibri"/>
                  <w:color w:val="000000"/>
                  <w:sz w:val="16"/>
                  <w:szCs w:val="18"/>
                </w:rPr>
                <w:t>Item Master</w:t>
              </w:r>
            </w:ins>
          </w:p>
        </w:tc>
      </w:tr>
      <w:tr w:rsidR="00293C6D" w:rsidRPr="007218D0" w:rsidTr="00BD4C26">
        <w:trPr>
          <w:trHeight w:val="1340"/>
          <w:ins w:id="3184"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185" w:author="gsadi" w:date="2013-11-25T22:38:00Z"/>
                <w:rFonts w:ascii="Calibri" w:hAnsi="Calibri" w:cs="Calibri"/>
                <w:sz w:val="16"/>
                <w:szCs w:val="18"/>
              </w:rPr>
            </w:pPr>
            <w:ins w:id="3186" w:author="gsadi" w:date="2013-11-25T22:38:00Z">
              <w:r w:rsidRPr="00990F39">
                <w:rPr>
                  <w:rFonts w:ascii="Calibri" w:hAnsi="Calibri" w:cs="Calibri"/>
                  <w:sz w:val="16"/>
                  <w:szCs w:val="18"/>
                </w:rPr>
                <w:t xml:space="preserve">MDM_PROD_SKU_WHSL_PRICE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87" w:author="gsadi" w:date="2013-11-25T22:38:00Z"/>
                <w:rFonts w:ascii="Calibri" w:hAnsi="Calibri" w:cs="Calibri"/>
                <w:color w:val="000000"/>
                <w:sz w:val="16"/>
                <w:szCs w:val="18"/>
              </w:rPr>
            </w:pPr>
            <w:ins w:id="3188" w:author="gsadi" w:date="2013-11-25T22:38:00Z">
              <w:r w:rsidRPr="00990F39">
                <w:rPr>
                  <w:rFonts w:ascii="Calibri" w:hAnsi="Calibri" w:cs="Calibri"/>
                  <w:color w:val="000000"/>
                  <w:sz w:val="16"/>
                  <w:szCs w:val="18"/>
                </w:rPr>
                <w:t>Wholesale price at StyleColor/Size level</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89" w:author="gsadi" w:date="2013-11-25T22:38:00Z"/>
                <w:rFonts w:ascii="Calibri" w:hAnsi="Calibri" w:cs="Calibri"/>
                <w:color w:val="000000"/>
                <w:sz w:val="16"/>
                <w:szCs w:val="18"/>
              </w:rPr>
            </w:pPr>
            <w:ins w:id="3190" w:author="gsadi" w:date="2013-11-25T22:38:00Z">
              <w:r w:rsidRPr="00990F39">
                <w:rPr>
                  <w:rFonts w:ascii="Calibri" w:hAnsi="Calibri" w:cs="Calibri"/>
                  <w:color w:val="000000"/>
                  <w:sz w:val="16"/>
                  <w:szCs w:val="18"/>
                </w:rPr>
                <w:t>COMPANY_CD                     VARCHAR2(4 BYTE)</w:t>
              </w:r>
              <w:r w:rsidRPr="00990F39">
                <w:rPr>
                  <w:rFonts w:ascii="Calibri" w:hAnsi="Calibri" w:cs="Calibri"/>
                  <w:color w:val="000000"/>
                  <w:sz w:val="16"/>
                  <w:szCs w:val="18"/>
                </w:rPr>
                <w:br/>
                <w:t>PRODUCT_NBR                    VARCHAR2(18 BYTE)</w:t>
              </w:r>
              <w:r w:rsidRPr="00990F39">
                <w:rPr>
                  <w:rFonts w:ascii="Calibri" w:hAnsi="Calibri" w:cs="Calibri"/>
                  <w:color w:val="000000"/>
                  <w:sz w:val="16"/>
                  <w:szCs w:val="18"/>
                </w:rPr>
                <w:br/>
                <w:t>SIZE_GRID_TXT                    VARCHAR2(25 BYTE)</w:t>
              </w:r>
              <w:r w:rsidRPr="00990F39">
                <w:rPr>
                  <w:rFonts w:ascii="Calibri" w:hAnsi="Calibri" w:cs="Calibri"/>
                  <w:color w:val="000000"/>
                  <w:sz w:val="16"/>
                  <w:szCs w:val="18"/>
                </w:rPr>
                <w:br/>
                <w:t>DELV_PROGRAM_CD          VARCHAR2(3 BYTE)</w:t>
              </w:r>
              <w:r w:rsidRPr="00990F39">
                <w:rPr>
                  <w:rFonts w:ascii="Calibri" w:hAnsi="Calibri" w:cs="Calibri"/>
                  <w:color w:val="000000"/>
                  <w:sz w:val="16"/>
                  <w:szCs w:val="18"/>
                </w:rPr>
                <w:br/>
                <w:t>WHLS_PRICE_AMT              NUMBER(11,2)</w:t>
              </w:r>
              <w:r w:rsidRPr="00990F39">
                <w:rPr>
                  <w:rFonts w:ascii="Calibri" w:hAnsi="Calibri" w:cs="Calibri"/>
                  <w:color w:val="000000"/>
                  <w:sz w:val="16"/>
                  <w:szCs w:val="18"/>
                </w:rPr>
                <w:br/>
                <w:t>CURRENCY_CD                     VARCHAR2(5 BYTE)</w:t>
              </w:r>
              <w:r w:rsidRPr="00990F39">
                <w:rPr>
                  <w:rFonts w:ascii="Calibri" w:hAnsi="Calibri" w:cs="Calibri"/>
                  <w:color w:val="000000"/>
                  <w:sz w:val="16"/>
                  <w:szCs w:val="18"/>
                </w:rPr>
                <w:br/>
                <w:t>PRICE_QTY                           NUMBER(5,0)</w:t>
              </w:r>
              <w:r w:rsidRPr="00990F39">
                <w:rPr>
                  <w:rFonts w:ascii="Calibri" w:hAnsi="Calibri" w:cs="Calibri"/>
                  <w:color w:val="000000"/>
                  <w:sz w:val="16"/>
                  <w:szCs w:val="18"/>
                </w:rPr>
                <w:br/>
                <w:t>PRICE_UOM                         VARCHAR2(3 BYTE)</w:t>
              </w:r>
              <w:r w:rsidRPr="00990F39">
                <w:rPr>
                  <w:rFonts w:ascii="Calibri" w:hAnsi="Calibri" w:cs="Calibri"/>
                  <w:color w:val="000000"/>
                  <w:sz w:val="16"/>
                  <w:szCs w:val="18"/>
                </w:rPr>
                <w:br/>
                <w:t>PRICE_DATE_CD                  VARCHAR2(1 BYTE)</w:t>
              </w:r>
              <w:r w:rsidRPr="00990F39">
                <w:rPr>
                  <w:rFonts w:ascii="Calibri" w:hAnsi="Calibri" w:cs="Calibri"/>
                  <w:color w:val="000000"/>
                  <w:sz w:val="16"/>
                  <w:szCs w:val="18"/>
                </w:rPr>
                <w:br/>
                <w:t>PRICING_DT                         DATE</w:t>
              </w:r>
              <w:r w:rsidRPr="00990F39">
                <w:rPr>
                  <w:rFonts w:ascii="Calibri" w:hAnsi="Calibri" w:cs="Calibri"/>
                  <w:color w:val="000000"/>
                  <w:sz w:val="16"/>
                  <w:szCs w:val="18"/>
                </w:rPr>
                <w:br/>
              </w:r>
              <w:r w:rsidRPr="00990F39">
                <w:rPr>
                  <w:rFonts w:ascii="Calibri" w:hAnsi="Calibri" w:cs="Calibri"/>
                  <w:color w:val="000000"/>
                  <w:sz w:val="16"/>
                  <w:szCs w:val="18"/>
                </w:rPr>
                <w:lastRenderedPageBreak/>
                <w:br/>
              </w:r>
              <w:r w:rsidRPr="00990F39">
                <w:rPr>
                  <w:rFonts w:ascii="Calibri" w:hAnsi="Calibri" w:cs="Calibri"/>
                  <w:b/>
                  <w:bCs/>
                  <w:color w:val="000000"/>
                  <w:sz w:val="16"/>
                  <w:szCs w:val="18"/>
                </w:rPr>
                <w:t>Primary Key:</w:t>
              </w:r>
              <w:r w:rsidRPr="00990F39">
                <w:rPr>
                  <w:rFonts w:ascii="Calibri" w:hAnsi="Calibri" w:cs="Calibri"/>
                  <w:color w:val="000000"/>
                  <w:sz w:val="16"/>
                  <w:szCs w:val="18"/>
                </w:rPr>
                <w:t xml:space="preserve"> COMPANY_CD,PRODUCT_NBR,SIZE_GRID_TXT</w:t>
              </w:r>
              <w:r w:rsidRPr="00990F39">
                <w:rPr>
                  <w:rFonts w:ascii="Calibri" w:hAnsi="Calibri" w:cs="Calibri"/>
                  <w:color w:val="000000"/>
                  <w:sz w:val="16"/>
                  <w:szCs w:val="18"/>
                </w:rPr>
                <w:br/>
              </w:r>
              <w:r w:rsidRPr="00990F39">
                <w:rPr>
                  <w:rFonts w:ascii="Calibri" w:hAnsi="Calibri" w:cs="Calibri"/>
                  <w:b/>
                  <w:bCs/>
                  <w:color w:val="000000"/>
                  <w:sz w:val="16"/>
                  <w:szCs w:val="18"/>
                </w:rPr>
                <w:t>Foreign Key:</w:t>
              </w:r>
              <w:r w:rsidRPr="00990F39">
                <w:rPr>
                  <w:rFonts w:ascii="Calibri" w:hAnsi="Calibri" w:cs="Calibri"/>
                  <w:color w:val="000000"/>
                  <w:sz w:val="16"/>
                  <w:szCs w:val="18"/>
                </w:rPr>
                <w:t xml:space="preserve"> PRODUCT_NBR-&gt;MDM_PRODUCT::PRODUCT_NBR </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91" w:author="gsadi" w:date="2013-11-25T22:38:00Z"/>
                <w:rFonts w:ascii="Calibri" w:hAnsi="Calibri" w:cs="Calibri"/>
                <w:color w:val="000000"/>
                <w:sz w:val="16"/>
                <w:szCs w:val="18"/>
              </w:rPr>
            </w:pPr>
            <w:ins w:id="3192" w:author="gsadi" w:date="2013-11-25T22:38:00Z">
              <w:r w:rsidRPr="00990F39">
                <w:rPr>
                  <w:rFonts w:ascii="Calibri" w:hAnsi="Calibri" w:cs="Calibri"/>
                  <w:color w:val="000000"/>
                  <w:sz w:val="16"/>
                  <w:szCs w:val="18"/>
                </w:rPr>
                <w:lastRenderedPageBreak/>
                <w:t>Item Master</w:t>
              </w:r>
            </w:ins>
          </w:p>
        </w:tc>
      </w:tr>
      <w:tr w:rsidR="00293C6D" w:rsidRPr="007218D0" w:rsidTr="00BD4C26">
        <w:trPr>
          <w:trHeight w:val="4320"/>
          <w:ins w:id="3193"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194" w:author="gsadi" w:date="2013-11-25T22:38:00Z"/>
                <w:rFonts w:ascii="Calibri" w:hAnsi="Calibri" w:cs="Calibri"/>
                <w:color w:val="000000"/>
                <w:sz w:val="16"/>
                <w:szCs w:val="18"/>
              </w:rPr>
            </w:pPr>
            <w:ins w:id="3195" w:author="gsadi" w:date="2013-11-25T22:38:00Z">
              <w:r w:rsidRPr="00990F39">
                <w:rPr>
                  <w:rFonts w:ascii="Calibri" w:hAnsi="Calibri" w:cs="Calibri"/>
                  <w:color w:val="000000"/>
                  <w:sz w:val="16"/>
                  <w:szCs w:val="18"/>
                </w:rPr>
                <w:lastRenderedPageBreak/>
                <w:t xml:space="preserve">MDM_PLANNING_INCREMENTS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96" w:author="gsadi" w:date="2013-11-25T22:38:00Z"/>
                <w:rFonts w:ascii="Calibri" w:hAnsi="Calibri" w:cs="Calibri"/>
                <w:color w:val="000000"/>
                <w:sz w:val="16"/>
                <w:szCs w:val="18"/>
              </w:rPr>
            </w:pPr>
            <w:ins w:id="3197" w:author="gsadi" w:date="2013-11-25T22:38:00Z">
              <w:r w:rsidRPr="00990F39">
                <w:rPr>
                  <w:rFonts w:ascii="Calibri" w:hAnsi="Calibri" w:cs="Calibri"/>
                  <w:color w:val="000000"/>
                  <w:sz w:val="16"/>
                  <w:szCs w:val="18"/>
                </w:rPr>
                <w:t>Planning Parameters at StyleColor/Size/DC level- esp the min, mul, max &amp; safety stock qtys</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198" w:author="gsadi" w:date="2013-11-25T22:38:00Z"/>
                <w:rFonts w:ascii="Calibri" w:hAnsi="Calibri" w:cs="Calibri"/>
                <w:color w:val="000000"/>
                <w:sz w:val="16"/>
                <w:szCs w:val="18"/>
              </w:rPr>
            </w:pPr>
            <w:ins w:id="3199" w:author="gsadi" w:date="2013-11-25T22:38:00Z">
              <w:r w:rsidRPr="00990F39">
                <w:rPr>
                  <w:rFonts w:ascii="Calibri" w:hAnsi="Calibri" w:cs="Calibri"/>
                  <w:color w:val="000000"/>
                  <w:sz w:val="16"/>
                  <w:szCs w:val="18"/>
                </w:rPr>
                <w:t>STYLE_COLOR                   VARCHAR2(18 BYTE)</w:t>
              </w:r>
              <w:r w:rsidRPr="00990F39">
                <w:rPr>
                  <w:rFonts w:ascii="Calibri" w:hAnsi="Calibri" w:cs="Calibri"/>
                  <w:color w:val="000000"/>
                  <w:sz w:val="16"/>
                  <w:szCs w:val="18"/>
                </w:rPr>
                <w:br/>
                <w:t>DC                                      VARCHAR2(4 BYTE)</w:t>
              </w:r>
              <w:r w:rsidRPr="00990F39">
                <w:rPr>
                  <w:rFonts w:ascii="Calibri" w:hAnsi="Calibri" w:cs="Calibri"/>
                  <w:color w:val="000000"/>
                  <w:sz w:val="16"/>
                  <w:szCs w:val="18"/>
                </w:rPr>
                <w:br/>
                <w:t>DIM1                                 VARCHAR2(8 BYTE)</w:t>
              </w:r>
              <w:r w:rsidRPr="00990F39">
                <w:rPr>
                  <w:rFonts w:ascii="Calibri" w:hAnsi="Calibri" w:cs="Calibri"/>
                  <w:color w:val="000000"/>
                  <w:sz w:val="16"/>
                  <w:szCs w:val="18"/>
                </w:rPr>
                <w:br/>
                <w:t>DIM2                                 VARCHAR2(8 BYTE)</w:t>
              </w:r>
              <w:r w:rsidRPr="00990F39">
                <w:rPr>
                  <w:rFonts w:ascii="Calibri" w:hAnsi="Calibri" w:cs="Calibri"/>
                  <w:color w:val="000000"/>
                  <w:sz w:val="16"/>
                  <w:szCs w:val="18"/>
                </w:rPr>
                <w:br/>
                <w:t>DIM3                                 VARCHAR2(8 BYTE)</w:t>
              </w:r>
              <w:r w:rsidRPr="00990F39">
                <w:rPr>
                  <w:rFonts w:ascii="Calibri" w:hAnsi="Calibri" w:cs="Calibri"/>
                  <w:color w:val="000000"/>
                  <w:sz w:val="16"/>
                  <w:szCs w:val="18"/>
                </w:rPr>
                <w:br/>
                <w:t>SIZE_GROUP                     VARCHAR2(5 BYTE)</w:t>
              </w:r>
              <w:r w:rsidRPr="00990F39">
                <w:rPr>
                  <w:rFonts w:ascii="Calibri" w:hAnsi="Calibri" w:cs="Calibri"/>
                  <w:color w:val="000000"/>
                  <w:sz w:val="16"/>
                  <w:szCs w:val="18"/>
                </w:rPr>
                <w:br/>
                <w:t>SKU_STATUS                      VARCHAR2(2 BYTE)</w:t>
              </w:r>
              <w:r w:rsidRPr="00990F39">
                <w:rPr>
                  <w:rFonts w:ascii="Calibri" w:hAnsi="Calibri" w:cs="Calibri"/>
                  <w:color w:val="000000"/>
                  <w:sz w:val="16"/>
                  <w:szCs w:val="18"/>
                </w:rPr>
                <w:br/>
                <w:t>INV_POLICY                       VARCHAR2(8 BYTE)</w:t>
              </w:r>
              <w:r w:rsidRPr="00990F39">
                <w:rPr>
                  <w:rFonts w:ascii="Calibri" w:hAnsi="Calibri" w:cs="Calibri"/>
                  <w:color w:val="000000"/>
                  <w:sz w:val="16"/>
                  <w:szCs w:val="18"/>
                </w:rPr>
                <w:br/>
                <w:t>CAPACITY_GROUP            VARCHAR2(8 BYTE)</w:t>
              </w:r>
              <w:r w:rsidRPr="00990F39">
                <w:rPr>
                  <w:rFonts w:ascii="Calibri" w:hAnsi="Calibri" w:cs="Calibri"/>
                  <w:color w:val="000000"/>
                  <w:sz w:val="16"/>
                  <w:szCs w:val="18"/>
                </w:rPr>
                <w:br/>
                <w:t>MIN_QTY                           NUMBER(5,0)</w:t>
              </w:r>
              <w:r w:rsidRPr="00990F39">
                <w:rPr>
                  <w:rFonts w:ascii="Calibri" w:hAnsi="Calibri" w:cs="Calibri"/>
                  <w:color w:val="000000"/>
                  <w:sz w:val="16"/>
                  <w:szCs w:val="18"/>
                </w:rPr>
                <w:br/>
                <w:t>MUL_QTY                           NUMBER(5,0)</w:t>
              </w:r>
              <w:r w:rsidRPr="00990F39">
                <w:rPr>
                  <w:rFonts w:ascii="Calibri" w:hAnsi="Calibri" w:cs="Calibri"/>
                  <w:color w:val="000000"/>
                  <w:sz w:val="16"/>
                  <w:szCs w:val="18"/>
                </w:rPr>
                <w:br/>
                <w:t>MAX_QTY                           NUMBER(5,0)</w:t>
              </w:r>
              <w:r w:rsidRPr="00990F39">
                <w:rPr>
                  <w:rFonts w:ascii="Calibri" w:hAnsi="Calibri" w:cs="Calibri"/>
                  <w:color w:val="000000"/>
                  <w:sz w:val="16"/>
                  <w:szCs w:val="18"/>
                </w:rPr>
                <w:br/>
                <w:t>SS_QTY                               NUMBER(5,0)</w:t>
              </w:r>
              <w:r w:rsidRPr="00990F39">
                <w:rPr>
                  <w:rFonts w:ascii="Calibri" w:hAnsi="Calibri" w:cs="Calibri"/>
                  <w:color w:val="000000"/>
                  <w:sz w:val="16"/>
                  <w:szCs w:val="18"/>
                </w:rPr>
                <w:br/>
                <w:t>SIZE_PCT                            NUMBER(5,0)</w:t>
              </w:r>
              <w:r w:rsidRPr="00990F39">
                <w:rPr>
                  <w:rFonts w:ascii="Calibri" w:hAnsi="Calibri" w:cs="Calibri"/>
                  <w:color w:val="000000"/>
                  <w:sz w:val="16"/>
                  <w:szCs w:val="18"/>
                </w:rPr>
                <w:br/>
              </w:r>
              <w:r w:rsidRPr="00990F39">
                <w:rPr>
                  <w:rFonts w:ascii="Calibri" w:hAnsi="Calibri" w:cs="Calibri"/>
                  <w:color w:val="000000"/>
                  <w:sz w:val="16"/>
                  <w:szCs w:val="18"/>
                </w:rPr>
                <w:br/>
              </w:r>
              <w:r w:rsidRPr="00990F39">
                <w:rPr>
                  <w:rFonts w:ascii="Calibri" w:hAnsi="Calibri" w:cs="Calibri"/>
                  <w:b/>
                  <w:bCs/>
                  <w:color w:val="000000"/>
                  <w:sz w:val="16"/>
                  <w:szCs w:val="18"/>
                </w:rPr>
                <w:t xml:space="preserve">Primary Key: </w:t>
              </w:r>
              <w:r w:rsidRPr="00990F39">
                <w:rPr>
                  <w:rFonts w:ascii="Calibri" w:hAnsi="Calibri" w:cs="Calibri"/>
                  <w:color w:val="000000"/>
                  <w:sz w:val="16"/>
                  <w:szCs w:val="18"/>
                </w:rPr>
                <w:t>STYLE_COLOR,DIM1,DIM2,DC</w:t>
              </w:r>
              <w:r w:rsidRPr="00990F39">
                <w:rPr>
                  <w:rFonts w:ascii="Calibri" w:hAnsi="Calibri" w:cs="Calibri"/>
                  <w:b/>
                  <w:bCs/>
                  <w:color w:val="000000"/>
                  <w:sz w:val="16"/>
                  <w:szCs w:val="18"/>
                </w:rPr>
                <w:br/>
                <w:t xml:space="preserve">Foreign Key: </w:t>
              </w:r>
              <w:r w:rsidRPr="00990F39">
                <w:rPr>
                  <w:rFonts w:ascii="Calibri" w:hAnsi="Calibri" w:cs="Calibri"/>
                  <w:color w:val="000000"/>
                  <w:sz w:val="16"/>
                  <w:szCs w:val="18"/>
                </w:rPr>
                <w:t>DC-&gt;MDM_PLANT::PLANT_NBR</w:t>
              </w:r>
              <w:r w:rsidRPr="00990F39">
                <w:rPr>
                  <w:rFonts w:ascii="Calibri" w:hAnsi="Calibri" w:cs="Calibri"/>
                  <w:color w:val="000000"/>
                  <w:sz w:val="16"/>
                  <w:szCs w:val="18"/>
                </w:rPr>
                <w:br/>
              </w:r>
              <w:r w:rsidRPr="00990F39">
                <w:rPr>
                  <w:rFonts w:ascii="Calibri" w:hAnsi="Calibri" w:cs="Calibri"/>
                  <w:b/>
                  <w:bCs/>
                  <w:color w:val="000000"/>
                  <w:sz w:val="16"/>
                  <w:szCs w:val="18"/>
                </w:rPr>
                <w:t xml:space="preserve">Foreign Key: </w:t>
              </w:r>
              <w:r w:rsidRPr="00990F39">
                <w:rPr>
                  <w:rFonts w:ascii="Calibri" w:hAnsi="Calibri" w:cs="Calibri"/>
                  <w:color w:val="000000"/>
                  <w:sz w:val="16"/>
                  <w:szCs w:val="18"/>
                </w:rPr>
                <w:t>STYLE_COLOR-&gt;MDM_PRODUCT::PRODUCT_NBR</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200" w:author="gsadi" w:date="2013-11-25T22:38:00Z"/>
                <w:rFonts w:ascii="Calibri" w:hAnsi="Calibri" w:cs="Calibri"/>
                <w:color w:val="000000"/>
                <w:sz w:val="16"/>
                <w:szCs w:val="18"/>
              </w:rPr>
            </w:pPr>
            <w:ins w:id="3201" w:author="gsadi" w:date="2013-11-25T22:38:00Z">
              <w:r w:rsidRPr="00990F39">
                <w:rPr>
                  <w:rFonts w:ascii="Calibri" w:hAnsi="Calibri" w:cs="Calibri"/>
                  <w:color w:val="000000"/>
                  <w:sz w:val="16"/>
                  <w:szCs w:val="18"/>
                </w:rPr>
                <w:t>Item Master</w:t>
              </w:r>
            </w:ins>
          </w:p>
        </w:tc>
      </w:tr>
      <w:tr w:rsidR="00293C6D" w:rsidRPr="007218D0" w:rsidTr="00BD4C26">
        <w:trPr>
          <w:trHeight w:val="960"/>
          <w:ins w:id="3202" w:author="gsadi" w:date="2013-11-25T22:38:00Z"/>
        </w:trPr>
        <w:tc>
          <w:tcPr>
            <w:tcW w:w="1890" w:type="dxa"/>
            <w:tcBorders>
              <w:top w:val="nil"/>
              <w:left w:val="single" w:sz="4" w:space="0" w:color="auto"/>
              <w:bottom w:val="single" w:sz="4" w:space="0" w:color="auto"/>
              <w:right w:val="single" w:sz="4" w:space="0" w:color="auto"/>
            </w:tcBorders>
            <w:shd w:val="clear" w:color="auto" w:fill="auto"/>
            <w:noWrap/>
            <w:hideMark/>
          </w:tcPr>
          <w:p w:rsidR="00BD4C26" w:rsidRPr="00990F39" w:rsidRDefault="00BD4C26" w:rsidP="00BD4C26">
            <w:pPr>
              <w:rPr>
                <w:ins w:id="3203" w:author="gsadi" w:date="2013-11-25T22:38:00Z"/>
                <w:rFonts w:ascii="Calibri" w:hAnsi="Calibri" w:cs="Calibri"/>
                <w:color w:val="000000"/>
                <w:sz w:val="16"/>
                <w:szCs w:val="18"/>
              </w:rPr>
            </w:pPr>
            <w:ins w:id="3204" w:author="gsadi" w:date="2013-11-25T22:38:00Z">
              <w:r w:rsidRPr="00990F39">
                <w:rPr>
                  <w:rFonts w:ascii="Calibri" w:hAnsi="Calibri" w:cs="Calibri"/>
                  <w:color w:val="000000"/>
                  <w:sz w:val="16"/>
                  <w:szCs w:val="18"/>
                </w:rPr>
                <w:t xml:space="preserve">MDM_CUSTOMER </w:t>
              </w:r>
            </w:ins>
          </w:p>
        </w:tc>
        <w:tc>
          <w:tcPr>
            <w:tcW w:w="1782"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205" w:author="gsadi" w:date="2013-11-25T22:38:00Z"/>
                <w:rFonts w:ascii="Calibri" w:hAnsi="Calibri" w:cs="Calibri"/>
                <w:color w:val="000000"/>
                <w:sz w:val="16"/>
                <w:szCs w:val="18"/>
              </w:rPr>
            </w:pPr>
            <w:ins w:id="3206" w:author="gsadi" w:date="2013-11-25T22:38:00Z">
              <w:r w:rsidRPr="00990F39">
                <w:rPr>
                  <w:rFonts w:ascii="Calibri" w:hAnsi="Calibri" w:cs="Calibri"/>
                  <w:color w:val="000000"/>
                  <w:sz w:val="16"/>
                  <w:szCs w:val="18"/>
                </w:rPr>
                <w:t>Complete list of Sold to customer</w:t>
              </w:r>
            </w:ins>
          </w:p>
        </w:tc>
        <w:tc>
          <w:tcPr>
            <w:tcW w:w="30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207" w:author="gsadi" w:date="2013-11-25T22:38:00Z"/>
                <w:rFonts w:ascii="Calibri" w:hAnsi="Calibri" w:cs="Calibri"/>
                <w:color w:val="000000"/>
                <w:sz w:val="16"/>
                <w:szCs w:val="18"/>
              </w:rPr>
            </w:pPr>
            <w:ins w:id="3208" w:author="gsadi" w:date="2013-11-25T22:38:00Z">
              <w:r w:rsidRPr="00990F39">
                <w:rPr>
                  <w:rFonts w:ascii="Calibri" w:hAnsi="Calibri" w:cs="Calibri"/>
                  <w:color w:val="000000"/>
                  <w:sz w:val="16"/>
                  <w:szCs w:val="18"/>
                </w:rPr>
                <w:t>CUST_NBR        VARCHAR2(10 BYTE)</w:t>
              </w:r>
              <w:r w:rsidRPr="00990F39">
                <w:rPr>
                  <w:rFonts w:ascii="Calibri" w:hAnsi="Calibri" w:cs="Calibri"/>
                  <w:color w:val="000000"/>
                  <w:sz w:val="16"/>
                  <w:szCs w:val="18"/>
                </w:rPr>
                <w:br/>
                <w:t>CUST_NM         VARCHAR2(35 BYTE)</w:t>
              </w:r>
              <w:r w:rsidRPr="00990F39">
                <w:rPr>
                  <w:rFonts w:ascii="Calibri" w:hAnsi="Calibri" w:cs="Calibri"/>
                  <w:color w:val="000000"/>
                  <w:sz w:val="16"/>
                  <w:szCs w:val="18"/>
                </w:rPr>
                <w:br/>
              </w:r>
              <w:r w:rsidRPr="00990F39">
                <w:rPr>
                  <w:rFonts w:ascii="Calibri" w:hAnsi="Calibri" w:cs="Calibri"/>
                  <w:color w:val="000000"/>
                  <w:sz w:val="16"/>
                  <w:szCs w:val="18"/>
                </w:rPr>
                <w:br/>
              </w:r>
              <w:r w:rsidRPr="00990F39">
                <w:rPr>
                  <w:rFonts w:ascii="Calibri" w:hAnsi="Calibri" w:cs="Calibri"/>
                  <w:b/>
                  <w:bCs/>
                  <w:color w:val="000000"/>
                  <w:sz w:val="16"/>
                  <w:szCs w:val="18"/>
                </w:rPr>
                <w:t>Primary Key:</w:t>
              </w:r>
              <w:r w:rsidRPr="00990F39">
                <w:rPr>
                  <w:rFonts w:ascii="Calibri" w:hAnsi="Calibri" w:cs="Calibri"/>
                  <w:color w:val="000000"/>
                  <w:sz w:val="16"/>
                  <w:szCs w:val="18"/>
                </w:rPr>
                <w:t xml:space="preserve"> CUST_NBR</w:t>
              </w:r>
            </w:ins>
          </w:p>
        </w:tc>
        <w:tc>
          <w:tcPr>
            <w:tcW w:w="2160" w:type="dxa"/>
            <w:tcBorders>
              <w:top w:val="nil"/>
              <w:left w:val="nil"/>
              <w:bottom w:val="single" w:sz="4" w:space="0" w:color="auto"/>
              <w:right w:val="single" w:sz="4" w:space="0" w:color="auto"/>
            </w:tcBorders>
            <w:shd w:val="clear" w:color="auto" w:fill="auto"/>
            <w:hideMark/>
          </w:tcPr>
          <w:p w:rsidR="00BD4C26" w:rsidRPr="00990F39" w:rsidRDefault="00BD4C26" w:rsidP="00BD4C26">
            <w:pPr>
              <w:rPr>
                <w:ins w:id="3209" w:author="gsadi" w:date="2013-11-25T22:38:00Z"/>
                <w:rFonts w:ascii="Calibri" w:hAnsi="Calibri" w:cs="Calibri"/>
                <w:color w:val="000000"/>
                <w:sz w:val="16"/>
                <w:szCs w:val="18"/>
              </w:rPr>
            </w:pPr>
            <w:ins w:id="3210" w:author="gsadi" w:date="2013-11-25T22:38:00Z">
              <w:r w:rsidRPr="00990F39">
                <w:rPr>
                  <w:rFonts w:ascii="Calibri" w:hAnsi="Calibri" w:cs="Calibri"/>
                  <w:color w:val="000000"/>
                  <w:sz w:val="16"/>
                  <w:szCs w:val="18"/>
                </w:rPr>
                <w:t>Customer Master</w:t>
              </w:r>
            </w:ins>
          </w:p>
        </w:tc>
      </w:tr>
    </w:tbl>
    <w:p w:rsidR="00000000" w:rsidRDefault="003F6914">
      <w:pPr>
        <w:tabs>
          <w:tab w:val="left" w:pos="270"/>
        </w:tabs>
        <w:ind w:left="720" w:hanging="450"/>
        <w:rPr>
          <w:ins w:id="3211" w:author="gsadi" w:date="2013-11-18T11:57:00Z"/>
        </w:rPr>
        <w:pPrChange w:id="3212" w:author="gsadi" w:date="2013-11-18T11:52:00Z">
          <w:pPr>
            <w:pStyle w:val="Heading4"/>
          </w:pPr>
        </w:pPrChange>
      </w:pPr>
    </w:p>
    <w:p w:rsidR="00000000" w:rsidRDefault="003F6914">
      <w:pPr>
        <w:tabs>
          <w:tab w:val="left" w:pos="270"/>
        </w:tabs>
        <w:ind w:left="720" w:hanging="450"/>
        <w:rPr>
          <w:ins w:id="3213" w:author="gsadi" w:date="2013-11-18T14:36:00Z"/>
        </w:rPr>
        <w:pPrChange w:id="3214" w:author="gsadi" w:date="2013-11-18T11:52:00Z">
          <w:pPr>
            <w:pStyle w:val="Heading4"/>
          </w:pPr>
        </w:pPrChange>
      </w:pPr>
    </w:p>
    <w:p w:rsidR="00000000" w:rsidRDefault="005D54BF">
      <w:pPr>
        <w:tabs>
          <w:tab w:val="left" w:pos="0"/>
        </w:tabs>
        <w:ind w:right="-360"/>
        <w:rPr>
          <w:ins w:id="3215" w:author="gsadi" w:date="2013-11-18T14:38:00Z"/>
        </w:rPr>
        <w:pPrChange w:id="3216" w:author="gsadi" w:date="2013-11-25T16:12:00Z">
          <w:pPr>
            <w:pStyle w:val="Heading4"/>
          </w:pPr>
        </w:pPrChange>
      </w:pPr>
      <w:ins w:id="3217" w:author="gsadi" w:date="2013-11-18T14:36:00Z">
        <w:r>
          <w:rPr>
            <w:rFonts w:ascii="Arial" w:hAnsi="Arial" w:cs="Arial"/>
          </w:rPr>
          <w:t xml:space="preserve">As part of nightly batch, master data extraction programs are run. They extract data from the afore-mentioned tables and generate flat files. These files will be used </w:t>
        </w:r>
      </w:ins>
      <w:ins w:id="3218" w:author="gsadi" w:date="2013-11-18T14:37:00Z">
        <w:r>
          <w:rPr>
            <w:rFonts w:ascii="Arial" w:hAnsi="Arial" w:cs="Arial"/>
          </w:rPr>
          <w:t xml:space="preserve">by i2 funnel programs </w:t>
        </w:r>
      </w:ins>
      <w:ins w:id="3219" w:author="gsadi" w:date="2013-11-18T14:38:00Z">
        <w:r>
          <w:rPr>
            <w:rFonts w:ascii="Arial" w:hAnsi="Arial" w:cs="Arial"/>
          </w:rPr>
          <w:t>to perform master data checks.</w:t>
        </w:r>
        <w:r w:rsidR="003F5F59">
          <w:rPr>
            <w:rFonts w:ascii="Arial" w:hAnsi="Arial" w:cs="Arial"/>
          </w:rPr>
          <w:t xml:space="preserve"> Following are the list of shell scripts that are run as part of master data ext</w:t>
        </w:r>
        <w:r w:rsidR="00764B70">
          <w:rPr>
            <w:rFonts w:ascii="Arial" w:hAnsi="Arial" w:cs="Arial"/>
          </w:rPr>
          <w:t>raction</w:t>
        </w:r>
      </w:ins>
      <w:ins w:id="3220" w:author="gsadi" w:date="2013-11-18T14:58:00Z">
        <w:r w:rsidR="00764B70">
          <w:rPr>
            <w:rFonts w:ascii="Arial" w:hAnsi="Arial" w:cs="Arial"/>
          </w:rPr>
          <w:t>. File that each of the script generates is also listed:</w:t>
        </w:r>
      </w:ins>
    </w:p>
    <w:p w:rsidR="00000000" w:rsidRDefault="003F6914">
      <w:pPr>
        <w:tabs>
          <w:tab w:val="left" w:pos="270"/>
        </w:tabs>
        <w:ind w:left="270"/>
        <w:rPr>
          <w:ins w:id="3221" w:author="gsadi" w:date="2013-11-18T15:02:00Z"/>
        </w:rPr>
        <w:pPrChange w:id="3222" w:author="gsadi" w:date="2013-11-18T14:37:00Z">
          <w:pPr>
            <w:pStyle w:val="Heading4"/>
          </w:pPr>
        </w:pPrChange>
      </w:pPr>
    </w:p>
    <w:p w:rsidR="00000000" w:rsidRDefault="001418FB">
      <w:pPr>
        <w:numPr>
          <w:ilvl w:val="0"/>
          <w:numId w:val="39"/>
        </w:numPr>
        <w:tabs>
          <w:tab w:val="left" w:pos="270"/>
        </w:tabs>
        <w:rPr>
          <w:ins w:id="3223" w:author="gsadi" w:date="2013-11-18T15:02:00Z"/>
          <w:rFonts w:ascii="Arial" w:hAnsi="Arial" w:cs="Arial"/>
        </w:rPr>
        <w:pPrChange w:id="3224" w:author="gsadi" w:date="2013-11-18T15:02:00Z">
          <w:pPr>
            <w:tabs>
              <w:tab w:val="left" w:pos="270"/>
            </w:tabs>
          </w:pPr>
        </w:pPrChange>
      </w:pPr>
      <w:ins w:id="3225" w:author="gsadi" w:date="2013-11-18T15:02:00Z">
        <w:r w:rsidRPr="001418FB">
          <w:rPr>
            <w:rFonts w:ascii="Arial" w:hAnsi="Arial" w:cs="Arial"/>
          </w:rPr>
          <w:t>i2od_matl_attrb_extr.sh</w:t>
        </w:r>
      </w:ins>
    </w:p>
    <w:p w:rsidR="00000000" w:rsidRDefault="001418FB">
      <w:pPr>
        <w:numPr>
          <w:ilvl w:val="1"/>
          <w:numId w:val="39"/>
        </w:numPr>
        <w:tabs>
          <w:tab w:val="left" w:pos="270"/>
        </w:tabs>
        <w:rPr>
          <w:ins w:id="3226" w:author="gsadi" w:date="2013-11-18T15:02:00Z"/>
          <w:rFonts w:ascii="Arial" w:hAnsi="Arial" w:cs="Arial"/>
        </w:rPr>
        <w:pPrChange w:id="3227" w:author="gsadi" w:date="2013-11-18T15:02:00Z">
          <w:pPr>
            <w:tabs>
              <w:tab w:val="left" w:pos="270"/>
            </w:tabs>
          </w:pPr>
        </w:pPrChange>
      </w:pPr>
      <w:ins w:id="3228" w:author="gsadi" w:date="2013-11-18T15:02:00Z">
        <w:r w:rsidRPr="008B2D3C">
          <w:rPr>
            <w:rFonts w:ascii="Arial" w:hAnsi="Arial" w:cs="Arial"/>
          </w:rPr>
          <w:t>$I2OD_FROM_MSTR</w:t>
        </w:r>
        <w:r>
          <w:rPr>
            <w:rFonts w:ascii="Arial" w:hAnsi="Arial" w:cs="Arial"/>
          </w:rPr>
          <w:t>/</w:t>
        </w:r>
        <w:r w:rsidRPr="001418FB">
          <w:rPr>
            <w:rFonts w:ascii="Arial" w:hAnsi="Arial" w:cs="Arial"/>
          </w:rPr>
          <w:t>MATERIAL_ATTRIBUTES_MSTR.dat</w:t>
        </w:r>
      </w:ins>
    </w:p>
    <w:p w:rsidR="00000000" w:rsidRDefault="001418FB">
      <w:pPr>
        <w:numPr>
          <w:ilvl w:val="0"/>
          <w:numId w:val="39"/>
        </w:numPr>
        <w:tabs>
          <w:tab w:val="left" w:pos="270"/>
        </w:tabs>
        <w:rPr>
          <w:ins w:id="3229" w:author="gsadi" w:date="2013-11-18T15:03:00Z"/>
        </w:rPr>
        <w:pPrChange w:id="3230" w:author="gsadi" w:date="2013-11-18T15:02:00Z">
          <w:pPr>
            <w:pStyle w:val="Heading4"/>
          </w:pPr>
        </w:pPrChange>
      </w:pPr>
      <w:ins w:id="3231" w:author="gsadi" w:date="2013-11-18T15:02:00Z">
        <w:r w:rsidRPr="001418FB">
          <w:rPr>
            <w:rFonts w:ascii="Arial" w:hAnsi="Arial" w:cs="Arial"/>
          </w:rPr>
          <w:t>i2od_product_size_extr.sh</w:t>
        </w:r>
      </w:ins>
    </w:p>
    <w:p w:rsidR="00000000" w:rsidRDefault="00152271">
      <w:pPr>
        <w:numPr>
          <w:ilvl w:val="1"/>
          <w:numId w:val="39"/>
        </w:numPr>
        <w:tabs>
          <w:tab w:val="left" w:pos="270"/>
        </w:tabs>
        <w:rPr>
          <w:ins w:id="3232" w:author="gsadi" w:date="2013-11-18T14:39:00Z"/>
        </w:rPr>
        <w:pPrChange w:id="3233" w:author="gsadi" w:date="2013-11-18T15:03:00Z">
          <w:pPr>
            <w:pStyle w:val="Heading4"/>
          </w:pPr>
        </w:pPrChange>
      </w:pPr>
      <w:ins w:id="3234" w:author="gsadi" w:date="2013-11-18T15:03:00Z">
        <w:r w:rsidRPr="008B2D3C">
          <w:rPr>
            <w:rFonts w:ascii="Arial" w:hAnsi="Arial" w:cs="Arial"/>
          </w:rPr>
          <w:t>$I2OD_FROM_MSTR</w:t>
        </w:r>
        <w:r>
          <w:rPr>
            <w:rFonts w:ascii="Arial" w:hAnsi="Arial" w:cs="Arial"/>
          </w:rPr>
          <w:t>/</w:t>
        </w:r>
        <w:r w:rsidRPr="00152271">
          <w:rPr>
            <w:rFonts w:ascii="Arial" w:hAnsi="Arial" w:cs="Arial"/>
          </w:rPr>
          <w:t>PRODUCT_SIZE_MSTR.dat</w:t>
        </w:r>
      </w:ins>
    </w:p>
    <w:p w:rsidR="00000000" w:rsidRDefault="00266316">
      <w:pPr>
        <w:numPr>
          <w:ilvl w:val="0"/>
          <w:numId w:val="39"/>
        </w:numPr>
        <w:tabs>
          <w:tab w:val="left" w:pos="270"/>
        </w:tabs>
        <w:rPr>
          <w:ins w:id="3235" w:author="gsadi" w:date="2013-11-18T15:03:00Z"/>
        </w:rPr>
        <w:pPrChange w:id="3236" w:author="gsadi" w:date="2013-11-18T15:03:00Z">
          <w:pPr>
            <w:pStyle w:val="Heading4"/>
          </w:pPr>
        </w:pPrChange>
      </w:pPr>
      <w:ins w:id="3237" w:author="gsadi" w:date="2013-11-18T15:03:00Z">
        <w:r w:rsidRPr="00266316">
          <w:rPr>
            <w:rFonts w:ascii="Arial" w:hAnsi="Arial" w:cs="Arial"/>
          </w:rPr>
          <w:t>i2od_lot_mfg_unit_extr.sh</w:t>
        </w:r>
      </w:ins>
    </w:p>
    <w:p w:rsidR="00000000" w:rsidRDefault="008B2D3C">
      <w:pPr>
        <w:numPr>
          <w:ilvl w:val="1"/>
          <w:numId w:val="39"/>
        </w:numPr>
        <w:tabs>
          <w:tab w:val="left" w:pos="270"/>
        </w:tabs>
        <w:rPr>
          <w:ins w:id="3238" w:author="gsadi" w:date="2013-11-18T14:40:00Z"/>
        </w:rPr>
        <w:pPrChange w:id="3239" w:author="gsadi" w:date="2013-11-18T14:59:00Z">
          <w:pPr>
            <w:pStyle w:val="Heading4"/>
          </w:pPr>
        </w:pPrChange>
      </w:pPr>
      <w:ins w:id="3240" w:author="gsadi" w:date="2013-11-18T14:59:00Z">
        <w:r w:rsidRPr="008B2D3C">
          <w:rPr>
            <w:rFonts w:ascii="Arial" w:hAnsi="Arial" w:cs="Arial"/>
          </w:rPr>
          <w:t>$I2OD_FROM_MSTR</w:t>
        </w:r>
        <w:r w:rsidR="00490B8D">
          <w:rPr>
            <w:rFonts w:ascii="Arial" w:hAnsi="Arial" w:cs="Arial"/>
          </w:rPr>
          <w:t>/</w:t>
        </w:r>
      </w:ins>
      <w:ins w:id="3241" w:author="gsadi" w:date="2013-11-18T15:03:00Z">
        <w:r w:rsidR="00266316" w:rsidRPr="00266316">
          <w:rPr>
            <w:rFonts w:ascii="Arial" w:hAnsi="Arial" w:cs="Arial"/>
          </w:rPr>
          <w:t>LOT_MFG_UNIT_MSTR.dat</w:t>
        </w:r>
      </w:ins>
    </w:p>
    <w:p w:rsidR="00000000" w:rsidRDefault="00215EB0">
      <w:pPr>
        <w:numPr>
          <w:ilvl w:val="0"/>
          <w:numId w:val="39"/>
        </w:numPr>
        <w:tabs>
          <w:tab w:val="left" w:pos="270"/>
        </w:tabs>
        <w:rPr>
          <w:ins w:id="3242" w:author="gsadi" w:date="2013-11-18T15:03:00Z"/>
          <w:rFonts w:ascii="Arial" w:hAnsi="Arial" w:cs="Arial"/>
        </w:rPr>
        <w:pPrChange w:id="3243" w:author="gsadi" w:date="2013-11-18T15:03:00Z">
          <w:pPr>
            <w:numPr>
              <w:ilvl w:val="1"/>
              <w:numId w:val="39"/>
            </w:numPr>
            <w:tabs>
              <w:tab w:val="left" w:pos="270"/>
            </w:tabs>
            <w:ind w:left="1710" w:hanging="360"/>
          </w:pPr>
        </w:pPrChange>
      </w:pPr>
      <w:ins w:id="3244" w:author="gsadi" w:date="2013-11-18T15:03:00Z">
        <w:r w:rsidRPr="00215EB0">
          <w:rPr>
            <w:rFonts w:ascii="Arial" w:hAnsi="Arial" w:cs="Arial"/>
          </w:rPr>
          <w:t>i2od_product_sku_cost_extr.sh</w:t>
        </w:r>
      </w:ins>
    </w:p>
    <w:p w:rsidR="00490B8D" w:rsidRDefault="00490B8D">
      <w:pPr>
        <w:numPr>
          <w:ilvl w:val="1"/>
          <w:numId w:val="39"/>
        </w:numPr>
        <w:tabs>
          <w:tab w:val="left" w:pos="270"/>
        </w:tabs>
        <w:rPr>
          <w:ins w:id="3245" w:author="gsadi" w:date="2013-11-18T15:05:00Z"/>
          <w:rFonts w:ascii="Arial" w:hAnsi="Arial" w:cs="Arial"/>
        </w:rPr>
      </w:pPr>
      <w:ins w:id="3246" w:author="gsadi" w:date="2013-11-18T14:59:00Z">
        <w:r w:rsidRPr="008B2D3C">
          <w:rPr>
            <w:rFonts w:ascii="Arial" w:hAnsi="Arial" w:cs="Arial"/>
          </w:rPr>
          <w:t>$I2OD_FROM_MSTR</w:t>
        </w:r>
        <w:r>
          <w:rPr>
            <w:rFonts w:ascii="Arial" w:hAnsi="Arial" w:cs="Arial"/>
          </w:rPr>
          <w:t>/</w:t>
        </w:r>
      </w:ins>
      <w:ins w:id="3247" w:author="gsadi" w:date="2013-11-18T15:04:00Z">
        <w:r w:rsidR="00215EB0" w:rsidRPr="00215EB0">
          <w:rPr>
            <w:rFonts w:ascii="Arial" w:hAnsi="Arial" w:cs="Arial"/>
          </w:rPr>
          <w:t>PRODUCT_SKU_COST.dat</w:t>
        </w:r>
      </w:ins>
    </w:p>
    <w:p w:rsidR="00000000" w:rsidRDefault="003F6914">
      <w:pPr>
        <w:tabs>
          <w:tab w:val="left" w:pos="270"/>
        </w:tabs>
        <w:ind w:left="990"/>
        <w:rPr>
          <w:ins w:id="3248" w:author="gsadi" w:date="2013-11-18T15:05:00Z"/>
          <w:rFonts w:ascii="Arial" w:hAnsi="Arial" w:cs="Arial"/>
        </w:rPr>
        <w:pPrChange w:id="3249" w:author="gsadi" w:date="2013-11-18T15:05:00Z">
          <w:pPr>
            <w:numPr>
              <w:ilvl w:val="1"/>
              <w:numId w:val="39"/>
            </w:numPr>
            <w:tabs>
              <w:tab w:val="left" w:pos="270"/>
            </w:tabs>
            <w:ind w:left="1710" w:hanging="360"/>
          </w:pPr>
        </w:pPrChange>
      </w:pPr>
    </w:p>
    <w:p w:rsidR="00000000" w:rsidRDefault="00AD0EE7">
      <w:pPr>
        <w:numPr>
          <w:ilvl w:val="0"/>
          <w:numId w:val="39"/>
        </w:numPr>
        <w:tabs>
          <w:tab w:val="left" w:pos="270"/>
        </w:tabs>
        <w:rPr>
          <w:ins w:id="3250" w:author="gsadi" w:date="2013-11-18T15:05:00Z"/>
          <w:rFonts w:ascii="Arial" w:hAnsi="Arial" w:cs="Arial"/>
        </w:rPr>
        <w:pPrChange w:id="3251" w:author="gsadi" w:date="2013-11-18T15:05:00Z">
          <w:pPr>
            <w:numPr>
              <w:ilvl w:val="1"/>
              <w:numId w:val="39"/>
            </w:numPr>
            <w:tabs>
              <w:tab w:val="left" w:pos="270"/>
            </w:tabs>
            <w:ind w:left="1710" w:hanging="360"/>
          </w:pPr>
        </w:pPrChange>
      </w:pPr>
      <w:ins w:id="3252" w:author="gsadi" w:date="2013-11-18T15:05:00Z">
        <w:r w:rsidRPr="00AD0EE7">
          <w:rPr>
            <w:rFonts w:ascii="Arial" w:hAnsi="Arial" w:cs="Arial"/>
          </w:rPr>
          <w:t>i2od_prod_sku_rtl_price_extract.sh</w:t>
        </w:r>
      </w:ins>
    </w:p>
    <w:p w:rsidR="00A00FC3" w:rsidRPr="00AD0EE7" w:rsidRDefault="00A00FC3">
      <w:pPr>
        <w:numPr>
          <w:ilvl w:val="1"/>
          <w:numId w:val="39"/>
        </w:numPr>
        <w:tabs>
          <w:tab w:val="left" w:pos="270"/>
        </w:tabs>
        <w:rPr>
          <w:ins w:id="3253" w:author="gsadi" w:date="2013-11-18T15:05:00Z"/>
          <w:rFonts w:ascii="Arial" w:hAnsi="Arial" w:cs="Arial"/>
        </w:rPr>
      </w:pPr>
      <w:ins w:id="3254" w:author="gsadi" w:date="2013-11-18T15:05:00Z">
        <w:r w:rsidRPr="008B2D3C">
          <w:rPr>
            <w:rFonts w:ascii="Arial" w:hAnsi="Arial" w:cs="Arial"/>
          </w:rPr>
          <w:t>$I2OD_FROM_MSTR</w:t>
        </w:r>
        <w:r>
          <w:rPr>
            <w:rFonts w:ascii="Arial" w:hAnsi="Arial" w:cs="Arial"/>
          </w:rPr>
          <w:t>/</w:t>
        </w:r>
      </w:ins>
      <w:ins w:id="3255" w:author="gsadi" w:date="2013-11-18T15:51:00Z">
        <w:r w:rsidR="00A53FD2" w:rsidRPr="00A53FD2">
          <w:rPr>
            <w:rFonts w:ascii="Arial" w:hAnsi="Arial" w:cs="Arial"/>
          </w:rPr>
          <w:t>SKU_RETAIL.dat</w:t>
        </w:r>
      </w:ins>
    </w:p>
    <w:p w:rsidR="00000000" w:rsidRDefault="00AD0EE7">
      <w:pPr>
        <w:numPr>
          <w:ilvl w:val="0"/>
          <w:numId w:val="39"/>
        </w:numPr>
        <w:tabs>
          <w:tab w:val="left" w:pos="270"/>
        </w:tabs>
        <w:rPr>
          <w:ins w:id="3256" w:author="gsadi" w:date="2013-11-18T15:05:00Z"/>
          <w:rFonts w:ascii="Arial" w:hAnsi="Arial" w:cs="Arial"/>
        </w:rPr>
        <w:pPrChange w:id="3257" w:author="gsadi" w:date="2013-11-18T15:05:00Z">
          <w:pPr>
            <w:numPr>
              <w:ilvl w:val="1"/>
              <w:numId w:val="39"/>
            </w:numPr>
            <w:tabs>
              <w:tab w:val="left" w:pos="270"/>
            </w:tabs>
            <w:ind w:left="1710" w:hanging="360"/>
          </w:pPr>
        </w:pPrChange>
      </w:pPr>
      <w:ins w:id="3258" w:author="gsadi" w:date="2013-11-18T15:05:00Z">
        <w:r w:rsidRPr="00AD0EE7">
          <w:rPr>
            <w:rFonts w:ascii="Arial" w:hAnsi="Arial" w:cs="Arial"/>
          </w:rPr>
          <w:t>i2od_prod_sku_rtl_price_extract_unique.sh</w:t>
        </w:r>
      </w:ins>
    </w:p>
    <w:p w:rsidR="00A00FC3" w:rsidRPr="00A00FC3" w:rsidRDefault="00A00FC3">
      <w:pPr>
        <w:numPr>
          <w:ilvl w:val="1"/>
          <w:numId w:val="39"/>
        </w:numPr>
        <w:tabs>
          <w:tab w:val="left" w:pos="270"/>
        </w:tabs>
        <w:rPr>
          <w:ins w:id="3259" w:author="gsadi" w:date="2013-11-18T15:05:00Z"/>
          <w:rFonts w:ascii="Arial" w:hAnsi="Arial" w:cs="Arial"/>
        </w:rPr>
      </w:pPr>
      <w:ins w:id="3260" w:author="gsadi" w:date="2013-11-18T15:05:00Z">
        <w:r w:rsidRPr="008B2D3C">
          <w:rPr>
            <w:rFonts w:ascii="Arial" w:hAnsi="Arial" w:cs="Arial"/>
          </w:rPr>
          <w:t>$I2OD_FROM_MSTR</w:t>
        </w:r>
        <w:r>
          <w:rPr>
            <w:rFonts w:ascii="Arial" w:hAnsi="Arial" w:cs="Arial"/>
          </w:rPr>
          <w:t>/</w:t>
        </w:r>
      </w:ins>
      <w:ins w:id="3261" w:author="gsadi" w:date="2013-11-18T15:51:00Z">
        <w:r w:rsidR="00613DAE" w:rsidRPr="00613DAE">
          <w:rPr>
            <w:rFonts w:ascii="Arial" w:hAnsi="Arial" w:cs="Arial"/>
          </w:rPr>
          <w:t>SKU_RETAIL_unique.dat</w:t>
        </w:r>
      </w:ins>
    </w:p>
    <w:p w:rsidR="00000000" w:rsidRDefault="00AD0EE7">
      <w:pPr>
        <w:numPr>
          <w:ilvl w:val="0"/>
          <w:numId w:val="39"/>
        </w:numPr>
        <w:tabs>
          <w:tab w:val="left" w:pos="270"/>
        </w:tabs>
        <w:rPr>
          <w:ins w:id="3262" w:author="gsadi" w:date="2013-11-18T15:05:00Z"/>
          <w:rFonts w:ascii="Arial" w:hAnsi="Arial" w:cs="Arial"/>
        </w:rPr>
        <w:pPrChange w:id="3263" w:author="gsadi" w:date="2013-11-18T15:05:00Z">
          <w:pPr>
            <w:numPr>
              <w:ilvl w:val="1"/>
              <w:numId w:val="39"/>
            </w:numPr>
            <w:tabs>
              <w:tab w:val="left" w:pos="270"/>
            </w:tabs>
            <w:ind w:left="1710" w:hanging="360"/>
          </w:pPr>
        </w:pPrChange>
      </w:pPr>
      <w:ins w:id="3264" w:author="gsadi" w:date="2013-11-18T15:05:00Z">
        <w:r w:rsidRPr="00AD0EE7">
          <w:rPr>
            <w:rFonts w:ascii="Arial" w:hAnsi="Arial" w:cs="Arial"/>
          </w:rPr>
          <w:t>i2od_prod_sku_whls_price_extract.sh</w:t>
        </w:r>
      </w:ins>
    </w:p>
    <w:p w:rsidR="00A00FC3" w:rsidRPr="00A00FC3" w:rsidRDefault="00A00FC3">
      <w:pPr>
        <w:numPr>
          <w:ilvl w:val="1"/>
          <w:numId w:val="39"/>
        </w:numPr>
        <w:tabs>
          <w:tab w:val="left" w:pos="270"/>
        </w:tabs>
        <w:rPr>
          <w:ins w:id="3265" w:author="gsadi" w:date="2013-11-18T15:05:00Z"/>
          <w:rFonts w:ascii="Arial" w:hAnsi="Arial" w:cs="Arial"/>
        </w:rPr>
      </w:pPr>
      <w:ins w:id="3266" w:author="gsadi" w:date="2013-11-18T15:05:00Z">
        <w:r w:rsidRPr="008B2D3C">
          <w:rPr>
            <w:rFonts w:ascii="Arial" w:hAnsi="Arial" w:cs="Arial"/>
          </w:rPr>
          <w:t>$I2OD_FROM_MSTR</w:t>
        </w:r>
        <w:r>
          <w:rPr>
            <w:rFonts w:ascii="Arial" w:hAnsi="Arial" w:cs="Arial"/>
          </w:rPr>
          <w:t>/</w:t>
        </w:r>
      </w:ins>
      <w:ins w:id="3267" w:author="gsadi" w:date="2013-11-18T15:51:00Z">
        <w:r w:rsidR="00AE1FC0" w:rsidRPr="00AE1FC0">
          <w:rPr>
            <w:rFonts w:ascii="Arial" w:hAnsi="Arial" w:cs="Arial"/>
          </w:rPr>
          <w:t>SKU_WHLS.dat</w:t>
        </w:r>
      </w:ins>
    </w:p>
    <w:p w:rsidR="00000000" w:rsidRDefault="00AD0EE7">
      <w:pPr>
        <w:numPr>
          <w:ilvl w:val="0"/>
          <w:numId w:val="39"/>
        </w:numPr>
        <w:tabs>
          <w:tab w:val="left" w:pos="270"/>
        </w:tabs>
        <w:rPr>
          <w:ins w:id="3268" w:author="gsadi" w:date="2013-11-18T15:05:00Z"/>
          <w:rFonts w:ascii="Arial" w:hAnsi="Arial" w:cs="Arial"/>
        </w:rPr>
        <w:pPrChange w:id="3269" w:author="gsadi" w:date="2013-11-18T15:05:00Z">
          <w:pPr>
            <w:numPr>
              <w:ilvl w:val="1"/>
              <w:numId w:val="39"/>
            </w:numPr>
            <w:tabs>
              <w:tab w:val="left" w:pos="270"/>
            </w:tabs>
            <w:ind w:left="1710" w:hanging="360"/>
          </w:pPr>
        </w:pPrChange>
      </w:pPr>
      <w:ins w:id="3270" w:author="gsadi" w:date="2013-11-18T15:05:00Z">
        <w:r w:rsidRPr="00AD0EE7">
          <w:rPr>
            <w:rFonts w:ascii="Arial" w:hAnsi="Arial" w:cs="Arial"/>
          </w:rPr>
          <w:t>i2od_rdw_all_product_season_mstr.sh</w:t>
        </w:r>
      </w:ins>
    </w:p>
    <w:p w:rsidR="00A00FC3" w:rsidRPr="00A00FC3" w:rsidRDefault="00A00FC3">
      <w:pPr>
        <w:numPr>
          <w:ilvl w:val="1"/>
          <w:numId w:val="39"/>
        </w:numPr>
        <w:tabs>
          <w:tab w:val="left" w:pos="270"/>
        </w:tabs>
        <w:rPr>
          <w:ins w:id="3271" w:author="gsadi" w:date="2013-11-18T15:05:00Z"/>
          <w:rFonts w:ascii="Arial" w:hAnsi="Arial" w:cs="Arial"/>
        </w:rPr>
      </w:pPr>
      <w:ins w:id="3272" w:author="gsadi" w:date="2013-11-18T15:05:00Z">
        <w:r w:rsidRPr="008B2D3C">
          <w:rPr>
            <w:rFonts w:ascii="Arial" w:hAnsi="Arial" w:cs="Arial"/>
          </w:rPr>
          <w:t>$I2OD_FROM_MSTR</w:t>
        </w:r>
        <w:r>
          <w:rPr>
            <w:rFonts w:ascii="Arial" w:hAnsi="Arial" w:cs="Arial"/>
          </w:rPr>
          <w:t>/</w:t>
        </w:r>
      </w:ins>
      <w:ins w:id="3273" w:author="gsadi" w:date="2013-11-18T15:52:00Z">
        <w:r w:rsidR="006947AA" w:rsidRPr="006947AA">
          <w:rPr>
            <w:rFonts w:ascii="Arial" w:hAnsi="Arial" w:cs="Arial"/>
          </w:rPr>
          <w:t>product_all_season_master.dat</w:t>
        </w:r>
      </w:ins>
    </w:p>
    <w:p w:rsidR="00000000" w:rsidRDefault="00AD0EE7">
      <w:pPr>
        <w:numPr>
          <w:ilvl w:val="0"/>
          <w:numId w:val="39"/>
        </w:numPr>
        <w:tabs>
          <w:tab w:val="left" w:pos="270"/>
        </w:tabs>
        <w:rPr>
          <w:ins w:id="3274" w:author="gsadi" w:date="2013-11-18T15:05:00Z"/>
          <w:rFonts w:ascii="Arial" w:hAnsi="Arial" w:cs="Arial"/>
        </w:rPr>
        <w:pPrChange w:id="3275" w:author="gsadi" w:date="2013-11-18T15:05:00Z">
          <w:pPr>
            <w:numPr>
              <w:ilvl w:val="1"/>
              <w:numId w:val="39"/>
            </w:numPr>
            <w:tabs>
              <w:tab w:val="left" w:pos="270"/>
            </w:tabs>
            <w:ind w:left="1710" w:hanging="360"/>
          </w:pPr>
        </w:pPrChange>
      </w:pPr>
      <w:ins w:id="3276" w:author="gsadi" w:date="2013-11-18T15:05:00Z">
        <w:r w:rsidRPr="00AD0EE7">
          <w:rPr>
            <w:rFonts w:ascii="Arial" w:hAnsi="Arial" w:cs="Arial"/>
          </w:rPr>
          <w:t>i2od_rdw_product_season_invt_class.sh</w:t>
        </w:r>
      </w:ins>
    </w:p>
    <w:p w:rsidR="00A00FC3" w:rsidRPr="00A00FC3" w:rsidRDefault="00A00FC3">
      <w:pPr>
        <w:numPr>
          <w:ilvl w:val="1"/>
          <w:numId w:val="39"/>
        </w:numPr>
        <w:tabs>
          <w:tab w:val="left" w:pos="270"/>
        </w:tabs>
        <w:rPr>
          <w:ins w:id="3277" w:author="gsadi" w:date="2013-11-18T15:05:00Z"/>
          <w:rFonts w:ascii="Arial" w:hAnsi="Arial" w:cs="Arial"/>
        </w:rPr>
      </w:pPr>
      <w:ins w:id="3278" w:author="gsadi" w:date="2013-11-18T15:05:00Z">
        <w:r w:rsidRPr="008B2D3C">
          <w:rPr>
            <w:rFonts w:ascii="Arial" w:hAnsi="Arial" w:cs="Arial"/>
          </w:rPr>
          <w:t>$I2OD_FROM_MSTR</w:t>
        </w:r>
        <w:r>
          <w:rPr>
            <w:rFonts w:ascii="Arial" w:hAnsi="Arial" w:cs="Arial"/>
          </w:rPr>
          <w:t>/</w:t>
        </w:r>
      </w:ins>
      <w:ins w:id="3279" w:author="gsadi" w:date="2013-11-18T15:52:00Z">
        <w:r w:rsidR="006947AA" w:rsidRPr="006947AA">
          <w:rPr>
            <w:rFonts w:ascii="Arial" w:hAnsi="Arial" w:cs="Arial"/>
          </w:rPr>
          <w:t>product_season_invt_class_master.dat</w:t>
        </w:r>
      </w:ins>
    </w:p>
    <w:p w:rsidR="00000000" w:rsidRDefault="00AD0EE7">
      <w:pPr>
        <w:numPr>
          <w:ilvl w:val="0"/>
          <w:numId w:val="39"/>
        </w:numPr>
        <w:tabs>
          <w:tab w:val="left" w:pos="270"/>
        </w:tabs>
        <w:rPr>
          <w:ins w:id="3280" w:author="gsadi" w:date="2013-11-18T15:05:00Z"/>
          <w:rFonts w:ascii="Arial" w:hAnsi="Arial" w:cs="Arial"/>
        </w:rPr>
        <w:pPrChange w:id="3281" w:author="gsadi" w:date="2013-11-18T15:05:00Z">
          <w:pPr>
            <w:numPr>
              <w:ilvl w:val="1"/>
              <w:numId w:val="39"/>
            </w:numPr>
            <w:tabs>
              <w:tab w:val="left" w:pos="270"/>
            </w:tabs>
            <w:ind w:left="1710" w:hanging="360"/>
          </w:pPr>
        </w:pPrChange>
      </w:pPr>
      <w:ins w:id="3282" w:author="gsadi" w:date="2013-11-18T15:05:00Z">
        <w:r w:rsidRPr="00AD0EE7">
          <w:rPr>
            <w:rFonts w:ascii="Arial" w:hAnsi="Arial" w:cs="Arial"/>
          </w:rPr>
          <w:t>i2od_current_future_season_mstr.sh</w:t>
        </w:r>
      </w:ins>
    </w:p>
    <w:p w:rsidR="00A00FC3" w:rsidRPr="00A00FC3" w:rsidRDefault="00A00FC3">
      <w:pPr>
        <w:numPr>
          <w:ilvl w:val="1"/>
          <w:numId w:val="39"/>
        </w:numPr>
        <w:tabs>
          <w:tab w:val="left" w:pos="270"/>
        </w:tabs>
        <w:rPr>
          <w:ins w:id="3283" w:author="gsadi" w:date="2013-11-18T15:05:00Z"/>
          <w:rFonts w:ascii="Arial" w:hAnsi="Arial" w:cs="Arial"/>
        </w:rPr>
      </w:pPr>
      <w:ins w:id="3284" w:author="gsadi" w:date="2013-11-18T15:05:00Z">
        <w:r w:rsidRPr="008B2D3C">
          <w:rPr>
            <w:rFonts w:ascii="Arial" w:hAnsi="Arial" w:cs="Arial"/>
          </w:rPr>
          <w:t>$I2OD_FROM_MSTR</w:t>
        </w:r>
        <w:r>
          <w:rPr>
            <w:rFonts w:ascii="Arial" w:hAnsi="Arial" w:cs="Arial"/>
          </w:rPr>
          <w:t>/</w:t>
        </w:r>
      </w:ins>
      <w:ins w:id="3285" w:author="gsadi" w:date="2013-11-18T15:52:00Z">
        <w:r w:rsidR="006947AA" w:rsidRPr="006947AA">
          <w:rPr>
            <w:rFonts w:ascii="Arial" w:hAnsi="Arial" w:cs="Arial"/>
          </w:rPr>
          <w:t>product_current_future_season_master.dat</w:t>
        </w:r>
      </w:ins>
    </w:p>
    <w:p w:rsidR="00000000" w:rsidRDefault="00AD0EE7">
      <w:pPr>
        <w:numPr>
          <w:ilvl w:val="0"/>
          <w:numId w:val="39"/>
        </w:numPr>
        <w:tabs>
          <w:tab w:val="left" w:pos="270"/>
        </w:tabs>
        <w:rPr>
          <w:ins w:id="3286" w:author="gsadi" w:date="2013-11-18T15:05:00Z"/>
          <w:rFonts w:ascii="Arial" w:hAnsi="Arial" w:cs="Arial"/>
        </w:rPr>
        <w:pPrChange w:id="3287" w:author="gsadi" w:date="2013-11-18T15:05:00Z">
          <w:pPr>
            <w:numPr>
              <w:ilvl w:val="1"/>
              <w:numId w:val="39"/>
            </w:numPr>
            <w:tabs>
              <w:tab w:val="left" w:pos="270"/>
            </w:tabs>
            <w:ind w:left="1710" w:hanging="360"/>
          </w:pPr>
        </w:pPrChange>
      </w:pPr>
      <w:ins w:id="3288" w:author="gsadi" w:date="2013-11-18T15:05:00Z">
        <w:r w:rsidRPr="00AD0EE7">
          <w:rPr>
            <w:rFonts w:ascii="Arial" w:hAnsi="Arial" w:cs="Arial"/>
          </w:rPr>
          <w:t>i2od_rdw_style_color_attrb_ext.sh</w:t>
        </w:r>
      </w:ins>
    </w:p>
    <w:p w:rsidR="00A00FC3" w:rsidRPr="00A00FC3" w:rsidRDefault="00A00FC3">
      <w:pPr>
        <w:numPr>
          <w:ilvl w:val="1"/>
          <w:numId w:val="39"/>
        </w:numPr>
        <w:tabs>
          <w:tab w:val="left" w:pos="270"/>
        </w:tabs>
        <w:rPr>
          <w:ins w:id="3289" w:author="gsadi" w:date="2013-11-18T15:05:00Z"/>
          <w:rFonts w:ascii="Arial" w:hAnsi="Arial" w:cs="Arial"/>
        </w:rPr>
      </w:pPr>
      <w:ins w:id="3290" w:author="gsadi" w:date="2013-11-18T15:05:00Z">
        <w:r w:rsidRPr="008B2D3C">
          <w:rPr>
            <w:rFonts w:ascii="Arial" w:hAnsi="Arial" w:cs="Arial"/>
          </w:rPr>
          <w:t>$I2OD_FROM_MSTR</w:t>
        </w:r>
        <w:r>
          <w:rPr>
            <w:rFonts w:ascii="Arial" w:hAnsi="Arial" w:cs="Arial"/>
          </w:rPr>
          <w:t>/</w:t>
        </w:r>
      </w:ins>
      <w:ins w:id="3291" w:author="gsadi" w:date="2013-11-18T15:52:00Z">
        <w:r w:rsidR="006947AA" w:rsidRPr="006947AA">
          <w:rPr>
            <w:rFonts w:ascii="Arial" w:hAnsi="Arial" w:cs="Arial"/>
          </w:rPr>
          <w:t>style_color_attrb.dat</w:t>
        </w:r>
      </w:ins>
    </w:p>
    <w:p w:rsidR="00000000" w:rsidRDefault="00AD0EE7">
      <w:pPr>
        <w:numPr>
          <w:ilvl w:val="0"/>
          <w:numId w:val="39"/>
        </w:numPr>
        <w:tabs>
          <w:tab w:val="left" w:pos="270"/>
        </w:tabs>
        <w:rPr>
          <w:ins w:id="3292" w:author="gsadi" w:date="2013-11-18T15:07:00Z"/>
          <w:rFonts w:ascii="Arial" w:hAnsi="Arial" w:cs="Arial"/>
        </w:rPr>
        <w:pPrChange w:id="3293" w:author="gsadi" w:date="2013-11-18T15:05:00Z">
          <w:pPr>
            <w:numPr>
              <w:ilvl w:val="1"/>
              <w:numId w:val="39"/>
            </w:numPr>
            <w:tabs>
              <w:tab w:val="left" w:pos="270"/>
            </w:tabs>
            <w:ind w:left="1710" w:hanging="360"/>
          </w:pPr>
        </w:pPrChange>
      </w:pPr>
      <w:ins w:id="3294" w:author="gsadi" w:date="2013-11-18T15:05:00Z">
        <w:r w:rsidRPr="00AD0EE7">
          <w:rPr>
            <w:rFonts w:ascii="Arial" w:hAnsi="Arial" w:cs="Arial"/>
          </w:rPr>
          <w:t>i2od_size_percent_extr.sh</w:t>
        </w:r>
      </w:ins>
    </w:p>
    <w:p w:rsidR="00DF3181" w:rsidRPr="00DF3181" w:rsidRDefault="00DF3181">
      <w:pPr>
        <w:numPr>
          <w:ilvl w:val="1"/>
          <w:numId w:val="39"/>
        </w:numPr>
        <w:tabs>
          <w:tab w:val="left" w:pos="270"/>
        </w:tabs>
        <w:rPr>
          <w:ins w:id="3295" w:author="gsadi" w:date="2013-11-18T15:05:00Z"/>
          <w:rFonts w:ascii="Arial" w:hAnsi="Arial" w:cs="Arial"/>
        </w:rPr>
      </w:pPr>
      <w:ins w:id="3296" w:author="gsadi" w:date="2013-11-18T15:07:00Z">
        <w:r w:rsidRPr="008B2D3C">
          <w:rPr>
            <w:rFonts w:ascii="Arial" w:hAnsi="Arial" w:cs="Arial"/>
          </w:rPr>
          <w:t>$I2OD_FROM_</w:t>
        </w:r>
      </w:ins>
      <w:ins w:id="3297" w:author="gsadi" w:date="2013-11-18T15:52:00Z">
        <w:r w:rsidR="006947AA">
          <w:rPr>
            <w:rFonts w:ascii="Arial" w:hAnsi="Arial" w:cs="Arial"/>
          </w:rPr>
          <w:t>SAP</w:t>
        </w:r>
      </w:ins>
      <w:ins w:id="3298" w:author="gsadi" w:date="2013-11-18T15:07:00Z">
        <w:r>
          <w:rPr>
            <w:rFonts w:ascii="Arial" w:hAnsi="Arial" w:cs="Arial"/>
          </w:rPr>
          <w:t>/</w:t>
        </w:r>
      </w:ins>
      <w:ins w:id="3299" w:author="gsadi" w:date="2013-11-18T15:53:00Z">
        <w:r w:rsidR="00E84B5B" w:rsidRPr="00E84B5B">
          <w:rPr>
            <w:rFonts w:ascii="Arial" w:hAnsi="Arial" w:cs="Arial"/>
          </w:rPr>
          <w:t>i2odsa_size_percent.dat</w:t>
        </w:r>
      </w:ins>
    </w:p>
    <w:p w:rsidR="00000000" w:rsidRDefault="00AD0EE7">
      <w:pPr>
        <w:numPr>
          <w:ilvl w:val="0"/>
          <w:numId w:val="39"/>
        </w:numPr>
        <w:tabs>
          <w:tab w:val="left" w:pos="270"/>
        </w:tabs>
        <w:rPr>
          <w:ins w:id="3300" w:author="gsadi" w:date="2013-11-18T15:07:00Z"/>
          <w:rFonts w:ascii="Arial" w:hAnsi="Arial" w:cs="Arial"/>
        </w:rPr>
        <w:pPrChange w:id="3301" w:author="gsadi" w:date="2013-11-18T15:05:00Z">
          <w:pPr>
            <w:numPr>
              <w:ilvl w:val="1"/>
              <w:numId w:val="39"/>
            </w:numPr>
            <w:tabs>
              <w:tab w:val="left" w:pos="270"/>
            </w:tabs>
            <w:ind w:left="1710" w:hanging="360"/>
          </w:pPr>
        </w:pPrChange>
      </w:pPr>
      <w:ins w:id="3302" w:author="gsadi" w:date="2013-11-18T15:05:00Z">
        <w:r w:rsidRPr="00AD0EE7">
          <w:rPr>
            <w:rFonts w:ascii="Arial" w:hAnsi="Arial" w:cs="Arial"/>
          </w:rPr>
          <w:t>i2od_customer_extr.sh</w:t>
        </w:r>
      </w:ins>
    </w:p>
    <w:p w:rsidR="00DF3181" w:rsidRPr="00DF3181" w:rsidRDefault="00DF3181">
      <w:pPr>
        <w:numPr>
          <w:ilvl w:val="1"/>
          <w:numId w:val="39"/>
        </w:numPr>
        <w:tabs>
          <w:tab w:val="left" w:pos="270"/>
        </w:tabs>
        <w:rPr>
          <w:ins w:id="3303" w:author="gsadi" w:date="2013-11-18T15:05:00Z"/>
          <w:rFonts w:ascii="Arial" w:hAnsi="Arial" w:cs="Arial"/>
        </w:rPr>
      </w:pPr>
      <w:ins w:id="3304" w:author="gsadi" w:date="2013-11-18T15:07:00Z">
        <w:r w:rsidRPr="008B2D3C">
          <w:rPr>
            <w:rFonts w:ascii="Arial" w:hAnsi="Arial" w:cs="Arial"/>
          </w:rPr>
          <w:t>$I2OD_FROM_MSTR</w:t>
        </w:r>
        <w:r>
          <w:rPr>
            <w:rFonts w:ascii="Arial" w:hAnsi="Arial" w:cs="Arial"/>
          </w:rPr>
          <w:t>/</w:t>
        </w:r>
      </w:ins>
      <w:ins w:id="3305" w:author="gsadi" w:date="2013-11-18T15:52:00Z">
        <w:r w:rsidR="006947AA" w:rsidRPr="006947AA">
          <w:rPr>
            <w:rFonts w:ascii="Arial" w:hAnsi="Arial" w:cs="Arial"/>
          </w:rPr>
          <w:t>CUSTOMER_EXTR.dat</w:t>
        </w:r>
      </w:ins>
    </w:p>
    <w:p w:rsidR="00000000" w:rsidRDefault="00AD0EE7">
      <w:pPr>
        <w:numPr>
          <w:ilvl w:val="0"/>
          <w:numId w:val="39"/>
        </w:numPr>
        <w:tabs>
          <w:tab w:val="left" w:pos="270"/>
        </w:tabs>
        <w:rPr>
          <w:ins w:id="3306" w:author="gsadi" w:date="2013-11-18T15:07:00Z"/>
          <w:rFonts w:ascii="Arial" w:hAnsi="Arial" w:cs="Arial"/>
        </w:rPr>
        <w:pPrChange w:id="3307" w:author="gsadi" w:date="2013-11-18T15:05:00Z">
          <w:pPr>
            <w:numPr>
              <w:ilvl w:val="1"/>
              <w:numId w:val="39"/>
            </w:numPr>
            <w:tabs>
              <w:tab w:val="left" w:pos="270"/>
            </w:tabs>
            <w:ind w:left="1710" w:hanging="360"/>
          </w:pPr>
        </w:pPrChange>
      </w:pPr>
      <w:ins w:id="3308" w:author="gsadi" w:date="2013-11-18T15:05:00Z">
        <w:r w:rsidRPr="00AD0EE7">
          <w:rPr>
            <w:rFonts w:ascii="Arial" w:hAnsi="Arial" w:cs="Arial"/>
          </w:rPr>
          <w:t>i2od_plant_company_mstr_extr.sh</w:t>
        </w:r>
      </w:ins>
    </w:p>
    <w:p w:rsidR="00DF3181" w:rsidRPr="00DF3181" w:rsidRDefault="00DF3181">
      <w:pPr>
        <w:numPr>
          <w:ilvl w:val="1"/>
          <w:numId w:val="39"/>
        </w:numPr>
        <w:tabs>
          <w:tab w:val="left" w:pos="270"/>
        </w:tabs>
        <w:rPr>
          <w:ins w:id="3309" w:author="gsadi" w:date="2013-11-18T15:05:00Z"/>
          <w:rFonts w:ascii="Arial" w:hAnsi="Arial" w:cs="Arial"/>
        </w:rPr>
      </w:pPr>
      <w:ins w:id="3310" w:author="gsadi" w:date="2013-11-18T15:07:00Z">
        <w:r w:rsidRPr="008B2D3C">
          <w:rPr>
            <w:rFonts w:ascii="Arial" w:hAnsi="Arial" w:cs="Arial"/>
          </w:rPr>
          <w:t>$I2OD_FROM_MSTR</w:t>
        </w:r>
        <w:r>
          <w:rPr>
            <w:rFonts w:ascii="Arial" w:hAnsi="Arial" w:cs="Arial"/>
          </w:rPr>
          <w:t>/</w:t>
        </w:r>
      </w:ins>
      <w:ins w:id="3311" w:author="gsadi" w:date="2013-11-18T15:52:00Z">
        <w:r w:rsidR="006947AA" w:rsidRPr="006947AA">
          <w:rPr>
            <w:rFonts w:ascii="Arial" w:hAnsi="Arial" w:cs="Arial"/>
          </w:rPr>
          <w:t>PLANT_COMPANY_MSTR.dat</w:t>
        </w:r>
      </w:ins>
    </w:p>
    <w:p w:rsidR="00000000" w:rsidRDefault="00AD0EE7">
      <w:pPr>
        <w:numPr>
          <w:ilvl w:val="0"/>
          <w:numId w:val="39"/>
        </w:numPr>
        <w:tabs>
          <w:tab w:val="left" w:pos="270"/>
        </w:tabs>
        <w:rPr>
          <w:ins w:id="3312" w:author="gsadi" w:date="2013-11-18T15:07:00Z"/>
          <w:rFonts w:ascii="Arial" w:hAnsi="Arial" w:cs="Arial"/>
        </w:rPr>
        <w:pPrChange w:id="3313" w:author="gsadi" w:date="2013-11-18T15:05:00Z">
          <w:pPr>
            <w:numPr>
              <w:ilvl w:val="1"/>
              <w:numId w:val="39"/>
            </w:numPr>
            <w:tabs>
              <w:tab w:val="left" w:pos="270"/>
            </w:tabs>
            <w:ind w:left="1710" w:hanging="360"/>
          </w:pPr>
        </w:pPrChange>
      </w:pPr>
      <w:ins w:id="3314" w:author="gsadi" w:date="2013-11-18T15:05:00Z">
        <w:r w:rsidRPr="00AD0EE7">
          <w:rPr>
            <w:rFonts w:ascii="Arial" w:hAnsi="Arial" w:cs="Arial"/>
          </w:rPr>
          <w:t>i2od_plant_attrb_mstr_extr.sh</w:t>
        </w:r>
      </w:ins>
    </w:p>
    <w:p w:rsidR="00DF3181" w:rsidRPr="00DF3181" w:rsidRDefault="00DF3181">
      <w:pPr>
        <w:numPr>
          <w:ilvl w:val="1"/>
          <w:numId w:val="39"/>
        </w:numPr>
        <w:tabs>
          <w:tab w:val="left" w:pos="270"/>
        </w:tabs>
        <w:rPr>
          <w:ins w:id="3315" w:author="gsadi" w:date="2013-11-18T15:05:00Z"/>
          <w:rFonts w:ascii="Arial" w:hAnsi="Arial" w:cs="Arial"/>
        </w:rPr>
      </w:pPr>
      <w:ins w:id="3316" w:author="gsadi" w:date="2013-11-18T15:07:00Z">
        <w:r w:rsidRPr="008B2D3C">
          <w:rPr>
            <w:rFonts w:ascii="Arial" w:hAnsi="Arial" w:cs="Arial"/>
          </w:rPr>
          <w:t>$I2OD_FROM_MSTR</w:t>
        </w:r>
        <w:r>
          <w:rPr>
            <w:rFonts w:ascii="Arial" w:hAnsi="Arial" w:cs="Arial"/>
          </w:rPr>
          <w:t>/</w:t>
        </w:r>
      </w:ins>
      <w:ins w:id="3317" w:author="gsadi" w:date="2013-11-18T15:52:00Z">
        <w:r w:rsidR="006947AA" w:rsidRPr="006947AA">
          <w:rPr>
            <w:rFonts w:ascii="Arial" w:hAnsi="Arial" w:cs="Arial"/>
          </w:rPr>
          <w:t>PLANT_ATTRB_MSTR.dat</w:t>
        </w:r>
      </w:ins>
    </w:p>
    <w:p w:rsidR="00000000" w:rsidRDefault="00AD0EE7">
      <w:pPr>
        <w:numPr>
          <w:ilvl w:val="0"/>
          <w:numId w:val="39"/>
        </w:numPr>
        <w:tabs>
          <w:tab w:val="left" w:pos="270"/>
        </w:tabs>
        <w:rPr>
          <w:ins w:id="3318" w:author="gsadi" w:date="2013-11-18T15:07:00Z"/>
          <w:rFonts w:ascii="Arial" w:hAnsi="Arial" w:cs="Arial"/>
        </w:rPr>
        <w:pPrChange w:id="3319" w:author="gsadi" w:date="2013-11-18T15:05:00Z">
          <w:pPr>
            <w:numPr>
              <w:ilvl w:val="1"/>
              <w:numId w:val="39"/>
            </w:numPr>
            <w:tabs>
              <w:tab w:val="left" w:pos="270"/>
            </w:tabs>
            <w:ind w:left="1710" w:hanging="360"/>
          </w:pPr>
        </w:pPrChange>
      </w:pPr>
      <w:ins w:id="3320" w:author="gsadi" w:date="2013-11-18T15:05:00Z">
        <w:r w:rsidRPr="00AD0EE7">
          <w:rPr>
            <w:rFonts w:ascii="Arial" w:hAnsi="Arial" w:cs="Arial"/>
          </w:rPr>
          <w:t>i2od_style_color_season_extr.sh</w:t>
        </w:r>
      </w:ins>
    </w:p>
    <w:p w:rsidR="000D4B3E" w:rsidRPr="000D4B3E" w:rsidRDefault="000D4B3E">
      <w:pPr>
        <w:numPr>
          <w:ilvl w:val="1"/>
          <w:numId w:val="39"/>
        </w:numPr>
        <w:tabs>
          <w:tab w:val="left" w:pos="270"/>
        </w:tabs>
        <w:rPr>
          <w:ins w:id="3321" w:author="gsadi" w:date="2013-11-18T14:59:00Z"/>
          <w:rFonts w:ascii="Arial" w:hAnsi="Arial" w:cs="Arial"/>
        </w:rPr>
      </w:pPr>
      <w:ins w:id="3322" w:author="gsadi" w:date="2013-11-18T15:07:00Z">
        <w:r w:rsidRPr="008B2D3C">
          <w:rPr>
            <w:rFonts w:ascii="Arial" w:hAnsi="Arial" w:cs="Arial"/>
          </w:rPr>
          <w:t>$I2OD_FROM_MSTR</w:t>
        </w:r>
        <w:r>
          <w:rPr>
            <w:rFonts w:ascii="Arial" w:hAnsi="Arial" w:cs="Arial"/>
          </w:rPr>
          <w:t>/</w:t>
        </w:r>
      </w:ins>
      <w:ins w:id="3323" w:author="gsadi" w:date="2013-11-18T15:53:00Z">
        <w:r w:rsidR="0067466D" w:rsidRPr="0067466D">
          <w:rPr>
            <w:rFonts w:ascii="Arial" w:hAnsi="Arial" w:cs="Arial"/>
          </w:rPr>
          <w:t>style_color_season.dat</w:t>
        </w:r>
      </w:ins>
    </w:p>
    <w:p w:rsidR="002F649B" w:rsidRPr="004E479E" w:rsidDel="00D35ACA" w:rsidRDefault="002F649B">
      <w:pPr>
        <w:pStyle w:val="Heading4"/>
        <w:rPr>
          <w:del w:id="3324" w:author="gsadi" w:date="2013-11-18T11:38:00Z"/>
        </w:rPr>
      </w:pPr>
      <w:bookmarkStart w:id="3325" w:name="_Toc372578184"/>
      <w:bookmarkStart w:id="3326" w:name="_Toc373153588"/>
      <w:bookmarkStart w:id="3327" w:name="_Toc373153739"/>
      <w:bookmarkStart w:id="3328" w:name="_Toc373158155"/>
      <w:bookmarkStart w:id="3329" w:name="_Toc373158229"/>
      <w:bookmarkStart w:id="3330" w:name="_Toc373162604"/>
      <w:bookmarkStart w:id="3331" w:name="_Toc373183957"/>
      <w:bookmarkEnd w:id="3325"/>
      <w:bookmarkEnd w:id="3326"/>
      <w:bookmarkEnd w:id="3327"/>
      <w:bookmarkEnd w:id="3328"/>
      <w:bookmarkEnd w:id="3329"/>
      <w:bookmarkEnd w:id="3330"/>
      <w:bookmarkEnd w:id="3331"/>
    </w:p>
    <w:p w:rsidR="00944C5E" w:rsidRPr="004E479E" w:rsidRDefault="00121070">
      <w:pPr>
        <w:pStyle w:val="Heading4"/>
      </w:pPr>
      <w:bookmarkStart w:id="3332" w:name="_Toc373183958"/>
      <w:r w:rsidRPr="004E479E">
        <w:t>Demand</w:t>
      </w:r>
      <w:bookmarkEnd w:id="3332"/>
    </w:p>
    <w:p w:rsidR="00000000" w:rsidRDefault="009854AD">
      <w:pPr>
        <w:pStyle w:val="Heading5"/>
        <w:tabs>
          <w:tab w:val="clear" w:pos="1008"/>
          <w:tab w:val="num" w:pos="0"/>
          <w:tab w:val="num" w:pos="864"/>
          <w:tab w:val="left" w:pos="1170"/>
        </w:tabs>
        <w:ind w:left="0" w:firstLine="0"/>
        <w:rPr>
          <w:ins w:id="3333" w:author="gsadi" w:date="2013-11-18T15:54:00Z"/>
          <w:rFonts w:ascii="Arial" w:hAnsi="Arial" w:cs="Arial"/>
          <w:rPrChange w:id="3334" w:author="gsadi" w:date="2013-11-25T12:10:00Z">
            <w:rPr>
              <w:ins w:id="3335" w:author="gsadi" w:date="2013-11-18T15:54:00Z"/>
            </w:rPr>
          </w:rPrChange>
        </w:rPr>
        <w:pPrChange w:id="3336" w:author="gsadi" w:date="2013-11-25T16:12:00Z">
          <w:pPr>
            <w:pStyle w:val="Heading5"/>
            <w:tabs>
              <w:tab w:val="clear" w:pos="1008"/>
              <w:tab w:val="num" w:pos="0"/>
              <w:tab w:val="num" w:pos="864"/>
            </w:tabs>
            <w:ind w:left="0" w:firstLine="0"/>
          </w:pPr>
        </w:pPrChange>
      </w:pPr>
      <w:ins w:id="3337" w:author="gsadi" w:date="2013-11-25T12:10:00Z">
        <w:r>
          <w:rPr>
            <w:rFonts w:ascii="Arial" w:hAnsi="Arial" w:cs="Arial"/>
          </w:rPr>
          <w:t xml:space="preserve"> </w:t>
        </w:r>
      </w:ins>
      <w:bookmarkStart w:id="3338" w:name="_Toc373183959"/>
      <w:r w:rsidR="002B0E74" w:rsidRPr="002B0E74">
        <w:rPr>
          <w:rFonts w:ascii="Arial" w:hAnsi="Arial" w:cs="Arial"/>
          <w:rPrChange w:id="3339" w:author="gsadi" w:date="2013-11-25T12:10:00Z">
            <w:rPr>
              <w:color w:val="0000FF"/>
              <w:u w:val="single"/>
            </w:rPr>
          </w:rPrChange>
        </w:rPr>
        <w:t>Unshipped Orders</w:t>
      </w:r>
      <w:bookmarkEnd w:id="3338"/>
    </w:p>
    <w:p w:rsidR="00000000" w:rsidRDefault="002B0E74">
      <w:pPr>
        <w:tabs>
          <w:tab w:val="num" w:pos="0"/>
        </w:tabs>
        <w:ind w:right="-360"/>
        <w:rPr>
          <w:ins w:id="3340" w:author="gsadi" w:date="2013-11-18T15:58:00Z"/>
          <w:rFonts w:ascii="Arial" w:hAnsi="Arial" w:cs="Arial"/>
          <w:rPrChange w:id="3341" w:author="gsadi" w:date="2013-11-18T16:00:00Z">
            <w:rPr>
              <w:ins w:id="3342" w:author="gsadi" w:date="2013-11-18T15:58:00Z"/>
            </w:rPr>
          </w:rPrChange>
        </w:rPr>
        <w:pPrChange w:id="3343" w:author="gsadi" w:date="2013-11-25T16:13:00Z">
          <w:pPr>
            <w:pStyle w:val="Heading5"/>
            <w:tabs>
              <w:tab w:val="num" w:pos="864"/>
            </w:tabs>
            <w:ind w:hanging="594"/>
          </w:pPr>
        </w:pPrChange>
      </w:pPr>
      <w:ins w:id="3344" w:author="gsadi" w:date="2013-11-18T15:54:00Z">
        <w:r w:rsidRPr="002B0E74">
          <w:rPr>
            <w:rFonts w:ascii="Arial" w:hAnsi="Arial" w:cs="Arial"/>
            <w:rPrChange w:id="3345" w:author="gsadi" w:date="2013-11-18T16:00:00Z">
              <w:rPr>
                <w:b w:val="0"/>
                <w:bCs w:val="0"/>
                <w:i w:val="0"/>
                <w:iCs w:val="0"/>
                <w:color w:val="0000FF"/>
                <w:u w:val="single"/>
              </w:rPr>
            </w:rPrChange>
          </w:rPr>
          <w:t xml:space="preserve">Unshipped Orders feed to i2 carries the Unshipped Sales </w:t>
        </w:r>
      </w:ins>
      <w:ins w:id="3346" w:author="gsadi" w:date="2013-11-18T15:56:00Z">
        <w:r w:rsidRPr="002B0E74">
          <w:rPr>
            <w:rFonts w:ascii="Arial" w:hAnsi="Arial" w:cs="Arial"/>
            <w:rPrChange w:id="3347" w:author="gsadi" w:date="2013-11-18T16:00:00Z">
              <w:rPr>
                <w:b w:val="0"/>
                <w:bCs w:val="0"/>
                <w:i w:val="0"/>
                <w:iCs w:val="0"/>
                <w:color w:val="0000FF"/>
                <w:u w:val="single"/>
              </w:rPr>
            </w:rPrChange>
          </w:rPr>
          <w:t>Orders (</w:t>
        </w:r>
      </w:ins>
      <w:ins w:id="3348" w:author="gsadi" w:date="2013-11-18T15:55:00Z">
        <w:r w:rsidRPr="002B0E74">
          <w:rPr>
            <w:rFonts w:ascii="Arial" w:hAnsi="Arial" w:cs="Arial"/>
            <w:rPrChange w:id="3349" w:author="gsadi" w:date="2013-11-18T16:00:00Z">
              <w:rPr>
                <w:b w:val="0"/>
                <w:bCs w:val="0"/>
                <w:i w:val="0"/>
                <w:iCs w:val="0"/>
                <w:color w:val="0000FF"/>
                <w:u w:val="single"/>
              </w:rPr>
            </w:rPrChange>
          </w:rPr>
          <w:t>USO</w:t>
        </w:r>
      </w:ins>
      <w:ins w:id="3350" w:author="gsadi" w:date="2013-11-18T15:56:00Z">
        <w:r w:rsidRPr="002B0E74">
          <w:rPr>
            <w:rFonts w:ascii="Arial" w:hAnsi="Arial" w:cs="Arial"/>
            <w:rPrChange w:id="3351" w:author="gsadi" w:date="2013-11-18T16:00:00Z">
              <w:rPr>
                <w:b w:val="0"/>
                <w:bCs w:val="0"/>
                <w:i w:val="0"/>
                <w:iCs w:val="0"/>
                <w:color w:val="0000FF"/>
                <w:u w:val="single"/>
              </w:rPr>
            </w:rPrChange>
          </w:rPr>
          <w:t xml:space="preserve">) </w:t>
        </w:r>
      </w:ins>
      <w:ins w:id="3352" w:author="gsadi" w:date="2013-11-18T15:54:00Z">
        <w:r w:rsidRPr="002B0E74">
          <w:rPr>
            <w:rFonts w:ascii="Arial" w:hAnsi="Arial" w:cs="Arial"/>
            <w:rPrChange w:id="3353" w:author="gsadi" w:date="2013-11-18T16:00:00Z">
              <w:rPr>
                <w:b w:val="0"/>
                <w:bCs w:val="0"/>
                <w:i w:val="0"/>
                <w:iCs w:val="0"/>
                <w:color w:val="0000FF"/>
                <w:u w:val="single"/>
              </w:rPr>
            </w:rPrChange>
          </w:rPr>
          <w:t xml:space="preserve">and Unshipped Allocated Sales </w:t>
        </w:r>
      </w:ins>
      <w:ins w:id="3354" w:author="gsadi" w:date="2013-11-18T15:56:00Z">
        <w:r w:rsidRPr="002B0E74">
          <w:rPr>
            <w:rFonts w:ascii="Arial" w:hAnsi="Arial" w:cs="Arial"/>
            <w:rPrChange w:id="3355" w:author="gsadi" w:date="2013-11-18T16:00:00Z">
              <w:rPr>
                <w:b w:val="0"/>
                <w:bCs w:val="0"/>
                <w:i w:val="0"/>
                <w:iCs w:val="0"/>
                <w:color w:val="0000FF"/>
                <w:u w:val="single"/>
              </w:rPr>
            </w:rPrChange>
          </w:rPr>
          <w:t>Orders (USA)</w:t>
        </w:r>
      </w:ins>
      <w:ins w:id="3356" w:author="gsadi" w:date="2013-11-18T15:54:00Z">
        <w:r w:rsidRPr="002B0E74">
          <w:rPr>
            <w:rFonts w:ascii="Arial" w:hAnsi="Arial" w:cs="Arial"/>
            <w:rPrChange w:id="3357" w:author="gsadi" w:date="2013-11-18T16:00:00Z">
              <w:rPr>
                <w:b w:val="0"/>
                <w:bCs w:val="0"/>
                <w:i w:val="0"/>
                <w:iCs w:val="0"/>
                <w:color w:val="0000FF"/>
                <w:u w:val="single"/>
              </w:rPr>
            </w:rPrChange>
          </w:rPr>
          <w:t xml:space="preserve">, requested by </w:t>
        </w:r>
      </w:ins>
      <w:ins w:id="3358" w:author="gsadi" w:date="2013-11-18T15:58:00Z">
        <w:r w:rsidRPr="002B0E74">
          <w:rPr>
            <w:rFonts w:ascii="Arial" w:hAnsi="Arial" w:cs="Arial"/>
            <w:rPrChange w:id="3359" w:author="gsadi" w:date="2013-11-18T16:00:00Z">
              <w:rPr>
                <w:b w:val="0"/>
                <w:bCs w:val="0"/>
                <w:i w:val="0"/>
                <w:iCs w:val="0"/>
                <w:color w:val="0000FF"/>
                <w:u w:val="single"/>
              </w:rPr>
            </w:rPrChange>
          </w:rPr>
          <w:t xml:space="preserve">various </w:t>
        </w:r>
      </w:ins>
      <w:ins w:id="3360" w:author="gsadi" w:date="2013-11-18T15:54:00Z">
        <w:r w:rsidRPr="002B0E74">
          <w:rPr>
            <w:rFonts w:ascii="Arial" w:hAnsi="Arial" w:cs="Arial"/>
            <w:rPrChange w:id="3361" w:author="gsadi" w:date="2013-11-18T16:00:00Z">
              <w:rPr>
                <w:b w:val="0"/>
                <w:bCs w:val="0"/>
                <w:i w:val="0"/>
                <w:iCs w:val="0"/>
                <w:color w:val="0000FF"/>
                <w:u w:val="single"/>
              </w:rPr>
            </w:rPrChange>
          </w:rPr>
          <w:t>customers</w:t>
        </w:r>
      </w:ins>
      <w:ins w:id="3362" w:author="gsadi" w:date="2013-11-18T15:58:00Z">
        <w:r w:rsidRPr="002B0E74">
          <w:rPr>
            <w:rFonts w:ascii="Arial" w:hAnsi="Arial" w:cs="Arial"/>
            <w:rPrChange w:id="3363" w:author="gsadi" w:date="2013-11-18T16:00:00Z">
              <w:rPr>
                <w:b w:val="0"/>
                <w:bCs w:val="0"/>
                <w:i w:val="0"/>
                <w:iCs w:val="0"/>
                <w:color w:val="0000FF"/>
                <w:u w:val="single"/>
              </w:rPr>
            </w:rPrChange>
          </w:rPr>
          <w:t xml:space="preserve">. </w:t>
        </w:r>
      </w:ins>
      <w:ins w:id="3364" w:author="gsadi" w:date="2013-11-18T16:46:00Z">
        <w:r w:rsidR="005352D9">
          <w:rPr>
            <w:rFonts w:ascii="Arial" w:hAnsi="Arial" w:cs="Arial"/>
          </w:rPr>
          <w:t xml:space="preserve">Source of this feed is SAP. </w:t>
        </w:r>
      </w:ins>
      <w:ins w:id="3365" w:author="gsadi" w:date="2013-11-18T16:50:00Z">
        <w:r w:rsidR="005B5C7A">
          <w:rPr>
            <w:rFonts w:ascii="Arial" w:hAnsi="Arial" w:cs="Arial"/>
          </w:rPr>
          <w:t>T</w:t>
        </w:r>
        <w:r w:rsidR="005B5C7A" w:rsidRPr="00290B03">
          <w:rPr>
            <w:rFonts w:ascii="Arial" w:hAnsi="Arial" w:cs="Arial"/>
          </w:rPr>
          <w:t>his is maintained at a SKU and DC level.</w:t>
        </w:r>
        <w:r w:rsidR="005B5C7A">
          <w:rPr>
            <w:rFonts w:ascii="Arial" w:hAnsi="Arial" w:cs="Arial"/>
          </w:rPr>
          <w:t xml:space="preserve"> </w:t>
        </w:r>
      </w:ins>
      <w:ins w:id="3366" w:author="gsadi" w:date="2013-11-18T16:49:00Z">
        <w:r w:rsidR="005B5C7A">
          <w:rPr>
            <w:rFonts w:ascii="Arial" w:hAnsi="Arial" w:cs="Arial"/>
          </w:rPr>
          <w:t xml:space="preserve">Unshipped Orders and Unshipped Allocated Orders are tagged </w:t>
        </w:r>
      </w:ins>
      <w:ins w:id="3367" w:author="gsadi" w:date="2013-11-18T16:50:00Z">
        <w:r w:rsidR="005B5C7A">
          <w:rPr>
            <w:rFonts w:ascii="Arial" w:hAnsi="Arial" w:cs="Arial"/>
          </w:rPr>
          <w:t xml:space="preserve">as USO &amp; USA respectively in DEMAND_ALL table. </w:t>
        </w:r>
      </w:ins>
      <w:ins w:id="3368" w:author="gsadi" w:date="2013-11-18T16:00:00Z">
        <w:r w:rsidR="00C3641D">
          <w:rPr>
            <w:rFonts w:ascii="Arial" w:hAnsi="Arial" w:cs="Arial"/>
          </w:rPr>
          <w:t>Layout, location, file name</w:t>
        </w:r>
      </w:ins>
      <w:ins w:id="3369" w:author="gsadi" w:date="2013-11-18T16:01:00Z">
        <w:r w:rsidR="00C3641D">
          <w:rPr>
            <w:rFonts w:ascii="Arial" w:hAnsi="Arial" w:cs="Arial"/>
          </w:rPr>
          <w:t xml:space="preserve"> of</w:t>
        </w:r>
      </w:ins>
      <w:ins w:id="3370" w:author="gsadi" w:date="2013-11-18T15:58:00Z">
        <w:r w:rsidR="00C3641D" w:rsidRPr="006A5793">
          <w:rPr>
            <w:rFonts w:ascii="Arial" w:hAnsi="Arial" w:cs="Arial"/>
          </w:rPr>
          <w:t xml:space="preserve"> this feed</w:t>
        </w:r>
      </w:ins>
      <w:ins w:id="3371" w:author="gsadi" w:date="2013-11-18T16:01:00Z">
        <w:r w:rsidR="00EE38A4">
          <w:rPr>
            <w:rFonts w:ascii="Arial" w:hAnsi="Arial" w:cs="Arial"/>
          </w:rPr>
          <w:t xml:space="preserve"> </w:t>
        </w:r>
      </w:ins>
      <w:ins w:id="3372" w:author="gsadi" w:date="2013-11-19T10:37:00Z">
        <w:r w:rsidR="00EE38A4">
          <w:rPr>
            <w:rFonts w:ascii="Arial" w:hAnsi="Arial" w:cs="Arial"/>
          </w:rPr>
          <w:t>are</w:t>
        </w:r>
      </w:ins>
      <w:ins w:id="3373" w:author="gsadi" w:date="2013-11-18T16:01:00Z">
        <w:r w:rsidR="00C3641D">
          <w:rPr>
            <w:rFonts w:ascii="Arial" w:hAnsi="Arial" w:cs="Arial"/>
          </w:rPr>
          <w:t xml:space="preserve"> described below</w:t>
        </w:r>
      </w:ins>
      <w:ins w:id="3374" w:author="gsadi" w:date="2013-11-18T20:35:00Z">
        <w:r w:rsidR="009D18D0">
          <w:rPr>
            <w:rFonts w:ascii="Arial" w:hAnsi="Arial" w:cs="Arial"/>
          </w:rPr>
          <w:t xml:space="preserve">: </w:t>
        </w:r>
      </w:ins>
    </w:p>
    <w:p w:rsidR="00000000" w:rsidRDefault="003F6914">
      <w:pPr>
        <w:ind w:left="360"/>
        <w:rPr>
          <w:ins w:id="3375" w:author="gsadi" w:date="2013-11-18T15:59:00Z"/>
          <w:rFonts w:ascii="Arial" w:hAnsi="Arial" w:cs="Arial"/>
          <w:rPrChange w:id="3376" w:author="gsadi" w:date="2013-11-18T16:00:00Z">
            <w:rPr>
              <w:ins w:id="3377" w:author="gsadi" w:date="2013-11-18T15:59:00Z"/>
            </w:rPr>
          </w:rPrChange>
        </w:rPr>
        <w:pPrChange w:id="3378" w:author="gsadi" w:date="2013-11-18T15:54:00Z">
          <w:pPr>
            <w:pStyle w:val="Heading5"/>
            <w:tabs>
              <w:tab w:val="num" w:pos="864"/>
            </w:tabs>
            <w:ind w:hanging="594"/>
          </w:pPr>
        </w:pPrChange>
      </w:pPr>
    </w:p>
    <w:p w:rsidR="00000000" w:rsidRDefault="002B0E74">
      <w:pPr>
        <w:numPr>
          <w:ilvl w:val="0"/>
          <w:numId w:val="40"/>
        </w:numPr>
        <w:rPr>
          <w:ins w:id="3379" w:author="gsadi" w:date="2013-11-18T15:59:00Z"/>
          <w:rFonts w:ascii="Arial" w:hAnsi="Arial" w:cs="Arial"/>
          <w:rPrChange w:id="3380" w:author="gsadi" w:date="2013-11-18T16:00:00Z">
            <w:rPr>
              <w:ins w:id="3381" w:author="gsadi" w:date="2013-11-18T15:59:00Z"/>
            </w:rPr>
          </w:rPrChange>
        </w:rPr>
        <w:pPrChange w:id="3382" w:author="gsadi" w:date="2013-11-18T16:08:00Z">
          <w:pPr>
            <w:pStyle w:val="Heading5"/>
            <w:tabs>
              <w:tab w:val="num" w:pos="864"/>
            </w:tabs>
            <w:ind w:hanging="594"/>
          </w:pPr>
        </w:pPrChange>
      </w:pPr>
      <w:ins w:id="3383" w:author="gsadi" w:date="2013-11-18T15:59:00Z">
        <w:r w:rsidRPr="002B0E74">
          <w:rPr>
            <w:rFonts w:ascii="Arial" w:hAnsi="Arial" w:cs="Arial"/>
            <w:u w:val="single"/>
            <w:rPrChange w:id="3384" w:author="gsadi" w:date="2013-11-18T16:08:00Z">
              <w:rPr>
                <w:b w:val="0"/>
                <w:bCs w:val="0"/>
                <w:i w:val="0"/>
                <w:iCs w:val="0"/>
                <w:color w:val="0000FF"/>
                <w:u w:val="single"/>
              </w:rPr>
            </w:rPrChange>
          </w:rPr>
          <w:t>Location:</w:t>
        </w:r>
        <w:r w:rsidRPr="002B0E74">
          <w:rPr>
            <w:rFonts w:ascii="Arial" w:hAnsi="Arial" w:cs="Arial"/>
            <w:rPrChange w:id="3385" w:author="gsadi" w:date="2013-11-18T16:00:00Z">
              <w:rPr>
                <w:b w:val="0"/>
                <w:bCs w:val="0"/>
                <w:i w:val="0"/>
                <w:iCs w:val="0"/>
                <w:color w:val="0000FF"/>
                <w:u w:val="single"/>
              </w:rPr>
            </w:rPrChange>
          </w:rPr>
          <w:t xml:space="preserve"> $I2OD_FROM_SAP</w:t>
        </w:r>
      </w:ins>
    </w:p>
    <w:p w:rsidR="00000000" w:rsidRDefault="002B0E74">
      <w:pPr>
        <w:numPr>
          <w:ilvl w:val="0"/>
          <w:numId w:val="40"/>
        </w:numPr>
        <w:rPr>
          <w:ins w:id="3386" w:author="gsadi" w:date="2013-11-18T21:11:00Z"/>
          <w:rFonts w:ascii="Arial" w:hAnsi="Arial" w:cs="Arial"/>
        </w:rPr>
        <w:pPrChange w:id="3387" w:author="gsadi" w:date="2013-11-18T16:08:00Z">
          <w:pPr>
            <w:pStyle w:val="Heading5"/>
            <w:tabs>
              <w:tab w:val="num" w:pos="864"/>
            </w:tabs>
            <w:ind w:hanging="594"/>
          </w:pPr>
        </w:pPrChange>
      </w:pPr>
      <w:ins w:id="3388" w:author="gsadi" w:date="2013-11-18T15:59:00Z">
        <w:r w:rsidRPr="002B0E74">
          <w:rPr>
            <w:rFonts w:ascii="Arial" w:hAnsi="Arial" w:cs="Arial"/>
            <w:u w:val="single"/>
            <w:rPrChange w:id="3389" w:author="gsadi" w:date="2013-11-18T16:08:00Z">
              <w:rPr>
                <w:bCs w:val="0"/>
                <w:i w:val="0"/>
                <w:iCs w:val="0"/>
                <w:color w:val="0000FF"/>
                <w:u w:val="single"/>
              </w:rPr>
            </w:rPrChange>
          </w:rPr>
          <w:t>File Name:</w:t>
        </w:r>
        <w:r w:rsidRPr="002B0E74">
          <w:rPr>
            <w:rFonts w:ascii="Arial" w:hAnsi="Arial" w:cs="Arial"/>
            <w:rPrChange w:id="3390" w:author="gsadi" w:date="2013-11-18T16:00:00Z">
              <w:rPr>
                <w:b w:val="0"/>
                <w:bCs w:val="0"/>
                <w:i w:val="0"/>
                <w:iCs w:val="0"/>
                <w:color w:val="0000FF"/>
                <w:u w:val="single"/>
              </w:rPr>
            </w:rPrChange>
          </w:rPr>
          <w:t xml:space="preserve"> </w:t>
        </w:r>
      </w:ins>
      <w:ins w:id="3391" w:author="gsadi" w:date="2013-11-18T16:00:00Z">
        <w:r w:rsidRPr="002B0E74">
          <w:rPr>
            <w:rFonts w:ascii="Arial" w:hAnsi="Arial" w:cs="Arial"/>
            <w:rPrChange w:id="3392" w:author="gsadi" w:date="2013-11-18T16:00:00Z">
              <w:rPr>
                <w:b w:val="0"/>
                <w:bCs w:val="0"/>
                <w:i w:val="0"/>
                <w:iCs w:val="0"/>
                <w:color w:val="0000FF"/>
                <w:u w:val="single"/>
              </w:rPr>
            </w:rPrChange>
          </w:rPr>
          <w:t>i2ods7_unshipped_orders.dat</w:t>
        </w:r>
      </w:ins>
    </w:p>
    <w:p w:rsidR="00000000" w:rsidRDefault="00C3641D">
      <w:pPr>
        <w:numPr>
          <w:ilvl w:val="0"/>
          <w:numId w:val="40"/>
        </w:numPr>
        <w:rPr>
          <w:ins w:id="3393" w:author="gsadi" w:date="2013-11-18T16:08:00Z"/>
          <w:rFonts w:ascii="Arial" w:hAnsi="Arial" w:cs="Arial"/>
        </w:rPr>
        <w:pPrChange w:id="3394" w:author="gsadi" w:date="2013-11-18T16:08:00Z">
          <w:pPr>
            <w:pStyle w:val="Heading5"/>
            <w:tabs>
              <w:tab w:val="num" w:pos="864"/>
            </w:tabs>
            <w:ind w:hanging="594"/>
          </w:pPr>
        </w:pPrChange>
      </w:pPr>
      <w:ins w:id="3395" w:author="gsadi" w:date="2013-11-18T16:08:00Z">
        <w:r w:rsidRPr="006A5793">
          <w:rPr>
            <w:rFonts w:ascii="Arial" w:hAnsi="Arial" w:cs="Arial"/>
          </w:rPr>
          <w:t xml:space="preserve">Layout of the </w:t>
        </w:r>
        <w:r>
          <w:rPr>
            <w:rFonts w:ascii="Arial" w:hAnsi="Arial" w:cs="Arial"/>
          </w:rPr>
          <w:t>detail record:</w:t>
        </w:r>
      </w:ins>
    </w:p>
    <w:p w:rsidR="00000000" w:rsidRDefault="003F6914">
      <w:pPr>
        <w:ind w:left="360"/>
        <w:rPr>
          <w:ins w:id="3396" w:author="gsadi" w:date="2013-11-18T16:01:00Z"/>
        </w:rPr>
        <w:pPrChange w:id="3397" w:author="gsadi" w:date="2013-11-18T15:54:00Z">
          <w:pPr>
            <w:pStyle w:val="Heading5"/>
            <w:tabs>
              <w:tab w:val="num" w:pos="864"/>
            </w:tabs>
            <w:ind w:hanging="594"/>
          </w:pPr>
        </w:pPrChange>
      </w:pPr>
    </w:p>
    <w:tbl>
      <w:tblPr>
        <w:tblW w:w="7830" w:type="dxa"/>
        <w:tblInd w:w="1008" w:type="dxa"/>
        <w:tblLook w:val="04A0"/>
        <w:tblPrChange w:id="3398" w:author="gsadi" w:date="2013-11-18T21:45:00Z">
          <w:tblPr>
            <w:tblW w:w="8748" w:type="dxa"/>
            <w:tblInd w:w="720" w:type="dxa"/>
            <w:tblLook w:val="04A0"/>
          </w:tblPr>
        </w:tblPrChange>
      </w:tblPr>
      <w:tblGrid>
        <w:gridCol w:w="652"/>
        <w:gridCol w:w="3619"/>
        <w:gridCol w:w="1079"/>
        <w:gridCol w:w="2480"/>
        <w:tblGridChange w:id="3399">
          <w:tblGrid>
            <w:gridCol w:w="652"/>
            <w:gridCol w:w="3776"/>
            <w:gridCol w:w="1080"/>
            <w:gridCol w:w="3240"/>
          </w:tblGrid>
        </w:tblGridChange>
      </w:tblGrid>
      <w:tr w:rsidR="00C3641D" w:rsidRPr="005A65D6" w:rsidTr="00DB76F7">
        <w:trPr>
          <w:trHeight w:val="143"/>
          <w:ins w:id="3400" w:author="gsadi" w:date="2013-11-18T16:08:00Z"/>
          <w:trPrChange w:id="3401" w:author="gsadi" w:date="2013-11-18T21:45:00Z">
            <w:trPr>
              <w:trHeight w:val="285"/>
            </w:trPr>
          </w:trPrChange>
        </w:trPr>
        <w:tc>
          <w:tcPr>
            <w:tcW w:w="6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Change w:id="3402" w:author="gsadi" w:date="2013-11-18T21:45:00Z">
              <w:tcPr>
                <w:tcW w:w="652" w:type="dxa"/>
                <w:tcBorders>
                  <w:top w:val="single" w:sz="4" w:space="0" w:color="auto"/>
                  <w:left w:val="single" w:sz="4" w:space="0" w:color="auto"/>
                  <w:bottom w:val="single" w:sz="4" w:space="0" w:color="auto"/>
                  <w:right w:val="single" w:sz="4" w:space="0" w:color="auto"/>
                </w:tcBorders>
                <w:shd w:val="clear" w:color="000000" w:fill="FFFF00"/>
                <w:hideMark/>
              </w:tcPr>
            </w:tcPrChange>
          </w:tcPr>
          <w:p w:rsidR="00C3641D" w:rsidRPr="005A65D6" w:rsidRDefault="00C3641D" w:rsidP="00CD1572">
            <w:pPr>
              <w:rPr>
                <w:ins w:id="3403" w:author="gsadi" w:date="2013-11-18T16:08:00Z"/>
                <w:rFonts w:ascii="Arial" w:hAnsi="Arial" w:cs="Arial"/>
                <w:b/>
                <w:bCs/>
                <w:color w:val="000000"/>
                <w:sz w:val="16"/>
                <w:szCs w:val="16"/>
              </w:rPr>
            </w:pPr>
            <w:ins w:id="3404" w:author="gsadi" w:date="2013-11-18T16:08:00Z">
              <w:r w:rsidRPr="005A65D6">
                <w:rPr>
                  <w:rFonts w:ascii="Arial" w:hAnsi="Arial" w:cs="Arial"/>
                  <w:b/>
                  <w:bCs/>
                  <w:color w:val="000000"/>
                  <w:sz w:val="16"/>
                  <w:szCs w:val="16"/>
                </w:rPr>
                <w:t>Order</w:t>
              </w:r>
            </w:ins>
          </w:p>
        </w:tc>
        <w:tc>
          <w:tcPr>
            <w:tcW w:w="3619" w:type="dxa"/>
            <w:tcBorders>
              <w:top w:val="single" w:sz="4" w:space="0" w:color="auto"/>
              <w:left w:val="nil"/>
              <w:bottom w:val="single" w:sz="4" w:space="0" w:color="auto"/>
              <w:right w:val="single" w:sz="4" w:space="0" w:color="auto"/>
            </w:tcBorders>
            <w:shd w:val="clear" w:color="auto" w:fill="BFBFBF" w:themeFill="background1" w:themeFillShade="BF"/>
            <w:hideMark/>
            <w:tcPrChange w:id="3405" w:author="gsadi" w:date="2013-11-18T21:45:00Z">
              <w:tcPr>
                <w:tcW w:w="3776" w:type="dxa"/>
                <w:tcBorders>
                  <w:top w:val="single" w:sz="4" w:space="0" w:color="auto"/>
                  <w:left w:val="nil"/>
                  <w:bottom w:val="single" w:sz="4" w:space="0" w:color="auto"/>
                  <w:right w:val="single" w:sz="4" w:space="0" w:color="auto"/>
                </w:tcBorders>
                <w:shd w:val="clear" w:color="000000" w:fill="FFFF00"/>
                <w:hideMark/>
              </w:tcPr>
            </w:tcPrChange>
          </w:tcPr>
          <w:p w:rsidR="00C3641D" w:rsidRPr="005A65D6" w:rsidRDefault="00C3641D" w:rsidP="00CD1572">
            <w:pPr>
              <w:rPr>
                <w:ins w:id="3406" w:author="gsadi" w:date="2013-11-18T16:08:00Z"/>
                <w:rFonts w:ascii="Arial" w:hAnsi="Arial" w:cs="Arial"/>
                <w:b/>
                <w:bCs/>
                <w:color w:val="000000"/>
                <w:sz w:val="16"/>
                <w:szCs w:val="16"/>
              </w:rPr>
            </w:pPr>
            <w:ins w:id="3407" w:author="gsadi" w:date="2013-11-18T16:08:00Z">
              <w:r w:rsidRPr="005A65D6">
                <w:rPr>
                  <w:rFonts w:ascii="Arial" w:hAnsi="Arial" w:cs="Arial"/>
                  <w:b/>
                  <w:bCs/>
                  <w:color w:val="000000"/>
                  <w:sz w:val="16"/>
                  <w:szCs w:val="16"/>
                </w:rPr>
                <w:t>Description</w:t>
              </w:r>
            </w:ins>
          </w:p>
        </w:tc>
        <w:tc>
          <w:tcPr>
            <w:tcW w:w="1079" w:type="dxa"/>
            <w:tcBorders>
              <w:top w:val="single" w:sz="4" w:space="0" w:color="auto"/>
              <w:left w:val="nil"/>
              <w:bottom w:val="single" w:sz="4" w:space="0" w:color="auto"/>
              <w:right w:val="single" w:sz="4" w:space="0" w:color="auto"/>
            </w:tcBorders>
            <w:shd w:val="clear" w:color="auto" w:fill="BFBFBF" w:themeFill="background1" w:themeFillShade="BF"/>
            <w:hideMark/>
            <w:tcPrChange w:id="3408" w:author="gsadi" w:date="2013-11-18T21:45:00Z">
              <w:tcPr>
                <w:tcW w:w="1080" w:type="dxa"/>
                <w:tcBorders>
                  <w:top w:val="single" w:sz="4" w:space="0" w:color="auto"/>
                  <w:left w:val="nil"/>
                  <w:bottom w:val="single" w:sz="4" w:space="0" w:color="auto"/>
                  <w:right w:val="single" w:sz="4" w:space="0" w:color="auto"/>
                </w:tcBorders>
                <w:shd w:val="clear" w:color="000000" w:fill="FFFF00"/>
                <w:hideMark/>
              </w:tcPr>
            </w:tcPrChange>
          </w:tcPr>
          <w:p w:rsidR="00C3641D" w:rsidRPr="005A65D6" w:rsidRDefault="00C3641D" w:rsidP="00CD1572">
            <w:pPr>
              <w:rPr>
                <w:ins w:id="3409" w:author="gsadi" w:date="2013-11-18T16:08:00Z"/>
                <w:rFonts w:ascii="Arial" w:hAnsi="Arial" w:cs="Arial"/>
                <w:b/>
                <w:bCs/>
                <w:color w:val="000000"/>
                <w:sz w:val="16"/>
                <w:szCs w:val="16"/>
              </w:rPr>
            </w:pPr>
            <w:ins w:id="3410" w:author="gsadi" w:date="2013-11-18T16:08:00Z">
              <w:r w:rsidRPr="005A65D6">
                <w:rPr>
                  <w:rFonts w:ascii="Arial" w:hAnsi="Arial" w:cs="Arial"/>
                  <w:b/>
                  <w:bCs/>
                  <w:color w:val="000000"/>
                  <w:sz w:val="16"/>
                  <w:szCs w:val="16"/>
                </w:rPr>
                <w:t>Type</w:t>
              </w:r>
            </w:ins>
          </w:p>
        </w:tc>
        <w:tc>
          <w:tcPr>
            <w:tcW w:w="2480" w:type="dxa"/>
            <w:tcBorders>
              <w:top w:val="single" w:sz="4" w:space="0" w:color="auto"/>
              <w:left w:val="nil"/>
              <w:bottom w:val="single" w:sz="4" w:space="0" w:color="auto"/>
              <w:right w:val="single" w:sz="4" w:space="0" w:color="auto"/>
            </w:tcBorders>
            <w:shd w:val="clear" w:color="auto" w:fill="BFBFBF" w:themeFill="background1" w:themeFillShade="BF"/>
            <w:tcPrChange w:id="3411" w:author="gsadi" w:date="2013-11-18T21:45:00Z">
              <w:tcPr>
                <w:tcW w:w="3240" w:type="dxa"/>
                <w:tcBorders>
                  <w:top w:val="single" w:sz="4" w:space="0" w:color="auto"/>
                  <w:left w:val="nil"/>
                  <w:bottom w:val="single" w:sz="4" w:space="0" w:color="auto"/>
                  <w:right w:val="single" w:sz="4" w:space="0" w:color="auto"/>
                </w:tcBorders>
                <w:shd w:val="clear" w:color="000000" w:fill="FFFF00"/>
              </w:tcPr>
            </w:tcPrChange>
          </w:tcPr>
          <w:p w:rsidR="00C3641D" w:rsidRPr="005A65D6" w:rsidRDefault="00C3641D" w:rsidP="00CD1572">
            <w:pPr>
              <w:rPr>
                <w:ins w:id="3412" w:author="gsadi" w:date="2013-11-18T16:08:00Z"/>
                <w:rFonts w:ascii="Arial" w:hAnsi="Arial" w:cs="Arial"/>
                <w:b/>
                <w:bCs/>
                <w:color w:val="000000"/>
                <w:sz w:val="16"/>
                <w:szCs w:val="16"/>
              </w:rPr>
            </w:pPr>
            <w:ins w:id="3413" w:author="gsadi" w:date="2013-11-18T16:08:00Z">
              <w:r>
                <w:rPr>
                  <w:rFonts w:ascii="Arial" w:hAnsi="Arial" w:cs="Arial"/>
                  <w:b/>
                  <w:bCs/>
                  <w:color w:val="000000"/>
                  <w:sz w:val="16"/>
                  <w:szCs w:val="16"/>
                </w:rPr>
                <w:t>Comments</w:t>
              </w:r>
            </w:ins>
          </w:p>
        </w:tc>
      </w:tr>
      <w:tr w:rsidR="00C3641D" w:rsidRPr="005A65D6" w:rsidTr="00C3641D">
        <w:trPr>
          <w:trHeight w:val="285"/>
          <w:ins w:id="3414" w:author="gsadi" w:date="2013-11-18T16:08:00Z"/>
          <w:trPrChange w:id="3415"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416"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417" w:author="gsadi" w:date="2013-11-18T16:08:00Z"/>
                <w:rFonts w:ascii="Arial" w:hAnsi="Arial" w:cs="Arial"/>
                <w:color w:val="000000"/>
                <w:sz w:val="16"/>
                <w:szCs w:val="16"/>
              </w:rPr>
            </w:pPr>
            <w:ins w:id="3418" w:author="gsadi" w:date="2013-11-18T16:08:00Z">
              <w:r w:rsidRPr="005A65D6">
                <w:rPr>
                  <w:rFonts w:ascii="Arial" w:hAnsi="Arial" w:cs="Arial"/>
                  <w:color w:val="000000"/>
                  <w:sz w:val="16"/>
                  <w:szCs w:val="16"/>
                </w:rPr>
                <w:t>1</w:t>
              </w:r>
            </w:ins>
          </w:p>
        </w:tc>
        <w:tc>
          <w:tcPr>
            <w:tcW w:w="3619" w:type="dxa"/>
            <w:tcBorders>
              <w:top w:val="nil"/>
              <w:left w:val="nil"/>
              <w:bottom w:val="single" w:sz="4" w:space="0" w:color="auto"/>
              <w:right w:val="single" w:sz="4" w:space="0" w:color="auto"/>
            </w:tcBorders>
            <w:shd w:val="clear" w:color="000000" w:fill="FFFFFF"/>
            <w:hideMark/>
            <w:tcPrChange w:id="3419"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20" w:author="gsadi" w:date="2013-11-18T16:08:00Z"/>
                <w:rFonts w:ascii="Arial" w:hAnsi="Arial" w:cs="Arial"/>
                <w:color w:val="000000"/>
                <w:sz w:val="16"/>
                <w:szCs w:val="16"/>
              </w:rPr>
            </w:pPr>
            <w:ins w:id="3421" w:author="gsadi" w:date="2013-11-18T16:08:00Z">
              <w:r w:rsidRPr="005A65D6">
                <w:rPr>
                  <w:rFonts w:ascii="Arial" w:hAnsi="Arial" w:cs="Arial"/>
                  <w:color w:val="000000"/>
                  <w:sz w:val="16"/>
                  <w:szCs w:val="16"/>
                </w:rPr>
                <w:t>Record Type ('1' for Details and '0' for Header)</w:t>
              </w:r>
            </w:ins>
          </w:p>
        </w:tc>
        <w:tc>
          <w:tcPr>
            <w:tcW w:w="1079" w:type="dxa"/>
            <w:tcBorders>
              <w:top w:val="nil"/>
              <w:left w:val="nil"/>
              <w:bottom w:val="single" w:sz="4" w:space="0" w:color="auto"/>
              <w:right w:val="single" w:sz="4" w:space="0" w:color="auto"/>
            </w:tcBorders>
            <w:shd w:val="clear" w:color="000000" w:fill="FFFFFF"/>
            <w:hideMark/>
            <w:tcPrChange w:id="3422"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23" w:author="gsadi" w:date="2013-11-18T16:08:00Z"/>
                <w:rFonts w:ascii="Arial" w:hAnsi="Arial" w:cs="Arial"/>
                <w:color w:val="000000"/>
                <w:sz w:val="16"/>
                <w:szCs w:val="16"/>
              </w:rPr>
            </w:pPr>
            <w:ins w:id="3424" w:author="gsadi" w:date="2013-11-18T16:08:00Z">
              <w:r w:rsidRPr="005A65D6">
                <w:rPr>
                  <w:rFonts w:ascii="Arial" w:hAnsi="Arial" w:cs="Arial"/>
                  <w:color w:val="000000"/>
                  <w:sz w:val="16"/>
                  <w:szCs w:val="16"/>
                </w:rPr>
                <w:t>Char(1)</w:t>
              </w:r>
            </w:ins>
          </w:p>
        </w:tc>
        <w:tc>
          <w:tcPr>
            <w:tcW w:w="2480" w:type="dxa"/>
            <w:tcBorders>
              <w:top w:val="nil"/>
              <w:left w:val="nil"/>
              <w:bottom w:val="single" w:sz="4" w:space="0" w:color="auto"/>
              <w:right w:val="single" w:sz="4" w:space="0" w:color="auto"/>
            </w:tcBorders>
            <w:shd w:val="clear" w:color="000000" w:fill="FFFFFF"/>
            <w:tcPrChange w:id="3425"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426" w:author="gsadi" w:date="2013-11-18T16:08:00Z"/>
                <w:rFonts w:ascii="Arial" w:hAnsi="Arial" w:cs="Arial"/>
                <w:color w:val="000000"/>
                <w:sz w:val="16"/>
                <w:szCs w:val="16"/>
              </w:rPr>
            </w:pPr>
          </w:p>
        </w:tc>
      </w:tr>
      <w:tr w:rsidR="00C3641D" w:rsidRPr="005A65D6" w:rsidTr="00C3641D">
        <w:trPr>
          <w:trHeight w:val="285"/>
          <w:ins w:id="3427" w:author="gsadi" w:date="2013-11-18T16:08:00Z"/>
          <w:trPrChange w:id="3428"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429"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430" w:author="gsadi" w:date="2013-11-18T16:08:00Z"/>
                <w:rFonts w:ascii="Arial" w:hAnsi="Arial" w:cs="Arial"/>
                <w:color w:val="000000"/>
                <w:sz w:val="16"/>
                <w:szCs w:val="16"/>
              </w:rPr>
            </w:pPr>
            <w:ins w:id="3431" w:author="gsadi" w:date="2013-11-18T16:08:00Z">
              <w:r w:rsidRPr="005A65D6">
                <w:rPr>
                  <w:rFonts w:ascii="Arial" w:hAnsi="Arial" w:cs="Arial"/>
                  <w:color w:val="000000"/>
                  <w:sz w:val="16"/>
                  <w:szCs w:val="16"/>
                </w:rPr>
                <w:lastRenderedPageBreak/>
                <w:t>2</w:t>
              </w:r>
            </w:ins>
          </w:p>
        </w:tc>
        <w:tc>
          <w:tcPr>
            <w:tcW w:w="3619" w:type="dxa"/>
            <w:tcBorders>
              <w:top w:val="nil"/>
              <w:left w:val="nil"/>
              <w:bottom w:val="single" w:sz="4" w:space="0" w:color="auto"/>
              <w:right w:val="single" w:sz="4" w:space="0" w:color="auto"/>
            </w:tcBorders>
            <w:shd w:val="clear" w:color="000000" w:fill="FFFFFF"/>
            <w:hideMark/>
            <w:tcPrChange w:id="3432"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33" w:author="gsadi" w:date="2013-11-18T16:08:00Z"/>
                <w:rFonts w:ascii="Arial" w:hAnsi="Arial" w:cs="Arial"/>
                <w:color w:val="000000"/>
                <w:sz w:val="16"/>
                <w:szCs w:val="16"/>
              </w:rPr>
            </w:pPr>
            <w:ins w:id="3434" w:author="gsadi" w:date="2013-11-18T16:08:00Z">
              <w:r w:rsidRPr="005A65D6">
                <w:rPr>
                  <w:rFonts w:ascii="Arial" w:hAnsi="Arial" w:cs="Arial"/>
                  <w:color w:val="000000"/>
                  <w:sz w:val="16"/>
                  <w:szCs w:val="16"/>
                </w:rPr>
                <w:t>Owner Code ('W' for JW and 'O' for OD)</w:t>
              </w:r>
            </w:ins>
          </w:p>
        </w:tc>
        <w:tc>
          <w:tcPr>
            <w:tcW w:w="1079" w:type="dxa"/>
            <w:tcBorders>
              <w:top w:val="nil"/>
              <w:left w:val="nil"/>
              <w:bottom w:val="single" w:sz="4" w:space="0" w:color="auto"/>
              <w:right w:val="single" w:sz="4" w:space="0" w:color="auto"/>
            </w:tcBorders>
            <w:shd w:val="clear" w:color="000000" w:fill="FFFFFF"/>
            <w:hideMark/>
            <w:tcPrChange w:id="3435"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36" w:author="gsadi" w:date="2013-11-18T16:08:00Z"/>
                <w:rFonts w:ascii="Arial" w:hAnsi="Arial" w:cs="Arial"/>
                <w:color w:val="000000"/>
                <w:sz w:val="16"/>
                <w:szCs w:val="16"/>
              </w:rPr>
            </w:pPr>
            <w:ins w:id="3437" w:author="gsadi" w:date="2013-11-18T16:08:00Z">
              <w:r w:rsidRPr="005A65D6">
                <w:rPr>
                  <w:rFonts w:ascii="Arial" w:hAnsi="Arial" w:cs="Arial"/>
                  <w:color w:val="000000"/>
                  <w:sz w:val="16"/>
                  <w:szCs w:val="16"/>
                </w:rPr>
                <w:t>Char(2)</w:t>
              </w:r>
            </w:ins>
          </w:p>
        </w:tc>
        <w:tc>
          <w:tcPr>
            <w:tcW w:w="2480" w:type="dxa"/>
            <w:tcBorders>
              <w:top w:val="nil"/>
              <w:left w:val="nil"/>
              <w:bottom w:val="single" w:sz="4" w:space="0" w:color="auto"/>
              <w:right w:val="single" w:sz="4" w:space="0" w:color="auto"/>
            </w:tcBorders>
            <w:shd w:val="clear" w:color="000000" w:fill="FFFFFF"/>
            <w:tcPrChange w:id="3438"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439" w:author="gsadi" w:date="2013-11-18T16:08:00Z"/>
                <w:rFonts w:ascii="Arial" w:hAnsi="Arial" w:cs="Arial"/>
                <w:color w:val="000000"/>
                <w:sz w:val="16"/>
                <w:szCs w:val="16"/>
              </w:rPr>
            </w:pPr>
            <w:ins w:id="3440" w:author="gsadi" w:date="2013-11-18T16:08:00Z">
              <w:r>
                <w:rPr>
                  <w:rFonts w:ascii="Arial" w:hAnsi="Arial" w:cs="Arial"/>
                  <w:color w:val="000000"/>
                  <w:sz w:val="16"/>
                  <w:szCs w:val="16"/>
                </w:rPr>
                <w:t>Will be left blank</w:t>
              </w:r>
            </w:ins>
          </w:p>
        </w:tc>
      </w:tr>
      <w:tr w:rsidR="00C3641D" w:rsidRPr="005A65D6" w:rsidTr="00C3641D">
        <w:trPr>
          <w:trHeight w:val="285"/>
          <w:ins w:id="3441" w:author="gsadi" w:date="2013-11-18T16:08:00Z"/>
          <w:trPrChange w:id="3442"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443"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444" w:author="gsadi" w:date="2013-11-18T16:08:00Z"/>
                <w:rFonts w:ascii="Arial" w:hAnsi="Arial" w:cs="Arial"/>
                <w:color w:val="000000"/>
                <w:sz w:val="16"/>
                <w:szCs w:val="16"/>
              </w:rPr>
            </w:pPr>
            <w:ins w:id="3445" w:author="gsadi" w:date="2013-11-18T16:08:00Z">
              <w:r w:rsidRPr="005A65D6">
                <w:rPr>
                  <w:rFonts w:ascii="Arial" w:hAnsi="Arial" w:cs="Arial"/>
                  <w:color w:val="000000"/>
                  <w:sz w:val="16"/>
                  <w:szCs w:val="16"/>
                </w:rPr>
                <w:t>3</w:t>
              </w:r>
            </w:ins>
          </w:p>
        </w:tc>
        <w:tc>
          <w:tcPr>
            <w:tcW w:w="3619" w:type="dxa"/>
            <w:tcBorders>
              <w:top w:val="nil"/>
              <w:left w:val="nil"/>
              <w:bottom w:val="single" w:sz="4" w:space="0" w:color="auto"/>
              <w:right w:val="single" w:sz="4" w:space="0" w:color="auto"/>
            </w:tcBorders>
            <w:shd w:val="clear" w:color="000000" w:fill="FFFFFF"/>
            <w:hideMark/>
            <w:tcPrChange w:id="3446"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47" w:author="gsadi" w:date="2013-11-18T16:08:00Z"/>
                <w:rFonts w:ascii="Arial" w:hAnsi="Arial" w:cs="Arial"/>
                <w:color w:val="000000"/>
                <w:sz w:val="16"/>
                <w:szCs w:val="16"/>
              </w:rPr>
            </w:pPr>
            <w:ins w:id="3448" w:author="gsadi" w:date="2013-11-18T16:08:00Z">
              <w:r w:rsidRPr="005A65D6">
                <w:rPr>
                  <w:rFonts w:ascii="Arial" w:hAnsi="Arial" w:cs="Arial"/>
                  <w:color w:val="000000"/>
                  <w:sz w:val="16"/>
                  <w:szCs w:val="16"/>
                </w:rPr>
                <w:t>Sales Org</w:t>
              </w:r>
            </w:ins>
          </w:p>
        </w:tc>
        <w:tc>
          <w:tcPr>
            <w:tcW w:w="1079" w:type="dxa"/>
            <w:tcBorders>
              <w:top w:val="nil"/>
              <w:left w:val="nil"/>
              <w:bottom w:val="single" w:sz="4" w:space="0" w:color="auto"/>
              <w:right w:val="single" w:sz="4" w:space="0" w:color="auto"/>
            </w:tcBorders>
            <w:shd w:val="clear" w:color="000000" w:fill="FFFFFF"/>
            <w:hideMark/>
            <w:tcPrChange w:id="3449"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50" w:author="gsadi" w:date="2013-11-18T16:08:00Z"/>
                <w:rFonts w:ascii="Arial" w:hAnsi="Arial" w:cs="Arial"/>
                <w:color w:val="000000"/>
                <w:sz w:val="16"/>
                <w:szCs w:val="16"/>
              </w:rPr>
            </w:pPr>
            <w:ins w:id="3451" w:author="gsadi" w:date="2013-11-18T16:08:00Z">
              <w:r w:rsidRPr="005A65D6">
                <w:rPr>
                  <w:rFonts w:ascii="Arial" w:hAnsi="Arial" w:cs="Arial"/>
                  <w:color w:val="000000"/>
                  <w:sz w:val="16"/>
                  <w:szCs w:val="16"/>
                </w:rPr>
                <w:t>Char(4)</w:t>
              </w:r>
            </w:ins>
          </w:p>
        </w:tc>
        <w:tc>
          <w:tcPr>
            <w:tcW w:w="2480" w:type="dxa"/>
            <w:tcBorders>
              <w:top w:val="nil"/>
              <w:left w:val="nil"/>
              <w:bottom w:val="single" w:sz="4" w:space="0" w:color="auto"/>
              <w:right w:val="single" w:sz="4" w:space="0" w:color="auto"/>
            </w:tcBorders>
            <w:shd w:val="clear" w:color="000000" w:fill="FFFFFF"/>
            <w:tcPrChange w:id="3452"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453" w:author="gsadi" w:date="2013-11-18T16:08:00Z"/>
                <w:rFonts w:ascii="Arial" w:hAnsi="Arial" w:cs="Arial"/>
                <w:color w:val="000000"/>
                <w:sz w:val="16"/>
                <w:szCs w:val="16"/>
              </w:rPr>
            </w:pPr>
          </w:p>
        </w:tc>
      </w:tr>
      <w:tr w:rsidR="00C3641D" w:rsidRPr="005A65D6" w:rsidTr="00C3641D">
        <w:trPr>
          <w:trHeight w:val="285"/>
          <w:ins w:id="3454" w:author="gsadi" w:date="2013-11-18T16:08:00Z"/>
          <w:trPrChange w:id="3455"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456"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457" w:author="gsadi" w:date="2013-11-18T16:08:00Z"/>
                <w:rFonts w:ascii="Arial" w:hAnsi="Arial" w:cs="Arial"/>
                <w:color w:val="000000"/>
                <w:sz w:val="16"/>
                <w:szCs w:val="16"/>
              </w:rPr>
            </w:pPr>
            <w:ins w:id="3458" w:author="gsadi" w:date="2013-11-18T16:08:00Z">
              <w:r w:rsidRPr="005A65D6">
                <w:rPr>
                  <w:rFonts w:ascii="Arial" w:hAnsi="Arial" w:cs="Arial"/>
                  <w:color w:val="000000"/>
                  <w:sz w:val="16"/>
                  <w:szCs w:val="16"/>
                </w:rPr>
                <w:t>4</w:t>
              </w:r>
            </w:ins>
          </w:p>
        </w:tc>
        <w:tc>
          <w:tcPr>
            <w:tcW w:w="3619" w:type="dxa"/>
            <w:tcBorders>
              <w:top w:val="nil"/>
              <w:left w:val="nil"/>
              <w:bottom w:val="single" w:sz="4" w:space="0" w:color="auto"/>
              <w:right w:val="single" w:sz="4" w:space="0" w:color="auto"/>
            </w:tcBorders>
            <w:shd w:val="clear" w:color="000000" w:fill="FFFFFF"/>
            <w:hideMark/>
            <w:tcPrChange w:id="3459"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60" w:author="gsadi" w:date="2013-11-18T16:08:00Z"/>
                <w:rFonts w:ascii="Arial" w:hAnsi="Arial" w:cs="Arial"/>
                <w:color w:val="000000"/>
                <w:sz w:val="16"/>
                <w:szCs w:val="16"/>
              </w:rPr>
            </w:pPr>
            <w:ins w:id="3461" w:author="gsadi" w:date="2013-11-18T16:08:00Z">
              <w:r w:rsidRPr="005A65D6">
                <w:rPr>
                  <w:rFonts w:ascii="Arial" w:hAnsi="Arial" w:cs="Arial"/>
                  <w:color w:val="000000"/>
                  <w:sz w:val="16"/>
                  <w:szCs w:val="16"/>
                </w:rPr>
                <w:t>Distribution Channel</w:t>
              </w:r>
            </w:ins>
          </w:p>
        </w:tc>
        <w:tc>
          <w:tcPr>
            <w:tcW w:w="1079" w:type="dxa"/>
            <w:tcBorders>
              <w:top w:val="nil"/>
              <w:left w:val="nil"/>
              <w:bottom w:val="single" w:sz="4" w:space="0" w:color="auto"/>
              <w:right w:val="single" w:sz="4" w:space="0" w:color="auto"/>
            </w:tcBorders>
            <w:shd w:val="clear" w:color="000000" w:fill="FFFFFF"/>
            <w:hideMark/>
            <w:tcPrChange w:id="3462"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63" w:author="gsadi" w:date="2013-11-18T16:08:00Z"/>
                <w:rFonts w:ascii="Arial" w:hAnsi="Arial" w:cs="Arial"/>
                <w:color w:val="000000"/>
                <w:sz w:val="16"/>
                <w:szCs w:val="16"/>
              </w:rPr>
            </w:pPr>
            <w:ins w:id="3464" w:author="gsadi" w:date="2013-11-18T16:08:00Z">
              <w:r w:rsidRPr="005A65D6">
                <w:rPr>
                  <w:rFonts w:ascii="Arial" w:hAnsi="Arial" w:cs="Arial"/>
                  <w:color w:val="000000"/>
                  <w:sz w:val="16"/>
                  <w:szCs w:val="16"/>
                </w:rPr>
                <w:t>Char(2)</w:t>
              </w:r>
            </w:ins>
          </w:p>
        </w:tc>
        <w:tc>
          <w:tcPr>
            <w:tcW w:w="2480" w:type="dxa"/>
            <w:tcBorders>
              <w:top w:val="nil"/>
              <w:left w:val="nil"/>
              <w:bottom w:val="single" w:sz="4" w:space="0" w:color="auto"/>
              <w:right w:val="single" w:sz="4" w:space="0" w:color="auto"/>
            </w:tcBorders>
            <w:shd w:val="clear" w:color="000000" w:fill="FFFFFF"/>
            <w:tcPrChange w:id="3465"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466" w:author="gsadi" w:date="2013-11-18T16:08:00Z"/>
                <w:rFonts w:ascii="Arial" w:hAnsi="Arial" w:cs="Arial"/>
                <w:color w:val="000000"/>
                <w:sz w:val="16"/>
                <w:szCs w:val="16"/>
              </w:rPr>
            </w:pPr>
          </w:p>
        </w:tc>
      </w:tr>
      <w:tr w:rsidR="00C3641D" w:rsidRPr="005A65D6" w:rsidTr="00C3641D">
        <w:trPr>
          <w:trHeight w:val="285"/>
          <w:ins w:id="3467" w:author="gsadi" w:date="2013-11-18T16:08:00Z"/>
          <w:trPrChange w:id="3468"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469"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470" w:author="gsadi" w:date="2013-11-18T16:08:00Z"/>
                <w:rFonts w:ascii="Arial" w:hAnsi="Arial" w:cs="Arial"/>
                <w:color w:val="000000"/>
                <w:sz w:val="16"/>
                <w:szCs w:val="16"/>
              </w:rPr>
            </w:pPr>
            <w:ins w:id="3471" w:author="gsadi" w:date="2013-11-18T16:08:00Z">
              <w:r w:rsidRPr="005A65D6">
                <w:rPr>
                  <w:rFonts w:ascii="Arial" w:hAnsi="Arial" w:cs="Arial"/>
                  <w:color w:val="000000"/>
                  <w:sz w:val="16"/>
                  <w:szCs w:val="16"/>
                </w:rPr>
                <w:t>5</w:t>
              </w:r>
            </w:ins>
          </w:p>
        </w:tc>
        <w:tc>
          <w:tcPr>
            <w:tcW w:w="3619" w:type="dxa"/>
            <w:tcBorders>
              <w:top w:val="nil"/>
              <w:left w:val="nil"/>
              <w:bottom w:val="single" w:sz="4" w:space="0" w:color="auto"/>
              <w:right w:val="single" w:sz="4" w:space="0" w:color="auto"/>
            </w:tcBorders>
            <w:shd w:val="clear" w:color="000000" w:fill="FFFFFF"/>
            <w:hideMark/>
            <w:tcPrChange w:id="3472"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73" w:author="gsadi" w:date="2013-11-18T16:08:00Z"/>
                <w:rFonts w:ascii="Arial" w:hAnsi="Arial" w:cs="Arial"/>
                <w:color w:val="000000"/>
                <w:sz w:val="16"/>
                <w:szCs w:val="16"/>
              </w:rPr>
            </w:pPr>
            <w:ins w:id="3474" w:author="gsadi" w:date="2013-11-18T16:08:00Z">
              <w:r w:rsidRPr="005A65D6">
                <w:rPr>
                  <w:rFonts w:ascii="Arial" w:hAnsi="Arial" w:cs="Arial"/>
                  <w:color w:val="000000"/>
                  <w:sz w:val="16"/>
                  <w:szCs w:val="16"/>
                </w:rPr>
                <w:t>Division</w:t>
              </w:r>
            </w:ins>
          </w:p>
        </w:tc>
        <w:tc>
          <w:tcPr>
            <w:tcW w:w="1079" w:type="dxa"/>
            <w:tcBorders>
              <w:top w:val="nil"/>
              <w:left w:val="nil"/>
              <w:bottom w:val="single" w:sz="4" w:space="0" w:color="auto"/>
              <w:right w:val="single" w:sz="4" w:space="0" w:color="auto"/>
            </w:tcBorders>
            <w:shd w:val="clear" w:color="000000" w:fill="FFFFFF"/>
            <w:hideMark/>
            <w:tcPrChange w:id="3475"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76" w:author="gsadi" w:date="2013-11-18T16:08:00Z"/>
                <w:rFonts w:ascii="Arial" w:hAnsi="Arial" w:cs="Arial"/>
                <w:color w:val="000000"/>
                <w:sz w:val="16"/>
                <w:szCs w:val="16"/>
              </w:rPr>
            </w:pPr>
            <w:ins w:id="3477" w:author="gsadi" w:date="2013-11-18T16:08:00Z">
              <w:r w:rsidRPr="005A65D6">
                <w:rPr>
                  <w:rFonts w:ascii="Arial" w:hAnsi="Arial" w:cs="Arial"/>
                  <w:color w:val="000000"/>
                  <w:sz w:val="16"/>
                  <w:szCs w:val="16"/>
                </w:rPr>
                <w:t>Char(2)</w:t>
              </w:r>
            </w:ins>
          </w:p>
        </w:tc>
        <w:tc>
          <w:tcPr>
            <w:tcW w:w="2480" w:type="dxa"/>
            <w:tcBorders>
              <w:top w:val="nil"/>
              <w:left w:val="nil"/>
              <w:bottom w:val="single" w:sz="4" w:space="0" w:color="auto"/>
              <w:right w:val="single" w:sz="4" w:space="0" w:color="auto"/>
            </w:tcBorders>
            <w:shd w:val="clear" w:color="000000" w:fill="FFFFFF"/>
            <w:tcPrChange w:id="3478"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479" w:author="gsadi" w:date="2013-11-18T16:08:00Z"/>
                <w:rFonts w:ascii="Arial" w:hAnsi="Arial" w:cs="Arial"/>
                <w:color w:val="000000"/>
                <w:sz w:val="16"/>
                <w:szCs w:val="16"/>
              </w:rPr>
            </w:pPr>
          </w:p>
        </w:tc>
      </w:tr>
      <w:tr w:rsidR="00C3641D" w:rsidRPr="005A65D6" w:rsidTr="00C3641D">
        <w:trPr>
          <w:trHeight w:val="285"/>
          <w:ins w:id="3480" w:author="gsadi" w:date="2013-11-18T16:08:00Z"/>
          <w:trPrChange w:id="3481"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482"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483" w:author="gsadi" w:date="2013-11-18T16:08:00Z"/>
                <w:rFonts w:ascii="Arial" w:hAnsi="Arial" w:cs="Arial"/>
                <w:color w:val="000000"/>
                <w:sz w:val="16"/>
                <w:szCs w:val="16"/>
              </w:rPr>
            </w:pPr>
            <w:ins w:id="3484" w:author="gsadi" w:date="2013-11-18T16:08:00Z">
              <w:r w:rsidRPr="005A65D6">
                <w:rPr>
                  <w:rFonts w:ascii="Arial" w:hAnsi="Arial" w:cs="Arial"/>
                  <w:color w:val="000000"/>
                  <w:sz w:val="16"/>
                  <w:szCs w:val="16"/>
                </w:rPr>
                <w:t>6</w:t>
              </w:r>
            </w:ins>
          </w:p>
        </w:tc>
        <w:tc>
          <w:tcPr>
            <w:tcW w:w="3619" w:type="dxa"/>
            <w:tcBorders>
              <w:top w:val="nil"/>
              <w:left w:val="nil"/>
              <w:bottom w:val="single" w:sz="4" w:space="0" w:color="auto"/>
              <w:right w:val="single" w:sz="4" w:space="0" w:color="auto"/>
            </w:tcBorders>
            <w:shd w:val="clear" w:color="000000" w:fill="FFFFFF"/>
            <w:hideMark/>
            <w:tcPrChange w:id="3485"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86" w:author="gsadi" w:date="2013-11-18T16:08:00Z"/>
                <w:rFonts w:ascii="Arial" w:hAnsi="Arial" w:cs="Arial"/>
                <w:color w:val="000000"/>
                <w:sz w:val="16"/>
                <w:szCs w:val="16"/>
              </w:rPr>
            </w:pPr>
            <w:ins w:id="3487" w:author="gsadi" w:date="2013-11-18T16:08:00Z">
              <w:r w:rsidRPr="005A65D6">
                <w:rPr>
                  <w:rFonts w:ascii="Arial" w:hAnsi="Arial" w:cs="Arial"/>
                  <w:color w:val="000000"/>
                  <w:sz w:val="16"/>
                  <w:szCs w:val="16"/>
                </w:rPr>
                <w:t>Company Code</w:t>
              </w:r>
            </w:ins>
          </w:p>
        </w:tc>
        <w:tc>
          <w:tcPr>
            <w:tcW w:w="1079" w:type="dxa"/>
            <w:tcBorders>
              <w:top w:val="nil"/>
              <w:left w:val="nil"/>
              <w:bottom w:val="single" w:sz="4" w:space="0" w:color="auto"/>
              <w:right w:val="single" w:sz="4" w:space="0" w:color="auto"/>
            </w:tcBorders>
            <w:shd w:val="clear" w:color="000000" w:fill="FFFFFF"/>
            <w:hideMark/>
            <w:tcPrChange w:id="3488"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89" w:author="gsadi" w:date="2013-11-18T16:08:00Z"/>
                <w:rFonts w:ascii="Arial" w:hAnsi="Arial" w:cs="Arial"/>
                <w:color w:val="000000"/>
                <w:sz w:val="16"/>
                <w:szCs w:val="16"/>
              </w:rPr>
            </w:pPr>
            <w:ins w:id="3490" w:author="gsadi" w:date="2013-11-18T16:08:00Z">
              <w:r w:rsidRPr="005A65D6">
                <w:rPr>
                  <w:rFonts w:ascii="Arial" w:hAnsi="Arial" w:cs="Arial"/>
                  <w:color w:val="000000"/>
                  <w:sz w:val="16"/>
                  <w:szCs w:val="16"/>
                </w:rPr>
                <w:t>Char(4)</w:t>
              </w:r>
            </w:ins>
          </w:p>
        </w:tc>
        <w:tc>
          <w:tcPr>
            <w:tcW w:w="2480" w:type="dxa"/>
            <w:tcBorders>
              <w:top w:val="nil"/>
              <w:left w:val="nil"/>
              <w:bottom w:val="single" w:sz="4" w:space="0" w:color="auto"/>
              <w:right w:val="single" w:sz="4" w:space="0" w:color="auto"/>
            </w:tcBorders>
            <w:shd w:val="clear" w:color="000000" w:fill="FFFFFF"/>
            <w:tcPrChange w:id="3491"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492" w:author="gsadi" w:date="2013-11-18T16:08:00Z"/>
                <w:rFonts w:ascii="Arial" w:hAnsi="Arial" w:cs="Arial"/>
                <w:color w:val="000000"/>
                <w:sz w:val="16"/>
                <w:szCs w:val="16"/>
              </w:rPr>
            </w:pPr>
          </w:p>
        </w:tc>
      </w:tr>
      <w:tr w:rsidR="00C3641D" w:rsidRPr="005A65D6" w:rsidTr="00C3641D">
        <w:trPr>
          <w:trHeight w:val="285"/>
          <w:ins w:id="3493" w:author="gsadi" w:date="2013-11-18T16:08:00Z"/>
          <w:trPrChange w:id="3494"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495"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496" w:author="gsadi" w:date="2013-11-18T16:08:00Z"/>
                <w:rFonts w:ascii="Arial" w:hAnsi="Arial" w:cs="Arial"/>
                <w:color w:val="000000"/>
                <w:sz w:val="16"/>
                <w:szCs w:val="16"/>
              </w:rPr>
            </w:pPr>
            <w:ins w:id="3497" w:author="gsadi" w:date="2013-11-18T16:08:00Z">
              <w:r w:rsidRPr="005A65D6">
                <w:rPr>
                  <w:rFonts w:ascii="Arial" w:hAnsi="Arial" w:cs="Arial"/>
                  <w:color w:val="000000"/>
                  <w:sz w:val="16"/>
                  <w:szCs w:val="16"/>
                </w:rPr>
                <w:t>7</w:t>
              </w:r>
            </w:ins>
          </w:p>
        </w:tc>
        <w:tc>
          <w:tcPr>
            <w:tcW w:w="3619" w:type="dxa"/>
            <w:tcBorders>
              <w:top w:val="nil"/>
              <w:left w:val="nil"/>
              <w:bottom w:val="single" w:sz="4" w:space="0" w:color="auto"/>
              <w:right w:val="single" w:sz="4" w:space="0" w:color="auto"/>
            </w:tcBorders>
            <w:shd w:val="clear" w:color="000000" w:fill="FFFFFF"/>
            <w:hideMark/>
            <w:tcPrChange w:id="3498"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499" w:author="gsadi" w:date="2013-11-18T16:08:00Z"/>
                <w:rFonts w:ascii="Arial" w:hAnsi="Arial" w:cs="Arial"/>
                <w:color w:val="000000"/>
                <w:sz w:val="16"/>
                <w:szCs w:val="16"/>
              </w:rPr>
            </w:pPr>
            <w:ins w:id="3500" w:author="gsadi" w:date="2013-11-18T16:08:00Z">
              <w:r w:rsidRPr="005A65D6">
                <w:rPr>
                  <w:rFonts w:ascii="Arial" w:hAnsi="Arial" w:cs="Arial"/>
                  <w:color w:val="000000"/>
                  <w:sz w:val="16"/>
                  <w:szCs w:val="16"/>
                </w:rPr>
                <w:t>Sold to customer number</w:t>
              </w:r>
            </w:ins>
          </w:p>
        </w:tc>
        <w:tc>
          <w:tcPr>
            <w:tcW w:w="1079" w:type="dxa"/>
            <w:tcBorders>
              <w:top w:val="nil"/>
              <w:left w:val="nil"/>
              <w:bottom w:val="single" w:sz="4" w:space="0" w:color="auto"/>
              <w:right w:val="single" w:sz="4" w:space="0" w:color="auto"/>
            </w:tcBorders>
            <w:shd w:val="clear" w:color="000000" w:fill="FFFFFF"/>
            <w:hideMark/>
            <w:tcPrChange w:id="3501"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02" w:author="gsadi" w:date="2013-11-18T16:08:00Z"/>
                <w:rFonts w:ascii="Arial" w:hAnsi="Arial" w:cs="Arial"/>
                <w:color w:val="000000"/>
                <w:sz w:val="16"/>
                <w:szCs w:val="16"/>
              </w:rPr>
            </w:pPr>
            <w:ins w:id="3503" w:author="gsadi" w:date="2013-11-18T16:08:00Z">
              <w:r w:rsidRPr="005A65D6">
                <w:rPr>
                  <w:rFonts w:ascii="Arial" w:hAnsi="Arial" w:cs="Arial"/>
                  <w:color w:val="000000"/>
                  <w:sz w:val="16"/>
                  <w:szCs w:val="16"/>
                </w:rPr>
                <w:t>Char(10)</w:t>
              </w:r>
            </w:ins>
          </w:p>
        </w:tc>
        <w:tc>
          <w:tcPr>
            <w:tcW w:w="2480" w:type="dxa"/>
            <w:tcBorders>
              <w:top w:val="nil"/>
              <w:left w:val="nil"/>
              <w:bottom w:val="single" w:sz="4" w:space="0" w:color="auto"/>
              <w:right w:val="single" w:sz="4" w:space="0" w:color="auto"/>
            </w:tcBorders>
            <w:shd w:val="clear" w:color="000000" w:fill="FFFFFF"/>
            <w:tcPrChange w:id="3504"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505" w:author="gsadi" w:date="2013-11-18T16:08:00Z"/>
                <w:rFonts w:ascii="Arial" w:hAnsi="Arial" w:cs="Arial"/>
                <w:color w:val="000000"/>
                <w:sz w:val="16"/>
                <w:szCs w:val="16"/>
              </w:rPr>
            </w:pPr>
          </w:p>
        </w:tc>
      </w:tr>
      <w:tr w:rsidR="00C3641D" w:rsidRPr="005A65D6" w:rsidTr="00C3641D">
        <w:trPr>
          <w:trHeight w:val="285"/>
          <w:ins w:id="3506" w:author="gsadi" w:date="2013-11-18T16:08:00Z"/>
          <w:trPrChange w:id="3507"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508"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509" w:author="gsadi" w:date="2013-11-18T16:08:00Z"/>
                <w:rFonts w:ascii="Arial" w:hAnsi="Arial" w:cs="Arial"/>
                <w:color w:val="000000"/>
                <w:sz w:val="16"/>
                <w:szCs w:val="16"/>
              </w:rPr>
            </w:pPr>
            <w:ins w:id="3510" w:author="gsadi" w:date="2013-11-18T16:08:00Z">
              <w:r w:rsidRPr="005A65D6">
                <w:rPr>
                  <w:rFonts w:ascii="Arial" w:hAnsi="Arial" w:cs="Arial"/>
                  <w:color w:val="000000"/>
                  <w:sz w:val="16"/>
                  <w:szCs w:val="16"/>
                </w:rPr>
                <w:t>8</w:t>
              </w:r>
            </w:ins>
          </w:p>
        </w:tc>
        <w:tc>
          <w:tcPr>
            <w:tcW w:w="3619" w:type="dxa"/>
            <w:tcBorders>
              <w:top w:val="nil"/>
              <w:left w:val="nil"/>
              <w:bottom w:val="single" w:sz="4" w:space="0" w:color="auto"/>
              <w:right w:val="single" w:sz="4" w:space="0" w:color="auto"/>
            </w:tcBorders>
            <w:shd w:val="clear" w:color="000000" w:fill="FFFFFF"/>
            <w:hideMark/>
            <w:tcPrChange w:id="3511"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12" w:author="gsadi" w:date="2013-11-18T16:08:00Z"/>
                <w:rFonts w:ascii="Arial" w:hAnsi="Arial" w:cs="Arial"/>
                <w:color w:val="000000"/>
                <w:sz w:val="16"/>
                <w:szCs w:val="16"/>
              </w:rPr>
            </w:pPr>
            <w:ins w:id="3513" w:author="gsadi" w:date="2013-11-18T16:08:00Z">
              <w:r w:rsidRPr="005A65D6">
                <w:rPr>
                  <w:rFonts w:ascii="Arial" w:hAnsi="Arial" w:cs="Arial"/>
                  <w:color w:val="000000"/>
                  <w:sz w:val="16"/>
                  <w:szCs w:val="16"/>
                </w:rPr>
                <w:t>Country Code</w:t>
              </w:r>
            </w:ins>
          </w:p>
        </w:tc>
        <w:tc>
          <w:tcPr>
            <w:tcW w:w="1079" w:type="dxa"/>
            <w:tcBorders>
              <w:top w:val="nil"/>
              <w:left w:val="nil"/>
              <w:bottom w:val="single" w:sz="4" w:space="0" w:color="auto"/>
              <w:right w:val="single" w:sz="4" w:space="0" w:color="auto"/>
            </w:tcBorders>
            <w:shd w:val="clear" w:color="000000" w:fill="FFFFFF"/>
            <w:hideMark/>
            <w:tcPrChange w:id="3514"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15" w:author="gsadi" w:date="2013-11-18T16:08:00Z"/>
                <w:rFonts w:ascii="Arial" w:hAnsi="Arial" w:cs="Arial"/>
                <w:color w:val="000000"/>
                <w:sz w:val="16"/>
                <w:szCs w:val="16"/>
              </w:rPr>
            </w:pPr>
            <w:ins w:id="3516" w:author="gsadi" w:date="2013-11-18T16:08:00Z">
              <w:r w:rsidRPr="005A65D6">
                <w:rPr>
                  <w:rFonts w:ascii="Arial" w:hAnsi="Arial" w:cs="Arial"/>
                  <w:color w:val="000000"/>
                  <w:sz w:val="16"/>
                  <w:szCs w:val="16"/>
                </w:rPr>
                <w:t>Char(3)</w:t>
              </w:r>
            </w:ins>
          </w:p>
        </w:tc>
        <w:tc>
          <w:tcPr>
            <w:tcW w:w="2480" w:type="dxa"/>
            <w:tcBorders>
              <w:top w:val="nil"/>
              <w:left w:val="nil"/>
              <w:bottom w:val="single" w:sz="4" w:space="0" w:color="auto"/>
              <w:right w:val="single" w:sz="4" w:space="0" w:color="auto"/>
            </w:tcBorders>
            <w:shd w:val="clear" w:color="000000" w:fill="FFFFFF"/>
            <w:tcPrChange w:id="3517"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518" w:author="gsadi" w:date="2013-11-18T16:08:00Z"/>
                <w:rFonts w:ascii="Arial" w:hAnsi="Arial" w:cs="Arial"/>
                <w:color w:val="000000"/>
                <w:sz w:val="16"/>
                <w:szCs w:val="16"/>
              </w:rPr>
            </w:pPr>
          </w:p>
        </w:tc>
      </w:tr>
      <w:tr w:rsidR="00C3641D" w:rsidRPr="005A65D6" w:rsidTr="00C3641D">
        <w:trPr>
          <w:trHeight w:val="285"/>
          <w:ins w:id="3519" w:author="gsadi" w:date="2013-11-18T16:08:00Z"/>
          <w:trPrChange w:id="3520"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521"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522" w:author="gsadi" w:date="2013-11-18T16:08:00Z"/>
                <w:rFonts w:ascii="Arial" w:hAnsi="Arial" w:cs="Arial"/>
                <w:color w:val="000000"/>
                <w:sz w:val="16"/>
                <w:szCs w:val="16"/>
              </w:rPr>
            </w:pPr>
            <w:ins w:id="3523" w:author="gsadi" w:date="2013-11-18T16:08:00Z">
              <w:r w:rsidRPr="005A65D6">
                <w:rPr>
                  <w:rFonts w:ascii="Arial" w:hAnsi="Arial" w:cs="Arial"/>
                  <w:color w:val="000000"/>
                  <w:sz w:val="16"/>
                  <w:szCs w:val="16"/>
                </w:rPr>
                <w:t>9</w:t>
              </w:r>
            </w:ins>
          </w:p>
        </w:tc>
        <w:tc>
          <w:tcPr>
            <w:tcW w:w="3619" w:type="dxa"/>
            <w:tcBorders>
              <w:top w:val="nil"/>
              <w:left w:val="nil"/>
              <w:bottom w:val="single" w:sz="4" w:space="0" w:color="auto"/>
              <w:right w:val="single" w:sz="4" w:space="0" w:color="auto"/>
            </w:tcBorders>
            <w:shd w:val="clear" w:color="000000" w:fill="FFFFFF"/>
            <w:hideMark/>
            <w:tcPrChange w:id="3524"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25" w:author="gsadi" w:date="2013-11-18T16:08:00Z"/>
                <w:rFonts w:ascii="Arial" w:hAnsi="Arial" w:cs="Arial"/>
                <w:color w:val="000000"/>
                <w:sz w:val="16"/>
                <w:szCs w:val="16"/>
              </w:rPr>
            </w:pPr>
            <w:ins w:id="3526" w:author="gsadi" w:date="2013-11-18T16:08:00Z">
              <w:r w:rsidRPr="005A65D6">
                <w:rPr>
                  <w:rFonts w:ascii="Arial" w:hAnsi="Arial" w:cs="Arial"/>
                  <w:color w:val="000000"/>
                  <w:sz w:val="16"/>
                  <w:szCs w:val="16"/>
                </w:rPr>
                <w:t>Account Class</w:t>
              </w:r>
            </w:ins>
          </w:p>
        </w:tc>
        <w:tc>
          <w:tcPr>
            <w:tcW w:w="1079" w:type="dxa"/>
            <w:tcBorders>
              <w:top w:val="nil"/>
              <w:left w:val="nil"/>
              <w:bottom w:val="single" w:sz="4" w:space="0" w:color="auto"/>
              <w:right w:val="single" w:sz="4" w:space="0" w:color="auto"/>
            </w:tcBorders>
            <w:shd w:val="clear" w:color="000000" w:fill="FFFFFF"/>
            <w:hideMark/>
            <w:tcPrChange w:id="3527"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28" w:author="gsadi" w:date="2013-11-18T16:08:00Z"/>
                <w:rFonts w:ascii="Arial" w:hAnsi="Arial" w:cs="Arial"/>
                <w:color w:val="000000"/>
                <w:sz w:val="16"/>
                <w:szCs w:val="16"/>
              </w:rPr>
            </w:pPr>
            <w:ins w:id="3529" w:author="gsadi" w:date="2013-11-18T16:08:00Z">
              <w:r w:rsidRPr="005A65D6">
                <w:rPr>
                  <w:rFonts w:ascii="Arial" w:hAnsi="Arial" w:cs="Arial"/>
                  <w:color w:val="000000"/>
                  <w:sz w:val="16"/>
                  <w:szCs w:val="16"/>
                </w:rPr>
                <w:t>Char(4)</w:t>
              </w:r>
            </w:ins>
          </w:p>
        </w:tc>
        <w:tc>
          <w:tcPr>
            <w:tcW w:w="2480" w:type="dxa"/>
            <w:tcBorders>
              <w:top w:val="nil"/>
              <w:left w:val="nil"/>
              <w:bottom w:val="single" w:sz="4" w:space="0" w:color="auto"/>
              <w:right w:val="single" w:sz="4" w:space="0" w:color="auto"/>
            </w:tcBorders>
            <w:shd w:val="clear" w:color="000000" w:fill="FFFFFF"/>
            <w:tcPrChange w:id="3530"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531" w:author="gsadi" w:date="2013-11-18T16:08:00Z"/>
                <w:rFonts w:ascii="Arial" w:hAnsi="Arial" w:cs="Arial"/>
                <w:color w:val="000000"/>
                <w:sz w:val="16"/>
                <w:szCs w:val="16"/>
              </w:rPr>
            </w:pPr>
            <w:ins w:id="3532" w:author="gsadi" w:date="2013-11-18T16:08:00Z">
              <w:r>
                <w:rPr>
                  <w:rFonts w:ascii="Arial" w:hAnsi="Arial" w:cs="Arial"/>
                  <w:color w:val="000000"/>
                  <w:sz w:val="16"/>
                  <w:szCs w:val="16"/>
                </w:rPr>
                <w:t>Will be left blank</w:t>
              </w:r>
            </w:ins>
          </w:p>
        </w:tc>
      </w:tr>
      <w:tr w:rsidR="00C3641D" w:rsidRPr="005A65D6" w:rsidTr="00C3641D">
        <w:trPr>
          <w:trHeight w:val="285"/>
          <w:ins w:id="3533" w:author="gsadi" w:date="2013-11-18T16:08:00Z"/>
          <w:trPrChange w:id="3534"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535"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536" w:author="gsadi" w:date="2013-11-18T16:08:00Z"/>
                <w:rFonts w:ascii="Arial" w:hAnsi="Arial" w:cs="Arial"/>
                <w:color w:val="000000"/>
                <w:sz w:val="16"/>
                <w:szCs w:val="16"/>
              </w:rPr>
            </w:pPr>
            <w:ins w:id="3537" w:author="gsadi" w:date="2013-11-18T16:08:00Z">
              <w:r w:rsidRPr="005A65D6">
                <w:rPr>
                  <w:rFonts w:ascii="Arial" w:hAnsi="Arial" w:cs="Arial"/>
                  <w:color w:val="000000"/>
                  <w:sz w:val="16"/>
                  <w:szCs w:val="16"/>
                </w:rPr>
                <w:t>10</w:t>
              </w:r>
            </w:ins>
          </w:p>
        </w:tc>
        <w:tc>
          <w:tcPr>
            <w:tcW w:w="3619" w:type="dxa"/>
            <w:tcBorders>
              <w:top w:val="nil"/>
              <w:left w:val="nil"/>
              <w:bottom w:val="single" w:sz="4" w:space="0" w:color="auto"/>
              <w:right w:val="single" w:sz="4" w:space="0" w:color="auto"/>
            </w:tcBorders>
            <w:shd w:val="clear" w:color="000000" w:fill="FFFFFF"/>
            <w:hideMark/>
            <w:tcPrChange w:id="3538"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39" w:author="gsadi" w:date="2013-11-18T16:08:00Z"/>
                <w:rFonts w:ascii="Arial" w:hAnsi="Arial" w:cs="Arial"/>
                <w:color w:val="000000"/>
                <w:sz w:val="16"/>
                <w:szCs w:val="16"/>
              </w:rPr>
            </w:pPr>
            <w:ins w:id="3540" w:author="gsadi" w:date="2013-11-18T16:08:00Z">
              <w:r w:rsidRPr="005A65D6">
                <w:rPr>
                  <w:rFonts w:ascii="Arial" w:hAnsi="Arial" w:cs="Arial"/>
                  <w:color w:val="000000"/>
                  <w:sz w:val="16"/>
                  <w:szCs w:val="16"/>
                </w:rPr>
                <w:t>Shipping Location</w:t>
              </w:r>
            </w:ins>
          </w:p>
        </w:tc>
        <w:tc>
          <w:tcPr>
            <w:tcW w:w="1079" w:type="dxa"/>
            <w:tcBorders>
              <w:top w:val="nil"/>
              <w:left w:val="nil"/>
              <w:bottom w:val="single" w:sz="4" w:space="0" w:color="auto"/>
              <w:right w:val="single" w:sz="4" w:space="0" w:color="auto"/>
            </w:tcBorders>
            <w:shd w:val="clear" w:color="000000" w:fill="FFFFFF"/>
            <w:hideMark/>
            <w:tcPrChange w:id="3541"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42" w:author="gsadi" w:date="2013-11-18T16:08:00Z"/>
                <w:rFonts w:ascii="Arial" w:hAnsi="Arial" w:cs="Arial"/>
                <w:color w:val="000000"/>
                <w:sz w:val="16"/>
                <w:szCs w:val="16"/>
              </w:rPr>
            </w:pPr>
            <w:ins w:id="3543" w:author="gsadi" w:date="2013-11-18T16:08:00Z">
              <w:r w:rsidRPr="005A65D6">
                <w:rPr>
                  <w:rFonts w:ascii="Arial" w:hAnsi="Arial" w:cs="Arial"/>
                  <w:color w:val="000000"/>
                  <w:sz w:val="16"/>
                  <w:szCs w:val="16"/>
                </w:rPr>
                <w:t>Char(4)</w:t>
              </w:r>
            </w:ins>
          </w:p>
        </w:tc>
        <w:tc>
          <w:tcPr>
            <w:tcW w:w="2480" w:type="dxa"/>
            <w:tcBorders>
              <w:top w:val="nil"/>
              <w:left w:val="nil"/>
              <w:bottom w:val="single" w:sz="4" w:space="0" w:color="auto"/>
              <w:right w:val="single" w:sz="4" w:space="0" w:color="auto"/>
            </w:tcBorders>
            <w:shd w:val="clear" w:color="000000" w:fill="FFFFFF"/>
            <w:tcPrChange w:id="3544"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545" w:author="gsadi" w:date="2013-11-18T16:08:00Z"/>
                <w:rFonts w:ascii="Arial" w:hAnsi="Arial" w:cs="Arial"/>
                <w:color w:val="000000"/>
                <w:sz w:val="16"/>
                <w:szCs w:val="16"/>
              </w:rPr>
            </w:pPr>
          </w:p>
        </w:tc>
      </w:tr>
      <w:tr w:rsidR="00C3641D" w:rsidRPr="005A65D6" w:rsidTr="00C3641D">
        <w:trPr>
          <w:trHeight w:val="285"/>
          <w:ins w:id="3546" w:author="gsadi" w:date="2013-11-18T16:08:00Z"/>
          <w:trPrChange w:id="3547"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548"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549" w:author="gsadi" w:date="2013-11-18T16:08:00Z"/>
                <w:rFonts w:ascii="Arial" w:hAnsi="Arial" w:cs="Arial"/>
                <w:color w:val="000000"/>
                <w:sz w:val="16"/>
                <w:szCs w:val="16"/>
              </w:rPr>
            </w:pPr>
            <w:ins w:id="3550" w:author="gsadi" w:date="2013-11-18T16:08:00Z">
              <w:r w:rsidRPr="005A65D6">
                <w:rPr>
                  <w:rFonts w:ascii="Arial" w:hAnsi="Arial" w:cs="Arial"/>
                  <w:color w:val="000000"/>
                  <w:sz w:val="16"/>
                  <w:szCs w:val="16"/>
                </w:rPr>
                <w:t>11</w:t>
              </w:r>
            </w:ins>
          </w:p>
        </w:tc>
        <w:tc>
          <w:tcPr>
            <w:tcW w:w="3619" w:type="dxa"/>
            <w:tcBorders>
              <w:top w:val="nil"/>
              <w:left w:val="nil"/>
              <w:bottom w:val="single" w:sz="4" w:space="0" w:color="auto"/>
              <w:right w:val="single" w:sz="4" w:space="0" w:color="auto"/>
            </w:tcBorders>
            <w:shd w:val="clear" w:color="000000" w:fill="FFFFFF"/>
            <w:hideMark/>
            <w:tcPrChange w:id="3551"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52" w:author="gsadi" w:date="2013-11-18T16:08:00Z"/>
                <w:rFonts w:ascii="Arial" w:hAnsi="Arial" w:cs="Arial"/>
                <w:color w:val="000000"/>
                <w:sz w:val="16"/>
                <w:szCs w:val="16"/>
              </w:rPr>
            </w:pPr>
            <w:ins w:id="3553" w:author="gsadi" w:date="2013-11-18T16:08:00Z">
              <w:r w:rsidRPr="005A65D6">
                <w:rPr>
                  <w:rFonts w:ascii="Arial" w:hAnsi="Arial" w:cs="Arial"/>
                  <w:color w:val="000000"/>
                  <w:sz w:val="16"/>
                  <w:szCs w:val="16"/>
                </w:rPr>
                <w:t>Material</w:t>
              </w:r>
            </w:ins>
          </w:p>
        </w:tc>
        <w:tc>
          <w:tcPr>
            <w:tcW w:w="1079" w:type="dxa"/>
            <w:tcBorders>
              <w:top w:val="nil"/>
              <w:left w:val="nil"/>
              <w:bottom w:val="single" w:sz="4" w:space="0" w:color="auto"/>
              <w:right w:val="single" w:sz="4" w:space="0" w:color="auto"/>
            </w:tcBorders>
            <w:shd w:val="clear" w:color="000000" w:fill="FFFFFF"/>
            <w:hideMark/>
            <w:tcPrChange w:id="3554"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55" w:author="gsadi" w:date="2013-11-18T16:08:00Z"/>
                <w:rFonts w:ascii="Arial" w:hAnsi="Arial" w:cs="Arial"/>
                <w:color w:val="000000"/>
                <w:sz w:val="16"/>
                <w:szCs w:val="16"/>
              </w:rPr>
            </w:pPr>
            <w:ins w:id="3556" w:author="gsadi" w:date="2013-11-18T16:08:00Z">
              <w:r w:rsidRPr="005A65D6">
                <w:rPr>
                  <w:rFonts w:ascii="Arial" w:hAnsi="Arial" w:cs="Arial"/>
                  <w:color w:val="000000"/>
                  <w:sz w:val="16"/>
                  <w:szCs w:val="16"/>
                </w:rPr>
                <w:t>Char(18)</w:t>
              </w:r>
            </w:ins>
          </w:p>
        </w:tc>
        <w:tc>
          <w:tcPr>
            <w:tcW w:w="2480" w:type="dxa"/>
            <w:tcBorders>
              <w:top w:val="nil"/>
              <w:left w:val="nil"/>
              <w:bottom w:val="single" w:sz="4" w:space="0" w:color="auto"/>
              <w:right w:val="single" w:sz="4" w:space="0" w:color="auto"/>
            </w:tcBorders>
            <w:shd w:val="clear" w:color="000000" w:fill="FFFFFF"/>
            <w:tcPrChange w:id="3557"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558" w:author="gsadi" w:date="2013-11-18T16:08:00Z"/>
                <w:rFonts w:ascii="Arial" w:hAnsi="Arial" w:cs="Arial"/>
                <w:color w:val="000000"/>
                <w:sz w:val="16"/>
                <w:szCs w:val="16"/>
              </w:rPr>
            </w:pPr>
          </w:p>
        </w:tc>
      </w:tr>
      <w:tr w:rsidR="00C3641D" w:rsidRPr="005A65D6" w:rsidTr="00C3641D">
        <w:trPr>
          <w:trHeight w:val="285"/>
          <w:ins w:id="3559" w:author="gsadi" w:date="2013-11-18T16:08:00Z"/>
          <w:trPrChange w:id="3560"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561"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562" w:author="gsadi" w:date="2013-11-18T16:08:00Z"/>
                <w:rFonts w:ascii="Arial" w:hAnsi="Arial" w:cs="Arial"/>
                <w:color w:val="000000"/>
                <w:sz w:val="16"/>
                <w:szCs w:val="16"/>
              </w:rPr>
            </w:pPr>
            <w:ins w:id="3563" w:author="gsadi" w:date="2013-11-18T16:08:00Z">
              <w:r w:rsidRPr="005A65D6">
                <w:rPr>
                  <w:rFonts w:ascii="Arial" w:hAnsi="Arial" w:cs="Arial"/>
                  <w:color w:val="000000"/>
                  <w:sz w:val="16"/>
                  <w:szCs w:val="16"/>
                </w:rPr>
                <w:t>12</w:t>
              </w:r>
            </w:ins>
          </w:p>
        </w:tc>
        <w:tc>
          <w:tcPr>
            <w:tcW w:w="3619" w:type="dxa"/>
            <w:tcBorders>
              <w:top w:val="nil"/>
              <w:left w:val="nil"/>
              <w:bottom w:val="single" w:sz="4" w:space="0" w:color="auto"/>
              <w:right w:val="single" w:sz="4" w:space="0" w:color="auto"/>
            </w:tcBorders>
            <w:shd w:val="clear" w:color="000000" w:fill="FFFFFF"/>
            <w:hideMark/>
            <w:tcPrChange w:id="3564"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65" w:author="gsadi" w:date="2013-11-18T16:08:00Z"/>
                <w:rFonts w:ascii="Arial" w:hAnsi="Arial" w:cs="Arial"/>
                <w:color w:val="000000"/>
                <w:sz w:val="16"/>
                <w:szCs w:val="16"/>
              </w:rPr>
            </w:pPr>
            <w:ins w:id="3566" w:author="gsadi" w:date="2013-11-18T16:08:00Z">
              <w:r w:rsidRPr="005A65D6">
                <w:rPr>
                  <w:rFonts w:ascii="Arial" w:hAnsi="Arial" w:cs="Arial"/>
                  <w:color w:val="000000"/>
                  <w:sz w:val="16"/>
                  <w:szCs w:val="16"/>
                </w:rPr>
                <w:t>Base Grid Value</w:t>
              </w:r>
            </w:ins>
          </w:p>
        </w:tc>
        <w:tc>
          <w:tcPr>
            <w:tcW w:w="1079" w:type="dxa"/>
            <w:tcBorders>
              <w:top w:val="nil"/>
              <w:left w:val="nil"/>
              <w:bottom w:val="single" w:sz="4" w:space="0" w:color="auto"/>
              <w:right w:val="single" w:sz="4" w:space="0" w:color="auto"/>
            </w:tcBorders>
            <w:shd w:val="clear" w:color="000000" w:fill="FFFFFF"/>
            <w:hideMark/>
            <w:tcPrChange w:id="3567"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68" w:author="gsadi" w:date="2013-11-18T16:08:00Z"/>
                <w:rFonts w:ascii="Arial" w:hAnsi="Arial" w:cs="Arial"/>
                <w:color w:val="000000"/>
                <w:sz w:val="16"/>
                <w:szCs w:val="16"/>
              </w:rPr>
            </w:pPr>
            <w:ins w:id="3569" w:author="gsadi" w:date="2013-11-18T16:08:00Z">
              <w:r w:rsidRPr="005A65D6">
                <w:rPr>
                  <w:rFonts w:ascii="Arial" w:hAnsi="Arial" w:cs="Arial"/>
                  <w:color w:val="000000"/>
                  <w:sz w:val="16"/>
                  <w:szCs w:val="16"/>
                </w:rPr>
                <w:t>Char(8)</w:t>
              </w:r>
            </w:ins>
          </w:p>
        </w:tc>
        <w:tc>
          <w:tcPr>
            <w:tcW w:w="2480" w:type="dxa"/>
            <w:tcBorders>
              <w:top w:val="nil"/>
              <w:left w:val="nil"/>
              <w:bottom w:val="single" w:sz="4" w:space="0" w:color="auto"/>
              <w:right w:val="single" w:sz="4" w:space="0" w:color="auto"/>
            </w:tcBorders>
            <w:shd w:val="clear" w:color="000000" w:fill="FFFFFF"/>
            <w:tcPrChange w:id="3570"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571" w:author="gsadi" w:date="2013-11-18T16:08:00Z"/>
                <w:rFonts w:ascii="Arial" w:hAnsi="Arial" w:cs="Arial"/>
                <w:color w:val="000000"/>
                <w:sz w:val="16"/>
                <w:szCs w:val="16"/>
              </w:rPr>
            </w:pPr>
          </w:p>
        </w:tc>
      </w:tr>
      <w:tr w:rsidR="00C3641D" w:rsidRPr="005A65D6" w:rsidTr="00C3641D">
        <w:trPr>
          <w:trHeight w:val="285"/>
          <w:ins w:id="3572" w:author="gsadi" w:date="2013-11-18T16:08:00Z"/>
          <w:trPrChange w:id="3573"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574"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575" w:author="gsadi" w:date="2013-11-18T16:08:00Z"/>
                <w:rFonts w:ascii="Arial" w:hAnsi="Arial" w:cs="Arial"/>
                <w:color w:val="000000"/>
                <w:sz w:val="16"/>
                <w:szCs w:val="16"/>
              </w:rPr>
            </w:pPr>
            <w:ins w:id="3576" w:author="gsadi" w:date="2013-11-18T16:08:00Z">
              <w:r w:rsidRPr="005A65D6">
                <w:rPr>
                  <w:rFonts w:ascii="Arial" w:hAnsi="Arial" w:cs="Arial"/>
                  <w:color w:val="000000"/>
                  <w:sz w:val="16"/>
                  <w:szCs w:val="16"/>
                </w:rPr>
                <w:t>13</w:t>
              </w:r>
            </w:ins>
          </w:p>
        </w:tc>
        <w:tc>
          <w:tcPr>
            <w:tcW w:w="3619" w:type="dxa"/>
            <w:tcBorders>
              <w:top w:val="nil"/>
              <w:left w:val="nil"/>
              <w:bottom w:val="single" w:sz="4" w:space="0" w:color="auto"/>
              <w:right w:val="single" w:sz="4" w:space="0" w:color="auto"/>
            </w:tcBorders>
            <w:shd w:val="clear" w:color="000000" w:fill="FFFFFF"/>
            <w:hideMark/>
            <w:tcPrChange w:id="3577"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78" w:author="gsadi" w:date="2013-11-18T16:08:00Z"/>
                <w:rFonts w:ascii="Arial" w:hAnsi="Arial" w:cs="Arial"/>
                <w:color w:val="000000"/>
                <w:sz w:val="16"/>
                <w:szCs w:val="16"/>
              </w:rPr>
            </w:pPr>
            <w:ins w:id="3579" w:author="gsadi" w:date="2013-11-18T16:08:00Z">
              <w:r w:rsidRPr="005A65D6">
                <w:rPr>
                  <w:rFonts w:ascii="Arial" w:hAnsi="Arial" w:cs="Arial"/>
                  <w:color w:val="000000"/>
                  <w:sz w:val="16"/>
                  <w:szCs w:val="16"/>
                </w:rPr>
                <w:t>Dim1 (Size)</w:t>
              </w:r>
            </w:ins>
          </w:p>
        </w:tc>
        <w:tc>
          <w:tcPr>
            <w:tcW w:w="1079" w:type="dxa"/>
            <w:tcBorders>
              <w:top w:val="nil"/>
              <w:left w:val="nil"/>
              <w:bottom w:val="single" w:sz="4" w:space="0" w:color="auto"/>
              <w:right w:val="single" w:sz="4" w:space="0" w:color="auto"/>
            </w:tcBorders>
            <w:shd w:val="clear" w:color="000000" w:fill="FFFFFF"/>
            <w:hideMark/>
            <w:tcPrChange w:id="3580"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81" w:author="gsadi" w:date="2013-11-18T16:08:00Z"/>
                <w:rFonts w:ascii="Arial" w:hAnsi="Arial" w:cs="Arial"/>
                <w:color w:val="000000"/>
                <w:sz w:val="16"/>
                <w:szCs w:val="16"/>
              </w:rPr>
            </w:pPr>
            <w:ins w:id="3582" w:author="gsadi" w:date="2013-11-18T16:08:00Z">
              <w:r w:rsidRPr="005A65D6">
                <w:rPr>
                  <w:rFonts w:ascii="Arial" w:hAnsi="Arial" w:cs="Arial"/>
                  <w:color w:val="000000"/>
                  <w:sz w:val="16"/>
                  <w:szCs w:val="16"/>
                </w:rPr>
                <w:t>Char(8)</w:t>
              </w:r>
            </w:ins>
          </w:p>
        </w:tc>
        <w:tc>
          <w:tcPr>
            <w:tcW w:w="2480" w:type="dxa"/>
            <w:tcBorders>
              <w:top w:val="nil"/>
              <w:left w:val="nil"/>
              <w:bottom w:val="single" w:sz="4" w:space="0" w:color="auto"/>
              <w:right w:val="single" w:sz="4" w:space="0" w:color="auto"/>
            </w:tcBorders>
            <w:shd w:val="clear" w:color="000000" w:fill="FFFFFF"/>
            <w:tcPrChange w:id="3583"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584" w:author="gsadi" w:date="2013-11-18T16:08:00Z"/>
                <w:rFonts w:ascii="Arial" w:hAnsi="Arial" w:cs="Arial"/>
                <w:color w:val="000000"/>
                <w:sz w:val="16"/>
                <w:szCs w:val="16"/>
              </w:rPr>
            </w:pPr>
          </w:p>
        </w:tc>
      </w:tr>
      <w:tr w:rsidR="00C3641D" w:rsidRPr="005A65D6" w:rsidTr="00C3641D">
        <w:trPr>
          <w:trHeight w:val="285"/>
          <w:ins w:id="3585" w:author="gsadi" w:date="2013-11-18T16:08:00Z"/>
          <w:trPrChange w:id="3586"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587"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588" w:author="gsadi" w:date="2013-11-18T16:08:00Z"/>
                <w:rFonts w:ascii="Arial" w:hAnsi="Arial" w:cs="Arial"/>
                <w:color w:val="000000"/>
                <w:sz w:val="16"/>
                <w:szCs w:val="16"/>
              </w:rPr>
            </w:pPr>
            <w:ins w:id="3589" w:author="gsadi" w:date="2013-11-18T16:08:00Z">
              <w:r w:rsidRPr="005A65D6">
                <w:rPr>
                  <w:rFonts w:ascii="Arial" w:hAnsi="Arial" w:cs="Arial"/>
                  <w:color w:val="000000"/>
                  <w:sz w:val="16"/>
                  <w:szCs w:val="16"/>
                </w:rPr>
                <w:t>14</w:t>
              </w:r>
            </w:ins>
          </w:p>
        </w:tc>
        <w:tc>
          <w:tcPr>
            <w:tcW w:w="3619" w:type="dxa"/>
            <w:tcBorders>
              <w:top w:val="nil"/>
              <w:left w:val="nil"/>
              <w:bottom w:val="single" w:sz="4" w:space="0" w:color="auto"/>
              <w:right w:val="single" w:sz="4" w:space="0" w:color="auto"/>
            </w:tcBorders>
            <w:shd w:val="clear" w:color="000000" w:fill="FFFFFF"/>
            <w:hideMark/>
            <w:tcPrChange w:id="3590"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91" w:author="gsadi" w:date="2013-11-18T16:08:00Z"/>
                <w:rFonts w:ascii="Arial" w:hAnsi="Arial" w:cs="Arial"/>
                <w:color w:val="000000"/>
                <w:sz w:val="16"/>
                <w:szCs w:val="16"/>
              </w:rPr>
            </w:pPr>
            <w:ins w:id="3592" w:author="gsadi" w:date="2013-11-18T16:08:00Z">
              <w:r w:rsidRPr="005A65D6">
                <w:rPr>
                  <w:rFonts w:ascii="Arial" w:hAnsi="Arial" w:cs="Arial"/>
                  <w:color w:val="000000"/>
                  <w:sz w:val="16"/>
                  <w:szCs w:val="16"/>
                </w:rPr>
                <w:t>Dim2</w:t>
              </w:r>
            </w:ins>
          </w:p>
        </w:tc>
        <w:tc>
          <w:tcPr>
            <w:tcW w:w="1079" w:type="dxa"/>
            <w:tcBorders>
              <w:top w:val="nil"/>
              <w:left w:val="nil"/>
              <w:bottom w:val="single" w:sz="4" w:space="0" w:color="auto"/>
              <w:right w:val="single" w:sz="4" w:space="0" w:color="auto"/>
            </w:tcBorders>
            <w:shd w:val="clear" w:color="000000" w:fill="FFFFFF"/>
            <w:hideMark/>
            <w:tcPrChange w:id="3593"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594" w:author="gsadi" w:date="2013-11-18T16:08:00Z"/>
                <w:rFonts w:ascii="Arial" w:hAnsi="Arial" w:cs="Arial"/>
                <w:color w:val="000000"/>
                <w:sz w:val="16"/>
                <w:szCs w:val="16"/>
              </w:rPr>
            </w:pPr>
            <w:ins w:id="3595" w:author="gsadi" w:date="2013-11-18T16:08:00Z">
              <w:r w:rsidRPr="005A65D6">
                <w:rPr>
                  <w:rFonts w:ascii="Arial" w:hAnsi="Arial" w:cs="Arial"/>
                  <w:color w:val="000000"/>
                  <w:sz w:val="16"/>
                  <w:szCs w:val="16"/>
                </w:rPr>
                <w:t>Char(8)</w:t>
              </w:r>
            </w:ins>
          </w:p>
        </w:tc>
        <w:tc>
          <w:tcPr>
            <w:tcW w:w="2480" w:type="dxa"/>
            <w:tcBorders>
              <w:top w:val="nil"/>
              <w:left w:val="nil"/>
              <w:bottom w:val="single" w:sz="4" w:space="0" w:color="auto"/>
              <w:right w:val="single" w:sz="4" w:space="0" w:color="auto"/>
            </w:tcBorders>
            <w:shd w:val="clear" w:color="000000" w:fill="FFFFFF"/>
            <w:tcPrChange w:id="3596"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597" w:author="gsadi" w:date="2013-11-18T16:08:00Z"/>
                <w:rFonts w:ascii="Arial" w:hAnsi="Arial" w:cs="Arial"/>
                <w:color w:val="000000"/>
                <w:sz w:val="16"/>
                <w:szCs w:val="16"/>
              </w:rPr>
            </w:pPr>
          </w:p>
        </w:tc>
      </w:tr>
      <w:tr w:rsidR="00C3641D" w:rsidRPr="005A65D6" w:rsidTr="00C3641D">
        <w:trPr>
          <w:trHeight w:val="285"/>
          <w:ins w:id="3598" w:author="gsadi" w:date="2013-11-18T16:08:00Z"/>
          <w:trPrChange w:id="3599"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600"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601" w:author="gsadi" w:date="2013-11-18T16:08:00Z"/>
                <w:rFonts w:ascii="Arial" w:hAnsi="Arial" w:cs="Arial"/>
                <w:color w:val="000000"/>
                <w:sz w:val="16"/>
                <w:szCs w:val="16"/>
              </w:rPr>
            </w:pPr>
            <w:ins w:id="3602" w:author="gsadi" w:date="2013-11-18T16:08:00Z">
              <w:r w:rsidRPr="005A65D6">
                <w:rPr>
                  <w:rFonts w:ascii="Arial" w:hAnsi="Arial" w:cs="Arial"/>
                  <w:color w:val="000000"/>
                  <w:sz w:val="16"/>
                  <w:szCs w:val="16"/>
                </w:rPr>
                <w:t>15</w:t>
              </w:r>
            </w:ins>
          </w:p>
        </w:tc>
        <w:tc>
          <w:tcPr>
            <w:tcW w:w="3619" w:type="dxa"/>
            <w:tcBorders>
              <w:top w:val="nil"/>
              <w:left w:val="nil"/>
              <w:bottom w:val="single" w:sz="4" w:space="0" w:color="auto"/>
              <w:right w:val="single" w:sz="4" w:space="0" w:color="auto"/>
            </w:tcBorders>
            <w:shd w:val="clear" w:color="000000" w:fill="FFFFFF"/>
            <w:hideMark/>
            <w:tcPrChange w:id="3603"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04" w:author="gsadi" w:date="2013-11-18T16:08:00Z"/>
                <w:rFonts w:ascii="Arial" w:hAnsi="Arial" w:cs="Arial"/>
                <w:color w:val="000000"/>
                <w:sz w:val="16"/>
                <w:szCs w:val="16"/>
              </w:rPr>
            </w:pPr>
            <w:ins w:id="3605" w:author="gsadi" w:date="2013-11-18T16:08:00Z">
              <w:r w:rsidRPr="005A65D6">
                <w:rPr>
                  <w:rFonts w:ascii="Arial" w:hAnsi="Arial" w:cs="Arial"/>
                  <w:color w:val="000000"/>
                  <w:sz w:val="16"/>
                  <w:szCs w:val="16"/>
                </w:rPr>
                <w:t>Dim3</w:t>
              </w:r>
            </w:ins>
          </w:p>
        </w:tc>
        <w:tc>
          <w:tcPr>
            <w:tcW w:w="1079" w:type="dxa"/>
            <w:tcBorders>
              <w:top w:val="nil"/>
              <w:left w:val="nil"/>
              <w:bottom w:val="single" w:sz="4" w:space="0" w:color="auto"/>
              <w:right w:val="single" w:sz="4" w:space="0" w:color="auto"/>
            </w:tcBorders>
            <w:shd w:val="clear" w:color="000000" w:fill="FFFFFF"/>
            <w:hideMark/>
            <w:tcPrChange w:id="3606"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07" w:author="gsadi" w:date="2013-11-18T16:08:00Z"/>
                <w:rFonts w:ascii="Arial" w:hAnsi="Arial" w:cs="Arial"/>
                <w:color w:val="000000"/>
                <w:sz w:val="16"/>
                <w:szCs w:val="16"/>
              </w:rPr>
            </w:pPr>
            <w:ins w:id="3608" w:author="gsadi" w:date="2013-11-18T16:08:00Z">
              <w:r w:rsidRPr="005A65D6">
                <w:rPr>
                  <w:rFonts w:ascii="Arial" w:hAnsi="Arial" w:cs="Arial"/>
                  <w:color w:val="000000"/>
                  <w:sz w:val="16"/>
                  <w:szCs w:val="16"/>
                </w:rPr>
                <w:t>Char(8)</w:t>
              </w:r>
            </w:ins>
          </w:p>
        </w:tc>
        <w:tc>
          <w:tcPr>
            <w:tcW w:w="2480" w:type="dxa"/>
            <w:tcBorders>
              <w:top w:val="nil"/>
              <w:left w:val="nil"/>
              <w:bottom w:val="single" w:sz="4" w:space="0" w:color="auto"/>
              <w:right w:val="single" w:sz="4" w:space="0" w:color="auto"/>
            </w:tcBorders>
            <w:shd w:val="clear" w:color="000000" w:fill="FFFFFF"/>
            <w:tcPrChange w:id="3609"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610" w:author="gsadi" w:date="2013-11-18T16:08:00Z"/>
                <w:rFonts w:ascii="Arial" w:hAnsi="Arial" w:cs="Arial"/>
                <w:color w:val="000000"/>
                <w:sz w:val="16"/>
                <w:szCs w:val="16"/>
              </w:rPr>
            </w:pPr>
          </w:p>
        </w:tc>
      </w:tr>
      <w:tr w:rsidR="00C3641D" w:rsidRPr="005A65D6" w:rsidTr="00C3641D">
        <w:trPr>
          <w:trHeight w:val="285"/>
          <w:ins w:id="3611" w:author="gsadi" w:date="2013-11-18T16:08:00Z"/>
          <w:trPrChange w:id="3612"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613"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614" w:author="gsadi" w:date="2013-11-18T16:08:00Z"/>
                <w:rFonts w:ascii="Arial" w:hAnsi="Arial" w:cs="Arial"/>
                <w:color w:val="000000"/>
                <w:sz w:val="16"/>
                <w:szCs w:val="16"/>
              </w:rPr>
            </w:pPr>
            <w:ins w:id="3615" w:author="gsadi" w:date="2013-11-18T16:08:00Z">
              <w:r w:rsidRPr="005A65D6">
                <w:rPr>
                  <w:rFonts w:ascii="Arial" w:hAnsi="Arial" w:cs="Arial"/>
                  <w:color w:val="000000"/>
                  <w:sz w:val="16"/>
                  <w:szCs w:val="16"/>
                </w:rPr>
                <w:t>16</w:t>
              </w:r>
            </w:ins>
          </w:p>
        </w:tc>
        <w:tc>
          <w:tcPr>
            <w:tcW w:w="3619" w:type="dxa"/>
            <w:tcBorders>
              <w:top w:val="nil"/>
              <w:left w:val="nil"/>
              <w:bottom w:val="single" w:sz="4" w:space="0" w:color="auto"/>
              <w:right w:val="single" w:sz="4" w:space="0" w:color="auto"/>
            </w:tcBorders>
            <w:shd w:val="clear" w:color="000000" w:fill="FFFFFF"/>
            <w:hideMark/>
            <w:tcPrChange w:id="3616"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17" w:author="gsadi" w:date="2013-11-18T16:08:00Z"/>
                <w:rFonts w:ascii="Arial" w:hAnsi="Arial" w:cs="Arial"/>
                <w:color w:val="000000"/>
                <w:sz w:val="16"/>
                <w:szCs w:val="16"/>
              </w:rPr>
            </w:pPr>
            <w:ins w:id="3618" w:author="gsadi" w:date="2013-11-18T16:08:00Z">
              <w:r w:rsidRPr="005A65D6">
                <w:rPr>
                  <w:rFonts w:ascii="Arial" w:hAnsi="Arial" w:cs="Arial"/>
                  <w:color w:val="000000"/>
                  <w:sz w:val="16"/>
                  <w:szCs w:val="16"/>
                </w:rPr>
                <w:t>Confirm Date</w:t>
              </w:r>
            </w:ins>
          </w:p>
        </w:tc>
        <w:tc>
          <w:tcPr>
            <w:tcW w:w="1079" w:type="dxa"/>
            <w:tcBorders>
              <w:top w:val="nil"/>
              <w:left w:val="nil"/>
              <w:bottom w:val="single" w:sz="4" w:space="0" w:color="auto"/>
              <w:right w:val="single" w:sz="4" w:space="0" w:color="auto"/>
            </w:tcBorders>
            <w:shd w:val="clear" w:color="000000" w:fill="FFFFFF"/>
            <w:hideMark/>
            <w:tcPrChange w:id="3619"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20" w:author="gsadi" w:date="2013-11-18T16:08:00Z"/>
                <w:rFonts w:ascii="Arial" w:hAnsi="Arial" w:cs="Arial"/>
                <w:color w:val="000000"/>
                <w:sz w:val="16"/>
                <w:szCs w:val="16"/>
              </w:rPr>
            </w:pPr>
            <w:ins w:id="3621" w:author="gsadi" w:date="2013-11-18T16:08:00Z">
              <w:r w:rsidRPr="005A65D6">
                <w:rPr>
                  <w:rFonts w:ascii="Arial" w:hAnsi="Arial" w:cs="Arial"/>
                  <w:color w:val="000000"/>
                  <w:sz w:val="16"/>
                  <w:szCs w:val="16"/>
                </w:rPr>
                <w:t>Char(8)</w:t>
              </w:r>
            </w:ins>
          </w:p>
        </w:tc>
        <w:tc>
          <w:tcPr>
            <w:tcW w:w="2480" w:type="dxa"/>
            <w:tcBorders>
              <w:top w:val="nil"/>
              <w:left w:val="nil"/>
              <w:bottom w:val="single" w:sz="4" w:space="0" w:color="auto"/>
              <w:right w:val="single" w:sz="4" w:space="0" w:color="auto"/>
            </w:tcBorders>
            <w:shd w:val="clear" w:color="000000" w:fill="FFFFFF"/>
            <w:tcPrChange w:id="3622"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623" w:author="gsadi" w:date="2013-11-18T16:08:00Z"/>
                <w:rFonts w:ascii="Arial" w:hAnsi="Arial" w:cs="Arial"/>
                <w:color w:val="000000"/>
                <w:sz w:val="16"/>
                <w:szCs w:val="16"/>
              </w:rPr>
            </w:pPr>
          </w:p>
        </w:tc>
      </w:tr>
      <w:tr w:rsidR="00C3641D" w:rsidRPr="005A65D6" w:rsidTr="00C3641D">
        <w:trPr>
          <w:trHeight w:val="285"/>
          <w:ins w:id="3624" w:author="gsadi" w:date="2013-11-18T16:08:00Z"/>
          <w:trPrChange w:id="3625"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626"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627" w:author="gsadi" w:date="2013-11-18T16:08:00Z"/>
                <w:rFonts w:ascii="Arial" w:hAnsi="Arial" w:cs="Arial"/>
                <w:color w:val="000000"/>
                <w:sz w:val="16"/>
                <w:szCs w:val="16"/>
              </w:rPr>
            </w:pPr>
            <w:ins w:id="3628" w:author="gsadi" w:date="2013-11-18T16:08:00Z">
              <w:r w:rsidRPr="005A65D6">
                <w:rPr>
                  <w:rFonts w:ascii="Arial" w:hAnsi="Arial" w:cs="Arial"/>
                  <w:color w:val="000000"/>
                  <w:sz w:val="16"/>
                  <w:szCs w:val="16"/>
                </w:rPr>
                <w:t>17</w:t>
              </w:r>
            </w:ins>
          </w:p>
        </w:tc>
        <w:tc>
          <w:tcPr>
            <w:tcW w:w="3619" w:type="dxa"/>
            <w:tcBorders>
              <w:top w:val="nil"/>
              <w:left w:val="nil"/>
              <w:bottom w:val="single" w:sz="4" w:space="0" w:color="auto"/>
              <w:right w:val="single" w:sz="4" w:space="0" w:color="auto"/>
            </w:tcBorders>
            <w:shd w:val="clear" w:color="000000" w:fill="FFFFFF"/>
            <w:hideMark/>
            <w:tcPrChange w:id="3629"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30" w:author="gsadi" w:date="2013-11-18T16:08:00Z"/>
                <w:rFonts w:ascii="Arial" w:hAnsi="Arial" w:cs="Arial"/>
                <w:color w:val="000000"/>
                <w:sz w:val="16"/>
                <w:szCs w:val="16"/>
              </w:rPr>
            </w:pPr>
            <w:ins w:id="3631" w:author="gsadi" w:date="2013-11-18T16:08:00Z">
              <w:r w:rsidRPr="005A65D6">
                <w:rPr>
                  <w:rFonts w:ascii="Arial" w:hAnsi="Arial" w:cs="Arial"/>
                  <w:color w:val="000000"/>
                  <w:sz w:val="16"/>
                  <w:szCs w:val="16"/>
                </w:rPr>
                <w:t>Demand Type Indicator</w:t>
              </w:r>
            </w:ins>
          </w:p>
        </w:tc>
        <w:tc>
          <w:tcPr>
            <w:tcW w:w="1079" w:type="dxa"/>
            <w:tcBorders>
              <w:top w:val="nil"/>
              <w:left w:val="nil"/>
              <w:bottom w:val="single" w:sz="4" w:space="0" w:color="auto"/>
              <w:right w:val="single" w:sz="4" w:space="0" w:color="auto"/>
            </w:tcBorders>
            <w:shd w:val="clear" w:color="000000" w:fill="FFFFFF"/>
            <w:hideMark/>
            <w:tcPrChange w:id="3632"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33" w:author="gsadi" w:date="2013-11-18T16:08:00Z"/>
                <w:rFonts w:ascii="Arial" w:hAnsi="Arial" w:cs="Arial"/>
                <w:color w:val="000000"/>
                <w:sz w:val="16"/>
                <w:szCs w:val="16"/>
              </w:rPr>
            </w:pPr>
            <w:ins w:id="3634" w:author="gsadi" w:date="2013-11-18T16:08:00Z">
              <w:r w:rsidRPr="005A65D6">
                <w:rPr>
                  <w:rFonts w:ascii="Arial" w:hAnsi="Arial" w:cs="Arial"/>
                  <w:color w:val="000000"/>
                  <w:sz w:val="16"/>
                  <w:szCs w:val="16"/>
                </w:rPr>
                <w:t>Char(1)</w:t>
              </w:r>
            </w:ins>
          </w:p>
        </w:tc>
        <w:tc>
          <w:tcPr>
            <w:tcW w:w="2480" w:type="dxa"/>
            <w:tcBorders>
              <w:top w:val="nil"/>
              <w:left w:val="nil"/>
              <w:bottom w:val="single" w:sz="4" w:space="0" w:color="auto"/>
              <w:right w:val="single" w:sz="4" w:space="0" w:color="auto"/>
            </w:tcBorders>
            <w:shd w:val="clear" w:color="000000" w:fill="FFFFFF"/>
            <w:tcPrChange w:id="3635"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636" w:author="gsadi" w:date="2013-11-18T16:08:00Z"/>
                <w:rFonts w:ascii="Arial" w:hAnsi="Arial" w:cs="Arial"/>
                <w:color w:val="000000"/>
                <w:sz w:val="16"/>
                <w:szCs w:val="16"/>
              </w:rPr>
            </w:pPr>
            <w:ins w:id="3637" w:author="gsadi" w:date="2013-11-18T16:08:00Z">
              <w:r>
                <w:rPr>
                  <w:rFonts w:ascii="Arial" w:hAnsi="Arial" w:cs="Arial"/>
                  <w:color w:val="000000"/>
                  <w:sz w:val="16"/>
                  <w:szCs w:val="16"/>
                </w:rPr>
                <w:t>Default “H”</w:t>
              </w:r>
            </w:ins>
          </w:p>
        </w:tc>
      </w:tr>
      <w:tr w:rsidR="00C3641D" w:rsidRPr="005A65D6" w:rsidTr="00C3641D">
        <w:trPr>
          <w:trHeight w:val="285"/>
          <w:ins w:id="3638" w:author="gsadi" w:date="2013-11-18T16:08:00Z"/>
          <w:trPrChange w:id="3639"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640"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641" w:author="gsadi" w:date="2013-11-18T16:08:00Z"/>
                <w:rFonts w:ascii="Arial" w:hAnsi="Arial" w:cs="Arial"/>
                <w:color w:val="000000"/>
                <w:sz w:val="16"/>
                <w:szCs w:val="16"/>
              </w:rPr>
            </w:pPr>
            <w:ins w:id="3642" w:author="gsadi" w:date="2013-11-18T16:08:00Z">
              <w:r w:rsidRPr="005A65D6">
                <w:rPr>
                  <w:rFonts w:ascii="Arial" w:hAnsi="Arial" w:cs="Arial"/>
                  <w:color w:val="000000"/>
                  <w:sz w:val="16"/>
                  <w:szCs w:val="16"/>
                </w:rPr>
                <w:t>18</w:t>
              </w:r>
            </w:ins>
          </w:p>
        </w:tc>
        <w:tc>
          <w:tcPr>
            <w:tcW w:w="3619" w:type="dxa"/>
            <w:tcBorders>
              <w:top w:val="nil"/>
              <w:left w:val="nil"/>
              <w:bottom w:val="single" w:sz="4" w:space="0" w:color="auto"/>
              <w:right w:val="single" w:sz="4" w:space="0" w:color="auto"/>
            </w:tcBorders>
            <w:shd w:val="clear" w:color="000000" w:fill="FFFFFF"/>
            <w:hideMark/>
            <w:tcPrChange w:id="3643"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44" w:author="gsadi" w:date="2013-11-18T16:08:00Z"/>
                <w:rFonts w:ascii="Arial" w:hAnsi="Arial" w:cs="Arial"/>
                <w:color w:val="000000"/>
                <w:sz w:val="16"/>
                <w:szCs w:val="16"/>
              </w:rPr>
            </w:pPr>
            <w:ins w:id="3645" w:author="gsadi" w:date="2013-11-18T16:08:00Z">
              <w:r w:rsidRPr="005A65D6">
                <w:rPr>
                  <w:rFonts w:ascii="Arial" w:hAnsi="Arial" w:cs="Arial"/>
                  <w:color w:val="000000"/>
                  <w:sz w:val="16"/>
                  <w:szCs w:val="16"/>
                </w:rPr>
                <w:t>Sales UOM</w:t>
              </w:r>
            </w:ins>
          </w:p>
        </w:tc>
        <w:tc>
          <w:tcPr>
            <w:tcW w:w="1079" w:type="dxa"/>
            <w:tcBorders>
              <w:top w:val="nil"/>
              <w:left w:val="nil"/>
              <w:bottom w:val="single" w:sz="4" w:space="0" w:color="auto"/>
              <w:right w:val="single" w:sz="4" w:space="0" w:color="auto"/>
            </w:tcBorders>
            <w:shd w:val="clear" w:color="000000" w:fill="FFFFFF"/>
            <w:hideMark/>
            <w:tcPrChange w:id="3646"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47" w:author="gsadi" w:date="2013-11-18T16:08:00Z"/>
                <w:rFonts w:ascii="Arial" w:hAnsi="Arial" w:cs="Arial"/>
                <w:color w:val="000000"/>
                <w:sz w:val="16"/>
                <w:szCs w:val="16"/>
              </w:rPr>
            </w:pPr>
            <w:ins w:id="3648" w:author="gsadi" w:date="2013-11-18T16:08:00Z">
              <w:r w:rsidRPr="005A65D6">
                <w:rPr>
                  <w:rFonts w:ascii="Arial" w:hAnsi="Arial" w:cs="Arial"/>
                  <w:color w:val="000000"/>
                  <w:sz w:val="16"/>
                  <w:szCs w:val="16"/>
                </w:rPr>
                <w:t>Char(3)</w:t>
              </w:r>
            </w:ins>
          </w:p>
        </w:tc>
        <w:tc>
          <w:tcPr>
            <w:tcW w:w="2480" w:type="dxa"/>
            <w:tcBorders>
              <w:top w:val="nil"/>
              <w:left w:val="nil"/>
              <w:bottom w:val="single" w:sz="4" w:space="0" w:color="auto"/>
              <w:right w:val="single" w:sz="4" w:space="0" w:color="auto"/>
            </w:tcBorders>
            <w:shd w:val="clear" w:color="000000" w:fill="FFFFFF"/>
            <w:tcPrChange w:id="3649"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650" w:author="gsadi" w:date="2013-11-18T16:08:00Z"/>
                <w:rFonts w:ascii="Arial" w:hAnsi="Arial" w:cs="Arial"/>
                <w:color w:val="000000"/>
                <w:sz w:val="16"/>
                <w:szCs w:val="16"/>
              </w:rPr>
            </w:pPr>
          </w:p>
        </w:tc>
      </w:tr>
      <w:tr w:rsidR="00C3641D" w:rsidRPr="005A65D6" w:rsidTr="00C3641D">
        <w:trPr>
          <w:trHeight w:val="285"/>
          <w:ins w:id="3651" w:author="gsadi" w:date="2013-11-18T16:08:00Z"/>
          <w:trPrChange w:id="3652"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653"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654" w:author="gsadi" w:date="2013-11-18T16:08:00Z"/>
                <w:rFonts w:ascii="Arial" w:hAnsi="Arial" w:cs="Arial"/>
                <w:color w:val="000000"/>
                <w:sz w:val="16"/>
                <w:szCs w:val="16"/>
              </w:rPr>
            </w:pPr>
            <w:ins w:id="3655" w:author="gsadi" w:date="2013-11-18T16:08:00Z">
              <w:r w:rsidRPr="005A65D6">
                <w:rPr>
                  <w:rFonts w:ascii="Arial" w:hAnsi="Arial" w:cs="Arial"/>
                  <w:color w:val="000000"/>
                  <w:sz w:val="16"/>
                  <w:szCs w:val="16"/>
                </w:rPr>
                <w:t>19</w:t>
              </w:r>
            </w:ins>
          </w:p>
        </w:tc>
        <w:tc>
          <w:tcPr>
            <w:tcW w:w="3619" w:type="dxa"/>
            <w:tcBorders>
              <w:top w:val="nil"/>
              <w:left w:val="nil"/>
              <w:bottom w:val="single" w:sz="4" w:space="0" w:color="auto"/>
              <w:right w:val="single" w:sz="4" w:space="0" w:color="auto"/>
            </w:tcBorders>
            <w:shd w:val="clear" w:color="000000" w:fill="FFFFFF"/>
            <w:hideMark/>
            <w:tcPrChange w:id="3656"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57" w:author="gsadi" w:date="2013-11-18T16:08:00Z"/>
                <w:rFonts w:ascii="Arial" w:hAnsi="Arial" w:cs="Arial"/>
                <w:color w:val="000000"/>
                <w:sz w:val="16"/>
                <w:szCs w:val="16"/>
              </w:rPr>
            </w:pPr>
            <w:ins w:id="3658" w:author="gsadi" w:date="2013-11-18T16:08:00Z">
              <w:r w:rsidRPr="005A65D6">
                <w:rPr>
                  <w:rFonts w:ascii="Arial" w:hAnsi="Arial" w:cs="Arial"/>
                  <w:color w:val="000000"/>
                  <w:sz w:val="16"/>
                  <w:szCs w:val="16"/>
                </w:rPr>
                <w:t>Base UOM</w:t>
              </w:r>
            </w:ins>
          </w:p>
        </w:tc>
        <w:tc>
          <w:tcPr>
            <w:tcW w:w="1079" w:type="dxa"/>
            <w:tcBorders>
              <w:top w:val="nil"/>
              <w:left w:val="nil"/>
              <w:bottom w:val="single" w:sz="4" w:space="0" w:color="auto"/>
              <w:right w:val="single" w:sz="4" w:space="0" w:color="auto"/>
            </w:tcBorders>
            <w:shd w:val="clear" w:color="000000" w:fill="FFFFFF"/>
            <w:hideMark/>
            <w:tcPrChange w:id="3659"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60" w:author="gsadi" w:date="2013-11-18T16:08:00Z"/>
                <w:rFonts w:ascii="Arial" w:hAnsi="Arial" w:cs="Arial"/>
                <w:color w:val="000000"/>
                <w:sz w:val="16"/>
                <w:szCs w:val="16"/>
              </w:rPr>
            </w:pPr>
            <w:ins w:id="3661" w:author="gsadi" w:date="2013-11-18T16:08:00Z">
              <w:r w:rsidRPr="005A65D6">
                <w:rPr>
                  <w:rFonts w:ascii="Arial" w:hAnsi="Arial" w:cs="Arial"/>
                  <w:color w:val="000000"/>
                  <w:sz w:val="16"/>
                  <w:szCs w:val="16"/>
                </w:rPr>
                <w:t>Char(3)</w:t>
              </w:r>
            </w:ins>
          </w:p>
        </w:tc>
        <w:tc>
          <w:tcPr>
            <w:tcW w:w="2480" w:type="dxa"/>
            <w:tcBorders>
              <w:top w:val="nil"/>
              <w:left w:val="nil"/>
              <w:bottom w:val="single" w:sz="4" w:space="0" w:color="auto"/>
              <w:right w:val="single" w:sz="4" w:space="0" w:color="auto"/>
            </w:tcBorders>
            <w:shd w:val="clear" w:color="000000" w:fill="FFFFFF"/>
            <w:tcPrChange w:id="3662"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663" w:author="gsadi" w:date="2013-11-18T16:08:00Z"/>
                <w:rFonts w:ascii="Arial" w:hAnsi="Arial" w:cs="Arial"/>
                <w:color w:val="000000"/>
                <w:sz w:val="16"/>
                <w:szCs w:val="16"/>
              </w:rPr>
            </w:pPr>
          </w:p>
        </w:tc>
      </w:tr>
      <w:tr w:rsidR="00C3641D" w:rsidRPr="005A65D6" w:rsidTr="00C3641D">
        <w:trPr>
          <w:trHeight w:val="285"/>
          <w:ins w:id="3664" w:author="gsadi" w:date="2013-11-18T16:08:00Z"/>
          <w:trPrChange w:id="3665"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666"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667" w:author="gsadi" w:date="2013-11-18T16:08:00Z"/>
                <w:rFonts w:ascii="Arial" w:hAnsi="Arial" w:cs="Arial"/>
                <w:color w:val="000000"/>
                <w:sz w:val="16"/>
                <w:szCs w:val="16"/>
              </w:rPr>
            </w:pPr>
            <w:ins w:id="3668" w:author="gsadi" w:date="2013-11-18T16:08:00Z">
              <w:r w:rsidRPr="005A65D6">
                <w:rPr>
                  <w:rFonts w:ascii="Arial" w:hAnsi="Arial" w:cs="Arial"/>
                  <w:color w:val="000000"/>
                  <w:sz w:val="16"/>
                  <w:szCs w:val="16"/>
                </w:rPr>
                <w:t>20</w:t>
              </w:r>
            </w:ins>
          </w:p>
        </w:tc>
        <w:tc>
          <w:tcPr>
            <w:tcW w:w="3619" w:type="dxa"/>
            <w:tcBorders>
              <w:top w:val="nil"/>
              <w:left w:val="nil"/>
              <w:bottom w:val="single" w:sz="4" w:space="0" w:color="auto"/>
              <w:right w:val="single" w:sz="4" w:space="0" w:color="auto"/>
            </w:tcBorders>
            <w:shd w:val="clear" w:color="000000" w:fill="FFFFFF"/>
            <w:hideMark/>
            <w:tcPrChange w:id="3669"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70" w:author="gsadi" w:date="2013-11-18T16:08:00Z"/>
                <w:rFonts w:ascii="Arial" w:hAnsi="Arial" w:cs="Arial"/>
                <w:color w:val="000000"/>
                <w:sz w:val="16"/>
                <w:szCs w:val="16"/>
              </w:rPr>
            </w:pPr>
            <w:ins w:id="3671" w:author="gsadi" w:date="2013-11-18T16:08:00Z">
              <w:r w:rsidRPr="005A65D6">
                <w:rPr>
                  <w:rFonts w:ascii="Arial" w:hAnsi="Arial" w:cs="Arial"/>
                  <w:color w:val="000000"/>
                  <w:sz w:val="16"/>
                  <w:szCs w:val="16"/>
                </w:rPr>
                <w:t>Open Qty</w:t>
              </w:r>
            </w:ins>
          </w:p>
        </w:tc>
        <w:tc>
          <w:tcPr>
            <w:tcW w:w="1079" w:type="dxa"/>
            <w:tcBorders>
              <w:top w:val="nil"/>
              <w:left w:val="nil"/>
              <w:bottom w:val="single" w:sz="4" w:space="0" w:color="auto"/>
              <w:right w:val="single" w:sz="4" w:space="0" w:color="auto"/>
            </w:tcBorders>
            <w:shd w:val="clear" w:color="000000" w:fill="FFFFFF"/>
            <w:hideMark/>
            <w:tcPrChange w:id="3672"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73" w:author="gsadi" w:date="2013-11-18T16:08:00Z"/>
                <w:rFonts w:ascii="Arial" w:hAnsi="Arial" w:cs="Arial"/>
                <w:color w:val="000000"/>
                <w:sz w:val="16"/>
                <w:szCs w:val="16"/>
              </w:rPr>
            </w:pPr>
            <w:ins w:id="3674" w:author="gsadi" w:date="2013-11-18T16:08:00Z">
              <w:r w:rsidRPr="005A65D6">
                <w:rPr>
                  <w:rFonts w:ascii="Arial" w:hAnsi="Arial" w:cs="Arial"/>
                  <w:color w:val="000000"/>
                  <w:sz w:val="16"/>
                  <w:szCs w:val="16"/>
                </w:rPr>
                <w:t>Number(14)</w:t>
              </w:r>
            </w:ins>
          </w:p>
        </w:tc>
        <w:tc>
          <w:tcPr>
            <w:tcW w:w="2480" w:type="dxa"/>
            <w:tcBorders>
              <w:top w:val="nil"/>
              <w:left w:val="nil"/>
              <w:bottom w:val="single" w:sz="4" w:space="0" w:color="auto"/>
              <w:right w:val="single" w:sz="4" w:space="0" w:color="auto"/>
            </w:tcBorders>
            <w:shd w:val="clear" w:color="000000" w:fill="FFFFFF"/>
            <w:tcPrChange w:id="3675"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676" w:author="gsadi" w:date="2013-11-18T16:08:00Z"/>
                <w:rFonts w:ascii="Arial" w:hAnsi="Arial" w:cs="Arial"/>
                <w:color w:val="000000"/>
                <w:sz w:val="16"/>
                <w:szCs w:val="16"/>
              </w:rPr>
            </w:pPr>
          </w:p>
        </w:tc>
      </w:tr>
      <w:tr w:rsidR="00C3641D" w:rsidRPr="005A65D6" w:rsidTr="00C3641D">
        <w:trPr>
          <w:trHeight w:val="285"/>
          <w:ins w:id="3677" w:author="gsadi" w:date="2013-11-18T16:08:00Z"/>
          <w:trPrChange w:id="3678"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679"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680" w:author="gsadi" w:date="2013-11-18T16:08:00Z"/>
                <w:rFonts w:ascii="Arial" w:hAnsi="Arial" w:cs="Arial"/>
                <w:color w:val="000000"/>
                <w:sz w:val="16"/>
                <w:szCs w:val="16"/>
              </w:rPr>
            </w:pPr>
            <w:ins w:id="3681" w:author="gsadi" w:date="2013-11-18T16:08:00Z">
              <w:r w:rsidRPr="005A65D6">
                <w:rPr>
                  <w:rFonts w:ascii="Arial" w:hAnsi="Arial" w:cs="Arial"/>
                  <w:color w:val="000000"/>
                  <w:sz w:val="16"/>
                  <w:szCs w:val="16"/>
                </w:rPr>
                <w:t>21</w:t>
              </w:r>
            </w:ins>
          </w:p>
        </w:tc>
        <w:tc>
          <w:tcPr>
            <w:tcW w:w="3619" w:type="dxa"/>
            <w:tcBorders>
              <w:top w:val="nil"/>
              <w:left w:val="nil"/>
              <w:bottom w:val="single" w:sz="4" w:space="0" w:color="auto"/>
              <w:right w:val="single" w:sz="4" w:space="0" w:color="auto"/>
            </w:tcBorders>
            <w:shd w:val="clear" w:color="000000" w:fill="FFFFFF"/>
            <w:hideMark/>
            <w:tcPrChange w:id="3682"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83" w:author="gsadi" w:date="2013-11-18T16:08:00Z"/>
                <w:rFonts w:ascii="Arial" w:hAnsi="Arial" w:cs="Arial"/>
                <w:color w:val="000000"/>
                <w:sz w:val="16"/>
                <w:szCs w:val="16"/>
              </w:rPr>
            </w:pPr>
            <w:ins w:id="3684" w:author="gsadi" w:date="2013-11-18T16:08:00Z">
              <w:r w:rsidRPr="005A65D6">
                <w:rPr>
                  <w:rFonts w:ascii="Arial" w:hAnsi="Arial" w:cs="Arial"/>
                  <w:color w:val="000000"/>
                  <w:sz w:val="16"/>
                  <w:szCs w:val="16"/>
                </w:rPr>
                <w:t>Sign1</w:t>
              </w:r>
            </w:ins>
          </w:p>
        </w:tc>
        <w:tc>
          <w:tcPr>
            <w:tcW w:w="1079" w:type="dxa"/>
            <w:tcBorders>
              <w:top w:val="nil"/>
              <w:left w:val="nil"/>
              <w:bottom w:val="single" w:sz="4" w:space="0" w:color="auto"/>
              <w:right w:val="single" w:sz="4" w:space="0" w:color="auto"/>
            </w:tcBorders>
            <w:shd w:val="clear" w:color="000000" w:fill="FFFFFF"/>
            <w:hideMark/>
            <w:tcPrChange w:id="3685"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86" w:author="gsadi" w:date="2013-11-18T16:08:00Z"/>
                <w:rFonts w:ascii="Arial" w:hAnsi="Arial" w:cs="Arial"/>
                <w:color w:val="000000"/>
                <w:sz w:val="16"/>
                <w:szCs w:val="16"/>
              </w:rPr>
            </w:pPr>
            <w:ins w:id="3687" w:author="gsadi" w:date="2013-11-18T16:08:00Z">
              <w:r w:rsidRPr="005A65D6">
                <w:rPr>
                  <w:rFonts w:ascii="Arial" w:hAnsi="Arial" w:cs="Arial"/>
                  <w:color w:val="000000"/>
                  <w:sz w:val="16"/>
                  <w:szCs w:val="16"/>
                </w:rPr>
                <w:t>Char(1)</w:t>
              </w:r>
            </w:ins>
          </w:p>
        </w:tc>
        <w:tc>
          <w:tcPr>
            <w:tcW w:w="2480" w:type="dxa"/>
            <w:tcBorders>
              <w:top w:val="nil"/>
              <w:left w:val="nil"/>
              <w:bottom w:val="single" w:sz="4" w:space="0" w:color="auto"/>
              <w:right w:val="single" w:sz="4" w:space="0" w:color="auto"/>
            </w:tcBorders>
            <w:shd w:val="clear" w:color="000000" w:fill="FFFFFF"/>
            <w:tcPrChange w:id="3688"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689" w:author="gsadi" w:date="2013-11-18T16:08:00Z"/>
                <w:rFonts w:ascii="Arial" w:hAnsi="Arial" w:cs="Arial"/>
                <w:color w:val="000000"/>
                <w:sz w:val="16"/>
                <w:szCs w:val="16"/>
              </w:rPr>
            </w:pPr>
            <w:ins w:id="3690" w:author="gsadi" w:date="2013-11-18T16:08:00Z">
              <w:r>
                <w:rPr>
                  <w:rFonts w:ascii="Arial" w:hAnsi="Arial" w:cs="Arial"/>
                  <w:color w:val="000000"/>
                  <w:sz w:val="16"/>
                  <w:szCs w:val="16"/>
                </w:rPr>
                <w:t>Default “+”</w:t>
              </w:r>
            </w:ins>
          </w:p>
        </w:tc>
      </w:tr>
      <w:tr w:rsidR="00C3641D" w:rsidRPr="005A65D6" w:rsidTr="00C3641D">
        <w:trPr>
          <w:trHeight w:val="285"/>
          <w:ins w:id="3691" w:author="gsadi" w:date="2013-11-18T16:08:00Z"/>
          <w:trPrChange w:id="3692"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693"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694" w:author="gsadi" w:date="2013-11-18T16:08:00Z"/>
                <w:rFonts w:ascii="Arial" w:hAnsi="Arial" w:cs="Arial"/>
                <w:color w:val="000000"/>
                <w:sz w:val="16"/>
                <w:szCs w:val="16"/>
              </w:rPr>
            </w:pPr>
            <w:ins w:id="3695" w:author="gsadi" w:date="2013-11-18T16:08:00Z">
              <w:r w:rsidRPr="005A65D6">
                <w:rPr>
                  <w:rFonts w:ascii="Arial" w:hAnsi="Arial" w:cs="Arial"/>
                  <w:color w:val="000000"/>
                  <w:sz w:val="16"/>
                  <w:szCs w:val="16"/>
                </w:rPr>
                <w:t>22</w:t>
              </w:r>
            </w:ins>
          </w:p>
        </w:tc>
        <w:tc>
          <w:tcPr>
            <w:tcW w:w="3619" w:type="dxa"/>
            <w:tcBorders>
              <w:top w:val="nil"/>
              <w:left w:val="nil"/>
              <w:bottom w:val="single" w:sz="4" w:space="0" w:color="auto"/>
              <w:right w:val="single" w:sz="4" w:space="0" w:color="auto"/>
            </w:tcBorders>
            <w:shd w:val="clear" w:color="000000" w:fill="FFFFFF"/>
            <w:hideMark/>
            <w:tcPrChange w:id="3696"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697" w:author="gsadi" w:date="2013-11-18T16:08:00Z"/>
                <w:rFonts w:ascii="Arial" w:hAnsi="Arial" w:cs="Arial"/>
                <w:color w:val="000000"/>
                <w:sz w:val="16"/>
                <w:szCs w:val="16"/>
              </w:rPr>
            </w:pPr>
            <w:ins w:id="3698" w:author="gsadi" w:date="2013-11-18T16:08:00Z">
              <w:r w:rsidRPr="005A65D6">
                <w:rPr>
                  <w:rFonts w:ascii="Arial" w:hAnsi="Arial" w:cs="Arial"/>
                  <w:color w:val="000000"/>
                  <w:sz w:val="16"/>
                  <w:szCs w:val="16"/>
                </w:rPr>
                <w:t>Allocated Qty</w:t>
              </w:r>
            </w:ins>
          </w:p>
        </w:tc>
        <w:tc>
          <w:tcPr>
            <w:tcW w:w="1079" w:type="dxa"/>
            <w:tcBorders>
              <w:top w:val="nil"/>
              <w:left w:val="nil"/>
              <w:bottom w:val="single" w:sz="4" w:space="0" w:color="auto"/>
              <w:right w:val="single" w:sz="4" w:space="0" w:color="auto"/>
            </w:tcBorders>
            <w:shd w:val="clear" w:color="000000" w:fill="FFFFFF"/>
            <w:hideMark/>
            <w:tcPrChange w:id="3699"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00" w:author="gsadi" w:date="2013-11-18T16:08:00Z"/>
                <w:rFonts w:ascii="Arial" w:hAnsi="Arial" w:cs="Arial"/>
                <w:color w:val="000000"/>
                <w:sz w:val="16"/>
                <w:szCs w:val="16"/>
              </w:rPr>
            </w:pPr>
            <w:ins w:id="3701" w:author="gsadi" w:date="2013-11-18T16:08:00Z">
              <w:r w:rsidRPr="005A65D6">
                <w:rPr>
                  <w:rFonts w:ascii="Arial" w:hAnsi="Arial" w:cs="Arial"/>
                  <w:color w:val="000000"/>
                  <w:sz w:val="16"/>
                  <w:szCs w:val="16"/>
                </w:rPr>
                <w:t>Number(14)</w:t>
              </w:r>
            </w:ins>
          </w:p>
        </w:tc>
        <w:tc>
          <w:tcPr>
            <w:tcW w:w="2480" w:type="dxa"/>
            <w:tcBorders>
              <w:top w:val="nil"/>
              <w:left w:val="nil"/>
              <w:bottom w:val="single" w:sz="4" w:space="0" w:color="auto"/>
              <w:right w:val="single" w:sz="4" w:space="0" w:color="auto"/>
            </w:tcBorders>
            <w:shd w:val="clear" w:color="000000" w:fill="FFFFFF"/>
            <w:tcPrChange w:id="3702"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703" w:author="gsadi" w:date="2013-11-18T16:08:00Z"/>
                <w:rFonts w:ascii="Arial" w:hAnsi="Arial" w:cs="Arial"/>
                <w:color w:val="000000"/>
                <w:sz w:val="16"/>
                <w:szCs w:val="16"/>
              </w:rPr>
            </w:pPr>
          </w:p>
        </w:tc>
      </w:tr>
      <w:tr w:rsidR="00C3641D" w:rsidRPr="005A65D6" w:rsidTr="00C3641D">
        <w:trPr>
          <w:trHeight w:val="285"/>
          <w:ins w:id="3704" w:author="gsadi" w:date="2013-11-18T16:08:00Z"/>
          <w:trPrChange w:id="3705"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706"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707" w:author="gsadi" w:date="2013-11-18T16:08:00Z"/>
                <w:rFonts w:ascii="Arial" w:hAnsi="Arial" w:cs="Arial"/>
                <w:color w:val="000000"/>
                <w:sz w:val="16"/>
                <w:szCs w:val="16"/>
              </w:rPr>
            </w:pPr>
            <w:ins w:id="3708" w:author="gsadi" w:date="2013-11-18T16:08:00Z">
              <w:r w:rsidRPr="005A65D6">
                <w:rPr>
                  <w:rFonts w:ascii="Arial" w:hAnsi="Arial" w:cs="Arial"/>
                  <w:color w:val="000000"/>
                  <w:sz w:val="16"/>
                  <w:szCs w:val="16"/>
                </w:rPr>
                <w:t>23</w:t>
              </w:r>
            </w:ins>
          </w:p>
        </w:tc>
        <w:tc>
          <w:tcPr>
            <w:tcW w:w="3619" w:type="dxa"/>
            <w:tcBorders>
              <w:top w:val="nil"/>
              <w:left w:val="nil"/>
              <w:bottom w:val="single" w:sz="4" w:space="0" w:color="auto"/>
              <w:right w:val="single" w:sz="4" w:space="0" w:color="auto"/>
            </w:tcBorders>
            <w:shd w:val="clear" w:color="000000" w:fill="FFFFFF"/>
            <w:hideMark/>
            <w:tcPrChange w:id="3709"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10" w:author="gsadi" w:date="2013-11-18T16:08:00Z"/>
                <w:rFonts w:ascii="Arial" w:hAnsi="Arial" w:cs="Arial"/>
                <w:color w:val="000000"/>
                <w:sz w:val="16"/>
                <w:szCs w:val="16"/>
              </w:rPr>
            </w:pPr>
            <w:ins w:id="3711" w:author="gsadi" w:date="2013-11-18T16:08:00Z">
              <w:r w:rsidRPr="005A65D6">
                <w:rPr>
                  <w:rFonts w:ascii="Arial" w:hAnsi="Arial" w:cs="Arial"/>
                  <w:color w:val="000000"/>
                  <w:sz w:val="16"/>
                  <w:szCs w:val="16"/>
                </w:rPr>
                <w:t>Sign2</w:t>
              </w:r>
            </w:ins>
          </w:p>
        </w:tc>
        <w:tc>
          <w:tcPr>
            <w:tcW w:w="1079" w:type="dxa"/>
            <w:tcBorders>
              <w:top w:val="nil"/>
              <w:left w:val="nil"/>
              <w:bottom w:val="single" w:sz="4" w:space="0" w:color="auto"/>
              <w:right w:val="single" w:sz="4" w:space="0" w:color="auto"/>
            </w:tcBorders>
            <w:shd w:val="clear" w:color="000000" w:fill="FFFFFF"/>
            <w:hideMark/>
            <w:tcPrChange w:id="3712"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13" w:author="gsadi" w:date="2013-11-18T16:08:00Z"/>
                <w:rFonts w:ascii="Arial" w:hAnsi="Arial" w:cs="Arial"/>
                <w:color w:val="000000"/>
                <w:sz w:val="16"/>
                <w:szCs w:val="16"/>
              </w:rPr>
            </w:pPr>
            <w:ins w:id="3714" w:author="gsadi" w:date="2013-11-18T16:08:00Z">
              <w:r w:rsidRPr="005A65D6">
                <w:rPr>
                  <w:rFonts w:ascii="Arial" w:hAnsi="Arial" w:cs="Arial"/>
                  <w:color w:val="000000"/>
                  <w:sz w:val="16"/>
                  <w:szCs w:val="16"/>
                </w:rPr>
                <w:t>Char(1)</w:t>
              </w:r>
            </w:ins>
          </w:p>
        </w:tc>
        <w:tc>
          <w:tcPr>
            <w:tcW w:w="2480" w:type="dxa"/>
            <w:tcBorders>
              <w:top w:val="nil"/>
              <w:left w:val="nil"/>
              <w:bottom w:val="single" w:sz="4" w:space="0" w:color="auto"/>
              <w:right w:val="single" w:sz="4" w:space="0" w:color="auto"/>
            </w:tcBorders>
            <w:shd w:val="clear" w:color="000000" w:fill="FFFFFF"/>
            <w:tcPrChange w:id="3715"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716" w:author="gsadi" w:date="2013-11-18T16:08:00Z"/>
                <w:rFonts w:ascii="Arial" w:hAnsi="Arial" w:cs="Arial"/>
                <w:color w:val="000000"/>
                <w:sz w:val="16"/>
                <w:szCs w:val="16"/>
              </w:rPr>
            </w:pPr>
            <w:ins w:id="3717" w:author="gsadi" w:date="2013-11-18T16:08:00Z">
              <w:r>
                <w:rPr>
                  <w:rFonts w:ascii="Arial" w:hAnsi="Arial" w:cs="Arial"/>
                  <w:color w:val="000000"/>
                  <w:sz w:val="16"/>
                  <w:szCs w:val="16"/>
                </w:rPr>
                <w:t>Default “+”</w:t>
              </w:r>
            </w:ins>
          </w:p>
        </w:tc>
      </w:tr>
      <w:tr w:rsidR="00C3641D" w:rsidRPr="005A65D6" w:rsidTr="00C3641D">
        <w:trPr>
          <w:trHeight w:val="285"/>
          <w:ins w:id="3718" w:author="gsadi" w:date="2013-11-18T16:08:00Z"/>
          <w:trPrChange w:id="3719"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720"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721" w:author="gsadi" w:date="2013-11-18T16:08:00Z"/>
                <w:rFonts w:ascii="Arial" w:hAnsi="Arial" w:cs="Arial"/>
                <w:color w:val="000000"/>
                <w:sz w:val="16"/>
                <w:szCs w:val="16"/>
              </w:rPr>
            </w:pPr>
            <w:ins w:id="3722" w:author="gsadi" w:date="2013-11-18T16:08:00Z">
              <w:r w:rsidRPr="005A65D6">
                <w:rPr>
                  <w:rFonts w:ascii="Arial" w:hAnsi="Arial" w:cs="Arial"/>
                  <w:color w:val="000000"/>
                  <w:sz w:val="16"/>
                  <w:szCs w:val="16"/>
                </w:rPr>
                <w:t>24</w:t>
              </w:r>
            </w:ins>
          </w:p>
        </w:tc>
        <w:tc>
          <w:tcPr>
            <w:tcW w:w="3619" w:type="dxa"/>
            <w:tcBorders>
              <w:top w:val="nil"/>
              <w:left w:val="nil"/>
              <w:bottom w:val="single" w:sz="4" w:space="0" w:color="auto"/>
              <w:right w:val="single" w:sz="4" w:space="0" w:color="auto"/>
            </w:tcBorders>
            <w:shd w:val="clear" w:color="000000" w:fill="FFFFFF"/>
            <w:hideMark/>
            <w:tcPrChange w:id="3723"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24" w:author="gsadi" w:date="2013-11-18T16:08:00Z"/>
                <w:rFonts w:ascii="Arial" w:hAnsi="Arial" w:cs="Arial"/>
                <w:color w:val="000000"/>
                <w:sz w:val="16"/>
                <w:szCs w:val="16"/>
              </w:rPr>
            </w:pPr>
            <w:ins w:id="3725" w:author="gsadi" w:date="2013-11-18T16:08:00Z">
              <w:r w:rsidRPr="005A65D6">
                <w:rPr>
                  <w:rFonts w:ascii="Arial" w:hAnsi="Arial" w:cs="Arial"/>
                  <w:color w:val="000000"/>
                  <w:sz w:val="16"/>
                  <w:szCs w:val="16"/>
                </w:rPr>
                <w:t>Delivered Qty</w:t>
              </w:r>
            </w:ins>
          </w:p>
        </w:tc>
        <w:tc>
          <w:tcPr>
            <w:tcW w:w="1079" w:type="dxa"/>
            <w:tcBorders>
              <w:top w:val="nil"/>
              <w:left w:val="nil"/>
              <w:bottom w:val="single" w:sz="4" w:space="0" w:color="auto"/>
              <w:right w:val="single" w:sz="4" w:space="0" w:color="auto"/>
            </w:tcBorders>
            <w:shd w:val="clear" w:color="000000" w:fill="FFFFFF"/>
            <w:hideMark/>
            <w:tcPrChange w:id="3726"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27" w:author="gsadi" w:date="2013-11-18T16:08:00Z"/>
                <w:rFonts w:ascii="Arial" w:hAnsi="Arial" w:cs="Arial"/>
                <w:color w:val="000000"/>
                <w:sz w:val="16"/>
                <w:szCs w:val="16"/>
              </w:rPr>
            </w:pPr>
            <w:ins w:id="3728" w:author="gsadi" w:date="2013-11-18T16:08:00Z">
              <w:r w:rsidRPr="005A65D6">
                <w:rPr>
                  <w:rFonts w:ascii="Arial" w:hAnsi="Arial" w:cs="Arial"/>
                  <w:color w:val="000000"/>
                  <w:sz w:val="16"/>
                  <w:szCs w:val="16"/>
                </w:rPr>
                <w:t>Number(14)</w:t>
              </w:r>
            </w:ins>
          </w:p>
        </w:tc>
        <w:tc>
          <w:tcPr>
            <w:tcW w:w="2480" w:type="dxa"/>
            <w:tcBorders>
              <w:top w:val="nil"/>
              <w:left w:val="nil"/>
              <w:bottom w:val="single" w:sz="4" w:space="0" w:color="auto"/>
              <w:right w:val="single" w:sz="4" w:space="0" w:color="auto"/>
            </w:tcBorders>
            <w:shd w:val="clear" w:color="000000" w:fill="FFFFFF"/>
            <w:tcPrChange w:id="3729"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730" w:author="gsadi" w:date="2013-11-18T16:08:00Z"/>
                <w:rFonts w:ascii="Arial" w:hAnsi="Arial" w:cs="Arial"/>
                <w:color w:val="000000"/>
                <w:sz w:val="16"/>
                <w:szCs w:val="16"/>
              </w:rPr>
            </w:pPr>
          </w:p>
        </w:tc>
      </w:tr>
      <w:tr w:rsidR="00C3641D" w:rsidRPr="005A65D6" w:rsidTr="00C3641D">
        <w:trPr>
          <w:trHeight w:val="285"/>
          <w:ins w:id="3731" w:author="gsadi" w:date="2013-11-18T16:08:00Z"/>
          <w:trPrChange w:id="3732"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733"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734" w:author="gsadi" w:date="2013-11-18T16:08:00Z"/>
                <w:rFonts w:ascii="Arial" w:hAnsi="Arial" w:cs="Arial"/>
                <w:color w:val="000000"/>
                <w:sz w:val="16"/>
                <w:szCs w:val="16"/>
              </w:rPr>
            </w:pPr>
            <w:ins w:id="3735" w:author="gsadi" w:date="2013-11-18T16:08:00Z">
              <w:r w:rsidRPr="005A65D6">
                <w:rPr>
                  <w:rFonts w:ascii="Arial" w:hAnsi="Arial" w:cs="Arial"/>
                  <w:color w:val="000000"/>
                  <w:sz w:val="16"/>
                  <w:szCs w:val="16"/>
                </w:rPr>
                <w:t>25</w:t>
              </w:r>
            </w:ins>
          </w:p>
        </w:tc>
        <w:tc>
          <w:tcPr>
            <w:tcW w:w="3619" w:type="dxa"/>
            <w:tcBorders>
              <w:top w:val="nil"/>
              <w:left w:val="nil"/>
              <w:bottom w:val="single" w:sz="4" w:space="0" w:color="auto"/>
              <w:right w:val="single" w:sz="4" w:space="0" w:color="auto"/>
            </w:tcBorders>
            <w:shd w:val="clear" w:color="000000" w:fill="FFFFFF"/>
            <w:hideMark/>
            <w:tcPrChange w:id="3736"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37" w:author="gsadi" w:date="2013-11-18T16:08:00Z"/>
                <w:rFonts w:ascii="Arial" w:hAnsi="Arial" w:cs="Arial"/>
                <w:color w:val="000000"/>
                <w:sz w:val="16"/>
                <w:szCs w:val="16"/>
              </w:rPr>
            </w:pPr>
            <w:ins w:id="3738" w:author="gsadi" w:date="2013-11-18T16:08:00Z">
              <w:r w:rsidRPr="005A65D6">
                <w:rPr>
                  <w:rFonts w:ascii="Arial" w:hAnsi="Arial" w:cs="Arial"/>
                  <w:color w:val="000000"/>
                  <w:sz w:val="16"/>
                  <w:szCs w:val="16"/>
                </w:rPr>
                <w:t>Sign3</w:t>
              </w:r>
            </w:ins>
          </w:p>
        </w:tc>
        <w:tc>
          <w:tcPr>
            <w:tcW w:w="1079" w:type="dxa"/>
            <w:tcBorders>
              <w:top w:val="nil"/>
              <w:left w:val="nil"/>
              <w:bottom w:val="single" w:sz="4" w:space="0" w:color="auto"/>
              <w:right w:val="single" w:sz="4" w:space="0" w:color="auto"/>
            </w:tcBorders>
            <w:shd w:val="clear" w:color="000000" w:fill="FFFFFF"/>
            <w:hideMark/>
            <w:tcPrChange w:id="3739"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40" w:author="gsadi" w:date="2013-11-18T16:08:00Z"/>
                <w:rFonts w:ascii="Arial" w:hAnsi="Arial" w:cs="Arial"/>
                <w:color w:val="000000"/>
                <w:sz w:val="16"/>
                <w:szCs w:val="16"/>
              </w:rPr>
            </w:pPr>
            <w:ins w:id="3741" w:author="gsadi" w:date="2013-11-18T16:08:00Z">
              <w:r w:rsidRPr="005A65D6">
                <w:rPr>
                  <w:rFonts w:ascii="Arial" w:hAnsi="Arial" w:cs="Arial"/>
                  <w:color w:val="000000"/>
                  <w:sz w:val="16"/>
                  <w:szCs w:val="16"/>
                </w:rPr>
                <w:t>Char(1)</w:t>
              </w:r>
            </w:ins>
          </w:p>
        </w:tc>
        <w:tc>
          <w:tcPr>
            <w:tcW w:w="2480" w:type="dxa"/>
            <w:tcBorders>
              <w:top w:val="nil"/>
              <w:left w:val="nil"/>
              <w:bottom w:val="single" w:sz="4" w:space="0" w:color="auto"/>
              <w:right w:val="single" w:sz="4" w:space="0" w:color="auto"/>
            </w:tcBorders>
            <w:shd w:val="clear" w:color="000000" w:fill="FFFFFF"/>
            <w:tcPrChange w:id="3742"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743" w:author="gsadi" w:date="2013-11-18T16:08:00Z"/>
                <w:rFonts w:ascii="Arial" w:hAnsi="Arial" w:cs="Arial"/>
                <w:color w:val="000000"/>
                <w:sz w:val="16"/>
                <w:szCs w:val="16"/>
              </w:rPr>
            </w:pPr>
            <w:ins w:id="3744" w:author="gsadi" w:date="2013-11-18T16:08:00Z">
              <w:r>
                <w:rPr>
                  <w:rFonts w:ascii="Arial" w:hAnsi="Arial" w:cs="Arial"/>
                  <w:color w:val="000000"/>
                  <w:sz w:val="16"/>
                  <w:szCs w:val="16"/>
                </w:rPr>
                <w:t>Default “+”</w:t>
              </w:r>
            </w:ins>
          </w:p>
        </w:tc>
      </w:tr>
      <w:tr w:rsidR="00C3641D" w:rsidRPr="005A65D6" w:rsidTr="00C3641D">
        <w:trPr>
          <w:trHeight w:val="285"/>
          <w:ins w:id="3745" w:author="gsadi" w:date="2013-11-18T16:08:00Z"/>
          <w:trPrChange w:id="3746"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747"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748" w:author="gsadi" w:date="2013-11-18T16:08:00Z"/>
                <w:rFonts w:ascii="Arial" w:hAnsi="Arial" w:cs="Arial"/>
                <w:color w:val="000000"/>
                <w:sz w:val="16"/>
                <w:szCs w:val="16"/>
              </w:rPr>
            </w:pPr>
            <w:ins w:id="3749" w:author="gsadi" w:date="2013-11-18T16:08:00Z">
              <w:r w:rsidRPr="005A65D6">
                <w:rPr>
                  <w:rFonts w:ascii="Arial" w:hAnsi="Arial" w:cs="Arial"/>
                  <w:color w:val="000000"/>
                  <w:sz w:val="16"/>
                  <w:szCs w:val="16"/>
                </w:rPr>
                <w:t>26</w:t>
              </w:r>
            </w:ins>
          </w:p>
        </w:tc>
        <w:tc>
          <w:tcPr>
            <w:tcW w:w="3619" w:type="dxa"/>
            <w:tcBorders>
              <w:top w:val="nil"/>
              <w:left w:val="nil"/>
              <w:bottom w:val="single" w:sz="4" w:space="0" w:color="auto"/>
              <w:right w:val="single" w:sz="4" w:space="0" w:color="auto"/>
            </w:tcBorders>
            <w:shd w:val="clear" w:color="000000" w:fill="FFFFFF"/>
            <w:hideMark/>
            <w:tcPrChange w:id="3750"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51" w:author="gsadi" w:date="2013-11-18T16:08:00Z"/>
                <w:rFonts w:ascii="Arial" w:hAnsi="Arial" w:cs="Arial"/>
                <w:color w:val="000000"/>
                <w:sz w:val="16"/>
                <w:szCs w:val="16"/>
              </w:rPr>
            </w:pPr>
            <w:ins w:id="3752" w:author="gsadi" w:date="2013-11-18T16:08:00Z">
              <w:r w:rsidRPr="005A65D6">
                <w:rPr>
                  <w:rFonts w:ascii="Arial" w:hAnsi="Arial" w:cs="Arial"/>
                  <w:color w:val="000000"/>
                  <w:sz w:val="16"/>
                  <w:szCs w:val="16"/>
                </w:rPr>
                <w:t>Style color</w:t>
              </w:r>
            </w:ins>
          </w:p>
        </w:tc>
        <w:tc>
          <w:tcPr>
            <w:tcW w:w="1079" w:type="dxa"/>
            <w:tcBorders>
              <w:top w:val="nil"/>
              <w:left w:val="nil"/>
              <w:bottom w:val="single" w:sz="4" w:space="0" w:color="auto"/>
              <w:right w:val="single" w:sz="4" w:space="0" w:color="auto"/>
            </w:tcBorders>
            <w:shd w:val="clear" w:color="000000" w:fill="FFFFFF"/>
            <w:hideMark/>
            <w:tcPrChange w:id="3753"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54" w:author="gsadi" w:date="2013-11-18T16:08:00Z"/>
                <w:rFonts w:ascii="Arial" w:hAnsi="Arial" w:cs="Arial"/>
                <w:color w:val="000000"/>
                <w:sz w:val="16"/>
                <w:szCs w:val="16"/>
              </w:rPr>
            </w:pPr>
            <w:ins w:id="3755" w:author="gsadi" w:date="2013-11-18T16:08:00Z">
              <w:r w:rsidRPr="005A65D6">
                <w:rPr>
                  <w:rFonts w:ascii="Arial" w:hAnsi="Arial" w:cs="Arial"/>
                  <w:color w:val="000000"/>
                  <w:sz w:val="16"/>
                  <w:szCs w:val="16"/>
                </w:rPr>
                <w:t>Char(18)</w:t>
              </w:r>
            </w:ins>
          </w:p>
        </w:tc>
        <w:tc>
          <w:tcPr>
            <w:tcW w:w="2480" w:type="dxa"/>
            <w:tcBorders>
              <w:top w:val="nil"/>
              <w:left w:val="nil"/>
              <w:bottom w:val="single" w:sz="4" w:space="0" w:color="auto"/>
              <w:right w:val="single" w:sz="4" w:space="0" w:color="auto"/>
            </w:tcBorders>
            <w:shd w:val="clear" w:color="000000" w:fill="FFFFFF"/>
            <w:tcPrChange w:id="3756"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757" w:author="gsadi" w:date="2013-11-18T16:08:00Z"/>
                <w:rFonts w:ascii="Arial" w:hAnsi="Arial" w:cs="Arial"/>
                <w:color w:val="000000"/>
                <w:sz w:val="16"/>
                <w:szCs w:val="16"/>
              </w:rPr>
            </w:pPr>
          </w:p>
        </w:tc>
      </w:tr>
      <w:tr w:rsidR="00C3641D" w:rsidRPr="005A65D6" w:rsidTr="00C3641D">
        <w:trPr>
          <w:trHeight w:val="285"/>
          <w:ins w:id="3758" w:author="gsadi" w:date="2013-11-18T16:08:00Z"/>
          <w:trPrChange w:id="3759"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760"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761" w:author="gsadi" w:date="2013-11-18T16:08:00Z"/>
                <w:rFonts w:ascii="Arial" w:hAnsi="Arial" w:cs="Arial"/>
                <w:color w:val="000000"/>
                <w:sz w:val="16"/>
                <w:szCs w:val="16"/>
              </w:rPr>
            </w:pPr>
            <w:ins w:id="3762" w:author="gsadi" w:date="2013-11-18T16:08:00Z">
              <w:r w:rsidRPr="005A65D6">
                <w:rPr>
                  <w:rFonts w:ascii="Arial" w:hAnsi="Arial" w:cs="Arial"/>
                  <w:color w:val="000000"/>
                  <w:sz w:val="16"/>
                  <w:szCs w:val="16"/>
                </w:rPr>
                <w:t>27</w:t>
              </w:r>
            </w:ins>
          </w:p>
        </w:tc>
        <w:tc>
          <w:tcPr>
            <w:tcW w:w="3619" w:type="dxa"/>
            <w:tcBorders>
              <w:top w:val="nil"/>
              <w:left w:val="nil"/>
              <w:bottom w:val="single" w:sz="4" w:space="0" w:color="auto"/>
              <w:right w:val="single" w:sz="4" w:space="0" w:color="auto"/>
            </w:tcBorders>
            <w:shd w:val="clear" w:color="000000" w:fill="FFFFFF"/>
            <w:hideMark/>
            <w:tcPrChange w:id="3763"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64" w:author="gsadi" w:date="2013-11-18T16:08:00Z"/>
                <w:rFonts w:ascii="Arial" w:hAnsi="Arial" w:cs="Arial"/>
                <w:color w:val="000000"/>
                <w:sz w:val="16"/>
                <w:szCs w:val="16"/>
              </w:rPr>
            </w:pPr>
            <w:ins w:id="3765" w:author="gsadi" w:date="2013-11-18T16:08:00Z">
              <w:r w:rsidRPr="005A65D6">
                <w:rPr>
                  <w:rFonts w:ascii="Arial" w:hAnsi="Arial" w:cs="Arial"/>
                  <w:color w:val="000000"/>
                  <w:sz w:val="16"/>
                  <w:szCs w:val="16"/>
                </w:rPr>
                <w:t>Document Category</w:t>
              </w:r>
            </w:ins>
          </w:p>
        </w:tc>
        <w:tc>
          <w:tcPr>
            <w:tcW w:w="1079" w:type="dxa"/>
            <w:tcBorders>
              <w:top w:val="nil"/>
              <w:left w:val="nil"/>
              <w:bottom w:val="single" w:sz="4" w:space="0" w:color="auto"/>
              <w:right w:val="single" w:sz="4" w:space="0" w:color="auto"/>
            </w:tcBorders>
            <w:shd w:val="clear" w:color="000000" w:fill="FFFFFF"/>
            <w:hideMark/>
            <w:tcPrChange w:id="3766"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67" w:author="gsadi" w:date="2013-11-18T16:08:00Z"/>
                <w:rFonts w:ascii="Arial" w:hAnsi="Arial" w:cs="Arial"/>
                <w:color w:val="000000"/>
                <w:sz w:val="16"/>
                <w:szCs w:val="16"/>
              </w:rPr>
            </w:pPr>
            <w:ins w:id="3768" w:author="gsadi" w:date="2013-11-18T16:08:00Z">
              <w:r w:rsidRPr="005A65D6">
                <w:rPr>
                  <w:rFonts w:ascii="Arial" w:hAnsi="Arial" w:cs="Arial"/>
                  <w:color w:val="000000"/>
                  <w:sz w:val="16"/>
                  <w:szCs w:val="16"/>
                </w:rPr>
                <w:t>Char(1)</w:t>
              </w:r>
            </w:ins>
          </w:p>
        </w:tc>
        <w:tc>
          <w:tcPr>
            <w:tcW w:w="2480" w:type="dxa"/>
            <w:tcBorders>
              <w:top w:val="nil"/>
              <w:left w:val="nil"/>
              <w:bottom w:val="single" w:sz="4" w:space="0" w:color="auto"/>
              <w:right w:val="single" w:sz="4" w:space="0" w:color="auto"/>
            </w:tcBorders>
            <w:shd w:val="clear" w:color="000000" w:fill="FFFFFF"/>
            <w:tcPrChange w:id="3769"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770" w:author="gsadi" w:date="2013-11-18T16:08:00Z"/>
                <w:rFonts w:ascii="Arial" w:hAnsi="Arial" w:cs="Arial"/>
                <w:color w:val="000000"/>
                <w:sz w:val="16"/>
                <w:szCs w:val="16"/>
              </w:rPr>
            </w:pPr>
          </w:p>
        </w:tc>
      </w:tr>
      <w:tr w:rsidR="00C3641D" w:rsidRPr="005A65D6" w:rsidTr="00C3641D">
        <w:trPr>
          <w:trHeight w:val="285"/>
          <w:ins w:id="3771" w:author="gsadi" w:date="2013-11-18T16:08:00Z"/>
          <w:trPrChange w:id="3772"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773"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774" w:author="gsadi" w:date="2013-11-18T16:08:00Z"/>
                <w:rFonts w:ascii="Arial" w:hAnsi="Arial" w:cs="Arial"/>
                <w:color w:val="000000"/>
                <w:sz w:val="16"/>
                <w:szCs w:val="16"/>
              </w:rPr>
            </w:pPr>
            <w:ins w:id="3775" w:author="gsadi" w:date="2013-11-18T16:08:00Z">
              <w:r w:rsidRPr="005A65D6">
                <w:rPr>
                  <w:rFonts w:ascii="Arial" w:hAnsi="Arial" w:cs="Arial"/>
                  <w:color w:val="000000"/>
                  <w:sz w:val="16"/>
                  <w:szCs w:val="16"/>
                </w:rPr>
                <w:t>28</w:t>
              </w:r>
            </w:ins>
          </w:p>
        </w:tc>
        <w:tc>
          <w:tcPr>
            <w:tcW w:w="3619" w:type="dxa"/>
            <w:tcBorders>
              <w:top w:val="nil"/>
              <w:left w:val="nil"/>
              <w:bottom w:val="single" w:sz="4" w:space="0" w:color="auto"/>
              <w:right w:val="single" w:sz="4" w:space="0" w:color="auto"/>
            </w:tcBorders>
            <w:shd w:val="clear" w:color="000000" w:fill="FFFFFF"/>
            <w:hideMark/>
            <w:tcPrChange w:id="3776"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77" w:author="gsadi" w:date="2013-11-18T16:08:00Z"/>
                <w:rFonts w:ascii="Arial" w:hAnsi="Arial" w:cs="Arial"/>
                <w:color w:val="000000"/>
                <w:sz w:val="16"/>
                <w:szCs w:val="16"/>
              </w:rPr>
            </w:pPr>
            <w:ins w:id="3778" w:author="gsadi" w:date="2013-11-18T16:08:00Z">
              <w:r w:rsidRPr="005A65D6">
                <w:rPr>
                  <w:rFonts w:ascii="Arial" w:hAnsi="Arial" w:cs="Arial"/>
                  <w:color w:val="000000"/>
                  <w:sz w:val="16"/>
                  <w:szCs w:val="16"/>
                </w:rPr>
                <w:t>Sales Document Type</w:t>
              </w:r>
            </w:ins>
          </w:p>
        </w:tc>
        <w:tc>
          <w:tcPr>
            <w:tcW w:w="1079" w:type="dxa"/>
            <w:tcBorders>
              <w:top w:val="nil"/>
              <w:left w:val="nil"/>
              <w:bottom w:val="single" w:sz="4" w:space="0" w:color="auto"/>
              <w:right w:val="single" w:sz="4" w:space="0" w:color="auto"/>
            </w:tcBorders>
            <w:shd w:val="clear" w:color="000000" w:fill="FFFFFF"/>
            <w:hideMark/>
            <w:tcPrChange w:id="3779"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80" w:author="gsadi" w:date="2013-11-18T16:08:00Z"/>
                <w:rFonts w:ascii="Arial" w:hAnsi="Arial" w:cs="Arial"/>
                <w:color w:val="000000"/>
                <w:sz w:val="16"/>
                <w:szCs w:val="16"/>
              </w:rPr>
            </w:pPr>
            <w:ins w:id="3781" w:author="gsadi" w:date="2013-11-18T16:08:00Z">
              <w:r w:rsidRPr="005A65D6">
                <w:rPr>
                  <w:rFonts w:ascii="Arial" w:hAnsi="Arial" w:cs="Arial"/>
                  <w:color w:val="000000"/>
                  <w:sz w:val="16"/>
                  <w:szCs w:val="16"/>
                </w:rPr>
                <w:t>Char(4)</w:t>
              </w:r>
            </w:ins>
          </w:p>
        </w:tc>
        <w:tc>
          <w:tcPr>
            <w:tcW w:w="2480" w:type="dxa"/>
            <w:tcBorders>
              <w:top w:val="nil"/>
              <w:left w:val="nil"/>
              <w:bottom w:val="single" w:sz="4" w:space="0" w:color="auto"/>
              <w:right w:val="single" w:sz="4" w:space="0" w:color="auto"/>
            </w:tcBorders>
            <w:shd w:val="clear" w:color="000000" w:fill="FFFFFF"/>
            <w:tcPrChange w:id="3782"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783" w:author="gsadi" w:date="2013-11-18T16:08:00Z"/>
                <w:rFonts w:ascii="Arial" w:hAnsi="Arial" w:cs="Arial"/>
                <w:color w:val="000000"/>
                <w:sz w:val="16"/>
                <w:szCs w:val="16"/>
              </w:rPr>
            </w:pPr>
          </w:p>
        </w:tc>
      </w:tr>
      <w:tr w:rsidR="00C3641D" w:rsidRPr="005A65D6" w:rsidTr="00C3641D">
        <w:trPr>
          <w:trHeight w:val="285"/>
          <w:ins w:id="3784" w:author="gsadi" w:date="2013-11-18T16:08:00Z"/>
          <w:trPrChange w:id="3785"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786"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787" w:author="gsadi" w:date="2013-11-18T16:08:00Z"/>
                <w:rFonts w:ascii="Arial" w:hAnsi="Arial" w:cs="Arial"/>
                <w:color w:val="000000"/>
                <w:sz w:val="16"/>
                <w:szCs w:val="16"/>
              </w:rPr>
            </w:pPr>
            <w:ins w:id="3788" w:author="gsadi" w:date="2013-11-18T16:08:00Z">
              <w:r w:rsidRPr="005A65D6">
                <w:rPr>
                  <w:rFonts w:ascii="Arial" w:hAnsi="Arial" w:cs="Arial"/>
                  <w:color w:val="000000"/>
                  <w:sz w:val="16"/>
                  <w:szCs w:val="16"/>
                </w:rPr>
                <w:t>29</w:t>
              </w:r>
            </w:ins>
          </w:p>
        </w:tc>
        <w:tc>
          <w:tcPr>
            <w:tcW w:w="3619" w:type="dxa"/>
            <w:tcBorders>
              <w:top w:val="nil"/>
              <w:left w:val="nil"/>
              <w:bottom w:val="single" w:sz="4" w:space="0" w:color="auto"/>
              <w:right w:val="single" w:sz="4" w:space="0" w:color="auto"/>
            </w:tcBorders>
            <w:shd w:val="clear" w:color="000000" w:fill="FFFFFF"/>
            <w:hideMark/>
            <w:tcPrChange w:id="3789"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90" w:author="gsadi" w:date="2013-11-18T16:08:00Z"/>
                <w:rFonts w:ascii="Arial" w:hAnsi="Arial" w:cs="Arial"/>
                <w:color w:val="000000"/>
                <w:sz w:val="16"/>
                <w:szCs w:val="16"/>
              </w:rPr>
            </w:pPr>
            <w:ins w:id="3791" w:author="gsadi" w:date="2013-11-18T16:08:00Z">
              <w:r w:rsidRPr="005A65D6">
                <w:rPr>
                  <w:rFonts w:ascii="Arial" w:hAnsi="Arial" w:cs="Arial"/>
                  <w:color w:val="000000"/>
                  <w:sz w:val="16"/>
                  <w:szCs w:val="16"/>
                </w:rPr>
                <w:t>Sales Order Number</w:t>
              </w:r>
            </w:ins>
          </w:p>
        </w:tc>
        <w:tc>
          <w:tcPr>
            <w:tcW w:w="1079" w:type="dxa"/>
            <w:tcBorders>
              <w:top w:val="nil"/>
              <w:left w:val="nil"/>
              <w:bottom w:val="single" w:sz="4" w:space="0" w:color="auto"/>
              <w:right w:val="single" w:sz="4" w:space="0" w:color="auto"/>
            </w:tcBorders>
            <w:shd w:val="clear" w:color="000000" w:fill="FFFFFF"/>
            <w:hideMark/>
            <w:tcPrChange w:id="3792"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793" w:author="gsadi" w:date="2013-11-18T16:08:00Z"/>
                <w:rFonts w:ascii="Arial" w:hAnsi="Arial" w:cs="Arial"/>
                <w:color w:val="000000"/>
                <w:sz w:val="16"/>
                <w:szCs w:val="16"/>
              </w:rPr>
            </w:pPr>
            <w:ins w:id="3794" w:author="gsadi" w:date="2013-11-18T16:08:00Z">
              <w:r w:rsidRPr="005A65D6">
                <w:rPr>
                  <w:rFonts w:ascii="Arial" w:hAnsi="Arial" w:cs="Arial"/>
                  <w:color w:val="000000"/>
                  <w:sz w:val="16"/>
                  <w:szCs w:val="16"/>
                </w:rPr>
                <w:t>Char(10)</w:t>
              </w:r>
            </w:ins>
          </w:p>
        </w:tc>
        <w:tc>
          <w:tcPr>
            <w:tcW w:w="2480" w:type="dxa"/>
            <w:tcBorders>
              <w:top w:val="nil"/>
              <w:left w:val="nil"/>
              <w:bottom w:val="single" w:sz="4" w:space="0" w:color="auto"/>
              <w:right w:val="single" w:sz="4" w:space="0" w:color="auto"/>
            </w:tcBorders>
            <w:shd w:val="clear" w:color="000000" w:fill="FFFFFF"/>
            <w:tcPrChange w:id="3795"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796" w:author="gsadi" w:date="2013-11-18T16:08:00Z"/>
                <w:rFonts w:ascii="Arial" w:hAnsi="Arial" w:cs="Arial"/>
                <w:color w:val="000000"/>
                <w:sz w:val="16"/>
                <w:szCs w:val="16"/>
              </w:rPr>
            </w:pPr>
          </w:p>
        </w:tc>
      </w:tr>
      <w:tr w:rsidR="00C3641D" w:rsidRPr="005A65D6" w:rsidTr="00C3641D">
        <w:trPr>
          <w:trHeight w:val="285"/>
          <w:ins w:id="3797" w:author="gsadi" w:date="2013-11-18T16:08:00Z"/>
          <w:trPrChange w:id="3798"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799"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800" w:author="gsadi" w:date="2013-11-18T16:08:00Z"/>
                <w:rFonts w:ascii="Arial" w:hAnsi="Arial" w:cs="Arial"/>
                <w:color w:val="000000"/>
                <w:sz w:val="16"/>
                <w:szCs w:val="16"/>
              </w:rPr>
            </w:pPr>
            <w:ins w:id="3801" w:author="gsadi" w:date="2013-11-18T16:08:00Z">
              <w:r w:rsidRPr="005A65D6">
                <w:rPr>
                  <w:rFonts w:ascii="Arial" w:hAnsi="Arial" w:cs="Arial"/>
                  <w:color w:val="000000"/>
                  <w:sz w:val="16"/>
                  <w:szCs w:val="16"/>
                </w:rPr>
                <w:t>30</w:t>
              </w:r>
            </w:ins>
          </w:p>
        </w:tc>
        <w:tc>
          <w:tcPr>
            <w:tcW w:w="3619" w:type="dxa"/>
            <w:tcBorders>
              <w:top w:val="nil"/>
              <w:left w:val="nil"/>
              <w:bottom w:val="single" w:sz="4" w:space="0" w:color="auto"/>
              <w:right w:val="single" w:sz="4" w:space="0" w:color="auto"/>
            </w:tcBorders>
            <w:shd w:val="clear" w:color="000000" w:fill="FFFFFF"/>
            <w:hideMark/>
            <w:tcPrChange w:id="3802"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03" w:author="gsadi" w:date="2013-11-18T16:08:00Z"/>
                <w:rFonts w:ascii="Arial" w:hAnsi="Arial" w:cs="Arial"/>
                <w:color w:val="000000"/>
                <w:sz w:val="16"/>
                <w:szCs w:val="16"/>
              </w:rPr>
            </w:pPr>
            <w:ins w:id="3804" w:author="gsadi" w:date="2013-11-18T16:08:00Z">
              <w:r w:rsidRPr="005A65D6">
                <w:rPr>
                  <w:rFonts w:ascii="Arial" w:hAnsi="Arial" w:cs="Arial"/>
                  <w:color w:val="000000"/>
                  <w:sz w:val="16"/>
                  <w:szCs w:val="16"/>
                </w:rPr>
                <w:t>Sales Doc Line Item</w:t>
              </w:r>
            </w:ins>
          </w:p>
        </w:tc>
        <w:tc>
          <w:tcPr>
            <w:tcW w:w="1079" w:type="dxa"/>
            <w:tcBorders>
              <w:top w:val="nil"/>
              <w:left w:val="nil"/>
              <w:bottom w:val="single" w:sz="4" w:space="0" w:color="auto"/>
              <w:right w:val="single" w:sz="4" w:space="0" w:color="auto"/>
            </w:tcBorders>
            <w:shd w:val="clear" w:color="000000" w:fill="FFFFFF"/>
            <w:hideMark/>
            <w:tcPrChange w:id="3805"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06" w:author="gsadi" w:date="2013-11-18T16:08:00Z"/>
                <w:rFonts w:ascii="Arial" w:hAnsi="Arial" w:cs="Arial"/>
                <w:color w:val="000000"/>
                <w:sz w:val="16"/>
                <w:szCs w:val="16"/>
              </w:rPr>
            </w:pPr>
            <w:ins w:id="3807" w:author="gsadi" w:date="2013-11-18T16:08:00Z">
              <w:r w:rsidRPr="005A65D6">
                <w:rPr>
                  <w:rFonts w:ascii="Arial" w:hAnsi="Arial" w:cs="Arial"/>
                  <w:color w:val="000000"/>
                  <w:sz w:val="16"/>
                  <w:szCs w:val="16"/>
                </w:rPr>
                <w:t>Char(6)</w:t>
              </w:r>
            </w:ins>
          </w:p>
        </w:tc>
        <w:tc>
          <w:tcPr>
            <w:tcW w:w="2480" w:type="dxa"/>
            <w:tcBorders>
              <w:top w:val="nil"/>
              <w:left w:val="nil"/>
              <w:bottom w:val="single" w:sz="4" w:space="0" w:color="auto"/>
              <w:right w:val="single" w:sz="4" w:space="0" w:color="auto"/>
            </w:tcBorders>
            <w:shd w:val="clear" w:color="000000" w:fill="FFFFFF"/>
            <w:tcPrChange w:id="3808"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809" w:author="gsadi" w:date="2013-11-18T16:08:00Z"/>
                <w:rFonts w:ascii="Arial" w:hAnsi="Arial" w:cs="Arial"/>
                <w:color w:val="000000"/>
                <w:sz w:val="16"/>
                <w:szCs w:val="16"/>
              </w:rPr>
            </w:pPr>
          </w:p>
        </w:tc>
      </w:tr>
      <w:tr w:rsidR="00C3641D" w:rsidRPr="005A65D6" w:rsidTr="00C3641D">
        <w:trPr>
          <w:trHeight w:val="285"/>
          <w:ins w:id="3810" w:author="gsadi" w:date="2013-11-18T16:08:00Z"/>
          <w:trPrChange w:id="3811"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812"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813" w:author="gsadi" w:date="2013-11-18T16:08:00Z"/>
                <w:rFonts w:ascii="Arial" w:hAnsi="Arial" w:cs="Arial"/>
                <w:color w:val="000000"/>
                <w:sz w:val="16"/>
                <w:szCs w:val="16"/>
              </w:rPr>
            </w:pPr>
            <w:ins w:id="3814" w:author="gsadi" w:date="2013-11-18T16:08:00Z">
              <w:r w:rsidRPr="005A65D6">
                <w:rPr>
                  <w:rFonts w:ascii="Arial" w:hAnsi="Arial" w:cs="Arial"/>
                  <w:color w:val="000000"/>
                  <w:sz w:val="16"/>
                  <w:szCs w:val="16"/>
                </w:rPr>
                <w:t>31</w:t>
              </w:r>
            </w:ins>
          </w:p>
        </w:tc>
        <w:tc>
          <w:tcPr>
            <w:tcW w:w="3619" w:type="dxa"/>
            <w:tcBorders>
              <w:top w:val="nil"/>
              <w:left w:val="nil"/>
              <w:bottom w:val="single" w:sz="4" w:space="0" w:color="auto"/>
              <w:right w:val="single" w:sz="4" w:space="0" w:color="auto"/>
            </w:tcBorders>
            <w:shd w:val="clear" w:color="000000" w:fill="FFFFFF"/>
            <w:hideMark/>
            <w:tcPrChange w:id="3815"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16" w:author="gsadi" w:date="2013-11-18T16:08:00Z"/>
                <w:rFonts w:ascii="Arial" w:hAnsi="Arial" w:cs="Arial"/>
                <w:color w:val="000000"/>
                <w:sz w:val="16"/>
                <w:szCs w:val="16"/>
              </w:rPr>
            </w:pPr>
            <w:ins w:id="3817" w:author="gsadi" w:date="2013-11-18T16:08:00Z">
              <w:r w:rsidRPr="005A65D6">
                <w:rPr>
                  <w:rFonts w:ascii="Arial" w:hAnsi="Arial" w:cs="Arial"/>
                  <w:color w:val="000000"/>
                  <w:sz w:val="16"/>
                  <w:szCs w:val="16"/>
                </w:rPr>
                <w:t>Sales Doc Schedule Line</w:t>
              </w:r>
            </w:ins>
          </w:p>
        </w:tc>
        <w:tc>
          <w:tcPr>
            <w:tcW w:w="1079" w:type="dxa"/>
            <w:tcBorders>
              <w:top w:val="nil"/>
              <w:left w:val="nil"/>
              <w:bottom w:val="single" w:sz="4" w:space="0" w:color="auto"/>
              <w:right w:val="single" w:sz="4" w:space="0" w:color="auto"/>
            </w:tcBorders>
            <w:shd w:val="clear" w:color="000000" w:fill="FFFFFF"/>
            <w:hideMark/>
            <w:tcPrChange w:id="3818"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19" w:author="gsadi" w:date="2013-11-18T16:08:00Z"/>
                <w:rFonts w:ascii="Arial" w:hAnsi="Arial" w:cs="Arial"/>
                <w:color w:val="000000"/>
                <w:sz w:val="16"/>
                <w:szCs w:val="16"/>
              </w:rPr>
            </w:pPr>
            <w:ins w:id="3820" w:author="gsadi" w:date="2013-11-18T16:08:00Z">
              <w:r w:rsidRPr="005A65D6">
                <w:rPr>
                  <w:rFonts w:ascii="Arial" w:hAnsi="Arial" w:cs="Arial"/>
                  <w:color w:val="000000"/>
                  <w:sz w:val="16"/>
                  <w:szCs w:val="16"/>
                </w:rPr>
                <w:t>Char(4)</w:t>
              </w:r>
            </w:ins>
          </w:p>
        </w:tc>
        <w:tc>
          <w:tcPr>
            <w:tcW w:w="2480" w:type="dxa"/>
            <w:tcBorders>
              <w:top w:val="nil"/>
              <w:left w:val="nil"/>
              <w:bottom w:val="single" w:sz="4" w:space="0" w:color="auto"/>
              <w:right w:val="single" w:sz="4" w:space="0" w:color="auto"/>
            </w:tcBorders>
            <w:shd w:val="clear" w:color="000000" w:fill="FFFFFF"/>
            <w:tcPrChange w:id="3821"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822" w:author="gsadi" w:date="2013-11-18T16:08:00Z"/>
                <w:rFonts w:ascii="Arial" w:hAnsi="Arial" w:cs="Arial"/>
                <w:color w:val="000000"/>
                <w:sz w:val="16"/>
                <w:szCs w:val="16"/>
              </w:rPr>
            </w:pPr>
          </w:p>
        </w:tc>
      </w:tr>
      <w:tr w:rsidR="00C3641D" w:rsidRPr="005A65D6" w:rsidTr="00C3641D">
        <w:trPr>
          <w:trHeight w:val="285"/>
          <w:ins w:id="3823" w:author="gsadi" w:date="2013-11-18T16:08:00Z"/>
          <w:trPrChange w:id="3824"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825"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826" w:author="gsadi" w:date="2013-11-18T16:08:00Z"/>
                <w:rFonts w:ascii="Arial" w:hAnsi="Arial" w:cs="Arial"/>
                <w:color w:val="000000"/>
                <w:sz w:val="16"/>
                <w:szCs w:val="16"/>
              </w:rPr>
            </w:pPr>
            <w:ins w:id="3827" w:author="gsadi" w:date="2013-11-18T16:08:00Z">
              <w:r w:rsidRPr="005A65D6">
                <w:rPr>
                  <w:rFonts w:ascii="Arial" w:hAnsi="Arial" w:cs="Arial"/>
                  <w:color w:val="000000"/>
                  <w:sz w:val="16"/>
                  <w:szCs w:val="16"/>
                </w:rPr>
                <w:t>32</w:t>
              </w:r>
            </w:ins>
          </w:p>
        </w:tc>
        <w:tc>
          <w:tcPr>
            <w:tcW w:w="3619" w:type="dxa"/>
            <w:tcBorders>
              <w:top w:val="nil"/>
              <w:left w:val="nil"/>
              <w:bottom w:val="single" w:sz="4" w:space="0" w:color="auto"/>
              <w:right w:val="single" w:sz="4" w:space="0" w:color="auto"/>
            </w:tcBorders>
            <w:shd w:val="clear" w:color="000000" w:fill="FFFFFF"/>
            <w:hideMark/>
            <w:tcPrChange w:id="3828"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29" w:author="gsadi" w:date="2013-11-18T16:08:00Z"/>
                <w:rFonts w:ascii="Arial" w:hAnsi="Arial" w:cs="Arial"/>
                <w:color w:val="000000"/>
                <w:sz w:val="16"/>
                <w:szCs w:val="16"/>
              </w:rPr>
            </w:pPr>
            <w:ins w:id="3830" w:author="gsadi" w:date="2013-11-18T16:08:00Z">
              <w:r w:rsidRPr="005A65D6">
                <w:rPr>
                  <w:rFonts w:ascii="Arial" w:hAnsi="Arial" w:cs="Arial"/>
                  <w:color w:val="000000"/>
                  <w:sz w:val="16"/>
                  <w:szCs w:val="16"/>
                </w:rPr>
                <w:t>Ship To Customer Number</w:t>
              </w:r>
            </w:ins>
          </w:p>
        </w:tc>
        <w:tc>
          <w:tcPr>
            <w:tcW w:w="1079" w:type="dxa"/>
            <w:tcBorders>
              <w:top w:val="nil"/>
              <w:left w:val="nil"/>
              <w:bottom w:val="single" w:sz="4" w:space="0" w:color="auto"/>
              <w:right w:val="single" w:sz="4" w:space="0" w:color="auto"/>
            </w:tcBorders>
            <w:shd w:val="clear" w:color="000000" w:fill="FFFFFF"/>
            <w:hideMark/>
            <w:tcPrChange w:id="3831"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32" w:author="gsadi" w:date="2013-11-18T16:08:00Z"/>
                <w:rFonts w:ascii="Arial" w:hAnsi="Arial" w:cs="Arial"/>
                <w:color w:val="000000"/>
                <w:sz w:val="16"/>
                <w:szCs w:val="16"/>
              </w:rPr>
            </w:pPr>
            <w:ins w:id="3833" w:author="gsadi" w:date="2013-11-18T16:08:00Z">
              <w:r w:rsidRPr="005A65D6">
                <w:rPr>
                  <w:rFonts w:ascii="Arial" w:hAnsi="Arial" w:cs="Arial"/>
                  <w:color w:val="000000"/>
                  <w:sz w:val="16"/>
                  <w:szCs w:val="16"/>
                </w:rPr>
                <w:t>Char(10)</w:t>
              </w:r>
            </w:ins>
          </w:p>
        </w:tc>
        <w:tc>
          <w:tcPr>
            <w:tcW w:w="2480" w:type="dxa"/>
            <w:tcBorders>
              <w:top w:val="nil"/>
              <w:left w:val="nil"/>
              <w:bottom w:val="single" w:sz="4" w:space="0" w:color="auto"/>
              <w:right w:val="single" w:sz="4" w:space="0" w:color="auto"/>
            </w:tcBorders>
            <w:shd w:val="clear" w:color="000000" w:fill="FFFFFF"/>
            <w:tcPrChange w:id="3834"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835" w:author="gsadi" w:date="2013-11-18T16:08:00Z"/>
                <w:rFonts w:ascii="Arial" w:hAnsi="Arial" w:cs="Arial"/>
                <w:color w:val="000000"/>
                <w:sz w:val="16"/>
                <w:szCs w:val="16"/>
              </w:rPr>
            </w:pPr>
          </w:p>
        </w:tc>
      </w:tr>
      <w:tr w:rsidR="00C3641D" w:rsidRPr="005A65D6" w:rsidTr="00C3641D">
        <w:trPr>
          <w:trHeight w:val="285"/>
          <w:ins w:id="3836" w:author="gsadi" w:date="2013-11-18T16:08:00Z"/>
          <w:trPrChange w:id="3837"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838"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839" w:author="gsadi" w:date="2013-11-18T16:08:00Z"/>
                <w:rFonts w:ascii="Arial" w:hAnsi="Arial" w:cs="Arial"/>
                <w:color w:val="000000"/>
                <w:sz w:val="16"/>
                <w:szCs w:val="16"/>
              </w:rPr>
            </w:pPr>
            <w:ins w:id="3840" w:author="gsadi" w:date="2013-11-18T16:08:00Z">
              <w:r w:rsidRPr="005A65D6">
                <w:rPr>
                  <w:rFonts w:ascii="Arial" w:hAnsi="Arial" w:cs="Arial"/>
                  <w:color w:val="000000"/>
                  <w:sz w:val="16"/>
                  <w:szCs w:val="16"/>
                </w:rPr>
                <w:t>33</w:t>
              </w:r>
            </w:ins>
          </w:p>
        </w:tc>
        <w:tc>
          <w:tcPr>
            <w:tcW w:w="3619" w:type="dxa"/>
            <w:tcBorders>
              <w:top w:val="nil"/>
              <w:left w:val="nil"/>
              <w:bottom w:val="single" w:sz="4" w:space="0" w:color="auto"/>
              <w:right w:val="single" w:sz="4" w:space="0" w:color="auto"/>
            </w:tcBorders>
            <w:shd w:val="clear" w:color="000000" w:fill="FFFFFF"/>
            <w:hideMark/>
            <w:tcPrChange w:id="3841"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42" w:author="gsadi" w:date="2013-11-18T16:08:00Z"/>
                <w:rFonts w:ascii="Arial" w:hAnsi="Arial" w:cs="Arial"/>
                <w:color w:val="000000"/>
                <w:sz w:val="16"/>
                <w:szCs w:val="16"/>
              </w:rPr>
            </w:pPr>
            <w:ins w:id="3843" w:author="gsadi" w:date="2013-11-18T16:08:00Z">
              <w:r w:rsidRPr="005A65D6">
                <w:rPr>
                  <w:rFonts w:ascii="Arial" w:hAnsi="Arial" w:cs="Arial"/>
                  <w:color w:val="000000"/>
                  <w:sz w:val="16"/>
                  <w:szCs w:val="16"/>
                </w:rPr>
                <w:t>Item Category</w:t>
              </w:r>
            </w:ins>
          </w:p>
        </w:tc>
        <w:tc>
          <w:tcPr>
            <w:tcW w:w="1079" w:type="dxa"/>
            <w:tcBorders>
              <w:top w:val="nil"/>
              <w:left w:val="nil"/>
              <w:bottom w:val="single" w:sz="4" w:space="0" w:color="auto"/>
              <w:right w:val="single" w:sz="4" w:space="0" w:color="auto"/>
            </w:tcBorders>
            <w:shd w:val="clear" w:color="000000" w:fill="FFFFFF"/>
            <w:hideMark/>
            <w:tcPrChange w:id="3844"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45" w:author="gsadi" w:date="2013-11-18T16:08:00Z"/>
                <w:rFonts w:ascii="Arial" w:hAnsi="Arial" w:cs="Arial"/>
                <w:color w:val="000000"/>
                <w:sz w:val="16"/>
                <w:szCs w:val="16"/>
              </w:rPr>
            </w:pPr>
            <w:ins w:id="3846" w:author="gsadi" w:date="2013-11-18T16:08:00Z">
              <w:r w:rsidRPr="005A65D6">
                <w:rPr>
                  <w:rFonts w:ascii="Arial" w:hAnsi="Arial" w:cs="Arial"/>
                  <w:color w:val="000000"/>
                  <w:sz w:val="16"/>
                  <w:szCs w:val="16"/>
                </w:rPr>
                <w:t>Char(4)</w:t>
              </w:r>
            </w:ins>
          </w:p>
        </w:tc>
        <w:tc>
          <w:tcPr>
            <w:tcW w:w="2480" w:type="dxa"/>
            <w:tcBorders>
              <w:top w:val="nil"/>
              <w:left w:val="nil"/>
              <w:bottom w:val="single" w:sz="4" w:space="0" w:color="auto"/>
              <w:right w:val="single" w:sz="4" w:space="0" w:color="auto"/>
            </w:tcBorders>
            <w:shd w:val="clear" w:color="000000" w:fill="FFFFFF"/>
            <w:tcPrChange w:id="3847"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848" w:author="gsadi" w:date="2013-11-18T16:08:00Z"/>
                <w:rFonts w:ascii="Arial" w:hAnsi="Arial" w:cs="Arial"/>
                <w:color w:val="000000"/>
                <w:sz w:val="16"/>
                <w:szCs w:val="16"/>
              </w:rPr>
            </w:pPr>
          </w:p>
        </w:tc>
      </w:tr>
      <w:tr w:rsidR="00C3641D" w:rsidRPr="005A65D6" w:rsidTr="00C3641D">
        <w:trPr>
          <w:trHeight w:val="285"/>
          <w:ins w:id="3849" w:author="gsadi" w:date="2013-11-18T16:08:00Z"/>
          <w:trPrChange w:id="3850"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851"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852" w:author="gsadi" w:date="2013-11-18T16:08:00Z"/>
                <w:rFonts w:ascii="Arial" w:hAnsi="Arial" w:cs="Arial"/>
                <w:color w:val="000000"/>
                <w:sz w:val="16"/>
                <w:szCs w:val="16"/>
              </w:rPr>
            </w:pPr>
            <w:ins w:id="3853" w:author="gsadi" w:date="2013-11-18T16:08:00Z">
              <w:r w:rsidRPr="005A65D6">
                <w:rPr>
                  <w:rFonts w:ascii="Arial" w:hAnsi="Arial" w:cs="Arial"/>
                  <w:color w:val="000000"/>
                  <w:sz w:val="16"/>
                  <w:szCs w:val="16"/>
                </w:rPr>
                <w:t>34</w:t>
              </w:r>
            </w:ins>
          </w:p>
        </w:tc>
        <w:tc>
          <w:tcPr>
            <w:tcW w:w="3619" w:type="dxa"/>
            <w:tcBorders>
              <w:top w:val="nil"/>
              <w:left w:val="nil"/>
              <w:bottom w:val="single" w:sz="4" w:space="0" w:color="auto"/>
              <w:right w:val="single" w:sz="4" w:space="0" w:color="auto"/>
            </w:tcBorders>
            <w:shd w:val="clear" w:color="000000" w:fill="FFFFFF"/>
            <w:hideMark/>
            <w:tcPrChange w:id="3854"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55" w:author="gsadi" w:date="2013-11-18T16:08:00Z"/>
                <w:rFonts w:ascii="Arial" w:hAnsi="Arial" w:cs="Arial"/>
                <w:color w:val="000000"/>
                <w:sz w:val="16"/>
                <w:szCs w:val="16"/>
              </w:rPr>
            </w:pPr>
            <w:ins w:id="3856" w:author="gsadi" w:date="2013-11-18T16:08:00Z">
              <w:r w:rsidRPr="005A65D6">
                <w:rPr>
                  <w:rFonts w:ascii="Arial" w:hAnsi="Arial" w:cs="Arial"/>
                  <w:color w:val="000000"/>
                  <w:sz w:val="16"/>
                  <w:szCs w:val="16"/>
                </w:rPr>
                <w:t>Contract Document Number</w:t>
              </w:r>
            </w:ins>
          </w:p>
        </w:tc>
        <w:tc>
          <w:tcPr>
            <w:tcW w:w="1079" w:type="dxa"/>
            <w:tcBorders>
              <w:top w:val="nil"/>
              <w:left w:val="nil"/>
              <w:bottom w:val="single" w:sz="4" w:space="0" w:color="auto"/>
              <w:right w:val="single" w:sz="4" w:space="0" w:color="auto"/>
            </w:tcBorders>
            <w:shd w:val="clear" w:color="000000" w:fill="FFFFFF"/>
            <w:hideMark/>
            <w:tcPrChange w:id="3857"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58" w:author="gsadi" w:date="2013-11-18T16:08:00Z"/>
                <w:rFonts w:ascii="Arial" w:hAnsi="Arial" w:cs="Arial"/>
                <w:color w:val="000000"/>
                <w:sz w:val="16"/>
                <w:szCs w:val="16"/>
              </w:rPr>
            </w:pPr>
            <w:ins w:id="3859" w:author="gsadi" w:date="2013-11-18T16:08:00Z">
              <w:r w:rsidRPr="005A65D6">
                <w:rPr>
                  <w:rFonts w:ascii="Arial" w:hAnsi="Arial" w:cs="Arial"/>
                  <w:color w:val="000000"/>
                  <w:sz w:val="16"/>
                  <w:szCs w:val="16"/>
                </w:rPr>
                <w:t>Char(10)</w:t>
              </w:r>
            </w:ins>
          </w:p>
        </w:tc>
        <w:tc>
          <w:tcPr>
            <w:tcW w:w="2480" w:type="dxa"/>
            <w:tcBorders>
              <w:top w:val="nil"/>
              <w:left w:val="nil"/>
              <w:bottom w:val="single" w:sz="4" w:space="0" w:color="auto"/>
              <w:right w:val="single" w:sz="4" w:space="0" w:color="auto"/>
            </w:tcBorders>
            <w:shd w:val="clear" w:color="000000" w:fill="FFFFFF"/>
            <w:tcPrChange w:id="3860"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861" w:author="gsadi" w:date="2013-11-18T16:08:00Z"/>
                <w:rFonts w:ascii="Arial" w:hAnsi="Arial" w:cs="Arial"/>
                <w:color w:val="000000"/>
                <w:sz w:val="16"/>
                <w:szCs w:val="16"/>
              </w:rPr>
            </w:pPr>
          </w:p>
        </w:tc>
      </w:tr>
      <w:tr w:rsidR="00C3641D" w:rsidRPr="005A65D6" w:rsidTr="00C3641D">
        <w:trPr>
          <w:trHeight w:val="285"/>
          <w:ins w:id="3862" w:author="gsadi" w:date="2013-11-18T16:08:00Z"/>
          <w:trPrChange w:id="3863"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864"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865" w:author="gsadi" w:date="2013-11-18T16:08:00Z"/>
                <w:rFonts w:ascii="Arial" w:hAnsi="Arial" w:cs="Arial"/>
                <w:color w:val="000000"/>
                <w:sz w:val="16"/>
                <w:szCs w:val="16"/>
              </w:rPr>
            </w:pPr>
            <w:ins w:id="3866" w:author="gsadi" w:date="2013-11-18T16:08:00Z">
              <w:r w:rsidRPr="005A65D6">
                <w:rPr>
                  <w:rFonts w:ascii="Arial" w:hAnsi="Arial" w:cs="Arial"/>
                  <w:color w:val="000000"/>
                  <w:sz w:val="16"/>
                  <w:szCs w:val="16"/>
                </w:rPr>
                <w:t>35</w:t>
              </w:r>
            </w:ins>
          </w:p>
        </w:tc>
        <w:tc>
          <w:tcPr>
            <w:tcW w:w="3619" w:type="dxa"/>
            <w:tcBorders>
              <w:top w:val="nil"/>
              <w:left w:val="nil"/>
              <w:bottom w:val="single" w:sz="4" w:space="0" w:color="auto"/>
              <w:right w:val="single" w:sz="4" w:space="0" w:color="auto"/>
            </w:tcBorders>
            <w:shd w:val="clear" w:color="000000" w:fill="FFFFFF"/>
            <w:hideMark/>
            <w:tcPrChange w:id="3867"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68" w:author="gsadi" w:date="2013-11-18T16:08:00Z"/>
                <w:rFonts w:ascii="Arial" w:hAnsi="Arial" w:cs="Arial"/>
                <w:color w:val="000000"/>
                <w:sz w:val="16"/>
                <w:szCs w:val="16"/>
              </w:rPr>
            </w:pPr>
            <w:ins w:id="3869" w:author="gsadi" w:date="2013-11-18T16:08:00Z">
              <w:r w:rsidRPr="005A65D6">
                <w:rPr>
                  <w:rFonts w:ascii="Arial" w:hAnsi="Arial" w:cs="Arial"/>
                  <w:color w:val="000000"/>
                  <w:sz w:val="16"/>
                  <w:szCs w:val="16"/>
                </w:rPr>
                <w:t>Contract Document Line Item</w:t>
              </w:r>
            </w:ins>
          </w:p>
        </w:tc>
        <w:tc>
          <w:tcPr>
            <w:tcW w:w="1079" w:type="dxa"/>
            <w:tcBorders>
              <w:top w:val="nil"/>
              <w:left w:val="nil"/>
              <w:bottom w:val="single" w:sz="4" w:space="0" w:color="auto"/>
              <w:right w:val="single" w:sz="4" w:space="0" w:color="auto"/>
            </w:tcBorders>
            <w:shd w:val="clear" w:color="000000" w:fill="FFFFFF"/>
            <w:hideMark/>
            <w:tcPrChange w:id="3870"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71" w:author="gsadi" w:date="2013-11-18T16:08:00Z"/>
                <w:rFonts w:ascii="Arial" w:hAnsi="Arial" w:cs="Arial"/>
                <w:color w:val="000000"/>
                <w:sz w:val="16"/>
                <w:szCs w:val="16"/>
              </w:rPr>
            </w:pPr>
            <w:ins w:id="3872" w:author="gsadi" w:date="2013-11-18T16:08:00Z">
              <w:r w:rsidRPr="005A65D6">
                <w:rPr>
                  <w:rFonts w:ascii="Arial" w:hAnsi="Arial" w:cs="Arial"/>
                  <w:color w:val="000000"/>
                  <w:sz w:val="16"/>
                  <w:szCs w:val="16"/>
                </w:rPr>
                <w:t>Char(6)</w:t>
              </w:r>
            </w:ins>
          </w:p>
        </w:tc>
        <w:tc>
          <w:tcPr>
            <w:tcW w:w="2480" w:type="dxa"/>
            <w:tcBorders>
              <w:top w:val="nil"/>
              <w:left w:val="nil"/>
              <w:bottom w:val="single" w:sz="4" w:space="0" w:color="auto"/>
              <w:right w:val="single" w:sz="4" w:space="0" w:color="auto"/>
            </w:tcBorders>
            <w:shd w:val="clear" w:color="000000" w:fill="FFFFFF"/>
            <w:tcPrChange w:id="3873"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874" w:author="gsadi" w:date="2013-11-18T16:08:00Z"/>
                <w:rFonts w:ascii="Arial" w:hAnsi="Arial" w:cs="Arial"/>
                <w:color w:val="000000"/>
                <w:sz w:val="16"/>
                <w:szCs w:val="16"/>
              </w:rPr>
            </w:pPr>
          </w:p>
        </w:tc>
      </w:tr>
      <w:tr w:rsidR="00C3641D" w:rsidRPr="005A65D6" w:rsidTr="00C3641D">
        <w:trPr>
          <w:trHeight w:val="285"/>
          <w:ins w:id="3875" w:author="gsadi" w:date="2013-11-18T16:08:00Z"/>
          <w:trPrChange w:id="3876"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877"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878" w:author="gsadi" w:date="2013-11-18T16:08:00Z"/>
                <w:rFonts w:ascii="Arial" w:hAnsi="Arial" w:cs="Arial"/>
                <w:color w:val="000000"/>
                <w:sz w:val="16"/>
                <w:szCs w:val="16"/>
              </w:rPr>
            </w:pPr>
            <w:ins w:id="3879" w:author="gsadi" w:date="2013-11-18T16:08:00Z">
              <w:r w:rsidRPr="005A65D6">
                <w:rPr>
                  <w:rFonts w:ascii="Arial" w:hAnsi="Arial" w:cs="Arial"/>
                  <w:color w:val="000000"/>
                  <w:sz w:val="16"/>
                  <w:szCs w:val="16"/>
                </w:rPr>
                <w:t>36</w:t>
              </w:r>
            </w:ins>
          </w:p>
        </w:tc>
        <w:tc>
          <w:tcPr>
            <w:tcW w:w="3619" w:type="dxa"/>
            <w:tcBorders>
              <w:top w:val="nil"/>
              <w:left w:val="nil"/>
              <w:bottom w:val="single" w:sz="4" w:space="0" w:color="auto"/>
              <w:right w:val="single" w:sz="4" w:space="0" w:color="auto"/>
            </w:tcBorders>
            <w:shd w:val="clear" w:color="000000" w:fill="FFFFFF"/>
            <w:hideMark/>
            <w:tcPrChange w:id="3880"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81" w:author="gsadi" w:date="2013-11-18T16:08:00Z"/>
                <w:rFonts w:ascii="Arial" w:hAnsi="Arial" w:cs="Arial"/>
                <w:color w:val="000000"/>
                <w:sz w:val="16"/>
                <w:szCs w:val="16"/>
              </w:rPr>
            </w:pPr>
            <w:ins w:id="3882" w:author="gsadi" w:date="2013-11-18T16:08:00Z">
              <w:r w:rsidRPr="005A65D6">
                <w:rPr>
                  <w:rFonts w:ascii="Arial" w:hAnsi="Arial" w:cs="Arial"/>
                  <w:color w:val="000000"/>
                  <w:sz w:val="16"/>
                  <w:szCs w:val="16"/>
                </w:rPr>
                <w:t>Sales Season</w:t>
              </w:r>
            </w:ins>
          </w:p>
        </w:tc>
        <w:tc>
          <w:tcPr>
            <w:tcW w:w="1079" w:type="dxa"/>
            <w:tcBorders>
              <w:top w:val="nil"/>
              <w:left w:val="nil"/>
              <w:bottom w:val="single" w:sz="4" w:space="0" w:color="auto"/>
              <w:right w:val="single" w:sz="4" w:space="0" w:color="auto"/>
            </w:tcBorders>
            <w:shd w:val="clear" w:color="000000" w:fill="FFFFFF"/>
            <w:hideMark/>
            <w:tcPrChange w:id="3883"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84" w:author="gsadi" w:date="2013-11-18T16:08:00Z"/>
                <w:rFonts w:ascii="Arial" w:hAnsi="Arial" w:cs="Arial"/>
                <w:color w:val="000000"/>
                <w:sz w:val="16"/>
                <w:szCs w:val="16"/>
              </w:rPr>
            </w:pPr>
            <w:ins w:id="3885" w:author="gsadi" w:date="2013-11-18T16:08:00Z">
              <w:r w:rsidRPr="005A65D6">
                <w:rPr>
                  <w:rFonts w:ascii="Arial" w:hAnsi="Arial" w:cs="Arial"/>
                  <w:color w:val="000000"/>
                  <w:sz w:val="16"/>
                  <w:szCs w:val="16"/>
                </w:rPr>
                <w:t>Char(3)</w:t>
              </w:r>
            </w:ins>
          </w:p>
        </w:tc>
        <w:tc>
          <w:tcPr>
            <w:tcW w:w="2480" w:type="dxa"/>
            <w:tcBorders>
              <w:top w:val="nil"/>
              <w:left w:val="nil"/>
              <w:bottom w:val="single" w:sz="4" w:space="0" w:color="auto"/>
              <w:right w:val="single" w:sz="4" w:space="0" w:color="auto"/>
            </w:tcBorders>
            <w:shd w:val="clear" w:color="000000" w:fill="FFFFFF"/>
            <w:tcPrChange w:id="3886"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887" w:author="gsadi" w:date="2013-11-18T16:08:00Z"/>
                <w:rFonts w:ascii="Arial" w:hAnsi="Arial" w:cs="Arial"/>
                <w:color w:val="000000"/>
                <w:sz w:val="16"/>
                <w:szCs w:val="16"/>
              </w:rPr>
            </w:pPr>
          </w:p>
        </w:tc>
      </w:tr>
      <w:tr w:rsidR="00C3641D" w:rsidRPr="005A65D6" w:rsidTr="00C3641D">
        <w:trPr>
          <w:trHeight w:val="285"/>
          <w:ins w:id="3888" w:author="gsadi" w:date="2013-11-18T16:08:00Z"/>
          <w:trPrChange w:id="3889"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890"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891" w:author="gsadi" w:date="2013-11-18T16:08:00Z"/>
                <w:rFonts w:ascii="Arial" w:hAnsi="Arial" w:cs="Arial"/>
                <w:color w:val="000000"/>
                <w:sz w:val="16"/>
                <w:szCs w:val="16"/>
              </w:rPr>
            </w:pPr>
            <w:ins w:id="3892" w:author="gsadi" w:date="2013-11-18T16:08:00Z">
              <w:r w:rsidRPr="005A65D6">
                <w:rPr>
                  <w:rFonts w:ascii="Arial" w:hAnsi="Arial" w:cs="Arial"/>
                  <w:color w:val="000000"/>
                  <w:sz w:val="16"/>
                  <w:szCs w:val="16"/>
                </w:rPr>
                <w:t>37</w:t>
              </w:r>
            </w:ins>
          </w:p>
        </w:tc>
        <w:tc>
          <w:tcPr>
            <w:tcW w:w="3619" w:type="dxa"/>
            <w:tcBorders>
              <w:top w:val="nil"/>
              <w:left w:val="nil"/>
              <w:bottom w:val="single" w:sz="4" w:space="0" w:color="auto"/>
              <w:right w:val="single" w:sz="4" w:space="0" w:color="auto"/>
            </w:tcBorders>
            <w:shd w:val="clear" w:color="000000" w:fill="FFFFFF"/>
            <w:hideMark/>
            <w:tcPrChange w:id="3893"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94" w:author="gsadi" w:date="2013-11-18T16:08:00Z"/>
                <w:rFonts w:ascii="Arial" w:hAnsi="Arial" w:cs="Arial"/>
                <w:color w:val="000000"/>
                <w:sz w:val="16"/>
                <w:szCs w:val="16"/>
              </w:rPr>
            </w:pPr>
            <w:ins w:id="3895" w:author="gsadi" w:date="2013-11-18T16:08:00Z">
              <w:r w:rsidRPr="005A65D6">
                <w:rPr>
                  <w:rFonts w:ascii="Arial" w:hAnsi="Arial" w:cs="Arial"/>
                  <w:color w:val="000000"/>
                  <w:sz w:val="16"/>
                  <w:szCs w:val="16"/>
                </w:rPr>
                <w:t>Sales Collection</w:t>
              </w:r>
            </w:ins>
          </w:p>
        </w:tc>
        <w:tc>
          <w:tcPr>
            <w:tcW w:w="1079" w:type="dxa"/>
            <w:tcBorders>
              <w:top w:val="nil"/>
              <w:left w:val="nil"/>
              <w:bottom w:val="single" w:sz="4" w:space="0" w:color="auto"/>
              <w:right w:val="single" w:sz="4" w:space="0" w:color="auto"/>
            </w:tcBorders>
            <w:shd w:val="clear" w:color="000000" w:fill="FFFFFF"/>
            <w:hideMark/>
            <w:tcPrChange w:id="3896"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897" w:author="gsadi" w:date="2013-11-18T16:08:00Z"/>
                <w:rFonts w:ascii="Arial" w:hAnsi="Arial" w:cs="Arial"/>
                <w:color w:val="000000"/>
                <w:sz w:val="16"/>
                <w:szCs w:val="16"/>
              </w:rPr>
            </w:pPr>
            <w:ins w:id="3898" w:author="gsadi" w:date="2013-11-18T16:08:00Z">
              <w:r w:rsidRPr="005A65D6">
                <w:rPr>
                  <w:rFonts w:ascii="Arial" w:hAnsi="Arial" w:cs="Arial"/>
                  <w:color w:val="000000"/>
                  <w:sz w:val="16"/>
                  <w:szCs w:val="16"/>
                </w:rPr>
                <w:t>Char(4)</w:t>
              </w:r>
            </w:ins>
          </w:p>
        </w:tc>
        <w:tc>
          <w:tcPr>
            <w:tcW w:w="2480" w:type="dxa"/>
            <w:tcBorders>
              <w:top w:val="nil"/>
              <w:left w:val="nil"/>
              <w:bottom w:val="single" w:sz="4" w:space="0" w:color="auto"/>
              <w:right w:val="single" w:sz="4" w:space="0" w:color="auto"/>
            </w:tcBorders>
            <w:shd w:val="clear" w:color="000000" w:fill="FFFFFF"/>
            <w:tcPrChange w:id="3899"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900" w:author="gsadi" w:date="2013-11-18T16:08:00Z"/>
                <w:rFonts w:ascii="Arial" w:hAnsi="Arial" w:cs="Arial"/>
                <w:color w:val="000000"/>
                <w:sz w:val="16"/>
                <w:szCs w:val="16"/>
              </w:rPr>
            </w:pPr>
          </w:p>
        </w:tc>
      </w:tr>
      <w:tr w:rsidR="00C3641D" w:rsidRPr="005A65D6" w:rsidTr="00C3641D">
        <w:trPr>
          <w:trHeight w:val="285"/>
          <w:ins w:id="3901" w:author="gsadi" w:date="2013-11-18T16:08:00Z"/>
          <w:trPrChange w:id="3902"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903"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904" w:author="gsadi" w:date="2013-11-18T16:08:00Z"/>
                <w:rFonts w:ascii="Arial" w:hAnsi="Arial" w:cs="Arial"/>
                <w:color w:val="000000"/>
                <w:sz w:val="16"/>
                <w:szCs w:val="16"/>
              </w:rPr>
            </w:pPr>
            <w:ins w:id="3905" w:author="gsadi" w:date="2013-11-18T16:08:00Z">
              <w:r w:rsidRPr="005A65D6">
                <w:rPr>
                  <w:rFonts w:ascii="Arial" w:hAnsi="Arial" w:cs="Arial"/>
                  <w:color w:val="000000"/>
                  <w:sz w:val="16"/>
                  <w:szCs w:val="16"/>
                </w:rPr>
                <w:t>38</w:t>
              </w:r>
            </w:ins>
          </w:p>
        </w:tc>
        <w:tc>
          <w:tcPr>
            <w:tcW w:w="3619" w:type="dxa"/>
            <w:tcBorders>
              <w:top w:val="nil"/>
              <w:left w:val="nil"/>
              <w:bottom w:val="single" w:sz="4" w:space="0" w:color="auto"/>
              <w:right w:val="single" w:sz="4" w:space="0" w:color="auto"/>
            </w:tcBorders>
            <w:shd w:val="clear" w:color="000000" w:fill="FFFFFF"/>
            <w:hideMark/>
            <w:tcPrChange w:id="3906"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07" w:author="gsadi" w:date="2013-11-18T16:08:00Z"/>
                <w:rFonts w:ascii="Arial" w:hAnsi="Arial" w:cs="Arial"/>
                <w:color w:val="000000"/>
                <w:sz w:val="16"/>
                <w:szCs w:val="16"/>
              </w:rPr>
            </w:pPr>
            <w:ins w:id="3908" w:author="gsadi" w:date="2013-11-18T16:08:00Z">
              <w:r w:rsidRPr="005A65D6">
                <w:rPr>
                  <w:rFonts w:ascii="Arial" w:hAnsi="Arial" w:cs="Arial"/>
                  <w:color w:val="000000"/>
                  <w:sz w:val="16"/>
                  <w:szCs w:val="16"/>
                </w:rPr>
                <w:t>Sales Theme</w:t>
              </w:r>
            </w:ins>
          </w:p>
        </w:tc>
        <w:tc>
          <w:tcPr>
            <w:tcW w:w="1079" w:type="dxa"/>
            <w:tcBorders>
              <w:top w:val="nil"/>
              <w:left w:val="nil"/>
              <w:bottom w:val="single" w:sz="4" w:space="0" w:color="auto"/>
              <w:right w:val="single" w:sz="4" w:space="0" w:color="auto"/>
            </w:tcBorders>
            <w:shd w:val="clear" w:color="000000" w:fill="FFFFFF"/>
            <w:hideMark/>
            <w:tcPrChange w:id="3909"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10" w:author="gsadi" w:date="2013-11-18T16:08:00Z"/>
                <w:rFonts w:ascii="Arial" w:hAnsi="Arial" w:cs="Arial"/>
                <w:color w:val="000000"/>
                <w:sz w:val="16"/>
                <w:szCs w:val="16"/>
              </w:rPr>
            </w:pPr>
            <w:ins w:id="3911" w:author="gsadi" w:date="2013-11-18T16:08:00Z">
              <w:r w:rsidRPr="005A65D6">
                <w:rPr>
                  <w:rFonts w:ascii="Arial" w:hAnsi="Arial" w:cs="Arial"/>
                  <w:color w:val="000000"/>
                  <w:sz w:val="16"/>
                  <w:szCs w:val="16"/>
                </w:rPr>
                <w:t>Char(4)</w:t>
              </w:r>
            </w:ins>
          </w:p>
        </w:tc>
        <w:tc>
          <w:tcPr>
            <w:tcW w:w="2480" w:type="dxa"/>
            <w:tcBorders>
              <w:top w:val="nil"/>
              <w:left w:val="nil"/>
              <w:bottom w:val="single" w:sz="4" w:space="0" w:color="auto"/>
              <w:right w:val="single" w:sz="4" w:space="0" w:color="auto"/>
            </w:tcBorders>
            <w:shd w:val="clear" w:color="000000" w:fill="FFFFFF"/>
            <w:tcPrChange w:id="3912"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913" w:author="gsadi" w:date="2013-11-18T16:08:00Z"/>
                <w:rFonts w:ascii="Arial" w:hAnsi="Arial" w:cs="Arial"/>
                <w:color w:val="000000"/>
                <w:sz w:val="16"/>
                <w:szCs w:val="16"/>
              </w:rPr>
            </w:pPr>
          </w:p>
        </w:tc>
      </w:tr>
      <w:tr w:rsidR="00C3641D" w:rsidRPr="005A65D6" w:rsidTr="00C3641D">
        <w:trPr>
          <w:trHeight w:val="285"/>
          <w:ins w:id="3914" w:author="gsadi" w:date="2013-11-18T16:08:00Z"/>
          <w:trPrChange w:id="3915"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916"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917" w:author="gsadi" w:date="2013-11-18T16:08:00Z"/>
                <w:rFonts w:ascii="Arial" w:hAnsi="Arial" w:cs="Arial"/>
                <w:color w:val="000000"/>
                <w:sz w:val="16"/>
                <w:szCs w:val="16"/>
              </w:rPr>
            </w:pPr>
            <w:ins w:id="3918" w:author="gsadi" w:date="2013-11-18T16:08:00Z">
              <w:r w:rsidRPr="005A65D6">
                <w:rPr>
                  <w:rFonts w:ascii="Arial" w:hAnsi="Arial" w:cs="Arial"/>
                  <w:color w:val="000000"/>
                  <w:sz w:val="16"/>
                  <w:szCs w:val="16"/>
                </w:rPr>
                <w:t>39</w:t>
              </w:r>
            </w:ins>
          </w:p>
        </w:tc>
        <w:tc>
          <w:tcPr>
            <w:tcW w:w="3619" w:type="dxa"/>
            <w:tcBorders>
              <w:top w:val="nil"/>
              <w:left w:val="nil"/>
              <w:bottom w:val="single" w:sz="4" w:space="0" w:color="auto"/>
              <w:right w:val="single" w:sz="4" w:space="0" w:color="auto"/>
            </w:tcBorders>
            <w:shd w:val="clear" w:color="000000" w:fill="FFFFFF"/>
            <w:hideMark/>
            <w:tcPrChange w:id="3919"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20" w:author="gsadi" w:date="2013-11-18T16:08:00Z"/>
                <w:rFonts w:ascii="Arial" w:hAnsi="Arial" w:cs="Arial"/>
                <w:color w:val="000000"/>
                <w:sz w:val="16"/>
                <w:szCs w:val="16"/>
              </w:rPr>
            </w:pPr>
            <w:ins w:id="3921" w:author="gsadi" w:date="2013-11-18T16:08:00Z">
              <w:r w:rsidRPr="005A65D6">
                <w:rPr>
                  <w:rFonts w:ascii="Arial" w:hAnsi="Arial" w:cs="Arial"/>
                  <w:color w:val="000000"/>
                  <w:sz w:val="16"/>
                  <w:szCs w:val="16"/>
                </w:rPr>
                <w:t>Creation Date</w:t>
              </w:r>
            </w:ins>
          </w:p>
        </w:tc>
        <w:tc>
          <w:tcPr>
            <w:tcW w:w="1079" w:type="dxa"/>
            <w:tcBorders>
              <w:top w:val="nil"/>
              <w:left w:val="nil"/>
              <w:bottom w:val="single" w:sz="4" w:space="0" w:color="auto"/>
              <w:right w:val="single" w:sz="4" w:space="0" w:color="auto"/>
            </w:tcBorders>
            <w:shd w:val="clear" w:color="000000" w:fill="FFFFFF"/>
            <w:hideMark/>
            <w:tcPrChange w:id="3922"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23" w:author="gsadi" w:date="2013-11-18T16:08:00Z"/>
                <w:rFonts w:ascii="Arial" w:hAnsi="Arial" w:cs="Arial"/>
                <w:color w:val="000000"/>
                <w:sz w:val="16"/>
                <w:szCs w:val="16"/>
              </w:rPr>
            </w:pPr>
            <w:ins w:id="3924" w:author="gsadi" w:date="2013-11-18T16:08:00Z">
              <w:r w:rsidRPr="005A65D6">
                <w:rPr>
                  <w:rFonts w:ascii="Arial" w:hAnsi="Arial" w:cs="Arial"/>
                  <w:color w:val="000000"/>
                  <w:sz w:val="16"/>
                  <w:szCs w:val="16"/>
                </w:rPr>
                <w:t>Char(8)</w:t>
              </w:r>
            </w:ins>
          </w:p>
        </w:tc>
        <w:tc>
          <w:tcPr>
            <w:tcW w:w="2480" w:type="dxa"/>
            <w:tcBorders>
              <w:top w:val="nil"/>
              <w:left w:val="nil"/>
              <w:bottom w:val="single" w:sz="4" w:space="0" w:color="auto"/>
              <w:right w:val="single" w:sz="4" w:space="0" w:color="auto"/>
            </w:tcBorders>
            <w:shd w:val="clear" w:color="000000" w:fill="FFFFFF"/>
            <w:tcPrChange w:id="3925"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926" w:author="gsadi" w:date="2013-11-18T16:08:00Z"/>
                <w:rFonts w:ascii="Arial" w:hAnsi="Arial" w:cs="Arial"/>
                <w:color w:val="000000"/>
                <w:sz w:val="16"/>
                <w:szCs w:val="16"/>
              </w:rPr>
            </w:pPr>
          </w:p>
        </w:tc>
      </w:tr>
      <w:tr w:rsidR="00C3641D" w:rsidRPr="005A65D6" w:rsidTr="00C3641D">
        <w:trPr>
          <w:trHeight w:val="285"/>
          <w:ins w:id="3927" w:author="gsadi" w:date="2013-11-18T16:08:00Z"/>
          <w:trPrChange w:id="3928"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929"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930" w:author="gsadi" w:date="2013-11-18T16:08:00Z"/>
                <w:rFonts w:ascii="Arial" w:hAnsi="Arial" w:cs="Arial"/>
                <w:color w:val="000000"/>
                <w:sz w:val="16"/>
                <w:szCs w:val="16"/>
              </w:rPr>
            </w:pPr>
            <w:ins w:id="3931" w:author="gsadi" w:date="2013-11-18T16:08:00Z">
              <w:r w:rsidRPr="005A65D6">
                <w:rPr>
                  <w:rFonts w:ascii="Arial" w:hAnsi="Arial" w:cs="Arial"/>
                  <w:color w:val="000000"/>
                  <w:sz w:val="16"/>
                  <w:szCs w:val="16"/>
                </w:rPr>
                <w:t>40</w:t>
              </w:r>
            </w:ins>
          </w:p>
        </w:tc>
        <w:tc>
          <w:tcPr>
            <w:tcW w:w="3619" w:type="dxa"/>
            <w:tcBorders>
              <w:top w:val="nil"/>
              <w:left w:val="nil"/>
              <w:bottom w:val="single" w:sz="4" w:space="0" w:color="auto"/>
              <w:right w:val="single" w:sz="4" w:space="0" w:color="auto"/>
            </w:tcBorders>
            <w:shd w:val="clear" w:color="000000" w:fill="FFFFFF"/>
            <w:hideMark/>
            <w:tcPrChange w:id="3932"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33" w:author="gsadi" w:date="2013-11-18T16:08:00Z"/>
                <w:rFonts w:ascii="Arial" w:hAnsi="Arial" w:cs="Arial"/>
                <w:color w:val="000000"/>
                <w:sz w:val="16"/>
                <w:szCs w:val="16"/>
              </w:rPr>
            </w:pPr>
            <w:ins w:id="3934" w:author="gsadi" w:date="2013-11-18T16:08:00Z">
              <w:r w:rsidRPr="005A65D6">
                <w:rPr>
                  <w:rFonts w:ascii="Arial" w:hAnsi="Arial" w:cs="Arial"/>
                  <w:color w:val="000000"/>
                  <w:sz w:val="16"/>
                  <w:szCs w:val="16"/>
                </w:rPr>
                <w:t>Last Change Date</w:t>
              </w:r>
            </w:ins>
          </w:p>
        </w:tc>
        <w:tc>
          <w:tcPr>
            <w:tcW w:w="1079" w:type="dxa"/>
            <w:tcBorders>
              <w:top w:val="nil"/>
              <w:left w:val="nil"/>
              <w:bottom w:val="single" w:sz="4" w:space="0" w:color="auto"/>
              <w:right w:val="single" w:sz="4" w:space="0" w:color="auto"/>
            </w:tcBorders>
            <w:shd w:val="clear" w:color="000000" w:fill="FFFFFF"/>
            <w:hideMark/>
            <w:tcPrChange w:id="3935"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36" w:author="gsadi" w:date="2013-11-18T16:08:00Z"/>
                <w:rFonts w:ascii="Arial" w:hAnsi="Arial" w:cs="Arial"/>
                <w:color w:val="000000"/>
                <w:sz w:val="16"/>
                <w:szCs w:val="16"/>
              </w:rPr>
            </w:pPr>
            <w:ins w:id="3937" w:author="gsadi" w:date="2013-11-18T16:08:00Z">
              <w:r w:rsidRPr="005A65D6">
                <w:rPr>
                  <w:rFonts w:ascii="Arial" w:hAnsi="Arial" w:cs="Arial"/>
                  <w:color w:val="000000"/>
                  <w:sz w:val="16"/>
                  <w:szCs w:val="16"/>
                </w:rPr>
                <w:t>Char(8)</w:t>
              </w:r>
            </w:ins>
          </w:p>
        </w:tc>
        <w:tc>
          <w:tcPr>
            <w:tcW w:w="2480" w:type="dxa"/>
            <w:tcBorders>
              <w:top w:val="nil"/>
              <w:left w:val="nil"/>
              <w:bottom w:val="single" w:sz="4" w:space="0" w:color="auto"/>
              <w:right w:val="single" w:sz="4" w:space="0" w:color="auto"/>
            </w:tcBorders>
            <w:shd w:val="clear" w:color="000000" w:fill="FFFFFF"/>
            <w:tcPrChange w:id="3938"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939" w:author="gsadi" w:date="2013-11-18T16:08:00Z"/>
                <w:rFonts w:ascii="Arial" w:hAnsi="Arial" w:cs="Arial"/>
                <w:color w:val="000000"/>
                <w:sz w:val="16"/>
                <w:szCs w:val="16"/>
              </w:rPr>
            </w:pPr>
          </w:p>
        </w:tc>
      </w:tr>
      <w:tr w:rsidR="00C3641D" w:rsidRPr="005A65D6" w:rsidTr="00C3641D">
        <w:trPr>
          <w:trHeight w:val="285"/>
          <w:ins w:id="3940" w:author="gsadi" w:date="2013-11-18T16:08:00Z"/>
          <w:trPrChange w:id="3941"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942"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943" w:author="gsadi" w:date="2013-11-18T16:08:00Z"/>
                <w:rFonts w:ascii="Arial" w:hAnsi="Arial" w:cs="Arial"/>
                <w:color w:val="000000"/>
                <w:sz w:val="16"/>
                <w:szCs w:val="16"/>
              </w:rPr>
            </w:pPr>
            <w:ins w:id="3944" w:author="gsadi" w:date="2013-11-18T16:08:00Z">
              <w:r w:rsidRPr="005A65D6">
                <w:rPr>
                  <w:rFonts w:ascii="Arial" w:hAnsi="Arial" w:cs="Arial"/>
                  <w:color w:val="000000"/>
                  <w:sz w:val="16"/>
                  <w:szCs w:val="16"/>
                </w:rPr>
                <w:lastRenderedPageBreak/>
                <w:t>41</w:t>
              </w:r>
            </w:ins>
          </w:p>
        </w:tc>
        <w:tc>
          <w:tcPr>
            <w:tcW w:w="3619" w:type="dxa"/>
            <w:tcBorders>
              <w:top w:val="nil"/>
              <w:left w:val="nil"/>
              <w:bottom w:val="single" w:sz="4" w:space="0" w:color="auto"/>
              <w:right w:val="single" w:sz="4" w:space="0" w:color="auto"/>
            </w:tcBorders>
            <w:shd w:val="clear" w:color="000000" w:fill="FFFFFF"/>
            <w:hideMark/>
            <w:tcPrChange w:id="3945"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46" w:author="gsadi" w:date="2013-11-18T16:08:00Z"/>
                <w:rFonts w:ascii="Arial" w:hAnsi="Arial" w:cs="Arial"/>
                <w:color w:val="000000"/>
                <w:sz w:val="16"/>
                <w:szCs w:val="16"/>
              </w:rPr>
            </w:pPr>
            <w:ins w:id="3947" w:author="gsadi" w:date="2013-11-18T16:08:00Z">
              <w:r w:rsidRPr="005A65D6">
                <w:rPr>
                  <w:rFonts w:ascii="Arial" w:hAnsi="Arial" w:cs="Arial"/>
                  <w:color w:val="000000"/>
                  <w:sz w:val="16"/>
                  <w:szCs w:val="16"/>
                </w:rPr>
                <w:t>Last Change By</w:t>
              </w:r>
            </w:ins>
          </w:p>
        </w:tc>
        <w:tc>
          <w:tcPr>
            <w:tcW w:w="1079" w:type="dxa"/>
            <w:tcBorders>
              <w:top w:val="nil"/>
              <w:left w:val="nil"/>
              <w:bottom w:val="single" w:sz="4" w:space="0" w:color="auto"/>
              <w:right w:val="single" w:sz="4" w:space="0" w:color="auto"/>
            </w:tcBorders>
            <w:shd w:val="clear" w:color="000000" w:fill="FFFFFF"/>
            <w:hideMark/>
            <w:tcPrChange w:id="3948"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49" w:author="gsadi" w:date="2013-11-18T16:08:00Z"/>
                <w:rFonts w:ascii="Arial" w:hAnsi="Arial" w:cs="Arial"/>
                <w:color w:val="000000"/>
                <w:sz w:val="16"/>
                <w:szCs w:val="16"/>
              </w:rPr>
            </w:pPr>
            <w:ins w:id="3950" w:author="gsadi" w:date="2013-11-18T16:08:00Z">
              <w:r w:rsidRPr="005A65D6">
                <w:rPr>
                  <w:rFonts w:ascii="Arial" w:hAnsi="Arial" w:cs="Arial"/>
                  <w:color w:val="000000"/>
                  <w:sz w:val="16"/>
                  <w:szCs w:val="16"/>
                </w:rPr>
                <w:t>Char(12)</w:t>
              </w:r>
            </w:ins>
          </w:p>
        </w:tc>
        <w:tc>
          <w:tcPr>
            <w:tcW w:w="2480" w:type="dxa"/>
            <w:tcBorders>
              <w:top w:val="nil"/>
              <w:left w:val="nil"/>
              <w:bottom w:val="single" w:sz="4" w:space="0" w:color="auto"/>
              <w:right w:val="single" w:sz="4" w:space="0" w:color="auto"/>
            </w:tcBorders>
            <w:shd w:val="clear" w:color="000000" w:fill="FFFFFF"/>
            <w:tcPrChange w:id="3951"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952" w:author="gsadi" w:date="2013-11-18T16:08:00Z"/>
                <w:rFonts w:ascii="Arial" w:hAnsi="Arial" w:cs="Arial"/>
                <w:color w:val="000000"/>
                <w:sz w:val="16"/>
                <w:szCs w:val="16"/>
              </w:rPr>
            </w:pPr>
          </w:p>
        </w:tc>
      </w:tr>
      <w:tr w:rsidR="00C3641D" w:rsidRPr="005A65D6" w:rsidTr="00C3641D">
        <w:trPr>
          <w:trHeight w:val="285"/>
          <w:ins w:id="3953" w:author="gsadi" w:date="2013-11-18T16:08:00Z"/>
          <w:trPrChange w:id="3954"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955"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956" w:author="gsadi" w:date="2013-11-18T16:08:00Z"/>
                <w:rFonts w:ascii="Arial" w:hAnsi="Arial" w:cs="Arial"/>
                <w:color w:val="000000"/>
                <w:sz w:val="16"/>
                <w:szCs w:val="16"/>
              </w:rPr>
            </w:pPr>
            <w:ins w:id="3957" w:author="gsadi" w:date="2013-11-18T16:08:00Z">
              <w:r w:rsidRPr="005A65D6">
                <w:rPr>
                  <w:rFonts w:ascii="Arial" w:hAnsi="Arial" w:cs="Arial"/>
                  <w:color w:val="000000"/>
                  <w:sz w:val="16"/>
                  <w:szCs w:val="16"/>
                </w:rPr>
                <w:t>42</w:t>
              </w:r>
            </w:ins>
          </w:p>
        </w:tc>
        <w:tc>
          <w:tcPr>
            <w:tcW w:w="3619" w:type="dxa"/>
            <w:tcBorders>
              <w:top w:val="nil"/>
              <w:left w:val="nil"/>
              <w:bottom w:val="single" w:sz="4" w:space="0" w:color="auto"/>
              <w:right w:val="single" w:sz="4" w:space="0" w:color="auto"/>
            </w:tcBorders>
            <w:shd w:val="clear" w:color="000000" w:fill="FFFFFF"/>
            <w:hideMark/>
            <w:tcPrChange w:id="3958"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59" w:author="gsadi" w:date="2013-11-18T16:08:00Z"/>
                <w:rFonts w:ascii="Arial" w:hAnsi="Arial" w:cs="Arial"/>
                <w:color w:val="000000"/>
                <w:sz w:val="16"/>
                <w:szCs w:val="16"/>
              </w:rPr>
            </w:pPr>
            <w:ins w:id="3960" w:author="gsadi" w:date="2013-11-18T16:08:00Z">
              <w:r w:rsidRPr="005A65D6">
                <w:rPr>
                  <w:rFonts w:ascii="Arial" w:hAnsi="Arial" w:cs="Arial"/>
                  <w:color w:val="000000"/>
                  <w:sz w:val="16"/>
                  <w:szCs w:val="16"/>
                </w:rPr>
                <w:t>Required Delivery Date</w:t>
              </w:r>
            </w:ins>
          </w:p>
        </w:tc>
        <w:tc>
          <w:tcPr>
            <w:tcW w:w="1079" w:type="dxa"/>
            <w:tcBorders>
              <w:top w:val="nil"/>
              <w:left w:val="nil"/>
              <w:bottom w:val="single" w:sz="4" w:space="0" w:color="auto"/>
              <w:right w:val="single" w:sz="4" w:space="0" w:color="auto"/>
            </w:tcBorders>
            <w:shd w:val="clear" w:color="000000" w:fill="FFFFFF"/>
            <w:hideMark/>
            <w:tcPrChange w:id="3961"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62" w:author="gsadi" w:date="2013-11-18T16:08:00Z"/>
                <w:rFonts w:ascii="Arial" w:hAnsi="Arial" w:cs="Arial"/>
                <w:color w:val="000000"/>
                <w:sz w:val="16"/>
                <w:szCs w:val="16"/>
              </w:rPr>
            </w:pPr>
            <w:ins w:id="3963" w:author="gsadi" w:date="2013-11-18T16:08:00Z">
              <w:r w:rsidRPr="005A65D6">
                <w:rPr>
                  <w:rFonts w:ascii="Arial" w:hAnsi="Arial" w:cs="Arial"/>
                  <w:color w:val="000000"/>
                  <w:sz w:val="16"/>
                  <w:szCs w:val="16"/>
                </w:rPr>
                <w:t>Char(8)</w:t>
              </w:r>
            </w:ins>
          </w:p>
        </w:tc>
        <w:tc>
          <w:tcPr>
            <w:tcW w:w="2480" w:type="dxa"/>
            <w:tcBorders>
              <w:top w:val="nil"/>
              <w:left w:val="nil"/>
              <w:bottom w:val="single" w:sz="4" w:space="0" w:color="auto"/>
              <w:right w:val="single" w:sz="4" w:space="0" w:color="auto"/>
            </w:tcBorders>
            <w:shd w:val="clear" w:color="000000" w:fill="FFFFFF"/>
            <w:tcPrChange w:id="3964"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965" w:author="gsadi" w:date="2013-11-18T16:08:00Z"/>
                <w:rFonts w:ascii="Arial" w:hAnsi="Arial" w:cs="Arial"/>
                <w:color w:val="000000"/>
                <w:sz w:val="16"/>
                <w:szCs w:val="16"/>
              </w:rPr>
            </w:pPr>
          </w:p>
        </w:tc>
      </w:tr>
      <w:tr w:rsidR="00C3641D" w:rsidRPr="005A65D6" w:rsidTr="00C3641D">
        <w:trPr>
          <w:trHeight w:val="285"/>
          <w:ins w:id="3966" w:author="gsadi" w:date="2013-11-18T16:08:00Z"/>
          <w:trPrChange w:id="3967"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968"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969" w:author="gsadi" w:date="2013-11-18T16:08:00Z"/>
                <w:rFonts w:ascii="Arial" w:hAnsi="Arial" w:cs="Arial"/>
                <w:color w:val="000000"/>
                <w:sz w:val="16"/>
                <w:szCs w:val="16"/>
              </w:rPr>
            </w:pPr>
            <w:ins w:id="3970" w:author="gsadi" w:date="2013-11-18T16:08:00Z">
              <w:r w:rsidRPr="005A65D6">
                <w:rPr>
                  <w:rFonts w:ascii="Arial" w:hAnsi="Arial" w:cs="Arial"/>
                  <w:color w:val="000000"/>
                  <w:sz w:val="16"/>
                  <w:szCs w:val="16"/>
                </w:rPr>
                <w:t>43</w:t>
              </w:r>
            </w:ins>
          </w:p>
        </w:tc>
        <w:tc>
          <w:tcPr>
            <w:tcW w:w="3619" w:type="dxa"/>
            <w:tcBorders>
              <w:top w:val="nil"/>
              <w:left w:val="nil"/>
              <w:bottom w:val="single" w:sz="4" w:space="0" w:color="auto"/>
              <w:right w:val="single" w:sz="4" w:space="0" w:color="auto"/>
            </w:tcBorders>
            <w:shd w:val="clear" w:color="000000" w:fill="FFFFFF"/>
            <w:hideMark/>
            <w:tcPrChange w:id="3971"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72" w:author="gsadi" w:date="2013-11-18T16:08:00Z"/>
                <w:rFonts w:ascii="Arial" w:hAnsi="Arial" w:cs="Arial"/>
                <w:color w:val="000000"/>
                <w:sz w:val="16"/>
                <w:szCs w:val="16"/>
              </w:rPr>
            </w:pPr>
            <w:ins w:id="3973" w:author="gsadi" w:date="2013-11-18T16:08:00Z">
              <w:r w:rsidRPr="005A65D6">
                <w:rPr>
                  <w:rFonts w:ascii="Arial" w:hAnsi="Arial" w:cs="Arial"/>
                  <w:color w:val="000000"/>
                  <w:sz w:val="16"/>
                  <w:szCs w:val="16"/>
                </w:rPr>
                <w:t>Cancel Date</w:t>
              </w:r>
            </w:ins>
          </w:p>
        </w:tc>
        <w:tc>
          <w:tcPr>
            <w:tcW w:w="1079" w:type="dxa"/>
            <w:tcBorders>
              <w:top w:val="nil"/>
              <w:left w:val="nil"/>
              <w:bottom w:val="single" w:sz="4" w:space="0" w:color="auto"/>
              <w:right w:val="single" w:sz="4" w:space="0" w:color="auto"/>
            </w:tcBorders>
            <w:shd w:val="clear" w:color="000000" w:fill="FFFFFF"/>
            <w:hideMark/>
            <w:tcPrChange w:id="3974"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75" w:author="gsadi" w:date="2013-11-18T16:08:00Z"/>
                <w:rFonts w:ascii="Arial" w:hAnsi="Arial" w:cs="Arial"/>
                <w:color w:val="000000"/>
                <w:sz w:val="16"/>
                <w:szCs w:val="16"/>
              </w:rPr>
            </w:pPr>
            <w:ins w:id="3976" w:author="gsadi" w:date="2013-11-18T16:08:00Z">
              <w:r w:rsidRPr="005A65D6">
                <w:rPr>
                  <w:rFonts w:ascii="Arial" w:hAnsi="Arial" w:cs="Arial"/>
                  <w:color w:val="000000"/>
                  <w:sz w:val="16"/>
                  <w:szCs w:val="16"/>
                </w:rPr>
                <w:t>Char(8)</w:t>
              </w:r>
            </w:ins>
          </w:p>
        </w:tc>
        <w:tc>
          <w:tcPr>
            <w:tcW w:w="2480" w:type="dxa"/>
            <w:tcBorders>
              <w:top w:val="nil"/>
              <w:left w:val="nil"/>
              <w:bottom w:val="single" w:sz="4" w:space="0" w:color="auto"/>
              <w:right w:val="single" w:sz="4" w:space="0" w:color="auto"/>
            </w:tcBorders>
            <w:shd w:val="clear" w:color="000000" w:fill="FFFFFF"/>
            <w:tcPrChange w:id="3977"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978" w:author="gsadi" w:date="2013-11-18T16:08:00Z"/>
                <w:rFonts w:ascii="Arial" w:hAnsi="Arial" w:cs="Arial"/>
                <w:color w:val="000000"/>
                <w:sz w:val="16"/>
                <w:szCs w:val="16"/>
              </w:rPr>
            </w:pPr>
          </w:p>
        </w:tc>
      </w:tr>
      <w:tr w:rsidR="00C3641D" w:rsidRPr="005A65D6" w:rsidTr="00C3641D">
        <w:trPr>
          <w:trHeight w:val="285"/>
          <w:ins w:id="3979" w:author="gsadi" w:date="2013-11-18T16:08:00Z"/>
          <w:trPrChange w:id="3980"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981"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982" w:author="gsadi" w:date="2013-11-18T16:08:00Z"/>
                <w:rFonts w:ascii="Arial" w:hAnsi="Arial" w:cs="Arial"/>
                <w:color w:val="000000"/>
                <w:sz w:val="16"/>
                <w:szCs w:val="16"/>
              </w:rPr>
            </w:pPr>
            <w:ins w:id="3983" w:author="gsadi" w:date="2013-11-18T16:08:00Z">
              <w:r w:rsidRPr="005A65D6">
                <w:rPr>
                  <w:rFonts w:ascii="Arial" w:hAnsi="Arial" w:cs="Arial"/>
                  <w:color w:val="000000"/>
                  <w:sz w:val="16"/>
                  <w:szCs w:val="16"/>
                </w:rPr>
                <w:t>44</w:t>
              </w:r>
            </w:ins>
          </w:p>
        </w:tc>
        <w:tc>
          <w:tcPr>
            <w:tcW w:w="3619" w:type="dxa"/>
            <w:tcBorders>
              <w:top w:val="nil"/>
              <w:left w:val="nil"/>
              <w:bottom w:val="single" w:sz="4" w:space="0" w:color="auto"/>
              <w:right w:val="single" w:sz="4" w:space="0" w:color="auto"/>
            </w:tcBorders>
            <w:shd w:val="clear" w:color="000000" w:fill="FFFFFF"/>
            <w:hideMark/>
            <w:tcPrChange w:id="3984"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85" w:author="gsadi" w:date="2013-11-18T16:08:00Z"/>
                <w:rFonts w:ascii="Arial" w:hAnsi="Arial" w:cs="Arial"/>
                <w:color w:val="000000"/>
                <w:sz w:val="16"/>
                <w:szCs w:val="16"/>
              </w:rPr>
            </w:pPr>
            <w:ins w:id="3986" w:author="gsadi" w:date="2013-11-18T16:08:00Z">
              <w:r w:rsidRPr="005A65D6">
                <w:rPr>
                  <w:rFonts w:ascii="Arial" w:hAnsi="Arial" w:cs="Arial"/>
                  <w:color w:val="000000"/>
                  <w:sz w:val="16"/>
                  <w:szCs w:val="16"/>
                </w:rPr>
                <w:t>Customer PO Number</w:t>
              </w:r>
            </w:ins>
          </w:p>
        </w:tc>
        <w:tc>
          <w:tcPr>
            <w:tcW w:w="1079" w:type="dxa"/>
            <w:tcBorders>
              <w:top w:val="nil"/>
              <w:left w:val="nil"/>
              <w:bottom w:val="single" w:sz="4" w:space="0" w:color="auto"/>
              <w:right w:val="single" w:sz="4" w:space="0" w:color="auto"/>
            </w:tcBorders>
            <w:shd w:val="clear" w:color="000000" w:fill="FFFFFF"/>
            <w:hideMark/>
            <w:tcPrChange w:id="3987"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88" w:author="gsadi" w:date="2013-11-18T16:08:00Z"/>
                <w:rFonts w:ascii="Arial" w:hAnsi="Arial" w:cs="Arial"/>
                <w:color w:val="000000"/>
                <w:sz w:val="16"/>
                <w:szCs w:val="16"/>
              </w:rPr>
            </w:pPr>
            <w:ins w:id="3989" w:author="gsadi" w:date="2013-11-18T16:08:00Z">
              <w:r w:rsidRPr="005A65D6">
                <w:rPr>
                  <w:rFonts w:ascii="Arial" w:hAnsi="Arial" w:cs="Arial"/>
                  <w:color w:val="000000"/>
                  <w:sz w:val="16"/>
                  <w:szCs w:val="16"/>
                </w:rPr>
                <w:t>Char(20)</w:t>
              </w:r>
            </w:ins>
          </w:p>
        </w:tc>
        <w:tc>
          <w:tcPr>
            <w:tcW w:w="2480" w:type="dxa"/>
            <w:tcBorders>
              <w:top w:val="nil"/>
              <w:left w:val="nil"/>
              <w:bottom w:val="single" w:sz="4" w:space="0" w:color="auto"/>
              <w:right w:val="single" w:sz="4" w:space="0" w:color="auto"/>
            </w:tcBorders>
            <w:shd w:val="clear" w:color="000000" w:fill="FFFFFF"/>
            <w:tcPrChange w:id="3990"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3991" w:author="gsadi" w:date="2013-11-18T16:08:00Z"/>
                <w:rFonts w:ascii="Arial" w:hAnsi="Arial" w:cs="Arial"/>
                <w:color w:val="000000"/>
                <w:sz w:val="16"/>
                <w:szCs w:val="16"/>
              </w:rPr>
            </w:pPr>
          </w:p>
        </w:tc>
      </w:tr>
      <w:tr w:rsidR="00C3641D" w:rsidRPr="005A65D6" w:rsidTr="00C3641D">
        <w:trPr>
          <w:trHeight w:val="285"/>
          <w:ins w:id="3992" w:author="gsadi" w:date="2013-11-18T16:08:00Z"/>
          <w:trPrChange w:id="3993"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3994"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3995" w:author="gsadi" w:date="2013-11-18T16:08:00Z"/>
                <w:rFonts w:ascii="Arial" w:hAnsi="Arial" w:cs="Arial"/>
                <w:color w:val="000000"/>
                <w:sz w:val="16"/>
                <w:szCs w:val="16"/>
              </w:rPr>
            </w:pPr>
            <w:ins w:id="3996" w:author="gsadi" w:date="2013-11-18T16:08:00Z">
              <w:r w:rsidRPr="005A65D6">
                <w:rPr>
                  <w:rFonts w:ascii="Arial" w:hAnsi="Arial" w:cs="Arial"/>
                  <w:color w:val="000000"/>
                  <w:sz w:val="16"/>
                  <w:szCs w:val="16"/>
                </w:rPr>
                <w:t>45</w:t>
              </w:r>
            </w:ins>
          </w:p>
        </w:tc>
        <w:tc>
          <w:tcPr>
            <w:tcW w:w="3619" w:type="dxa"/>
            <w:tcBorders>
              <w:top w:val="nil"/>
              <w:left w:val="nil"/>
              <w:bottom w:val="single" w:sz="4" w:space="0" w:color="auto"/>
              <w:right w:val="single" w:sz="4" w:space="0" w:color="auto"/>
            </w:tcBorders>
            <w:shd w:val="clear" w:color="000000" w:fill="FFFFFF"/>
            <w:hideMark/>
            <w:tcPrChange w:id="3997"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3998" w:author="gsadi" w:date="2013-11-18T16:08:00Z"/>
                <w:rFonts w:ascii="Arial" w:hAnsi="Arial" w:cs="Arial"/>
                <w:color w:val="000000"/>
                <w:sz w:val="16"/>
                <w:szCs w:val="16"/>
              </w:rPr>
            </w:pPr>
            <w:ins w:id="3999" w:author="gsadi" w:date="2013-11-18T16:08:00Z">
              <w:r w:rsidRPr="005A65D6">
                <w:rPr>
                  <w:rFonts w:ascii="Arial" w:hAnsi="Arial" w:cs="Arial"/>
                  <w:color w:val="000000"/>
                  <w:sz w:val="16"/>
                  <w:szCs w:val="16"/>
                </w:rPr>
                <w:t>Delivery Block</w:t>
              </w:r>
            </w:ins>
          </w:p>
        </w:tc>
        <w:tc>
          <w:tcPr>
            <w:tcW w:w="1079" w:type="dxa"/>
            <w:tcBorders>
              <w:top w:val="nil"/>
              <w:left w:val="nil"/>
              <w:bottom w:val="single" w:sz="4" w:space="0" w:color="auto"/>
              <w:right w:val="single" w:sz="4" w:space="0" w:color="auto"/>
            </w:tcBorders>
            <w:shd w:val="clear" w:color="000000" w:fill="FFFFFF"/>
            <w:hideMark/>
            <w:tcPrChange w:id="4000"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01" w:author="gsadi" w:date="2013-11-18T16:08:00Z"/>
                <w:rFonts w:ascii="Arial" w:hAnsi="Arial" w:cs="Arial"/>
                <w:color w:val="000000"/>
                <w:sz w:val="16"/>
                <w:szCs w:val="16"/>
              </w:rPr>
            </w:pPr>
            <w:ins w:id="4002" w:author="gsadi" w:date="2013-11-18T16:08:00Z">
              <w:r w:rsidRPr="005A65D6">
                <w:rPr>
                  <w:rFonts w:ascii="Arial" w:hAnsi="Arial" w:cs="Arial"/>
                  <w:color w:val="000000"/>
                  <w:sz w:val="16"/>
                  <w:szCs w:val="16"/>
                </w:rPr>
                <w:t>Char(2)</w:t>
              </w:r>
            </w:ins>
          </w:p>
        </w:tc>
        <w:tc>
          <w:tcPr>
            <w:tcW w:w="2480" w:type="dxa"/>
            <w:tcBorders>
              <w:top w:val="nil"/>
              <w:left w:val="nil"/>
              <w:bottom w:val="single" w:sz="4" w:space="0" w:color="auto"/>
              <w:right w:val="single" w:sz="4" w:space="0" w:color="auto"/>
            </w:tcBorders>
            <w:shd w:val="clear" w:color="000000" w:fill="FFFFFF"/>
            <w:tcPrChange w:id="4003"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4004" w:author="gsadi" w:date="2013-11-18T16:08:00Z"/>
                <w:rFonts w:ascii="Arial" w:hAnsi="Arial" w:cs="Arial"/>
                <w:color w:val="000000"/>
                <w:sz w:val="16"/>
                <w:szCs w:val="16"/>
              </w:rPr>
            </w:pPr>
          </w:p>
        </w:tc>
      </w:tr>
      <w:tr w:rsidR="00C3641D" w:rsidRPr="005A65D6" w:rsidTr="00C3641D">
        <w:trPr>
          <w:trHeight w:val="285"/>
          <w:ins w:id="4005" w:author="gsadi" w:date="2013-11-18T16:08:00Z"/>
          <w:trPrChange w:id="4006"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4007"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4008" w:author="gsadi" w:date="2013-11-18T16:08:00Z"/>
                <w:rFonts w:ascii="Arial" w:hAnsi="Arial" w:cs="Arial"/>
                <w:color w:val="000000"/>
                <w:sz w:val="16"/>
                <w:szCs w:val="16"/>
              </w:rPr>
            </w:pPr>
            <w:ins w:id="4009" w:author="gsadi" w:date="2013-11-18T16:08:00Z">
              <w:r w:rsidRPr="005A65D6">
                <w:rPr>
                  <w:rFonts w:ascii="Arial" w:hAnsi="Arial" w:cs="Arial"/>
                  <w:color w:val="000000"/>
                  <w:sz w:val="16"/>
                  <w:szCs w:val="16"/>
                </w:rPr>
                <w:t>46</w:t>
              </w:r>
            </w:ins>
          </w:p>
        </w:tc>
        <w:tc>
          <w:tcPr>
            <w:tcW w:w="3619" w:type="dxa"/>
            <w:tcBorders>
              <w:top w:val="nil"/>
              <w:left w:val="nil"/>
              <w:bottom w:val="single" w:sz="4" w:space="0" w:color="auto"/>
              <w:right w:val="single" w:sz="4" w:space="0" w:color="auto"/>
            </w:tcBorders>
            <w:shd w:val="clear" w:color="000000" w:fill="FFFFFF"/>
            <w:hideMark/>
            <w:tcPrChange w:id="4010"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11" w:author="gsadi" w:date="2013-11-18T16:08:00Z"/>
                <w:rFonts w:ascii="Arial" w:hAnsi="Arial" w:cs="Arial"/>
                <w:color w:val="000000"/>
                <w:sz w:val="16"/>
                <w:szCs w:val="16"/>
              </w:rPr>
            </w:pPr>
            <w:ins w:id="4012" w:author="gsadi" w:date="2013-11-18T16:08:00Z">
              <w:r w:rsidRPr="005A65D6">
                <w:rPr>
                  <w:rFonts w:ascii="Arial" w:hAnsi="Arial" w:cs="Arial"/>
                  <w:color w:val="000000"/>
                  <w:sz w:val="16"/>
                  <w:szCs w:val="16"/>
                </w:rPr>
                <w:t>Delivery Status</w:t>
              </w:r>
            </w:ins>
          </w:p>
        </w:tc>
        <w:tc>
          <w:tcPr>
            <w:tcW w:w="1079" w:type="dxa"/>
            <w:tcBorders>
              <w:top w:val="nil"/>
              <w:left w:val="nil"/>
              <w:bottom w:val="single" w:sz="4" w:space="0" w:color="auto"/>
              <w:right w:val="single" w:sz="4" w:space="0" w:color="auto"/>
            </w:tcBorders>
            <w:shd w:val="clear" w:color="000000" w:fill="FFFFFF"/>
            <w:hideMark/>
            <w:tcPrChange w:id="4013"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14" w:author="gsadi" w:date="2013-11-18T16:08:00Z"/>
                <w:rFonts w:ascii="Arial" w:hAnsi="Arial" w:cs="Arial"/>
                <w:color w:val="000000"/>
                <w:sz w:val="16"/>
                <w:szCs w:val="16"/>
              </w:rPr>
            </w:pPr>
            <w:ins w:id="4015" w:author="gsadi" w:date="2013-11-18T16:08:00Z">
              <w:r w:rsidRPr="005A65D6">
                <w:rPr>
                  <w:rFonts w:ascii="Arial" w:hAnsi="Arial" w:cs="Arial"/>
                  <w:color w:val="000000"/>
                  <w:sz w:val="16"/>
                  <w:szCs w:val="16"/>
                </w:rPr>
                <w:t>Char(1)</w:t>
              </w:r>
            </w:ins>
          </w:p>
        </w:tc>
        <w:tc>
          <w:tcPr>
            <w:tcW w:w="2480" w:type="dxa"/>
            <w:tcBorders>
              <w:top w:val="nil"/>
              <w:left w:val="nil"/>
              <w:bottom w:val="single" w:sz="4" w:space="0" w:color="auto"/>
              <w:right w:val="single" w:sz="4" w:space="0" w:color="auto"/>
            </w:tcBorders>
            <w:shd w:val="clear" w:color="000000" w:fill="FFFFFF"/>
            <w:tcPrChange w:id="4016"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4017" w:author="gsadi" w:date="2013-11-18T16:08:00Z"/>
                <w:rFonts w:ascii="Arial" w:hAnsi="Arial" w:cs="Arial"/>
                <w:color w:val="000000"/>
                <w:sz w:val="16"/>
                <w:szCs w:val="16"/>
              </w:rPr>
            </w:pPr>
          </w:p>
        </w:tc>
      </w:tr>
      <w:tr w:rsidR="00C3641D" w:rsidRPr="005A65D6" w:rsidTr="00C3641D">
        <w:trPr>
          <w:trHeight w:val="285"/>
          <w:ins w:id="4018" w:author="gsadi" w:date="2013-11-18T16:08:00Z"/>
          <w:trPrChange w:id="4019"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4020"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4021" w:author="gsadi" w:date="2013-11-18T16:08:00Z"/>
                <w:rFonts w:ascii="Arial" w:hAnsi="Arial" w:cs="Arial"/>
                <w:color w:val="000000"/>
                <w:sz w:val="16"/>
                <w:szCs w:val="16"/>
              </w:rPr>
            </w:pPr>
            <w:ins w:id="4022" w:author="gsadi" w:date="2013-11-18T16:08:00Z">
              <w:r w:rsidRPr="005A65D6">
                <w:rPr>
                  <w:rFonts w:ascii="Arial" w:hAnsi="Arial" w:cs="Arial"/>
                  <w:color w:val="000000"/>
                  <w:sz w:val="16"/>
                  <w:szCs w:val="16"/>
                </w:rPr>
                <w:t>47</w:t>
              </w:r>
            </w:ins>
          </w:p>
        </w:tc>
        <w:tc>
          <w:tcPr>
            <w:tcW w:w="3619" w:type="dxa"/>
            <w:tcBorders>
              <w:top w:val="nil"/>
              <w:left w:val="nil"/>
              <w:bottom w:val="single" w:sz="4" w:space="0" w:color="auto"/>
              <w:right w:val="single" w:sz="4" w:space="0" w:color="auto"/>
            </w:tcBorders>
            <w:shd w:val="clear" w:color="000000" w:fill="FFFFFF"/>
            <w:hideMark/>
            <w:tcPrChange w:id="4023"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24" w:author="gsadi" w:date="2013-11-18T16:08:00Z"/>
                <w:rFonts w:ascii="Arial" w:hAnsi="Arial" w:cs="Arial"/>
                <w:color w:val="000000"/>
                <w:sz w:val="16"/>
                <w:szCs w:val="16"/>
              </w:rPr>
            </w:pPr>
            <w:ins w:id="4025" w:author="gsadi" w:date="2013-11-18T16:08:00Z">
              <w:r w:rsidRPr="005A65D6">
                <w:rPr>
                  <w:rFonts w:ascii="Arial" w:hAnsi="Arial" w:cs="Arial"/>
                  <w:color w:val="000000"/>
                  <w:sz w:val="16"/>
                  <w:szCs w:val="16"/>
                </w:rPr>
                <w:t>Sales Rep ID</w:t>
              </w:r>
            </w:ins>
          </w:p>
        </w:tc>
        <w:tc>
          <w:tcPr>
            <w:tcW w:w="1079" w:type="dxa"/>
            <w:tcBorders>
              <w:top w:val="nil"/>
              <w:left w:val="nil"/>
              <w:bottom w:val="single" w:sz="4" w:space="0" w:color="auto"/>
              <w:right w:val="single" w:sz="4" w:space="0" w:color="auto"/>
            </w:tcBorders>
            <w:shd w:val="clear" w:color="000000" w:fill="FFFFFF"/>
            <w:hideMark/>
            <w:tcPrChange w:id="4026"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27" w:author="gsadi" w:date="2013-11-18T16:08:00Z"/>
                <w:rFonts w:ascii="Arial" w:hAnsi="Arial" w:cs="Arial"/>
                <w:color w:val="000000"/>
                <w:sz w:val="16"/>
                <w:szCs w:val="16"/>
              </w:rPr>
            </w:pPr>
            <w:ins w:id="4028" w:author="gsadi" w:date="2013-11-18T16:08:00Z">
              <w:r w:rsidRPr="005A65D6">
                <w:rPr>
                  <w:rFonts w:ascii="Arial" w:hAnsi="Arial" w:cs="Arial"/>
                  <w:color w:val="000000"/>
                  <w:sz w:val="16"/>
                  <w:szCs w:val="16"/>
                </w:rPr>
                <w:t>Char(10)</w:t>
              </w:r>
            </w:ins>
          </w:p>
        </w:tc>
        <w:tc>
          <w:tcPr>
            <w:tcW w:w="2480" w:type="dxa"/>
            <w:tcBorders>
              <w:top w:val="nil"/>
              <w:left w:val="nil"/>
              <w:bottom w:val="single" w:sz="4" w:space="0" w:color="auto"/>
              <w:right w:val="single" w:sz="4" w:space="0" w:color="auto"/>
            </w:tcBorders>
            <w:shd w:val="clear" w:color="000000" w:fill="FFFFFF"/>
            <w:tcPrChange w:id="4029"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4030" w:author="gsadi" w:date="2013-11-18T16:08:00Z"/>
                <w:rFonts w:ascii="Arial" w:hAnsi="Arial" w:cs="Arial"/>
                <w:color w:val="000000"/>
                <w:sz w:val="16"/>
                <w:szCs w:val="16"/>
              </w:rPr>
            </w:pPr>
            <w:ins w:id="4031" w:author="gsadi" w:date="2013-11-18T16:08:00Z">
              <w:r>
                <w:rPr>
                  <w:rFonts w:ascii="Arial" w:hAnsi="Arial" w:cs="Arial"/>
                  <w:color w:val="000000"/>
                  <w:sz w:val="16"/>
                  <w:szCs w:val="16"/>
                </w:rPr>
                <w:t>Will be Char(10) field as opposed to current Char(8) field</w:t>
              </w:r>
            </w:ins>
          </w:p>
        </w:tc>
      </w:tr>
      <w:tr w:rsidR="00C3641D" w:rsidRPr="005A65D6" w:rsidTr="00C3641D">
        <w:trPr>
          <w:trHeight w:val="285"/>
          <w:ins w:id="4032" w:author="gsadi" w:date="2013-11-18T16:08:00Z"/>
          <w:trPrChange w:id="4033"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4034"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4035" w:author="gsadi" w:date="2013-11-18T16:08:00Z"/>
                <w:rFonts w:ascii="Arial" w:hAnsi="Arial" w:cs="Arial"/>
                <w:color w:val="000000"/>
                <w:sz w:val="16"/>
                <w:szCs w:val="16"/>
              </w:rPr>
            </w:pPr>
            <w:ins w:id="4036" w:author="gsadi" w:date="2013-11-18T16:08:00Z">
              <w:r w:rsidRPr="005A65D6">
                <w:rPr>
                  <w:rFonts w:ascii="Arial" w:hAnsi="Arial" w:cs="Arial"/>
                  <w:color w:val="000000"/>
                  <w:sz w:val="16"/>
                  <w:szCs w:val="16"/>
                </w:rPr>
                <w:t>48</w:t>
              </w:r>
            </w:ins>
          </w:p>
        </w:tc>
        <w:tc>
          <w:tcPr>
            <w:tcW w:w="3619" w:type="dxa"/>
            <w:tcBorders>
              <w:top w:val="nil"/>
              <w:left w:val="nil"/>
              <w:bottom w:val="single" w:sz="4" w:space="0" w:color="auto"/>
              <w:right w:val="single" w:sz="4" w:space="0" w:color="auto"/>
            </w:tcBorders>
            <w:shd w:val="clear" w:color="000000" w:fill="FFFFFF"/>
            <w:hideMark/>
            <w:tcPrChange w:id="4037"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38" w:author="gsadi" w:date="2013-11-18T16:08:00Z"/>
                <w:rFonts w:ascii="Arial" w:hAnsi="Arial" w:cs="Arial"/>
                <w:color w:val="000000"/>
                <w:sz w:val="16"/>
                <w:szCs w:val="16"/>
              </w:rPr>
            </w:pPr>
            <w:ins w:id="4039" w:author="gsadi" w:date="2013-11-18T16:08:00Z">
              <w:r w:rsidRPr="005A65D6">
                <w:rPr>
                  <w:rFonts w:ascii="Arial" w:hAnsi="Arial" w:cs="Arial"/>
                  <w:color w:val="000000"/>
                  <w:sz w:val="16"/>
                  <w:szCs w:val="16"/>
                </w:rPr>
                <w:t>Sales Rep Name</w:t>
              </w:r>
            </w:ins>
          </w:p>
        </w:tc>
        <w:tc>
          <w:tcPr>
            <w:tcW w:w="1079" w:type="dxa"/>
            <w:tcBorders>
              <w:top w:val="nil"/>
              <w:left w:val="nil"/>
              <w:bottom w:val="single" w:sz="4" w:space="0" w:color="auto"/>
              <w:right w:val="single" w:sz="4" w:space="0" w:color="auto"/>
            </w:tcBorders>
            <w:shd w:val="clear" w:color="000000" w:fill="FFFFFF"/>
            <w:hideMark/>
            <w:tcPrChange w:id="4040"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41" w:author="gsadi" w:date="2013-11-18T16:08:00Z"/>
                <w:rFonts w:ascii="Arial" w:hAnsi="Arial" w:cs="Arial"/>
                <w:color w:val="000000"/>
                <w:sz w:val="16"/>
                <w:szCs w:val="16"/>
              </w:rPr>
            </w:pPr>
            <w:ins w:id="4042" w:author="gsadi" w:date="2013-11-18T16:08:00Z">
              <w:r w:rsidRPr="005A65D6">
                <w:rPr>
                  <w:rFonts w:ascii="Arial" w:hAnsi="Arial" w:cs="Arial"/>
                  <w:color w:val="000000"/>
                  <w:sz w:val="16"/>
                  <w:szCs w:val="16"/>
                </w:rPr>
                <w:t>Char(40)</w:t>
              </w:r>
            </w:ins>
          </w:p>
        </w:tc>
        <w:tc>
          <w:tcPr>
            <w:tcW w:w="2480" w:type="dxa"/>
            <w:tcBorders>
              <w:top w:val="nil"/>
              <w:left w:val="nil"/>
              <w:bottom w:val="single" w:sz="4" w:space="0" w:color="auto"/>
              <w:right w:val="single" w:sz="4" w:space="0" w:color="auto"/>
            </w:tcBorders>
            <w:shd w:val="clear" w:color="000000" w:fill="FFFFFF"/>
            <w:tcPrChange w:id="4043"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4044" w:author="gsadi" w:date="2013-11-18T16:08:00Z"/>
                <w:rFonts w:ascii="Arial" w:hAnsi="Arial" w:cs="Arial"/>
                <w:color w:val="000000"/>
                <w:sz w:val="16"/>
                <w:szCs w:val="16"/>
              </w:rPr>
            </w:pPr>
          </w:p>
        </w:tc>
      </w:tr>
      <w:tr w:rsidR="00C3641D" w:rsidRPr="005A65D6" w:rsidTr="00C3641D">
        <w:trPr>
          <w:trHeight w:val="285"/>
          <w:ins w:id="4045" w:author="gsadi" w:date="2013-11-18T16:08:00Z"/>
          <w:trPrChange w:id="4046"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4047"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4048" w:author="gsadi" w:date="2013-11-18T16:08:00Z"/>
                <w:rFonts w:ascii="Arial" w:hAnsi="Arial" w:cs="Arial"/>
                <w:color w:val="000000"/>
                <w:sz w:val="16"/>
                <w:szCs w:val="16"/>
              </w:rPr>
            </w:pPr>
            <w:ins w:id="4049" w:author="gsadi" w:date="2013-11-18T16:08:00Z">
              <w:r w:rsidRPr="005A65D6">
                <w:rPr>
                  <w:rFonts w:ascii="Arial" w:hAnsi="Arial" w:cs="Arial"/>
                  <w:color w:val="000000"/>
                  <w:sz w:val="16"/>
                  <w:szCs w:val="16"/>
                </w:rPr>
                <w:t>49</w:t>
              </w:r>
            </w:ins>
          </w:p>
        </w:tc>
        <w:tc>
          <w:tcPr>
            <w:tcW w:w="3619" w:type="dxa"/>
            <w:tcBorders>
              <w:top w:val="nil"/>
              <w:left w:val="nil"/>
              <w:bottom w:val="single" w:sz="4" w:space="0" w:color="auto"/>
              <w:right w:val="single" w:sz="4" w:space="0" w:color="auto"/>
            </w:tcBorders>
            <w:shd w:val="clear" w:color="000000" w:fill="FFFFFF"/>
            <w:hideMark/>
            <w:tcPrChange w:id="4050"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51" w:author="gsadi" w:date="2013-11-18T16:08:00Z"/>
                <w:rFonts w:ascii="Arial" w:hAnsi="Arial" w:cs="Arial"/>
                <w:color w:val="000000"/>
                <w:sz w:val="16"/>
                <w:szCs w:val="16"/>
              </w:rPr>
            </w:pPr>
            <w:ins w:id="4052" w:author="gsadi" w:date="2013-11-18T16:08:00Z">
              <w:r w:rsidRPr="005A65D6">
                <w:rPr>
                  <w:rFonts w:ascii="Arial" w:hAnsi="Arial" w:cs="Arial"/>
                  <w:color w:val="000000"/>
                  <w:sz w:val="16"/>
                  <w:szCs w:val="16"/>
                </w:rPr>
                <w:t>Cust Rep Id</w:t>
              </w:r>
            </w:ins>
          </w:p>
        </w:tc>
        <w:tc>
          <w:tcPr>
            <w:tcW w:w="1079" w:type="dxa"/>
            <w:tcBorders>
              <w:top w:val="nil"/>
              <w:left w:val="nil"/>
              <w:bottom w:val="single" w:sz="4" w:space="0" w:color="auto"/>
              <w:right w:val="single" w:sz="4" w:space="0" w:color="auto"/>
            </w:tcBorders>
            <w:shd w:val="clear" w:color="000000" w:fill="FFFFFF"/>
            <w:hideMark/>
            <w:tcPrChange w:id="4053"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54" w:author="gsadi" w:date="2013-11-18T16:08:00Z"/>
                <w:rFonts w:ascii="Arial" w:hAnsi="Arial" w:cs="Arial"/>
                <w:color w:val="000000"/>
                <w:sz w:val="16"/>
                <w:szCs w:val="16"/>
              </w:rPr>
            </w:pPr>
            <w:ins w:id="4055" w:author="gsadi" w:date="2013-11-18T16:08:00Z">
              <w:r w:rsidRPr="005A65D6">
                <w:rPr>
                  <w:rFonts w:ascii="Arial" w:hAnsi="Arial" w:cs="Arial"/>
                  <w:color w:val="000000"/>
                  <w:sz w:val="16"/>
                  <w:szCs w:val="16"/>
                </w:rPr>
                <w:t>Char(10)</w:t>
              </w:r>
            </w:ins>
          </w:p>
        </w:tc>
        <w:tc>
          <w:tcPr>
            <w:tcW w:w="2480" w:type="dxa"/>
            <w:tcBorders>
              <w:top w:val="nil"/>
              <w:left w:val="nil"/>
              <w:bottom w:val="single" w:sz="4" w:space="0" w:color="auto"/>
              <w:right w:val="single" w:sz="4" w:space="0" w:color="auto"/>
            </w:tcBorders>
            <w:shd w:val="clear" w:color="000000" w:fill="FFFFFF"/>
            <w:tcPrChange w:id="4056"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4057" w:author="gsadi" w:date="2013-11-18T16:08:00Z"/>
                <w:rFonts w:ascii="Arial" w:hAnsi="Arial" w:cs="Arial"/>
                <w:color w:val="000000"/>
                <w:sz w:val="16"/>
                <w:szCs w:val="16"/>
              </w:rPr>
            </w:pPr>
            <w:ins w:id="4058" w:author="gsadi" w:date="2013-11-18T16:08:00Z">
              <w:r>
                <w:rPr>
                  <w:rFonts w:ascii="Arial" w:hAnsi="Arial" w:cs="Arial"/>
                  <w:color w:val="000000"/>
                  <w:sz w:val="16"/>
                  <w:szCs w:val="16"/>
                </w:rPr>
                <w:t>Will be Char(10) field as opposed to current Char(8) field</w:t>
              </w:r>
            </w:ins>
          </w:p>
        </w:tc>
      </w:tr>
      <w:tr w:rsidR="00C3641D" w:rsidRPr="005A65D6" w:rsidTr="00C3641D">
        <w:trPr>
          <w:trHeight w:val="285"/>
          <w:ins w:id="4059" w:author="gsadi" w:date="2013-11-18T16:08:00Z"/>
          <w:trPrChange w:id="4060"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4061"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4062" w:author="gsadi" w:date="2013-11-18T16:08:00Z"/>
                <w:rFonts w:ascii="Arial" w:hAnsi="Arial" w:cs="Arial"/>
                <w:color w:val="000000"/>
                <w:sz w:val="16"/>
                <w:szCs w:val="16"/>
              </w:rPr>
            </w:pPr>
            <w:ins w:id="4063" w:author="gsadi" w:date="2013-11-18T16:08:00Z">
              <w:r w:rsidRPr="005A65D6">
                <w:rPr>
                  <w:rFonts w:ascii="Arial" w:hAnsi="Arial" w:cs="Arial"/>
                  <w:color w:val="000000"/>
                  <w:sz w:val="16"/>
                  <w:szCs w:val="16"/>
                </w:rPr>
                <w:t>50</w:t>
              </w:r>
            </w:ins>
          </w:p>
        </w:tc>
        <w:tc>
          <w:tcPr>
            <w:tcW w:w="3619" w:type="dxa"/>
            <w:tcBorders>
              <w:top w:val="nil"/>
              <w:left w:val="nil"/>
              <w:bottom w:val="single" w:sz="4" w:space="0" w:color="auto"/>
              <w:right w:val="single" w:sz="4" w:space="0" w:color="auto"/>
            </w:tcBorders>
            <w:shd w:val="clear" w:color="000000" w:fill="FFFFFF"/>
            <w:hideMark/>
            <w:tcPrChange w:id="4064"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65" w:author="gsadi" w:date="2013-11-18T16:08:00Z"/>
                <w:rFonts w:ascii="Arial" w:hAnsi="Arial" w:cs="Arial"/>
                <w:color w:val="000000"/>
                <w:sz w:val="16"/>
                <w:szCs w:val="16"/>
              </w:rPr>
            </w:pPr>
            <w:ins w:id="4066" w:author="gsadi" w:date="2013-11-18T16:08:00Z">
              <w:r w:rsidRPr="005A65D6">
                <w:rPr>
                  <w:rFonts w:ascii="Arial" w:hAnsi="Arial" w:cs="Arial"/>
                  <w:color w:val="000000"/>
                  <w:sz w:val="16"/>
                  <w:szCs w:val="16"/>
                </w:rPr>
                <w:t>Cust Rep Name</w:t>
              </w:r>
            </w:ins>
          </w:p>
        </w:tc>
        <w:tc>
          <w:tcPr>
            <w:tcW w:w="1079" w:type="dxa"/>
            <w:tcBorders>
              <w:top w:val="nil"/>
              <w:left w:val="nil"/>
              <w:bottom w:val="single" w:sz="4" w:space="0" w:color="auto"/>
              <w:right w:val="single" w:sz="4" w:space="0" w:color="auto"/>
            </w:tcBorders>
            <w:shd w:val="clear" w:color="000000" w:fill="FFFFFF"/>
            <w:hideMark/>
            <w:tcPrChange w:id="4067"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68" w:author="gsadi" w:date="2013-11-18T16:08:00Z"/>
                <w:rFonts w:ascii="Arial" w:hAnsi="Arial" w:cs="Arial"/>
                <w:color w:val="000000"/>
                <w:sz w:val="16"/>
                <w:szCs w:val="16"/>
              </w:rPr>
            </w:pPr>
            <w:ins w:id="4069" w:author="gsadi" w:date="2013-11-18T16:08:00Z">
              <w:r w:rsidRPr="005A65D6">
                <w:rPr>
                  <w:rFonts w:ascii="Arial" w:hAnsi="Arial" w:cs="Arial"/>
                  <w:color w:val="000000"/>
                  <w:sz w:val="16"/>
                  <w:szCs w:val="16"/>
                </w:rPr>
                <w:t>Char(40)</w:t>
              </w:r>
            </w:ins>
          </w:p>
        </w:tc>
        <w:tc>
          <w:tcPr>
            <w:tcW w:w="2480" w:type="dxa"/>
            <w:tcBorders>
              <w:top w:val="nil"/>
              <w:left w:val="nil"/>
              <w:bottom w:val="single" w:sz="4" w:space="0" w:color="auto"/>
              <w:right w:val="single" w:sz="4" w:space="0" w:color="auto"/>
            </w:tcBorders>
            <w:shd w:val="clear" w:color="000000" w:fill="FFFFFF"/>
            <w:tcPrChange w:id="4070"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4071" w:author="gsadi" w:date="2013-11-18T16:08:00Z"/>
                <w:rFonts w:ascii="Arial" w:hAnsi="Arial" w:cs="Arial"/>
                <w:color w:val="000000"/>
                <w:sz w:val="16"/>
                <w:szCs w:val="16"/>
              </w:rPr>
            </w:pPr>
          </w:p>
        </w:tc>
      </w:tr>
      <w:tr w:rsidR="00C3641D" w:rsidRPr="005A65D6" w:rsidTr="00C3641D">
        <w:trPr>
          <w:trHeight w:val="285"/>
          <w:ins w:id="4072" w:author="gsadi" w:date="2013-11-18T16:08:00Z"/>
          <w:trPrChange w:id="4073"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4074"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4075" w:author="gsadi" w:date="2013-11-18T16:08:00Z"/>
                <w:rFonts w:ascii="Arial" w:hAnsi="Arial" w:cs="Arial"/>
                <w:color w:val="000000"/>
                <w:sz w:val="16"/>
                <w:szCs w:val="16"/>
              </w:rPr>
            </w:pPr>
            <w:ins w:id="4076" w:author="gsadi" w:date="2013-11-18T16:08:00Z">
              <w:r w:rsidRPr="005A65D6">
                <w:rPr>
                  <w:rFonts w:ascii="Arial" w:hAnsi="Arial" w:cs="Arial"/>
                  <w:color w:val="000000"/>
                  <w:sz w:val="16"/>
                  <w:szCs w:val="16"/>
                </w:rPr>
                <w:t>51</w:t>
              </w:r>
            </w:ins>
          </w:p>
        </w:tc>
        <w:tc>
          <w:tcPr>
            <w:tcW w:w="3619" w:type="dxa"/>
            <w:tcBorders>
              <w:top w:val="nil"/>
              <w:left w:val="nil"/>
              <w:bottom w:val="single" w:sz="4" w:space="0" w:color="auto"/>
              <w:right w:val="single" w:sz="4" w:space="0" w:color="auto"/>
            </w:tcBorders>
            <w:shd w:val="clear" w:color="000000" w:fill="FFFFFF"/>
            <w:hideMark/>
            <w:tcPrChange w:id="4077"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78" w:author="gsadi" w:date="2013-11-18T16:08:00Z"/>
                <w:rFonts w:ascii="Arial" w:hAnsi="Arial" w:cs="Arial"/>
                <w:color w:val="000000"/>
                <w:sz w:val="16"/>
                <w:szCs w:val="16"/>
              </w:rPr>
            </w:pPr>
            <w:ins w:id="4079" w:author="gsadi" w:date="2013-11-18T16:08:00Z">
              <w:r w:rsidRPr="005A65D6">
                <w:rPr>
                  <w:rFonts w:ascii="Arial" w:hAnsi="Arial" w:cs="Arial"/>
                  <w:color w:val="000000"/>
                  <w:sz w:val="16"/>
                  <w:szCs w:val="16"/>
                </w:rPr>
                <w:t>Requirement Category</w:t>
              </w:r>
            </w:ins>
          </w:p>
        </w:tc>
        <w:tc>
          <w:tcPr>
            <w:tcW w:w="1079" w:type="dxa"/>
            <w:tcBorders>
              <w:top w:val="nil"/>
              <w:left w:val="nil"/>
              <w:bottom w:val="single" w:sz="4" w:space="0" w:color="auto"/>
              <w:right w:val="single" w:sz="4" w:space="0" w:color="auto"/>
            </w:tcBorders>
            <w:shd w:val="clear" w:color="000000" w:fill="FFFFFF"/>
            <w:hideMark/>
            <w:tcPrChange w:id="4080"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81" w:author="gsadi" w:date="2013-11-18T16:08:00Z"/>
                <w:rFonts w:ascii="Arial" w:hAnsi="Arial" w:cs="Arial"/>
                <w:color w:val="000000"/>
                <w:sz w:val="16"/>
                <w:szCs w:val="16"/>
              </w:rPr>
            </w:pPr>
            <w:ins w:id="4082" w:author="gsadi" w:date="2013-11-18T16:08:00Z">
              <w:r w:rsidRPr="005A65D6">
                <w:rPr>
                  <w:rFonts w:ascii="Arial" w:hAnsi="Arial" w:cs="Arial"/>
                  <w:color w:val="000000"/>
                  <w:sz w:val="16"/>
                  <w:szCs w:val="16"/>
                </w:rPr>
                <w:t>Char(16)</w:t>
              </w:r>
            </w:ins>
          </w:p>
        </w:tc>
        <w:tc>
          <w:tcPr>
            <w:tcW w:w="2480" w:type="dxa"/>
            <w:tcBorders>
              <w:top w:val="nil"/>
              <w:left w:val="nil"/>
              <w:bottom w:val="single" w:sz="4" w:space="0" w:color="auto"/>
              <w:right w:val="single" w:sz="4" w:space="0" w:color="auto"/>
            </w:tcBorders>
            <w:shd w:val="clear" w:color="000000" w:fill="FFFFFF"/>
            <w:tcPrChange w:id="4083"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4084" w:author="gsadi" w:date="2013-11-18T16:08:00Z"/>
                <w:rFonts w:ascii="Arial" w:hAnsi="Arial" w:cs="Arial"/>
                <w:color w:val="000000"/>
                <w:sz w:val="16"/>
                <w:szCs w:val="16"/>
              </w:rPr>
            </w:pPr>
          </w:p>
        </w:tc>
      </w:tr>
      <w:tr w:rsidR="00C3641D" w:rsidRPr="005A65D6" w:rsidTr="00C3641D">
        <w:trPr>
          <w:trHeight w:val="285"/>
          <w:ins w:id="4085" w:author="gsadi" w:date="2013-11-18T16:08:00Z"/>
          <w:trPrChange w:id="4086"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4087"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4088" w:author="gsadi" w:date="2013-11-18T16:08:00Z"/>
                <w:rFonts w:ascii="Arial" w:hAnsi="Arial" w:cs="Arial"/>
                <w:color w:val="000000"/>
                <w:sz w:val="16"/>
                <w:szCs w:val="16"/>
              </w:rPr>
            </w:pPr>
            <w:ins w:id="4089" w:author="gsadi" w:date="2013-11-18T16:08:00Z">
              <w:r w:rsidRPr="005A65D6">
                <w:rPr>
                  <w:rFonts w:ascii="Arial" w:hAnsi="Arial" w:cs="Arial"/>
                  <w:color w:val="000000"/>
                  <w:sz w:val="16"/>
                  <w:szCs w:val="16"/>
                </w:rPr>
                <w:t>52</w:t>
              </w:r>
            </w:ins>
          </w:p>
        </w:tc>
        <w:tc>
          <w:tcPr>
            <w:tcW w:w="3619" w:type="dxa"/>
            <w:tcBorders>
              <w:top w:val="nil"/>
              <w:left w:val="nil"/>
              <w:bottom w:val="single" w:sz="4" w:space="0" w:color="auto"/>
              <w:right w:val="single" w:sz="4" w:space="0" w:color="auto"/>
            </w:tcBorders>
            <w:shd w:val="clear" w:color="000000" w:fill="FFFFFF"/>
            <w:hideMark/>
            <w:tcPrChange w:id="4090"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91" w:author="gsadi" w:date="2013-11-18T16:08:00Z"/>
                <w:rFonts w:ascii="Arial" w:hAnsi="Arial" w:cs="Arial"/>
                <w:color w:val="000000"/>
                <w:sz w:val="16"/>
                <w:szCs w:val="16"/>
              </w:rPr>
            </w:pPr>
            <w:ins w:id="4092" w:author="gsadi" w:date="2013-11-18T16:08:00Z">
              <w:r w:rsidRPr="005A65D6">
                <w:rPr>
                  <w:rFonts w:ascii="Arial" w:hAnsi="Arial" w:cs="Arial"/>
                  <w:color w:val="000000"/>
                  <w:sz w:val="16"/>
                  <w:szCs w:val="16"/>
                </w:rPr>
                <w:t>Stock Category</w:t>
              </w:r>
            </w:ins>
          </w:p>
        </w:tc>
        <w:tc>
          <w:tcPr>
            <w:tcW w:w="1079" w:type="dxa"/>
            <w:tcBorders>
              <w:top w:val="nil"/>
              <w:left w:val="nil"/>
              <w:bottom w:val="single" w:sz="4" w:space="0" w:color="auto"/>
              <w:right w:val="single" w:sz="4" w:space="0" w:color="auto"/>
            </w:tcBorders>
            <w:shd w:val="clear" w:color="000000" w:fill="FFFFFF"/>
            <w:hideMark/>
            <w:tcPrChange w:id="4093"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094" w:author="gsadi" w:date="2013-11-18T16:08:00Z"/>
                <w:rFonts w:ascii="Arial" w:hAnsi="Arial" w:cs="Arial"/>
                <w:color w:val="000000"/>
                <w:sz w:val="16"/>
                <w:szCs w:val="16"/>
              </w:rPr>
            </w:pPr>
            <w:ins w:id="4095" w:author="gsadi" w:date="2013-11-18T16:08:00Z">
              <w:r w:rsidRPr="005A65D6">
                <w:rPr>
                  <w:rFonts w:ascii="Arial" w:hAnsi="Arial" w:cs="Arial"/>
                  <w:color w:val="000000"/>
                  <w:sz w:val="16"/>
                  <w:szCs w:val="16"/>
                </w:rPr>
                <w:t>Char(16)</w:t>
              </w:r>
            </w:ins>
          </w:p>
        </w:tc>
        <w:tc>
          <w:tcPr>
            <w:tcW w:w="2480" w:type="dxa"/>
            <w:tcBorders>
              <w:top w:val="nil"/>
              <w:left w:val="nil"/>
              <w:bottom w:val="single" w:sz="4" w:space="0" w:color="auto"/>
              <w:right w:val="single" w:sz="4" w:space="0" w:color="auto"/>
            </w:tcBorders>
            <w:shd w:val="clear" w:color="000000" w:fill="FFFFFF"/>
            <w:tcPrChange w:id="4096"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4097" w:author="gsadi" w:date="2013-11-18T16:08:00Z"/>
                <w:rFonts w:ascii="Arial" w:hAnsi="Arial" w:cs="Arial"/>
                <w:color w:val="000000"/>
                <w:sz w:val="16"/>
                <w:szCs w:val="16"/>
              </w:rPr>
            </w:pPr>
            <w:ins w:id="4098" w:author="gsadi" w:date="2013-11-18T16:08:00Z">
              <w:r>
                <w:rPr>
                  <w:rFonts w:ascii="Arial" w:hAnsi="Arial" w:cs="Arial"/>
                  <w:color w:val="000000"/>
                  <w:sz w:val="16"/>
                  <w:szCs w:val="16"/>
                </w:rPr>
                <w:t>This needs to be considered as the “Category” in i2 &amp; PSE</w:t>
              </w:r>
            </w:ins>
          </w:p>
        </w:tc>
      </w:tr>
      <w:tr w:rsidR="00C3641D" w:rsidRPr="005A65D6" w:rsidTr="00C3641D">
        <w:trPr>
          <w:trHeight w:val="285"/>
          <w:ins w:id="4099" w:author="gsadi" w:date="2013-11-18T16:08:00Z"/>
          <w:trPrChange w:id="4100" w:author="gsadi" w:date="2013-11-18T16:09:00Z">
            <w:trPr>
              <w:trHeight w:val="285"/>
            </w:trPr>
          </w:trPrChange>
        </w:trPr>
        <w:tc>
          <w:tcPr>
            <w:tcW w:w="652" w:type="dxa"/>
            <w:tcBorders>
              <w:top w:val="nil"/>
              <w:left w:val="single" w:sz="4" w:space="0" w:color="auto"/>
              <w:bottom w:val="single" w:sz="4" w:space="0" w:color="auto"/>
              <w:right w:val="single" w:sz="4" w:space="0" w:color="auto"/>
            </w:tcBorders>
            <w:shd w:val="clear" w:color="000000" w:fill="FFFFFF"/>
            <w:hideMark/>
            <w:tcPrChange w:id="4101" w:author="gsadi" w:date="2013-11-18T16:09:00Z">
              <w:tcPr>
                <w:tcW w:w="652" w:type="dxa"/>
                <w:tcBorders>
                  <w:top w:val="nil"/>
                  <w:left w:val="single" w:sz="4" w:space="0" w:color="auto"/>
                  <w:bottom w:val="single" w:sz="4" w:space="0" w:color="auto"/>
                  <w:right w:val="single" w:sz="4" w:space="0" w:color="auto"/>
                </w:tcBorders>
                <w:shd w:val="clear" w:color="000000" w:fill="FFFFFF"/>
                <w:hideMark/>
              </w:tcPr>
            </w:tcPrChange>
          </w:tcPr>
          <w:p w:rsidR="00C3641D" w:rsidRPr="005A65D6" w:rsidRDefault="00C3641D" w:rsidP="00CD1572">
            <w:pPr>
              <w:rPr>
                <w:ins w:id="4102" w:author="gsadi" w:date="2013-11-18T16:08:00Z"/>
                <w:rFonts w:ascii="Arial" w:hAnsi="Arial" w:cs="Arial"/>
                <w:color w:val="000000"/>
                <w:sz w:val="16"/>
                <w:szCs w:val="16"/>
              </w:rPr>
            </w:pPr>
            <w:ins w:id="4103" w:author="gsadi" w:date="2013-11-18T16:08:00Z">
              <w:r w:rsidRPr="005A65D6">
                <w:rPr>
                  <w:rFonts w:ascii="Arial" w:hAnsi="Arial" w:cs="Arial"/>
                  <w:color w:val="000000"/>
                  <w:sz w:val="16"/>
                  <w:szCs w:val="16"/>
                </w:rPr>
                <w:t>53</w:t>
              </w:r>
            </w:ins>
          </w:p>
        </w:tc>
        <w:tc>
          <w:tcPr>
            <w:tcW w:w="3619" w:type="dxa"/>
            <w:tcBorders>
              <w:top w:val="nil"/>
              <w:left w:val="nil"/>
              <w:bottom w:val="single" w:sz="4" w:space="0" w:color="auto"/>
              <w:right w:val="single" w:sz="4" w:space="0" w:color="auto"/>
            </w:tcBorders>
            <w:shd w:val="clear" w:color="000000" w:fill="FFFFFF"/>
            <w:hideMark/>
            <w:tcPrChange w:id="4104" w:author="gsadi" w:date="2013-11-18T16:09:00Z">
              <w:tcPr>
                <w:tcW w:w="3776"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105" w:author="gsadi" w:date="2013-11-18T16:08:00Z"/>
                <w:rFonts w:ascii="Arial" w:hAnsi="Arial" w:cs="Arial"/>
                <w:color w:val="000000"/>
                <w:sz w:val="16"/>
                <w:szCs w:val="16"/>
              </w:rPr>
            </w:pPr>
            <w:ins w:id="4106" w:author="gsadi" w:date="2013-11-18T16:08:00Z">
              <w:r w:rsidRPr="005A65D6">
                <w:rPr>
                  <w:rFonts w:ascii="Arial" w:hAnsi="Arial" w:cs="Arial"/>
                  <w:color w:val="000000"/>
                  <w:sz w:val="16"/>
                  <w:szCs w:val="16"/>
                </w:rPr>
                <w:t>Filler</w:t>
              </w:r>
            </w:ins>
          </w:p>
        </w:tc>
        <w:tc>
          <w:tcPr>
            <w:tcW w:w="1079" w:type="dxa"/>
            <w:tcBorders>
              <w:top w:val="nil"/>
              <w:left w:val="nil"/>
              <w:bottom w:val="single" w:sz="4" w:space="0" w:color="auto"/>
              <w:right w:val="single" w:sz="4" w:space="0" w:color="auto"/>
            </w:tcBorders>
            <w:shd w:val="clear" w:color="000000" w:fill="FFFFFF"/>
            <w:hideMark/>
            <w:tcPrChange w:id="4107" w:author="gsadi" w:date="2013-11-18T16:09:00Z">
              <w:tcPr>
                <w:tcW w:w="1080" w:type="dxa"/>
                <w:tcBorders>
                  <w:top w:val="nil"/>
                  <w:left w:val="nil"/>
                  <w:bottom w:val="single" w:sz="4" w:space="0" w:color="auto"/>
                  <w:right w:val="single" w:sz="4" w:space="0" w:color="auto"/>
                </w:tcBorders>
                <w:shd w:val="clear" w:color="000000" w:fill="FFFFFF"/>
                <w:hideMark/>
              </w:tcPr>
            </w:tcPrChange>
          </w:tcPr>
          <w:p w:rsidR="00C3641D" w:rsidRPr="005A65D6" w:rsidRDefault="00C3641D" w:rsidP="00CD1572">
            <w:pPr>
              <w:rPr>
                <w:ins w:id="4108" w:author="gsadi" w:date="2013-11-18T16:08:00Z"/>
                <w:rFonts w:ascii="Arial" w:hAnsi="Arial" w:cs="Arial"/>
                <w:color w:val="000000"/>
                <w:sz w:val="16"/>
                <w:szCs w:val="16"/>
              </w:rPr>
            </w:pPr>
            <w:ins w:id="4109" w:author="gsadi" w:date="2013-11-18T16:08:00Z">
              <w:r w:rsidRPr="005A65D6">
                <w:rPr>
                  <w:rFonts w:ascii="Arial" w:hAnsi="Arial" w:cs="Arial"/>
                  <w:color w:val="000000"/>
                  <w:sz w:val="16"/>
                  <w:szCs w:val="16"/>
                </w:rPr>
                <w:t>Char(51)</w:t>
              </w:r>
            </w:ins>
          </w:p>
        </w:tc>
        <w:tc>
          <w:tcPr>
            <w:tcW w:w="2480" w:type="dxa"/>
            <w:tcBorders>
              <w:top w:val="nil"/>
              <w:left w:val="nil"/>
              <w:bottom w:val="single" w:sz="4" w:space="0" w:color="auto"/>
              <w:right w:val="single" w:sz="4" w:space="0" w:color="auto"/>
            </w:tcBorders>
            <w:shd w:val="clear" w:color="000000" w:fill="FFFFFF"/>
            <w:tcPrChange w:id="4110" w:author="gsadi" w:date="2013-11-18T16:09:00Z">
              <w:tcPr>
                <w:tcW w:w="3240" w:type="dxa"/>
                <w:tcBorders>
                  <w:top w:val="nil"/>
                  <w:left w:val="nil"/>
                  <w:bottom w:val="single" w:sz="4" w:space="0" w:color="auto"/>
                  <w:right w:val="single" w:sz="4" w:space="0" w:color="auto"/>
                </w:tcBorders>
                <w:shd w:val="clear" w:color="000000" w:fill="FFFFFF"/>
              </w:tcPr>
            </w:tcPrChange>
          </w:tcPr>
          <w:p w:rsidR="00C3641D" w:rsidRPr="005A65D6" w:rsidRDefault="00C3641D" w:rsidP="00CD1572">
            <w:pPr>
              <w:rPr>
                <w:ins w:id="4111" w:author="gsadi" w:date="2013-11-18T16:08:00Z"/>
                <w:rFonts w:ascii="Arial" w:hAnsi="Arial" w:cs="Arial"/>
                <w:color w:val="000000"/>
                <w:sz w:val="16"/>
                <w:szCs w:val="16"/>
              </w:rPr>
            </w:pPr>
          </w:p>
        </w:tc>
      </w:tr>
    </w:tbl>
    <w:p w:rsidR="00000000" w:rsidRDefault="003F6914">
      <w:pPr>
        <w:ind w:left="810"/>
        <w:rPr>
          <w:ins w:id="4112" w:author="gsadi" w:date="2013-11-18T16:10:00Z"/>
          <w:rFonts w:ascii="Arial" w:hAnsi="Arial" w:cs="Arial"/>
          <w:color w:val="000000"/>
          <w:sz w:val="18"/>
          <w:szCs w:val="18"/>
        </w:rPr>
        <w:pPrChange w:id="4113" w:author="gsadi" w:date="2013-11-18T16:10:00Z">
          <w:pPr>
            <w:numPr>
              <w:numId w:val="41"/>
            </w:numPr>
            <w:ind w:left="810" w:hanging="360"/>
          </w:pPr>
        </w:pPrChange>
      </w:pPr>
    </w:p>
    <w:p w:rsidR="00000000" w:rsidRDefault="002B0E74">
      <w:pPr>
        <w:numPr>
          <w:ilvl w:val="0"/>
          <w:numId w:val="40"/>
        </w:numPr>
        <w:rPr>
          <w:ins w:id="4114" w:author="gsadi" w:date="2013-11-18T16:10:00Z"/>
          <w:rFonts w:ascii="Arial" w:hAnsi="Arial" w:cs="Arial"/>
          <w:rPrChange w:id="4115" w:author="gsadi" w:date="2013-11-18T16:11:00Z">
            <w:rPr>
              <w:ins w:id="4116" w:author="gsadi" w:date="2013-11-18T16:10:00Z"/>
              <w:rFonts w:ascii="Arial" w:hAnsi="Arial" w:cs="Arial"/>
              <w:color w:val="000000"/>
              <w:sz w:val="18"/>
              <w:szCs w:val="18"/>
            </w:rPr>
          </w:rPrChange>
        </w:rPr>
        <w:pPrChange w:id="4117" w:author="gsadi" w:date="2013-11-18T16:11:00Z">
          <w:pPr>
            <w:numPr>
              <w:numId w:val="41"/>
            </w:numPr>
            <w:ind w:left="810" w:hanging="360"/>
          </w:pPr>
        </w:pPrChange>
      </w:pPr>
      <w:ins w:id="4118" w:author="gsadi" w:date="2013-11-18T16:10:00Z">
        <w:r w:rsidRPr="002B0E74">
          <w:rPr>
            <w:rFonts w:ascii="Arial" w:hAnsi="Arial" w:cs="Arial"/>
            <w:rPrChange w:id="4119" w:author="gsadi" w:date="2013-11-18T16:11:00Z">
              <w:rPr>
                <w:rFonts w:ascii="Arial" w:hAnsi="Arial" w:cs="Arial"/>
                <w:color w:val="000000"/>
                <w:sz w:val="18"/>
                <w:szCs w:val="18"/>
                <w:u w:val="single"/>
              </w:rPr>
            </w:rPrChange>
          </w:rPr>
          <w:t>Header data would be in the following format:</w:t>
        </w:r>
      </w:ins>
    </w:p>
    <w:p w:rsidR="00C25E0E" w:rsidRPr="00C25E0E" w:rsidRDefault="002B0E74" w:rsidP="00C25E0E">
      <w:pPr>
        <w:autoSpaceDE w:val="0"/>
        <w:autoSpaceDN w:val="0"/>
        <w:adjustRightInd w:val="0"/>
        <w:ind w:left="720"/>
        <w:rPr>
          <w:ins w:id="4120" w:author="gsadi" w:date="2013-11-18T16:10:00Z"/>
          <w:rFonts w:ascii="Arial" w:hAnsi="Arial" w:cs="Arial"/>
          <w:color w:val="000000"/>
          <w:szCs w:val="18"/>
          <w:u w:val="single"/>
          <w:rPrChange w:id="4121" w:author="gsadi" w:date="2013-11-18T16:11:00Z">
            <w:rPr>
              <w:ins w:id="4122" w:author="gsadi" w:date="2013-11-18T16:10:00Z"/>
              <w:rFonts w:ascii="Arial" w:hAnsi="Arial" w:cs="Arial"/>
              <w:color w:val="000000"/>
              <w:sz w:val="18"/>
              <w:szCs w:val="18"/>
              <w:u w:val="single"/>
            </w:rPr>
          </w:rPrChange>
        </w:rPr>
      </w:pPr>
      <w:ins w:id="4123" w:author="gsadi" w:date="2013-11-18T16:10:00Z">
        <w:r w:rsidRPr="002B0E74">
          <w:rPr>
            <w:rFonts w:ascii="Arial" w:hAnsi="Arial" w:cs="Arial"/>
            <w:color w:val="000000"/>
            <w:szCs w:val="18"/>
            <w:rPrChange w:id="4124" w:author="gsadi" w:date="2013-11-18T16:11:00Z">
              <w:rPr>
                <w:rFonts w:ascii="Arial" w:hAnsi="Arial" w:cs="Arial"/>
                <w:color w:val="000000"/>
                <w:sz w:val="18"/>
                <w:szCs w:val="18"/>
                <w:u w:val="single"/>
              </w:rPr>
            </w:rPrChange>
          </w:rPr>
          <w:t xml:space="preserve">         </w:t>
        </w:r>
        <w:r w:rsidRPr="002B0E74">
          <w:rPr>
            <w:rFonts w:ascii="Arial" w:hAnsi="Arial" w:cs="Arial"/>
            <w:color w:val="000000"/>
            <w:szCs w:val="18"/>
            <w:u w:val="single"/>
            <w:rPrChange w:id="4125" w:author="gsadi" w:date="2013-11-18T16:11:00Z">
              <w:rPr>
                <w:rFonts w:ascii="Arial" w:hAnsi="Arial" w:cs="Arial"/>
                <w:color w:val="000000"/>
                <w:sz w:val="18"/>
                <w:szCs w:val="18"/>
                <w:u w:val="single"/>
              </w:rPr>
            </w:rPrChange>
          </w:rPr>
          <w:t xml:space="preserve">Layout: </w:t>
        </w:r>
      </w:ins>
    </w:p>
    <w:p w:rsidR="00C25E0E" w:rsidRPr="00C25E0E" w:rsidRDefault="00C25E0E" w:rsidP="00C25E0E">
      <w:pPr>
        <w:autoSpaceDE w:val="0"/>
        <w:autoSpaceDN w:val="0"/>
        <w:adjustRightInd w:val="0"/>
        <w:rPr>
          <w:ins w:id="4126" w:author="gsadi" w:date="2013-11-18T16:10:00Z"/>
          <w:rFonts w:ascii="Arial" w:hAnsi="Arial" w:cs="Arial"/>
          <w:color w:val="000000"/>
          <w:szCs w:val="18"/>
          <w:u w:val="single"/>
          <w:rPrChange w:id="4127" w:author="gsadi" w:date="2013-11-18T16:11:00Z">
            <w:rPr>
              <w:ins w:id="4128" w:author="gsadi" w:date="2013-11-18T16:10:00Z"/>
              <w:rFonts w:ascii="Arial" w:hAnsi="Arial" w:cs="Arial"/>
              <w:color w:val="000000"/>
              <w:sz w:val="18"/>
              <w:szCs w:val="18"/>
              <w:u w:val="single"/>
            </w:rPr>
          </w:rPrChange>
        </w:rPr>
      </w:pPr>
    </w:p>
    <w:p w:rsidR="00C25E0E" w:rsidRPr="00C25E0E" w:rsidRDefault="002B0E74">
      <w:pPr>
        <w:autoSpaceDE w:val="0"/>
        <w:autoSpaceDN w:val="0"/>
        <w:adjustRightInd w:val="0"/>
        <w:ind w:left="720"/>
        <w:rPr>
          <w:ins w:id="4129" w:author="gsadi" w:date="2013-11-18T16:10:00Z"/>
          <w:rFonts w:ascii="Arial" w:hAnsi="Arial" w:cs="Arial"/>
          <w:color w:val="000000"/>
          <w:szCs w:val="18"/>
          <w:rPrChange w:id="4130" w:author="gsadi" w:date="2013-11-18T16:11:00Z">
            <w:rPr>
              <w:ins w:id="4131" w:author="gsadi" w:date="2013-11-18T16:10:00Z"/>
              <w:rFonts w:ascii="Arial" w:hAnsi="Arial" w:cs="Arial"/>
              <w:color w:val="000000"/>
              <w:sz w:val="18"/>
              <w:szCs w:val="18"/>
            </w:rPr>
          </w:rPrChange>
        </w:rPr>
      </w:pPr>
      <w:ins w:id="4132" w:author="gsadi" w:date="2013-11-18T16:10:00Z">
        <w:r w:rsidRPr="002B0E74">
          <w:rPr>
            <w:rFonts w:ascii="Arial" w:hAnsi="Arial" w:cs="Arial"/>
            <w:color w:val="000000"/>
            <w:szCs w:val="18"/>
            <w:rPrChange w:id="4133" w:author="gsadi" w:date="2013-11-18T16:11:00Z">
              <w:rPr>
                <w:rFonts w:ascii="Arial" w:hAnsi="Arial" w:cs="Arial"/>
                <w:color w:val="000000"/>
                <w:sz w:val="18"/>
                <w:szCs w:val="18"/>
                <w:u w:val="single"/>
              </w:rPr>
            </w:rPrChange>
          </w:rPr>
          <w:tab/>
        </w:r>
        <w:r w:rsidRPr="002B0E74">
          <w:rPr>
            <w:rFonts w:ascii="Arial" w:hAnsi="Arial" w:cs="Arial"/>
            <w:color w:val="000000"/>
            <w:szCs w:val="18"/>
            <w:rPrChange w:id="4134" w:author="gsadi" w:date="2013-11-18T16:11:00Z">
              <w:rPr>
                <w:rFonts w:ascii="Arial" w:hAnsi="Arial" w:cs="Arial"/>
                <w:color w:val="000000"/>
                <w:sz w:val="18"/>
                <w:szCs w:val="18"/>
                <w:u w:val="single"/>
              </w:rPr>
            </w:rPrChange>
          </w:rPr>
          <w:tab/>
          <w:t>Char(1) =&gt; Record Type ("0")</w:t>
        </w:r>
      </w:ins>
    </w:p>
    <w:p w:rsidR="00C25E0E" w:rsidRPr="00C25E0E" w:rsidRDefault="002B0E74">
      <w:pPr>
        <w:autoSpaceDE w:val="0"/>
        <w:autoSpaceDN w:val="0"/>
        <w:adjustRightInd w:val="0"/>
        <w:ind w:left="720"/>
        <w:rPr>
          <w:ins w:id="4135" w:author="gsadi" w:date="2013-11-18T16:10:00Z"/>
          <w:rFonts w:ascii="Arial" w:hAnsi="Arial" w:cs="Arial"/>
          <w:color w:val="000000"/>
          <w:szCs w:val="18"/>
          <w:rPrChange w:id="4136" w:author="gsadi" w:date="2013-11-18T16:11:00Z">
            <w:rPr>
              <w:ins w:id="4137" w:author="gsadi" w:date="2013-11-18T16:10:00Z"/>
              <w:rFonts w:ascii="Arial" w:hAnsi="Arial" w:cs="Arial"/>
              <w:color w:val="000000"/>
              <w:sz w:val="18"/>
              <w:szCs w:val="18"/>
            </w:rPr>
          </w:rPrChange>
        </w:rPr>
      </w:pPr>
      <w:ins w:id="4138" w:author="gsadi" w:date="2013-11-18T16:10:00Z">
        <w:r w:rsidRPr="002B0E74">
          <w:rPr>
            <w:rFonts w:ascii="Arial" w:hAnsi="Arial" w:cs="Arial"/>
            <w:color w:val="000000"/>
            <w:szCs w:val="18"/>
            <w:rPrChange w:id="4139" w:author="gsadi" w:date="2013-11-18T16:11:00Z">
              <w:rPr>
                <w:rFonts w:ascii="Arial" w:hAnsi="Arial" w:cs="Arial"/>
                <w:color w:val="000000"/>
                <w:sz w:val="18"/>
                <w:szCs w:val="18"/>
                <w:u w:val="single"/>
              </w:rPr>
            </w:rPrChange>
          </w:rPr>
          <w:tab/>
        </w:r>
        <w:r w:rsidRPr="002B0E74">
          <w:rPr>
            <w:rFonts w:ascii="Arial" w:hAnsi="Arial" w:cs="Arial"/>
            <w:color w:val="000000"/>
            <w:szCs w:val="18"/>
            <w:rPrChange w:id="4140" w:author="gsadi" w:date="2013-11-18T16:11:00Z">
              <w:rPr>
                <w:rFonts w:ascii="Arial" w:hAnsi="Arial" w:cs="Arial"/>
                <w:color w:val="000000"/>
                <w:sz w:val="18"/>
                <w:szCs w:val="18"/>
                <w:u w:val="single"/>
              </w:rPr>
            </w:rPrChange>
          </w:rPr>
          <w:tab/>
          <w:t>Char(8) =&gt; SAP program number</w:t>
        </w:r>
      </w:ins>
    </w:p>
    <w:p w:rsidR="00C25E0E" w:rsidRPr="00C25E0E" w:rsidRDefault="002B0E74">
      <w:pPr>
        <w:autoSpaceDE w:val="0"/>
        <w:autoSpaceDN w:val="0"/>
        <w:adjustRightInd w:val="0"/>
        <w:ind w:left="720"/>
        <w:rPr>
          <w:ins w:id="4141" w:author="gsadi" w:date="2013-11-18T16:10:00Z"/>
          <w:rFonts w:ascii="Arial" w:hAnsi="Arial" w:cs="Arial"/>
          <w:color w:val="000000"/>
          <w:szCs w:val="18"/>
          <w:rPrChange w:id="4142" w:author="gsadi" w:date="2013-11-18T16:11:00Z">
            <w:rPr>
              <w:ins w:id="4143" w:author="gsadi" w:date="2013-11-18T16:10:00Z"/>
              <w:rFonts w:ascii="Arial" w:hAnsi="Arial" w:cs="Arial"/>
              <w:color w:val="000000"/>
              <w:sz w:val="18"/>
              <w:szCs w:val="18"/>
            </w:rPr>
          </w:rPrChange>
        </w:rPr>
      </w:pPr>
      <w:ins w:id="4144" w:author="gsadi" w:date="2013-11-18T16:10:00Z">
        <w:r w:rsidRPr="002B0E74">
          <w:rPr>
            <w:rFonts w:ascii="Arial" w:hAnsi="Arial" w:cs="Arial"/>
            <w:color w:val="000000"/>
            <w:szCs w:val="18"/>
            <w:rPrChange w:id="4145" w:author="gsadi" w:date="2013-11-18T16:11:00Z">
              <w:rPr>
                <w:rFonts w:ascii="Arial" w:hAnsi="Arial" w:cs="Arial"/>
                <w:color w:val="000000"/>
                <w:sz w:val="18"/>
                <w:szCs w:val="18"/>
                <w:u w:val="single"/>
              </w:rPr>
            </w:rPrChange>
          </w:rPr>
          <w:tab/>
        </w:r>
        <w:r w:rsidRPr="002B0E74">
          <w:rPr>
            <w:rFonts w:ascii="Arial" w:hAnsi="Arial" w:cs="Arial"/>
            <w:color w:val="000000"/>
            <w:szCs w:val="18"/>
            <w:rPrChange w:id="4146" w:author="gsadi" w:date="2013-11-18T16:11:00Z">
              <w:rPr>
                <w:rFonts w:ascii="Arial" w:hAnsi="Arial" w:cs="Arial"/>
                <w:color w:val="000000"/>
                <w:sz w:val="18"/>
                <w:szCs w:val="18"/>
                <w:u w:val="single"/>
              </w:rPr>
            </w:rPrChange>
          </w:rPr>
          <w:tab/>
          <w:t>Char(8) =&gt; Date</w:t>
        </w:r>
      </w:ins>
    </w:p>
    <w:p w:rsidR="00C25E0E" w:rsidRPr="00C25E0E" w:rsidRDefault="002B0E74">
      <w:pPr>
        <w:autoSpaceDE w:val="0"/>
        <w:autoSpaceDN w:val="0"/>
        <w:adjustRightInd w:val="0"/>
        <w:ind w:left="720"/>
        <w:rPr>
          <w:ins w:id="4147" w:author="gsadi" w:date="2013-11-18T16:10:00Z"/>
          <w:rFonts w:ascii="Arial" w:hAnsi="Arial" w:cs="Arial"/>
          <w:color w:val="000000"/>
          <w:szCs w:val="18"/>
          <w:rPrChange w:id="4148" w:author="gsadi" w:date="2013-11-18T16:11:00Z">
            <w:rPr>
              <w:ins w:id="4149" w:author="gsadi" w:date="2013-11-18T16:10:00Z"/>
              <w:rFonts w:ascii="Arial" w:hAnsi="Arial" w:cs="Arial"/>
              <w:color w:val="000000"/>
              <w:sz w:val="18"/>
              <w:szCs w:val="18"/>
            </w:rPr>
          </w:rPrChange>
        </w:rPr>
      </w:pPr>
      <w:ins w:id="4150" w:author="gsadi" w:date="2013-11-18T16:10:00Z">
        <w:r w:rsidRPr="002B0E74">
          <w:rPr>
            <w:rFonts w:ascii="Arial" w:hAnsi="Arial" w:cs="Arial"/>
            <w:color w:val="000000"/>
            <w:szCs w:val="18"/>
            <w:rPrChange w:id="4151" w:author="gsadi" w:date="2013-11-18T16:11:00Z">
              <w:rPr>
                <w:rFonts w:ascii="Arial" w:hAnsi="Arial" w:cs="Arial"/>
                <w:color w:val="000000"/>
                <w:sz w:val="18"/>
                <w:szCs w:val="18"/>
                <w:u w:val="single"/>
              </w:rPr>
            </w:rPrChange>
          </w:rPr>
          <w:tab/>
        </w:r>
        <w:r w:rsidRPr="002B0E74">
          <w:rPr>
            <w:rFonts w:ascii="Arial" w:hAnsi="Arial" w:cs="Arial"/>
            <w:color w:val="000000"/>
            <w:szCs w:val="18"/>
            <w:rPrChange w:id="4152" w:author="gsadi" w:date="2013-11-18T16:11:00Z">
              <w:rPr>
                <w:rFonts w:ascii="Arial" w:hAnsi="Arial" w:cs="Arial"/>
                <w:color w:val="000000"/>
                <w:sz w:val="18"/>
                <w:szCs w:val="18"/>
                <w:u w:val="single"/>
              </w:rPr>
            </w:rPrChange>
          </w:rPr>
          <w:tab/>
          <w:t>Char(6) =&gt; Time</w:t>
        </w:r>
      </w:ins>
    </w:p>
    <w:p w:rsidR="00C25E0E" w:rsidRPr="00C25E0E" w:rsidRDefault="00C25E0E" w:rsidP="00C25E0E">
      <w:pPr>
        <w:autoSpaceDE w:val="0"/>
        <w:autoSpaceDN w:val="0"/>
        <w:adjustRightInd w:val="0"/>
        <w:ind w:left="720"/>
        <w:rPr>
          <w:ins w:id="4153" w:author="gsadi" w:date="2013-11-18T16:10:00Z"/>
          <w:rFonts w:ascii="Arial" w:hAnsi="Arial" w:cs="Arial"/>
          <w:color w:val="000000"/>
          <w:szCs w:val="18"/>
          <w:rPrChange w:id="4154" w:author="gsadi" w:date="2013-11-18T16:11:00Z">
            <w:rPr>
              <w:ins w:id="4155" w:author="gsadi" w:date="2013-11-18T16:10:00Z"/>
              <w:rFonts w:ascii="Arial" w:hAnsi="Arial" w:cs="Arial"/>
              <w:color w:val="000000"/>
              <w:sz w:val="18"/>
              <w:szCs w:val="18"/>
            </w:rPr>
          </w:rPrChange>
        </w:rPr>
      </w:pPr>
    </w:p>
    <w:p w:rsidR="00C25E0E" w:rsidRPr="00C25E0E" w:rsidRDefault="002B0E74" w:rsidP="00C25E0E">
      <w:pPr>
        <w:autoSpaceDE w:val="0"/>
        <w:autoSpaceDN w:val="0"/>
        <w:adjustRightInd w:val="0"/>
        <w:ind w:left="360"/>
        <w:rPr>
          <w:ins w:id="4156" w:author="gsadi" w:date="2013-11-18T16:10:00Z"/>
          <w:rFonts w:ascii="Arial" w:hAnsi="Arial" w:cs="Arial"/>
          <w:color w:val="000000"/>
          <w:szCs w:val="18"/>
          <w:rPrChange w:id="4157" w:author="gsadi" w:date="2013-11-18T16:11:00Z">
            <w:rPr>
              <w:ins w:id="4158" w:author="gsadi" w:date="2013-11-18T16:10:00Z"/>
              <w:rFonts w:ascii="Arial" w:hAnsi="Arial" w:cs="Arial"/>
              <w:color w:val="000000"/>
              <w:sz w:val="18"/>
              <w:szCs w:val="18"/>
            </w:rPr>
          </w:rPrChange>
        </w:rPr>
      </w:pPr>
      <w:ins w:id="4159" w:author="gsadi" w:date="2013-11-18T16:10:00Z">
        <w:r w:rsidRPr="002B0E74">
          <w:rPr>
            <w:rFonts w:ascii="Arial" w:hAnsi="Arial" w:cs="Arial"/>
            <w:color w:val="000000"/>
            <w:szCs w:val="18"/>
            <w:rPrChange w:id="4160" w:author="gsadi" w:date="2013-11-18T16:11:00Z">
              <w:rPr>
                <w:rFonts w:ascii="Arial" w:hAnsi="Arial" w:cs="Arial"/>
                <w:color w:val="000000"/>
                <w:sz w:val="18"/>
                <w:szCs w:val="18"/>
                <w:u w:val="single"/>
              </w:rPr>
            </w:rPrChange>
          </w:rPr>
          <w:tab/>
          <w:t xml:space="preserve">          </w:t>
        </w:r>
        <w:r w:rsidRPr="002B0E74">
          <w:rPr>
            <w:rFonts w:ascii="Arial" w:hAnsi="Arial" w:cs="Arial"/>
            <w:color w:val="000000"/>
            <w:szCs w:val="18"/>
            <w:u w:val="single"/>
            <w:rPrChange w:id="4161" w:author="gsadi" w:date="2013-11-18T16:11:00Z">
              <w:rPr>
                <w:rFonts w:ascii="Arial" w:hAnsi="Arial" w:cs="Arial"/>
                <w:color w:val="000000"/>
                <w:sz w:val="18"/>
                <w:szCs w:val="18"/>
                <w:u w:val="single"/>
              </w:rPr>
            </w:rPrChange>
          </w:rPr>
          <w:t>Example:</w:t>
        </w:r>
        <w:r w:rsidRPr="002B0E74">
          <w:rPr>
            <w:rFonts w:ascii="Arial" w:hAnsi="Arial" w:cs="Arial"/>
            <w:color w:val="000000"/>
            <w:szCs w:val="18"/>
            <w:rPrChange w:id="4162" w:author="gsadi" w:date="2013-11-18T16:11:00Z">
              <w:rPr>
                <w:rFonts w:ascii="Arial" w:hAnsi="Arial" w:cs="Arial"/>
                <w:color w:val="000000"/>
                <w:sz w:val="18"/>
                <w:szCs w:val="18"/>
                <w:u w:val="single"/>
              </w:rPr>
            </w:rPrChange>
          </w:rPr>
          <w:t xml:space="preserve"> 0YSDO202220130306032540</w:t>
        </w:r>
      </w:ins>
    </w:p>
    <w:p w:rsidR="00C25E0E" w:rsidRPr="008D2BA6" w:rsidRDefault="00C25E0E" w:rsidP="00C25E0E">
      <w:pPr>
        <w:autoSpaceDE w:val="0"/>
        <w:autoSpaceDN w:val="0"/>
        <w:adjustRightInd w:val="0"/>
        <w:ind w:left="360"/>
        <w:rPr>
          <w:ins w:id="4163" w:author="gsadi" w:date="2013-11-18T16:10:00Z"/>
          <w:rFonts w:ascii="Arial" w:hAnsi="Arial" w:cs="Arial"/>
          <w:color w:val="000000"/>
          <w:sz w:val="18"/>
          <w:szCs w:val="18"/>
        </w:rPr>
      </w:pPr>
    </w:p>
    <w:p w:rsidR="00000000" w:rsidRDefault="002B0E74">
      <w:pPr>
        <w:numPr>
          <w:ilvl w:val="0"/>
          <w:numId w:val="40"/>
        </w:numPr>
        <w:rPr>
          <w:ins w:id="4164" w:author="gsadi" w:date="2013-11-18T16:10:00Z"/>
          <w:rFonts w:ascii="Arial" w:hAnsi="Arial" w:cs="Arial"/>
          <w:rPrChange w:id="4165" w:author="gsadi" w:date="2013-11-18T16:11:00Z">
            <w:rPr>
              <w:ins w:id="4166" w:author="gsadi" w:date="2013-11-18T16:10:00Z"/>
              <w:rFonts w:ascii="Arial" w:hAnsi="Arial" w:cs="Arial"/>
              <w:color w:val="000000"/>
              <w:sz w:val="18"/>
              <w:szCs w:val="18"/>
            </w:rPr>
          </w:rPrChange>
        </w:rPr>
        <w:pPrChange w:id="4167" w:author="gsadi" w:date="2013-11-18T16:11:00Z">
          <w:pPr>
            <w:numPr>
              <w:numId w:val="41"/>
            </w:numPr>
            <w:ind w:left="810" w:hanging="360"/>
          </w:pPr>
        </w:pPrChange>
      </w:pPr>
      <w:ins w:id="4168" w:author="gsadi" w:date="2013-11-18T16:10:00Z">
        <w:r w:rsidRPr="002B0E74">
          <w:rPr>
            <w:rFonts w:ascii="Arial" w:hAnsi="Arial" w:cs="Arial"/>
            <w:rPrChange w:id="4169" w:author="gsadi" w:date="2013-11-18T16:11:00Z">
              <w:rPr>
                <w:rFonts w:ascii="Arial" w:hAnsi="Arial" w:cs="Arial"/>
                <w:color w:val="000000"/>
                <w:sz w:val="18"/>
                <w:szCs w:val="18"/>
                <w:u w:val="single"/>
              </w:rPr>
            </w:rPrChange>
          </w:rPr>
          <w:t>Control (trailer) record data would be in the following format:</w:t>
        </w:r>
      </w:ins>
    </w:p>
    <w:p w:rsidR="00C25E0E" w:rsidRPr="00C25E0E" w:rsidRDefault="00C25E0E" w:rsidP="00C25E0E">
      <w:pPr>
        <w:ind w:left="810"/>
        <w:rPr>
          <w:ins w:id="4170" w:author="gsadi" w:date="2013-11-18T16:10:00Z"/>
          <w:rFonts w:ascii="Arial" w:hAnsi="Arial" w:cs="Arial"/>
          <w:color w:val="000000"/>
          <w:szCs w:val="18"/>
          <w:rPrChange w:id="4171" w:author="gsadi" w:date="2013-11-18T16:11:00Z">
            <w:rPr>
              <w:ins w:id="4172" w:author="gsadi" w:date="2013-11-18T16:10:00Z"/>
              <w:rFonts w:ascii="Arial" w:hAnsi="Arial" w:cs="Arial"/>
              <w:color w:val="000000"/>
              <w:sz w:val="18"/>
              <w:szCs w:val="18"/>
            </w:rPr>
          </w:rPrChange>
        </w:rPr>
      </w:pPr>
    </w:p>
    <w:p w:rsidR="00C25E0E" w:rsidRPr="00C25E0E" w:rsidRDefault="002B0E74" w:rsidP="00C25E0E">
      <w:pPr>
        <w:tabs>
          <w:tab w:val="left" w:pos="-720"/>
          <w:tab w:val="left" w:pos="0"/>
          <w:tab w:val="left" w:pos="720"/>
          <w:tab w:val="left" w:pos="1440"/>
          <w:tab w:val="left" w:pos="2160"/>
          <w:tab w:val="left" w:pos="2880"/>
          <w:tab w:val="left" w:pos="3600"/>
          <w:tab w:val="left" w:pos="4320"/>
        </w:tabs>
        <w:autoSpaceDE w:val="0"/>
        <w:autoSpaceDN w:val="0"/>
        <w:adjustRightInd w:val="0"/>
        <w:rPr>
          <w:ins w:id="4173" w:author="gsadi" w:date="2013-11-18T16:10:00Z"/>
          <w:rFonts w:ascii="Arial" w:hAnsi="Arial" w:cs="Arial"/>
          <w:color w:val="000000"/>
          <w:szCs w:val="18"/>
          <w:rPrChange w:id="4174" w:author="gsadi" w:date="2013-11-18T16:11:00Z">
            <w:rPr>
              <w:ins w:id="4175" w:author="gsadi" w:date="2013-11-18T16:10:00Z"/>
              <w:rFonts w:ascii="Arial" w:hAnsi="Arial" w:cs="Arial"/>
              <w:color w:val="000000"/>
              <w:sz w:val="18"/>
              <w:szCs w:val="18"/>
            </w:rPr>
          </w:rPrChange>
        </w:rPr>
      </w:pPr>
      <w:ins w:id="4176" w:author="gsadi" w:date="2013-11-18T16:10:00Z">
        <w:r w:rsidRPr="002B0E74">
          <w:rPr>
            <w:rFonts w:ascii="Arial" w:hAnsi="Arial" w:cs="Arial"/>
            <w:color w:val="000000"/>
            <w:szCs w:val="18"/>
            <w:rPrChange w:id="4177" w:author="gsadi" w:date="2013-11-18T16:11:00Z">
              <w:rPr>
                <w:rFonts w:ascii="Arial" w:hAnsi="Arial" w:cs="Arial"/>
                <w:color w:val="000000"/>
                <w:sz w:val="18"/>
                <w:szCs w:val="18"/>
                <w:u w:val="single"/>
              </w:rPr>
            </w:rPrChange>
          </w:rPr>
          <w:t xml:space="preserve">                     </w:t>
        </w:r>
        <w:r w:rsidRPr="002B0E74">
          <w:rPr>
            <w:rFonts w:ascii="Arial" w:hAnsi="Arial" w:cs="Arial"/>
            <w:color w:val="000000"/>
            <w:szCs w:val="18"/>
            <w:u w:val="single"/>
            <w:rPrChange w:id="4178" w:author="gsadi" w:date="2013-11-18T16:11:00Z">
              <w:rPr>
                <w:rFonts w:ascii="Arial" w:hAnsi="Arial" w:cs="Arial"/>
                <w:color w:val="000000"/>
                <w:sz w:val="18"/>
                <w:szCs w:val="18"/>
                <w:u w:val="single"/>
              </w:rPr>
            </w:rPrChange>
          </w:rPr>
          <w:t xml:space="preserve">Layout: </w:t>
        </w:r>
      </w:ins>
    </w:p>
    <w:p w:rsidR="00C25E0E" w:rsidRPr="00C25E0E" w:rsidRDefault="00C25E0E" w:rsidP="00C25E0E">
      <w:pPr>
        <w:tabs>
          <w:tab w:val="left" w:pos="-720"/>
          <w:tab w:val="left" w:pos="0"/>
          <w:tab w:val="left" w:pos="720"/>
          <w:tab w:val="left" w:pos="1440"/>
          <w:tab w:val="left" w:pos="2160"/>
          <w:tab w:val="left" w:pos="2880"/>
          <w:tab w:val="left" w:pos="3600"/>
          <w:tab w:val="left" w:pos="4320"/>
        </w:tabs>
        <w:autoSpaceDE w:val="0"/>
        <w:autoSpaceDN w:val="0"/>
        <w:adjustRightInd w:val="0"/>
        <w:rPr>
          <w:ins w:id="4179" w:author="gsadi" w:date="2013-11-18T16:10:00Z"/>
          <w:rFonts w:ascii="Arial" w:hAnsi="Arial" w:cs="Arial"/>
          <w:color w:val="000000"/>
          <w:szCs w:val="18"/>
          <w:u w:val="single"/>
          <w:rPrChange w:id="4180" w:author="gsadi" w:date="2013-11-18T16:11:00Z">
            <w:rPr>
              <w:ins w:id="4181" w:author="gsadi" w:date="2013-11-18T16:10:00Z"/>
              <w:rFonts w:ascii="Arial" w:hAnsi="Arial" w:cs="Arial"/>
              <w:color w:val="000000"/>
              <w:sz w:val="18"/>
              <w:szCs w:val="18"/>
              <w:u w:val="single"/>
            </w:rPr>
          </w:rPrChange>
        </w:rPr>
      </w:pPr>
    </w:p>
    <w:p w:rsidR="00C25E0E" w:rsidRPr="00C25E0E" w:rsidRDefault="002B0E74">
      <w:pPr>
        <w:autoSpaceDE w:val="0"/>
        <w:autoSpaceDN w:val="0"/>
        <w:adjustRightInd w:val="0"/>
        <w:ind w:left="720"/>
        <w:rPr>
          <w:ins w:id="4182" w:author="gsadi" w:date="2013-11-18T16:10:00Z"/>
          <w:rFonts w:ascii="Arial" w:hAnsi="Arial" w:cs="Arial"/>
          <w:color w:val="000000"/>
          <w:szCs w:val="18"/>
          <w:rPrChange w:id="4183" w:author="gsadi" w:date="2013-11-18T16:11:00Z">
            <w:rPr>
              <w:ins w:id="4184" w:author="gsadi" w:date="2013-11-18T16:10:00Z"/>
              <w:rFonts w:ascii="Arial" w:hAnsi="Arial" w:cs="Arial"/>
              <w:color w:val="000000"/>
              <w:sz w:val="18"/>
              <w:szCs w:val="18"/>
            </w:rPr>
          </w:rPrChange>
        </w:rPr>
      </w:pPr>
      <w:ins w:id="4185" w:author="gsadi" w:date="2013-11-18T16:10:00Z">
        <w:r w:rsidRPr="002B0E74">
          <w:rPr>
            <w:rFonts w:ascii="Arial" w:hAnsi="Arial" w:cs="Arial"/>
            <w:color w:val="000000"/>
            <w:szCs w:val="18"/>
            <w:rPrChange w:id="4186" w:author="gsadi" w:date="2013-11-18T16:11:00Z">
              <w:rPr>
                <w:rFonts w:ascii="Arial" w:hAnsi="Arial" w:cs="Arial"/>
                <w:color w:val="000000"/>
                <w:sz w:val="18"/>
                <w:szCs w:val="18"/>
                <w:u w:val="single"/>
              </w:rPr>
            </w:rPrChange>
          </w:rPr>
          <w:tab/>
        </w:r>
        <w:r w:rsidRPr="002B0E74">
          <w:rPr>
            <w:rFonts w:ascii="Arial" w:hAnsi="Arial" w:cs="Arial"/>
            <w:color w:val="000000"/>
            <w:szCs w:val="18"/>
            <w:rPrChange w:id="4187" w:author="gsadi" w:date="2013-11-18T16:11:00Z">
              <w:rPr>
                <w:rFonts w:ascii="Arial" w:hAnsi="Arial" w:cs="Arial"/>
                <w:color w:val="000000"/>
                <w:sz w:val="18"/>
                <w:szCs w:val="18"/>
                <w:u w:val="single"/>
              </w:rPr>
            </w:rPrChange>
          </w:rPr>
          <w:tab/>
          <w:t>Char(1) =&gt; Record Type ("9")</w:t>
        </w:r>
      </w:ins>
    </w:p>
    <w:p w:rsidR="00C25E0E" w:rsidRPr="00C25E0E" w:rsidRDefault="002B0E74">
      <w:pPr>
        <w:autoSpaceDE w:val="0"/>
        <w:autoSpaceDN w:val="0"/>
        <w:adjustRightInd w:val="0"/>
        <w:ind w:left="720"/>
        <w:rPr>
          <w:ins w:id="4188" w:author="gsadi" w:date="2013-11-18T16:10:00Z"/>
          <w:rFonts w:ascii="Arial" w:hAnsi="Arial" w:cs="Arial"/>
          <w:color w:val="000000"/>
          <w:szCs w:val="18"/>
          <w:rPrChange w:id="4189" w:author="gsadi" w:date="2013-11-18T16:11:00Z">
            <w:rPr>
              <w:ins w:id="4190" w:author="gsadi" w:date="2013-11-18T16:10:00Z"/>
              <w:rFonts w:ascii="Arial" w:hAnsi="Arial" w:cs="Arial"/>
              <w:color w:val="000000"/>
              <w:sz w:val="18"/>
              <w:szCs w:val="18"/>
            </w:rPr>
          </w:rPrChange>
        </w:rPr>
      </w:pPr>
      <w:ins w:id="4191" w:author="gsadi" w:date="2013-11-18T16:10:00Z">
        <w:r w:rsidRPr="002B0E74">
          <w:rPr>
            <w:rFonts w:ascii="Arial" w:hAnsi="Arial" w:cs="Arial"/>
            <w:color w:val="000000"/>
            <w:szCs w:val="18"/>
            <w:rPrChange w:id="4192" w:author="gsadi" w:date="2013-11-18T16:11:00Z">
              <w:rPr>
                <w:rFonts w:ascii="Arial" w:hAnsi="Arial" w:cs="Arial"/>
                <w:color w:val="000000"/>
                <w:sz w:val="18"/>
                <w:szCs w:val="18"/>
                <w:u w:val="single"/>
              </w:rPr>
            </w:rPrChange>
          </w:rPr>
          <w:tab/>
        </w:r>
        <w:r w:rsidRPr="002B0E74">
          <w:rPr>
            <w:rFonts w:ascii="Arial" w:hAnsi="Arial" w:cs="Arial"/>
            <w:color w:val="000000"/>
            <w:szCs w:val="18"/>
            <w:rPrChange w:id="4193" w:author="gsadi" w:date="2013-11-18T16:11:00Z">
              <w:rPr>
                <w:rFonts w:ascii="Arial" w:hAnsi="Arial" w:cs="Arial"/>
                <w:color w:val="000000"/>
                <w:sz w:val="18"/>
                <w:szCs w:val="18"/>
                <w:u w:val="single"/>
              </w:rPr>
            </w:rPrChange>
          </w:rPr>
          <w:tab/>
          <w:t>Char(8) =&gt; Date</w:t>
        </w:r>
      </w:ins>
    </w:p>
    <w:p w:rsidR="00C25E0E" w:rsidRPr="00C25E0E" w:rsidRDefault="002B0E74">
      <w:pPr>
        <w:autoSpaceDE w:val="0"/>
        <w:autoSpaceDN w:val="0"/>
        <w:adjustRightInd w:val="0"/>
        <w:ind w:left="720"/>
        <w:rPr>
          <w:ins w:id="4194" w:author="gsadi" w:date="2013-11-18T16:10:00Z"/>
          <w:rFonts w:ascii="Arial" w:hAnsi="Arial" w:cs="Arial"/>
          <w:color w:val="000000"/>
          <w:szCs w:val="18"/>
          <w:rPrChange w:id="4195" w:author="gsadi" w:date="2013-11-18T16:11:00Z">
            <w:rPr>
              <w:ins w:id="4196" w:author="gsadi" w:date="2013-11-18T16:10:00Z"/>
              <w:rFonts w:ascii="Arial" w:hAnsi="Arial" w:cs="Arial"/>
              <w:color w:val="000000"/>
              <w:sz w:val="18"/>
              <w:szCs w:val="18"/>
            </w:rPr>
          </w:rPrChange>
        </w:rPr>
      </w:pPr>
      <w:ins w:id="4197" w:author="gsadi" w:date="2013-11-18T16:10:00Z">
        <w:r w:rsidRPr="002B0E74">
          <w:rPr>
            <w:rFonts w:ascii="Arial" w:hAnsi="Arial" w:cs="Arial"/>
            <w:color w:val="000000"/>
            <w:szCs w:val="18"/>
            <w:rPrChange w:id="4198" w:author="gsadi" w:date="2013-11-18T16:11:00Z">
              <w:rPr>
                <w:rFonts w:ascii="Arial" w:hAnsi="Arial" w:cs="Arial"/>
                <w:color w:val="000000"/>
                <w:sz w:val="18"/>
                <w:szCs w:val="18"/>
                <w:u w:val="single"/>
              </w:rPr>
            </w:rPrChange>
          </w:rPr>
          <w:tab/>
        </w:r>
        <w:r w:rsidRPr="002B0E74">
          <w:rPr>
            <w:rFonts w:ascii="Arial" w:hAnsi="Arial" w:cs="Arial"/>
            <w:color w:val="000000"/>
            <w:szCs w:val="18"/>
            <w:rPrChange w:id="4199" w:author="gsadi" w:date="2013-11-18T16:11:00Z">
              <w:rPr>
                <w:rFonts w:ascii="Arial" w:hAnsi="Arial" w:cs="Arial"/>
                <w:color w:val="000000"/>
                <w:sz w:val="18"/>
                <w:szCs w:val="18"/>
                <w:u w:val="single"/>
              </w:rPr>
            </w:rPrChange>
          </w:rPr>
          <w:tab/>
          <w:t>Cha</w:t>
        </w:r>
        <w:r w:rsidR="0023328B">
          <w:rPr>
            <w:rFonts w:ascii="Arial" w:hAnsi="Arial" w:cs="Arial"/>
            <w:color w:val="000000"/>
            <w:szCs w:val="18"/>
          </w:rPr>
          <w:t>r(</w:t>
        </w:r>
      </w:ins>
      <w:ins w:id="4200" w:author="gsadi" w:date="2013-11-18T16:20:00Z">
        <w:r w:rsidR="0023328B">
          <w:rPr>
            <w:rFonts w:ascii="Arial" w:hAnsi="Arial" w:cs="Arial"/>
            <w:color w:val="000000"/>
            <w:szCs w:val="18"/>
          </w:rPr>
          <w:t>6</w:t>
        </w:r>
      </w:ins>
      <w:ins w:id="4201" w:author="gsadi" w:date="2013-11-18T16:10:00Z">
        <w:r w:rsidRPr="002B0E74">
          <w:rPr>
            <w:rFonts w:ascii="Arial" w:hAnsi="Arial" w:cs="Arial"/>
            <w:color w:val="000000"/>
            <w:szCs w:val="18"/>
            <w:rPrChange w:id="4202" w:author="gsadi" w:date="2013-11-18T16:11:00Z">
              <w:rPr>
                <w:rFonts w:ascii="Arial" w:hAnsi="Arial" w:cs="Arial"/>
                <w:color w:val="000000"/>
                <w:sz w:val="18"/>
                <w:szCs w:val="18"/>
                <w:u w:val="single"/>
              </w:rPr>
            </w:rPrChange>
          </w:rPr>
          <w:t>) =&gt; Time</w:t>
        </w:r>
      </w:ins>
    </w:p>
    <w:p w:rsidR="00C25E0E" w:rsidRPr="00C25E0E" w:rsidRDefault="002B0E74">
      <w:pPr>
        <w:autoSpaceDE w:val="0"/>
        <w:autoSpaceDN w:val="0"/>
        <w:adjustRightInd w:val="0"/>
        <w:ind w:left="720"/>
        <w:rPr>
          <w:ins w:id="4203" w:author="gsadi" w:date="2013-11-18T16:10:00Z"/>
          <w:rFonts w:ascii="Arial" w:hAnsi="Arial" w:cs="Arial"/>
          <w:color w:val="000000"/>
          <w:szCs w:val="18"/>
          <w:rPrChange w:id="4204" w:author="gsadi" w:date="2013-11-18T16:11:00Z">
            <w:rPr>
              <w:ins w:id="4205" w:author="gsadi" w:date="2013-11-18T16:10:00Z"/>
              <w:rFonts w:ascii="Arial" w:hAnsi="Arial" w:cs="Arial"/>
              <w:color w:val="000000"/>
              <w:sz w:val="18"/>
              <w:szCs w:val="18"/>
            </w:rPr>
          </w:rPrChange>
        </w:rPr>
      </w:pPr>
      <w:ins w:id="4206" w:author="gsadi" w:date="2013-11-18T16:10:00Z">
        <w:r w:rsidRPr="002B0E74">
          <w:rPr>
            <w:rFonts w:ascii="Arial" w:hAnsi="Arial" w:cs="Arial"/>
            <w:color w:val="000000"/>
            <w:szCs w:val="18"/>
            <w:rPrChange w:id="4207" w:author="gsadi" w:date="2013-11-18T16:11:00Z">
              <w:rPr>
                <w:rFonts w:ascii="Arial" w:hAnsi="Arial" w:cs="Arial"/>
                <w:color w:val="000000"/>
                <w:sz w:val="18"/>
                <w:szCs w:val="18"/>
                <w:u w:val="single"/>
              </w:rPr>
            </w:rPrChange>
          </w:rPr>
          <w:tab/>
        </w:r>
        <w:r w:rsidRPr="002B0E74">
          <w:rPr>
            <w:rFonts w:ascii="Arial" w:hAnsi="Arial" w:cs="Arial"/>
            <w:color w:val="000000"/>
            <w:szCs w:val="18"/>
            <w:rPrChange w:id="4208" w:author="gsadi" w:date="2013-11-18T16:11:00Z">
              <w:rPr>
                <w:rFonts w:ascii="Arial" w:hAnsi="Arial" w:cs="Arial"/>
                <w:color w:val="000000"/>
                <w:sz w:val="18"/>
                <w:szCs w:val="18"/>
                <w:u w:val="single"/>
              </w:rPr>
            </w:rPrChange>
          </w:rPr>
          <w:tab/>
          <w:t>Char(20) =&gt; Records Count</w:t>
        </w:r>
      </w:ins>
    </w:p>
    <w:p w:rsidR="00C25E0E" w:rsidRPr="00C25E0E" w:rsidRDefault="002B0E74">
      <w:pPr>
        <w:autoSpaceDE w:val="0"/>
        <w:autoSpaceDN w:val="0"/>
        <w:adjustRightInd w:val="0"/>
        <w:ind w:left="720"/>
        <w:rPr>
          <w:ins w:id="4209" w:author="gsadi" w:date="2013-11-18T16:10:00Z"/>
          <w:rFonts w:ascii="Arial" w:hAnsi="Arial" w:cs="Arial"/>
          <w:color w:val="000000"/>
          <w:szCs w:val="18"/>
          <w:rPrChange w:id="4210" w:author="gsadi" w:date="2013-11-18T16:11:00Z">
            <w:rPr>
              <w:ins w:id="4211" w:author="gsadi" w:date="2013-11-18T16:10:00Z"/>
              <w:rFonts w:ascii="Arial" w:hAnsi="Arial" w:cs="Arial"/>
              <w:color w:val="000000"/>
              <w:sz w:val="18"/>
              <w:szCs w:val="18"/>
            </w:rPr>
          </w:rPrChange>
        </w:rPr>
      </w:pPr>
      <w:ins w:id="4212" w:author="gsadi" w:date="2013-11-18T16:10:00Z">
        <w:r w:rsidRPr="002B0E74">
          <w:rPr>
            <w:rFonts w:ascii="Arial" w:hAnsi="Arial" w:cs="Arial"/>
            <w:color w:val="000000"/>
            <w:szCs w:val="18"/>
            <w:rPrChange w:id="4213" w:author="gsadi" w:date="2013-11-18T16:11:00Z">
              <w:rPr>
                <w:rFonts w:ascii="Arial" w:hAnsi="Arial" w:cs="Arial"/>
                <w:color w:val="000000"/>
                <w:sz w:val="18"/>
                <w:szCs w:val="18"/>
                <w:u w:val="single"/>
              </w:rPr>
            </w:rPrChange>
          </w:rPr>
          <w:tab/>
        </w:r>
        <w:r w:rsidRPr="002B0E74">
          <w:rPr>
            <w:rFonts w:ascii="Arial" w:hAnsi="Arial" w:cs="Arial"/>
            <w:color w:val="000000"/>
            <w:szCs w:val="18"/>
            <w:rPrChange w:id="4214" w:author="gsadi" w:date="2013-11-18T16:11:00Z">
              <w:rPr>
                <w:rFonts w:ascii="Arial" w:hAnsi="Arial" w:cs="Arial"/>
                <w:color w:val="000000"/>
                <w:sz w:val="18"/>
                <w:szCs w:val="18"/>
                <w:u w:val="single"/>
              </w:rPr>
            </w:rPrChange>
          </w:rPr>
          <w:tab/>
          <w:t>Char(19) =&gt; Sum of quantities</w:t>
        </w:r>
      </w:ins>
    </w:p>
    <w:p w:rsidR="00C25E0E" w:rsidRPr="00C25E0E" w:rsidRDefault="002B0E74">
      <w:pPr>
        <w:autoSpaceDE w:val="0"/>
        <w:autoSpaceDN w:val="0"/>
        <w:adjustRightInd w:val="0"/>
        <w:ind w:left="720"/>
        <w:rPr>
          <w:ins w:id="4215" w:author="gsadi" w:date="2013-11-18T16:10:00Z"/>
          <w:rFonts w:ascii="Arial" w:hAnsi="Arial" w:cs="Arial"/>
          <w:color w:val="000000"/>
          <w:szCs w:val="18"/>
          <w:rPrChange w:id="4216" w:author="gsadi" w:date="2013-11-18T16:11:00Z">
            <w:rPr>
              <w:ins w:id="4217" w:author="gsadi" w:date="2013-11-18T16:10:00Z"/>
              <w:rFonts w:ascii="Arial" w:hAnsi="Arial" w:cs="Arial"/>
              <w:color w:val="000000"/>
              <w:sz w:val="18"/>
              <w:szCs w:val="18"/>
            </w:rPr>
          </w:rPrChange>
        </w:rPr>
      </w:pPr>
      <w:ins w:id="4218" w:author="gsadi" w:date="2013-11-18T16:10:00Z">
        <w:r w:rsidRPr="002B0E74">
          <w:rPr>
            <w:rFonts w:ascii="Arial" w:hAnsi="Arial" w:cs="Arial"/>
            <w:color w:val="000000"/>
            <w:szCs w:val="18"/>
            <w:rPrChange w:id="4219" w:author="gsadi" w:date="2013-11-18T16:11:00Z">
              <w:rPr>
                <w:rFonts w:ascii="Arial" w:hAnsi="Arial" w:cs="Arial"/>
                <w:color w:val="000000"/>
                <w:sz w:val="18"/>
                <w:szCs w:val="18"/>
                <w:u w:val="single"/>
              </w:rPr>
            </w:rPrChange>
          </w:rPr>
          <w:tab/>
        </w:r>
        <w:r w:rsidRPr="002B0E74">
          <w:rPr>
            <w:rFonts w:ascii="Arial" w:hAnsi="Arial" w:cs="Arial"/>
            <w:color w:val="000000"/>
            <w:szCs w:val="18"/>
            <w:rPrChange w:id="4220" w:author="gsadi" w:date="2013-11-18T16:11:00Z">
              <w:rPr>
                <w:rFonts w:ascii="Arial" w:hAnsi="Arial" w:cs="Arial"/>
                <w:color w:val="000000"/>
                <w:sz w:val="18"/>
                <w:szCs w:val="18"/>
                <w:u w:val="single"/>
              </w:rPr>
            </w:rPrChange>
          </w:rPr>
          <w:tab/>
          <w:t>Char(1) =&gt; Sign ("+")</w:t>
        </w:r>
      </w:ins>
    </w:p>
    <w:p w:rsidR="00C25E0E" w:rsidRPr="00C25E0E" w:rsidRDefault="002B0E74" w:rsidP="00C25E0E">
      <w:pPr>
        <w:ind w:left="90"/>
        <w:rPr>
          <w:ins w:id="4221" w:author="gsadi" w:date="2013-11-18T16:10:00Z"/>
          <w:rFonts w:ascii="Arial" w:hAnsi="Arial" w:cs="Arial"/>
          <w:color w:val="000000"/>
          <w:szCs w:val="18"/>
          <w:rPrChange w:id="4222" w:author="gsadi" w:date="2013-11-18T16:11:00Z">
            <w:rPr>
              <w:ins w:id="4223" w:author="gsadi" w:date="2013-11-18T16:10:00Z"/>
              <w:rFonts w:ascii="Arial" w:hAnsi="Arial" w:cs="Arial"/>
              <w:color w:val="000000"/>
              <w:sz w:val="18"/>
              <w:szCs w:val="18"/>
            </w:rPr>
          </w:rPrChange>
        </w:rPr>
      </w:pPr>
      <w:ins w:id="4224" w:author="gsadi" w:date="2013-11-18T16:10:00Z">
        <w:r w:rsidRPr="002B0E74">
          <w:rPr>
            <w:rFonts w:ascii="Arial" w:hAnsi="Arial" w:cs="Arial"/>
            <w:color w:val="000000"/>
            <w:szCs w:val="18"/>
            <w:rPrChange w:id="4225" w:author="gsadi" w:date="2013-11-18T16:11:00Z">
              <w:rPr>
                <w:rFonts w:ascii="Arial" w:hAnsi="Arial" w:cs="Arial"/>
                <w:color w:val="000000"/>
                <w:sz w:val="18"/>
                <w:szCs w:val="18"/>
                <w:u w:val="single"/>
              </w:rPr>
            </w:rPrChange>
          </w:rPr>
          <w:tab/>
          <w:t xml:space="preserve">          </w:t>
        </w:r>
      </w:ins>
    </w:p>
    <w:p w:rsidR="00C25E0E" w:rsidRPr="00C25E0E" w:rsidRDefault="002B0E74" w:rsidP="00C25E0E">
      <w:pPr>
        <w:ind w:left="1440"/>
        <w:rPr>
          <w:ins w:id="4226" w:author="gsadi" w:date="2013-11-18T16:10:00Z"/>
          <w:rFonts w:ascii="Arial" w:hAnsi="Arial" w:cs="Arial"/>
          <w:color w:val="000000"/>
          <w:szCs w:val="18"/>
          <w:rPrChange w:id="4227" w:author="gsadi" w:date="2013-11-18T16:11:00Z">
            <w:rPr>
              <w:ins w:id="4228" w:author="gsadi" w:date="2013-11-18T16:10:00Z"/>
              <w:rFonts w:ascii="Arial" w:hAnsi="Arial" w:cs="Arial"/>
              <w:color w:val="000000"/>
              <w:sz w:val="18"/>
              <w:szCs w:val="18"/>
            </w:rPr>
          </w:rPrChange>
        </w:rPr>
      </w:pPr>
      <w:ins w:id="4229" w:author="gsadi" w:date="2013-11-18T16:10:00Z">
        <w:r w:rsidRPr="002B0E74">
          <w:rPr>
            <w:rFonts w:ascii="Arial" w:hAnsi="Arial" w:cs="Arial"/>
            <w:color w:val="000000"/>
            <w:szCs w:val="18"/>
            <w:u w:val="single"/>
            <w:rPrChange w:id="4230" w:author="gsadi" w:date="2013-11-18T16:11:00Z">
              <w:rPr>
                <w:rFonts w:ascii="Arial" w:hAnsi="Arial" w:cs="Arial"/>
                <w:color w:val="000000"/>
                <w:sz w:val="18"/>
                <w:szCs w:val="18"/>
                <w:u w:val="single"/>
              </w:rPr>
            </w:rPrChange>
          </w:rPr>
          <w:t>Example:</w:t>
        </w:r>
        <w:r w:rsidRPr="002B0E74">
          <w:rPr>
            <w:rFonts w:ascii="Arial" w:hAnsi="Arial" w:cs="Arial"/>
            <w:color w:val="000000"/>
            <w:szCs w:val="18"/>
            <w:rPrChange w:id="4231" w:author="gsadi" w:date="2013-11-18T16:11:00Z">
              <w:rPr>
                <w:rFonts w:ascii="Arial" w:hAnsi="Arial" w:cs="Arial"/>
                <w:color w:val="000000"/>
                <w:sz w:val="18"/>
                <w:szCs w:val="18"/>
                <w:u w:val="single"/>
              </w:rPr>
            </w:rPrChange>
          </w:rPr>
          <w:t xml:space="preserve"> 920130306032540000000000000036744370000000000014226524+</w:t>
        </w:r>
      </w:ins>
    </w:p>
    <w:p w:rsidR="00000000" w:rsidRDefault="00E2697A">
      <w:pPr>
        <w:ind w:left="360"/>
        <w:rPr>
          <w:del w:id="4232" w:author="gsadi" w:date="2013-11-18T21:12:00Z"/>
          <w:rFonts w:ascii="Arial" w:hAnsi="Arial" w:cs="Arial"/>
          <w:b/>
          <w:bCs/>
          <w:i/>
          <w:iCs/>
          <w:rPrChange w:id="4233" w:author="gsadi" w:date="2013-11-25T12:10:00Z">
            <w:rPr>
              <w:del w:id="4234" w:author="gsadi" w:date="2013-11-18T21:12:00Z"/>
              <w:b w:val="0"/>
              <w:bCs w:val="0"/>
              <w:i w:val="0"/>
              <w:iCs w:val="0"/>
              <w:sz w:val="24"/>
              <w:szCs w:val="24"/>
            </w:rPr>
          </w:rPrChange>
        </w:rPr>
        <w:pPrChange w:id="4235" w:author="gsadi" w:date="2013-11-18T15:54:00Z">
          <w:pPr>
            <w:pStyle w:val="Heading5"/>
            <w:tabs>
              <w:tab w:val="num" w:pos="864"/>
            </w:tabs>
            <w:ind w:hanging="594"/>
          </w:pPr>
        </w:pPrChange>
      </w:pPr>
      <w:bookmarkStart w:id="4236" w:name="_Toc372578187"/>
      <w:bookmarkEnd w:id="4236"/>
      <w:ins w:id="4237" w:author="gsadi" w:date="2013-11-25T12:10:00Z">
        <w:r>
          <w:rPr>
            <w:rFonts w:ascii="Arial" w:hAnsi="Arial" w:cs="Arial"/>
            <w:b/>
            <w:bCs/>
            <w:i/>
            <w:iCs/>
          </w:rPr>
          <w:t xml:space="preserve"> </w:t>
        </w:r>
      </w:ins>
      <w:bookmarkStart w:id="4238" w:name="_Toc373153591"/>
      <w:bookmarkStart w:id="4239" w:name="_Toc373153742"/>
      <w:bookmarkStart w:id="4240" w:name="_Toc373158158"/>
      <w:bookmarkStart w:id="4241" w:name="_Toc373158232"/>
      <w:bookmarkStart w:id="4242" w:name="_Toc373162607"/>
      <w:bookmarkStart w:id="4243" w:name="_Toc373183960"/>
      <w:bookmarkEnd w:id="4238"/>
      <w:bookmarkEnd w:id="4239"/>
      <w:bookmarkEnd w:id="4240"/>
      <w:bookmarkEnd w:id="4241"/>
      <w:bookmarkEnd w:id="4242"/>
      <w:bookmarkEnd w:id="4243"/>
    </w:p>
    <w:p w:rsidR="004A4272" w:rsidRPr="006410ED" w:rsidRDefault="002B0E74" w:rsidP="000F1FB0">
      <w:pPr>
        <w:pStyle w:val="Heading5"/>
        <w:tabs>
          <w:tab w:val="num" w:pos="864"/>
        </w:tabs>
        <w:ind w:hanging="594"/>
        <w:rPr>
          <w:ins w:id="4244" w:author="gsadi" w:date="2013-11-18T16:25:00Z"/>
          <w:rFonts w:ascii="Arial" w:hAnsi="Arial" w:cs="Arial"/>
          <w:rPrChange w:id="4245" w:author="gsadi" w:date="2013-11-25T12:10:00Z">
            <w:rPr>
              <w:ins w:id="4246" w:author="gsadi" w:date="2013-11-18T16:25:00Z"/>
            </w:rPr>
          </w:rPrChange>
        </w:rPr>
      </w:pPr>
      <w:bookmarkStart w:id="4247" w:name="_Toc373183961"/>
      <w:r w:rsidRPr="002B0E74">
        <w:rPr>
          <w:rFonts w:ascii="Arial" w:hAnsi="Arial" w:cs="Arial"/>
          <w:rPrChange w:id="4248" w:author="gsadi" w:date="2013-11-25T12:10:00Z">
            <w:rPr>
              <w:color w:val="0000FF"/>
              <w:u w:val="single"/>
            </w:rPr>
          </w:rPrChange>
        </w:rPr>
        <w:t>Contracts</w:t>
      </w:r>
      <w:bookmarkEnd w:id="4247"/>
    </w:p>
    <w:p w:rsidR="00000000" w:rsidRDefault="00A0572E">
      <w:pPr>
        <w:ind w:right="-180"/>
        <w:rPr>
          <w:ins w:id="4249" w:author="gsadi" w:date="2013-11-18T16:25:00Z"/>
          <w:rFonts w:ascii="Arial" w:hAnsi="Arial" w:cs="Arial"/>
        </w:rPr>
        <w:pPrChange w:id="4250" w:author="gsadi" w:date="2013-11-25T16:13:00Z">
          <w:pPr>
            <w:ind w:left="360"/>
          </w:pPr>
        </w:pPrChange>
      </w:pPr>
      <w:ins w:id="4251" w:author="gsadi" w:date="2013-11-18T16:25:00Z">
        <w:r>
          <w:rPr>
            <w:rFonts w:ascii="Arial" w:hAnsi="Arial" w:cs="Arial"/>
          </w:rPr>
          <w:lastRenderedPageBreak/>
          <w:t xml:space="preserve">Contracts </w:t>
        </w:r>
        <w:r w:rsidRPr="00290B03">
          <w:rPr>
            <w:rFonts w:ascii="Arial" w:hAnsi="Arial" w:cs="Arial"/>
          </w:rPr>
          <w:t xml:space="preserve">feed to i2 carries the </w:t>
        </w:r>
        <w:r>
          <w:rPr>
            <w:rFonts w:ascii="Arial" w:hAnsi="Arial" w:cs="Arial"/>
          </w:rPr>
          <w:t xml:space="preserve">future hard </w:t>
        </w:r>
      </w:ins>
      <w:ins w:id="4252" w:author="gsadi" w:date="2013-11-18T16:26:00Z">
        <w:r>
          <w:rPr>
            <w:rFonts w:ascii="Arial" w:hAnsi="Arial" w:cs="Arial"/>
          </w:rPr>
          <w:t>projections (</w:t>
        </w:r>
      </w:ins>
      <w:ins w:id="4253" w:author="gsadi" w:date="2013-11-18T16:25:00Z">
        <w:r>
          <w:rPr>
            <w:rFonts w:ascii="Arial" w:hAnsi="Arial" w:cs="Arial"/>
          </w:rPr>
          <w:t>HPR)</w:t>
        </w:r>
      </w:ins>
      <w:ins w:id="4254" w:author="gsadi" w:date="2013-11-18T16:46:00Z">
        <w:r w:rsidR="005352D9">
          <w:rPr>
            <w:rFonts w:ascii="Arial" w:hAnsi="Arial" w:cs="Arial"/>
          </w:rPr>
          <w:t xml:space="preserve"> from SAP</w:t>
        </w:r>
      </w:ins>
      <w:ins w:id="4255" w:author="gsadi" w:date="2013-11-18T16:31:00Z">
        <w:r w:rsidR="005B2E99">
          <w:rPr>
            <w:rFonts w:ascii="Arial" w:hAnsi="Arial" w:cs="Arial"/>
          </w:rPr>
          <w:t xml:space="preserve">. </w:t>
        </w:r>
      </w:ins>
      <w:ins w:id="4256" w:author="gsadi" w:date="2013-11-18T16:25:00Z">
        <w:r w:rsidRPr="00290B03">
          <w:rPr>
            <w:rFonts w:ascii="Arial" w:hAnsi="Arial" w:cs="Arial"/>
          </w:rPr>
          <w:t xml:space="preserve">This is maintained at a SKU and DC level. </w:t>
        </w:r>
        <w:r>
          <w:rPr>
            <w:rFonts w:ascii="Arial" w:hAnsi="Arial" w:cs="Arial"/>
          </w:rPr>
          <w:t>Layout, location, file name of</w:t>
        </w:r>
        <w:r w:rsidRPr="00290B03">
          <w:rPr>
            <w:rFonts w:ascii="Arial" w:hAnsi="Arial" w:cs="Arial"/>
          </w:rPr>
          <w:t xml:space="preserve"> this feed</w:t>
        </w:r>
        <w:r w:rsidR="00EE38A4">
          <w:rPr>
            <w:rFonts w:ascii="Arial" w:hAnsi="Arial" w:cs="Arial"/>
          </w:rPr>
          <w:t xml:space="preserve"> are </w:t>
        </w:r>
        <w:r>
          <w:rPr>
            <w:rFonts w:ascii="Arial" w:hAnsi="Arial" w:cs="Arial"/>
          </w:rPr>
          <w:t>described below:</w:t>
        </w:r>
      </w:ins>
    </w:p>
    <w:p w:rsidR="00000000" w:rsidRDefault="003F6914">
      <w:pPr>
        <w:rPr>
          <w:ins w:id="4257" w:author="gsadi" w:date="2013-11-18T16:23:00Z"/>
        </w:rPr>
        <w:pPrChange w:id="4258" w:author="gsadi" w:date="2013-11-18T16:25:00Z">
          <w:pPr>
            <w:pStyle w:val="Heading5"/>
            <w:tabs>
              <w:tab w:val="num" w:pos="864"/>
            </w:tabs>
            <w:ind w:hanging="594"/>
          </w:pPr>
        </w:pPrChange>
      </w:pPr>
    </w:p>
    <w:p w:rsidR="005B2E99" w:rsidRPr="00290B03" w:rsidRDefault="005B2E99">
      <w:pPr>
        <w:numPr>
          <w:ilvl w:val="0"/>
          <w:numId w:val="40"/>
        </w:numPr>
        <w:rPr>
          <w:ins w:id="4259" w:author="gsadi" w:date="2013-11-18T16:31:00Z"/>
          <w:rFonts w:ascii="Arial" w:hAnsi="Arial" w:cs="Arial"/>
        </w:rPr>
      </w:pPr>
      <w:ins w:id="4260" w:author="gsadi" w:date="2013-11-18T16:31:00Z">
        <w:r w:rsidRPr="00290B03">
          <w:rPr>
            <w:rFonts w:ascii="Arial" w:hAnsi="Arial" w:cs="Arial"/>
            <w:u w:val="single"/>
          </w:rPr>
          <w:t>Location:</w:t>
        </w:r>
        <w:r w:rsidRPr="00290B03">
          <w:rPr>
            <w:rFonts w:ascii="Arial" w:hAnsi="Arial" w:cs="Arial"/>
          </w:rPr>
          <w:t xml:space="preserve"> $I2OD_FROM_SAP</w:t>
        </w:r>
      </w:ins>
    </w:p>
    <w:p w:rsidR="005B2E99" w:rsidRDefault="005B2E99" w:rsidP="005B2E99">
      <w:pPr>
        <w:numPr>
          <w:ilvl w:val="0"/>
          <w:numId w:val="40"/>
        </w:numPr>
        <w:rPr>
          <w:ins w:id="4261" w:author="gsadi" w:date="2013-11-18T16:31:00Z"/>
          <w:rFonts w:ascii="Arial" w:hAnsi="Arial" w:cs="Arial"/>
        </w:rPr>
      </w:pPr>
      <w:ins w:id="4262" w:author="gsadi" w:date="2013-11-18T16:31:00Z">
        <w:r w:rsidRPr="00290B03">
          <w:rPr>
            <w:rFonts w:ascii="Arial" w:hAnsi="Arial" w:cs="Arial"/>
            <w:u w:val="single"/>
          </w:rPr>
          <w:t>File Name:</w:t>
        </w:r>
        <w:r w:rsidRPr="00290B03">
          <w:rPr>
            <w:rFonts w:ascii="Arial" w:hAnsi="Arial" w:cs="Arial"/>
          </w:rPr>
          <w:t xml:space="preserve"> </w:t>
        </w:r>
      </w:ins>
      <w:ins w:id="4263" w:author="gsadi" w:date="2013-11-18T16:33:00Z">
        <w:r w:rsidRPr="005B2E99">
          <w:rPr>
            <w:rFonts w:ascii="Arial" w:hAnsi="Arial" w:cs="Arial"/>
          </w:rPr>
          <w:t>i2ods8_contracts.dat</w:t>
        </w:r>
      </w:ins>
    </w:p>
    <w:p w:rsidR="005B2E99" w:rsidRPr="00290B03" w:rsidRDefault="005B2E99" w:rsidP="005B2E99">
      <w:pPr>
        <w:numPr>
          <w:ilvl w:val="0"/>
          <w:numId w:val="40"/>
        </w:numPr>
        <w:rPr>
          <w:ins w:id="4264" w:author="gsadi" w:date="2013-11-18T16:31:00Z"/>
          <w:rFonts w:ascii="Arial" w:hAnsi="Arial" w:cs="Arial"/>
        </w:rPr>
      </w:pPr>
      <w:ins w:id="4265" w:author="gsadi" w:date="2013-11-18T16:31:00Z">
        <w:r w:rsidRPr="00290B03">
          <w:rPr>
            <w:rFonts w:ascii="Arial" w:hAnsi="Arial" w:cs="Arial"/>
          </w:rPr>
          <w:t xml:space="preserve">Layout of the </w:t>
        </w:r>
        <w:r>
          <w:rPr>
            <w:rFonts w:ascii="Arial" w:hAnsi="Arial" w:cs="Arial"/>
          </w:rPr>
          <w:t>detail record:</w:t>
        </w:r>
      </w:ins>
    </w:p>
    <w:p w:rsidR="00A0572E" w:rsidRDefault="00A0572E" w:rsidP="00A0572E">
      <w:pPr>
        <w:ind w:left="810"/>
        <w:rPr>
          <w:ins w:id="4266" w:author="gsadi" w:date="2013-11-18T16:25:00Z"/>
          <w:rFonts w:ascii="Arial" w:hAnsi="Arial" w:cs="Arial"/>
          <w:color w:val="000000"/>
          <w:sz w:val="18"/>
          <w:szCs w:val="18"/>
        </w:rPr>
      </w:pPr>
    </w:p>
    <w:tbl>
      <w:tblPr>
        <w:tblW w:w="7758" w:type="dxa"/>
        <w:tblInd w:w="720" w:type="dxa"/>
        <w:tblLook w:val="04A0"/>
        <w:tblPrChange w:id="4267" w:author="gsadi" w:date="2013-11-18T21:45:00Z">
          <w:tblPr>
            <w:tblW w:w="7758" w:type="dxa"/>
            <w:tblInd w:w="720" w:type="dxa"/>
            <w:tblLook w:val="04A0"/>
          </w:tblPr>
        </w:tblPrChange>
      </w:tblPr>
      <w:tblGrid>
        <w:gridCol w:w="707"/>
        <w:gridCol w:w="3428"/>
        <w:gridCol w:w="1340"/>
        <w:gridCol w:w="2283"/>
        <w:tblGridChange w:id="4268">
          <w:tblGrid>
            <w:gridCol w:w="707"/>
            <w:gridCol w:w="13"/>
            <w:gridCol w:w="707"/>
            <w:gridCol w:w="2708"/>
            <w:gridCol w:w="720"/>
            <w:gridCol w:w="620"/>
            <w:gridCol w:w="720"/>
            <w:gridCol w:w="1563"/>
            <w:gridCol w:w="720"/>
          </w:tblGrid>
        </w:tblGridChange>
      </w:tblGrid>
      <w:tr w:rsidR="00A0572E" w:rsidRPr="00293448" w:rsidTr="00E76695">
        <w:trPr>
          <w:trHeight w:val="152"/>
          <w:ins w:id="4269" w:author="gsadi" w:date="2013-11-18T16:25:00Z"/>
          <w:trPrChange w:id="4270" w:author="gsadi" w:date="2013-11-18T21:45:00Z">
            <w:trPr>
              <w:gridAfter w:val="0"/>
              <w:trHeight w:val="255"/>
            </w:trPr>
          </w:trPrChange>
        </w:trPr>
        <w:tc>
          <w:tcPr>
            <w:tcW w:w="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Change w:id="4271" w:author="gsadi" w:date="2013-11-18T21:45:00Z">
              <w:tcPr>
                <w:tcW w:w="707" w:type="dxa"/>
                <w:tcBorders>
                  <w:top w:val="single" w:sz="4" w:space="0" w:color="auto"/>
                  <w:left w:val="single" w:sz="4" w:space="0" w:color="auto"/>
                  <w:bottom w:val="single" w:sz="4" w:space="0" w:color="auto"/>
                  <w:right w:val="single" w:sz="4" w:space="0" w:color="auto"/>
                </w:tcBorders>
                <w:shd w:val="clear" w:color="000000" w:fill="FFFF00"/>
                <w:noWrap/>
                <w:hideMark/>
              </w:tcPr>
            </w:tcPrChange>
          </w:tcPr>
          <w:p w:rsidR="00A0572E" w:rsidRPr="00293448" w:rsidRDefault="00A0572E" w:rsidP="00CD1572">
            <w:pPr>
              <w:rPr>
                <w:ins w:id="4272" w:author="gsadi" w:date="2013-11-18T16:25:00Z"/>
                <w:rFonts w:ascii="Arial" w:hAnsi="Arial" w:cs="Arial"/>
                <w:b/>
                <w:bCs/>
                <w:color w:val="000000"/>
                <w:sz w:val="18"/>
                <w:szCs w:val="18"/>
              </w:rPr>
            </w:pPr>
            <w:ins w:id="4273" w:author="gsadi" w:date="2013-11-18T16:25:00Z">
              <w:r w:rsidRPr="00293448">
                <w:rPr>
                  <w:rFonts w:ascii="Arial" w:hAnsi="Arial" w:cs="Arial"/>
                  <w:b/>
                  <w:bCs/>
                  <w:color w:val="000000"/>
                  <w:sz w:val="18"/>
                  <w:szCs w:val="18"/>
                </w:rPr>
                <w:t>Order</w:t>
              </w:r>
            </w:ins>
          </w:p>
        </w:tc>
        <w:tc>
          <w:tcPr>
            <w:tcW w:w="3428" w:type="dxa"/>
            <w:tcBorders>
              <w:top w:val="single" w:sz="4" w:space="0" w:color="auto"/>
              <w:left w:val="nil"/>
              <w:bottom w:val="single" w:sz="4" w:space="0" w:color="auto"/>
              <w:right w:val="single" w:sz="4" w:space="0" w:color="auto"/>
            </w:tcBorders>
            <w:shd w:val="clear" w:color="auto" w:fill="BFBFBF" w:themeFill="background1" w:themeFillShade="BF"/>
            <w:hideMark/>
            <w:tcPrChange w:id="4274" w:author="gsadi" w:date="2013-11-18T21:45:00Z">
              <w:tcPr>
                <w:tcW w:w="3428" w:type="dxa"/>
                <w:gridSpan w:val="3"/>
                <w:tcBorders>
                  <w:top w:val="single" w:sz="4" w:space="0" w:color="auto"/>
                  <w:left w:val="nil"/>
                  <w:bottom w:val="single" w:sz="4" w:space="0" w:color="auto"/>
                  <w:right w:val="single" w:sz="4" w:space="0" w:color="auto"/>
                </w:tcBorders>
                <w:shd w:val="clear" w:color="000000" w:fill="FFFF00"/>
                <w:hideMark/>
              </w:tcPr>
            </w:tcPrChange>
          </w:tcPr>
          <w:p w:rsidR="00A0572E" w:rsidRPr="00293448" w:rsidRDefault="00A0572E" w:rsidP="00CD1572">
            <w:pPr>
              <w:rPr>
                <w:ins w:id="4275" w:author="gsadi" w:date="2013-11-18T16:25:00Z"/>
                <w:rFonts w:ascii="Arial" w:hAnsi="Arial" w:cs="Arial"/>
                <w:b/>
                <w:bCs/>
                <w:color w:val="000000"/>
                <w:sz w:val="18"/>
                <w:szCs w:val="18"/>
              </w:rPr>
            </w:pPr>
            <w:ins w:id="4276" w:author="gsadi" w:date="2013-11-18T16:25:00Z">
              <w:r w:rsidRPr="00293448">
                <w:rPr>
                  <w:rFonts w:ascii="Arial" w:hAnsi="Arial" w:cs="Arial"/>
                  <w:b/>
                  <w:bCs/>
                  <w:color w:val="000000"/>
                  <w:sz w:val="18"/>
                  <w:szCs w:val="18"/>
                </w:rPr>
                <w:t>Description</w:t>
              </w:r>
            </w:ins>
          </w:p>
        </w:tc>
        <w:tc>
          <w:tcPr>
            <w:tcW w:w="1340" w:type="dxa"/>
            <w:tcBorders>
              <w:top w:val="single" w:sz="4" w:space="0" w:color="auto"/>
              <w:left w:val="nil"/>
              <w:bottom w:val="single" w:sz="4" w:space="0" w:color="auto"/>
              <w:right w:val="single" w:sz="4" w:space="0" w:color="auto"/>
            </w:tcBorders>
            <w:shd w:val="clear" w:color="auto" w:fill="BFBFBF" w:themeFill="background1" w:themeFillShade="BF"/>
            <w:noWrap/>
            <w:hideMark/>
            <w:tcPrChange w:id="4277" w:author="gsadi" w:date="2013-11-18T21:45:00Z">
              <w:tcPr>
                <w:tcW w:w="1340" w:type="dxa"/>
                <w:gridSpan w:val="2"/>
                <w:tcBorders>
                  <w:top w:val="single" w:sz="4" w:space="0" w:color="auto"/>
                  <w:left w:val="nil"/>
                  <w:bottom w:val="single" w:sz="4" w:space="0" w:color="auto"/>
                  <w:right w:val="single" w:sz="4" w:space="0" w:color="auto"/>
                </w:tcBorders>
                <w:shd w:val="clear" w:color="000000" w:fill="FFFF00"/>
                <w:noWrap/>
                <w:hideMark/>
              </w:tcPr>
            </w:tcPrChange>
          </w:tcPr>
          <w:p w:rsidR="00A0572E" w:rsidRPr="00293448" w:rsidRDefault="00A0572E" w:rsidP="00CD1572">
            <w:pPr>
              <w:rPr>
                <w:ins w:id="4278" w:author="gsadi" w:date="2013-11-18T16:25:00Z"/>
                <w:rFonts w:ascii="Arial" w:hAnsi="Arial" w:cs="Arial"/>
                <w:b/>
                <w:bCs/>
                <w:color w:val="000000"/>
                <w:sz w:val="18"/>
                <w:szCs w:val="18"/>
              </w:rPr>
            </w:pPr>
            <w:ins w:id="4279" w:author="gsadi" w:date="2013-11-18T16:25:00Z">
              <w:r w:rsidRPr="00293448">
                <w:rPr>
                  <w:rFonts w:ascii="Arial" w:hAnsi="Arial" w:cs="Arial"/>
                  <w:b/>
                  <w:bCs/>
                  <w:color w:val="000000"/>
                  <w:sz w:val="18"/>
                  <w:szCs w:val="18"/>
                </w:rPr>
                <w:t>Type</w:t>
              </w:r>
            </w:ins>
          </w:p>
        </w:tc>
        <w:tc>
          <w:tcPr>
            <w:tcW w:w="2283" w:type="dxa"/>
            <w:tcBorders>
              <w:top w:val="single" w:sz="4" w:space="0" w:color="auto"/>
              <w:left w:val="nil"/>
              <w:bottom w:val="single" w:sz="4" w:space="0" w:color="auto"/>
              <w:right w:val="single" w:sz="4" w:space="0" w:color="auto"/>
            </w:tcBorders>
            <w:shd w:val="clear" w:color="auto" w:fill="BFBFBF" w:themeFill="background1" w:themeFillShade="BF"/>
            <w:noWrap/>
            <w:hideMark/>
            <w:tcPrChange w:id="4280" w:author="gsadi" w:date="2013-11-18T21:45:00Z">
              <w:tcPr>
                <w:tcW w:w="2283" w:type="dxa"/>
                <w:gridSpan w:val="2"/>
                <w:tcBorders>
                  <w:top w:val="single" w:sz="4" w:space="0" w:color="auto"/>
                  <w:left w:val="nil"/>
                  <w:bottom w:val="single" w:sz="4" w:space="0" w:color="auto"/>
                  <w:right w:val="single" w:sz="4" w:space="0" w:color="auto"/>
                </w:tcBorders>
                <w:shd w:val="clear" w:color="000000" w:fill="FFFF00"/>
                <w:noWrap/>
                <w:hideMark/>
              </w:tcPr>
            </w:tcPrChange>
          </w:tcPr>
          <w:p w:rsidR="00A0572E" w:rsidRPr="00293448" w:rsidRDefault="00A0572E" w:rsidP="00CD1572">
            <w:pPr>
              <w:rPr>
                <w:ins w:id="4281" w:author="gsadi" w:date="2013-11-18T16:25:00Z"/>
                <w:rFonts w:ascii="Arial" w:hAnsi="Arial" w:cs="Arial"/>
                <w:b/>
                <w:bCs/>
                <w:color w:val="000000"/>
                <w:sz w:val="18"/>
                <w:szCs w:val="18"/>
              </w:rPr>
            </w:pPr>
            <w:ins w:id="4282" w:author="gsadi" w:date="2013-11-18T16:25:00Z">
              <w:r w:rsidRPr="00293448">
                <w:rPr>
                  <w:rFonts w:ascii="Arial" w:hAnsi="Arial" w:cs="Arial"/>
                  <w:b/>
                  <w:bCs/>
                  <w:color w:val="000000"/>
                  <w:sz w:val="18"/>
                  <w:szCs w:val="18"/>
                </w:rPr>
                <w:t>Comments</w:t>
              </w:r>
            </w:ins>
          </w:p>
        </w:tc>
      </w:tr>
      <w:tr w:rsidR="00A0572E" w:rsidRPr="00293448" w:rsidTr="00CD1572">
        <w:trPr>
          <w:trHeight w:val="422"/>
          <w:ins w:id="4283"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284" w:author="gsadi" w:date="2013-11-18T16:25:00Z"/>
                <w:rFonts w:ascii="Arial" w:hAnsi="Arial" w:cs="Arial"/>
                <w:color w:val="000000"/>
                <w:sz w:val="18"/>
                <w:szCs w:val="18"/>
              </w:rPr>
            </w:pPr>
            <w:ins w:id="4285" w:author="gsadi" w:date="2013-11-18T16:25:00Z">
              <w:r w:rsidRPr="00293448">
                <w:rPr>
                  <w:rFonts w:ascii="Arial" w:hAnsi="Arial" w:cs="Arial"/>
                  <w:color w:val="000000"/>
                  <w:sz w:val="18"/>
                  <w:szCs w:val="18"/>
                </w:rPr>
                <w:t>1</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286" w:author="gsadi" w:date="2013-11-18T16:25:00Z"/>
                <w:rFonts w:ascii="Arial" w:hAnsi="Arial" w:cs="Arial"/>
                <w:color w:val="000000"/>
                <w:sz w:val="18"/>
                <w:szCs w:val="18"/>
              </w:rPr>
            </w:pPr>
            <w:ins w:id="4287" w:author="gsadi" w:date="2013-11-18T16:25:00Z">
              <w:r w:rsidRPr="00293448">
                <w:rPr>
                  <w:rFonts w:ascii="Arial" w:hAnsi="Arial" w:cs="Arial"/>
                  <w:color w:val="000000"/>
                  <w:sz w:val="18"/>
                  <w:szCs w:val="18"/>
                </w:rPr>
                <w:t>Record Type ('1' for Details and '0' for Header, 9 for Control record)</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288" w:author="gsadi" w:date="2013-11-18T16:25:00Z"/>
                <w:rFonts w:ascii="Arial" w:hAnsi="Arial" w:cs="Arial"/>
                <w:color w:val="000000"/>
                <w:sz w:val="18"/>
                <w:szCs w:val="18"/>
              </w:rPr>
            </w:pPr>
            <w:ins w:id="4289" w:author="gsadi" w:date="2013-11-18T16:25:00Z">
              <w:r w:rsidRPr="00293448">
                <w:rPr>
                  <w:rFonts w:ascii="Arial" w:hAnsi="Arial" w:cs="Arial"/>
                  <w:color w:val="000000"/>
                  <w:sz w:val="18"/>
                  <w:szCs w:val="18"/>
                </w:rPr>
                <w:t>Char(1)</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290" w:author="gsadi" w:date="2013-11-18T16:25:00Z"/>
                <w:rFonts w:ascii="Arial" w:hAnsi="Arial" w:cs="Arial"/>
                <w:color w:val="000000"/>
                <w:sz w:val="18"/>
                <w:szCs w:val="18"/>
              </w:rPr>
            </w:pPr>
            <w:ins w:id="4291" w:author="gsadi" w:date="2013-11-18T16:25:00Z">
              <w:r w:rsidRPr="00293448">
                <w:rPr>
                  <w:rFonts w:ascii="Arial" w:hAnsi="Arial" w:cs="Arial"/>
                  <w:color w:val="000000"/>
                  <w:sz w:val="18"/>
                  <w:szCs w:val="18"/>
                </w:rPr>
                <w:t> </w:t>
              </w:r>
            </w:ins>
          </w:p>
        </w:tc>
      </w:tr>
      <w:tr w:rsidR="00A0572E" w:rsidRPr="00293448" w:rsidTr="00CD1572">
        <w:trPr>
          <w:trHeight w:val="255"/>
          <w:ins w:id="4292"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293" w:author="gsadi" w:date="2013-11-18T16:25:00Z"/>
                <w:rFonts w:ascii="Arial" w:hAnsi="Arial" w:cs="Arial"/>
                <w:color w:val="000000"/>
                <w:sz w:val="18"/>
                <w:szCs w:val="18"/>
              </w:rPr>
            </w:pPr>
            <w:ins w:id="4294" w:author="gsadi" w:date="2013-11-18T16:25:00Z">
              <w:r w:rsidRPr="00293448">
                <w:rPr>
                  <w:rFonts w:ascii="Arial" w:hAnsi="Arial" w:cs="Arial"/>
                  <w:color w:val="000000"/>
                  <w:sz w:val="18"/>
                  <w:szCs w:val="18"/>
                </w:rPr>
                <w:t>2</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295" w:author="gsadi" w:date="2013-11-18T16:25:00Z"/>
                <w:rFonts w:ascii="Arial" w:hAnsi="Arial" w:cs="Arial"/>
                <w:color w:val="000000"/>
                <w:sz w:val="18"/>
                <w:szCs w:val="18"/>
              </w:rPr>
            </w:pPr>
            <w:ins w:id="4296" w:author="gsadi" w:date="2013-11-18T16:25:00Z">
              <w:r w:rsidRPr="00293448">
                <w:rPr>
                  <w:rFonts w:ascii="Arial" w:hAnsi="Arial" w:cs="Arial"/>
                  <w:color w:val="000000"/>
                  <w:sz w:val="18"/>
                  <w:szCs w:val="18"/>
                </w:rPr>
                <w:t>Order Number</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297" w:author="gsadi" w:date="2013-11-18T16:25:00Z"/>
                <w:rFonts w:ascii="Arial" w:hAnsi="Arial" w:cs="Arial"/>
                <w:color w:val="000000"/>
                <w:sz w:val="18"/>
                <w:szCs w:val="18"/>
              </w:rPr>
            </w:pPr>
            <w:ins w:id="4298" w:author="gsadi" w:date="2013-11-18T16:25:00Z">
              <w:r w:rsidRPr="00293448">
                <w:rPr>
                  <w:rFonts w:ascii="Arial" w:hAnsi="Arial" w:cs="Arial"/>
                  <w:color w:val="000000"/>
                  <w:sz w:val="18"/>
                  <w:szCs w:val="18"/>
                </w:rPr>
                <w:t>Char(10)</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299" w:author="gsadi" w:date="2013-11-18T16:25:00Z"/>
                <w:rFonts w:ascii="Arial" w:hAnsi="Arial" w:cs="Arial"/>
                <w:color w:val="000000"/>
                <w:sz w:val="18"/>
                <w:szCs w:val="18"/>
              </w:rPr>
            </w:pPr>
            <w:ins w:id="4300" w:author="gsadi" w:date="2013-11-18T16:25:00Z">
              <w:r w:rsidRPr="00293448">
                <w:rPr>
                  <w:rFonts w:ascii="Arial" w:hAnsi="Arial" w:cs="Arial"/>
                  <w:color w:val="000000"/>
                  <w:sz w:val="18"/>
                  <w:szCs w:val="18"/>
                </w:rPr>
                <w:t> </w:t>
              </w:r>
            </w:ins>
          </w:p>
        </w:tc>
      </w:tr>
      <w:tr w:rsidR="00A0572E" w:rsidRPr="00293448" w:rsidTr="00CD1572">
        <w:trPr>
          <w:trHeight w:val="255"/>
          <w:ins w:id="4301"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302" w:author="gsadi" w:date="2013-11-18T16:25:00Z"/>
                <w:rFonts w:ascii="Arial" w:hAnsi="Arial" w:cs="Arial"/>
                <w:color w:val="000000"/>
                <w:sz w:val="18"/>
                <w:szCs w:val="18"/>
              </w:rPr>
            </w:pPr>
            <w:ins w:id="4303" w:author="gsadi" w:date="2013-11-18T16:25:00Z">
              <w:r w:rsidRPr="00293448">
                <w:rPr>
                  <w:rFonts w:ascii="Arial" w:hAnsi="Arial" w:cs="Arial"/>
                  <w:color w:val="000000"/>
                  <w:sz w:val="18"/>
                  <w:szCs w:val="18"/>
                </w:rPr>
                <w:t>3</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304" w:author="gsadi" w:date="2013-11-18T16:25:00Z"/>
                <w:rFonts w:ascii="Arial" w:hAnsi="Arial" w:cs="Arial"/>
                <w:color w:val="000000"/>
                <w:sz w:val="18"/>
                <w:szCs w:val="18"/>
              </w:rPr>
            </w:pPr>
            <w:ins w:id="4305" w:author="gsadi" w:date="2013-11-18T16:25:00Z">
              <w:r w:rsidRPr="00293448">
                <w:rPr>
                  <w:rFonts w:ascii="Arial" w:hAnsi="Arial" w:cs="Arial"/>
                  <w:color w:val="000000"/>
                  <w:sz w:val="18"/>
                  <w:szCs w:val="18"/>
                </w:rPr>
                <w:t>Sales Doc Number</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306" w:author="gsadi" w:date="2013-11-18T16:25:00Z"/>
                <w:rFonts w:ascii="Arial" w:hAnsi="Arial" w:cs="Arial"/>
                <w:color w:val="000000"/>
                <w:sz w:val="18"/>
                <w:szCs w:val="18"/>
              </w:rPr>
            </w:pPr>
            <w:ins w:id="4307" w:author="gsadi" w:date="2013-11-18T16:25:00Z">
              <w:r w:rsidRPr="00293448">
                <w:rPr>
                  <w:rFonts w:ascii="Arial" w:hAnsi="Arial" w:cs="Arial"/>
                  <w:color w:val="000000"/>
                  <w:sz w:val="18"/>
                  <w:szCs w:val="18"/>
                </w:rPr>
                <w:t>Char(6)</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308" w:author="gsadi" w:date="2013-11-18T16:25:00Z"/>
                <w:rFonts w:ascii="Arial" w:hAnsi="Arial" w:cs="Arial"/>
                <w:color w:val="000000"/>
                <w:sz w:val="18"/>
                <w:szCs w:val="18"/>
              </w:rPr>
            </w:pPr>
            <w:ins w:id="4309" w:author="gsadi" w:date="2013-11-18T16:25:00Z">
              <w:r w:rsidRPr="00293448">
                <w:rPr>
                  <w:rFonts w:ascii="Arial" w:hAnsi="Arial" w:cs="Arial"/>
                  <w:color w:val="000000"/>
                  <w:sz w:val="18"/>
                  <w:szCs w:val="18"/>
                </w:rPr>
                <w:t> </w:t>
              </w:r>
            </w:ins>
          </w:p>
        </w:tc>
      </w:tr>
      <w:tr w:rsidR="00A0572E" w:rsidRPr="00293448" w:rsidTr="00CD1572">
        <w:trPr>
          <w:trHeight w:val="255"/>
          <w:ins w:id="4310"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311" w:author="gsadi" w:date="2013-11-18T16:25:00Z"/>
                <w:rFonts w:ascii="Arial" w:hAnsi="Arial" w:cs="Arial"/>
                <w:color w:val="000000"/>
                <w:sz w:val="18"/>
                <w:szCs w:val="18"/>
              </w:rPr>
            </w:pPr>
            <w:ins w:id="4312" w:author="gsadi" w:date="2013-11-18T16:25:00Z">
              <w:r w:rsidRPr="00293448">
                <w:rPr>
                  <w:rFonts w:ascii="Arial" w:hAnsi="Arial" w:cs="Arial"/>
                  <w:color w:val="000000"/>
                  <w:sz w:val="18"/>
                  <w:szCs w:val="18"/>
                </w:rPr>
                <w:t>4</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313" w:author="gsadi" w:date="2013-11-18T16:25:00Z"/>
                <w:rFonts w:ascii="Arial" w:hAnsi="Arial" w:cs="Arial"/>
                <w:color w:val="000000"/>
                <w:sz w:val="18"/>
                <w:szCs w:val="18"/>
              </w:rPr>
            </w:pPr>
            <w:ins w:id="4314" w:author="gsadi" w:date="2013-11-18T16:25:00Z">
              <w:r w:rsidRPr="00293448">
                <w:rPr>
                  <w:rFonts w:ascii="Arial" w:hAnsi="Arial" w:cs="Arial"/>
                  <w:color w:val="000000"/>
                  <w:sz w:val="18"/>
                  <w:szCs w:val="18"/>
                </w:rPr>
                <w:t>Schedule Line</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315" w:author="gsadi" w:date="2013-11-18T16:25:00Z"/>
                <w:rFonts w:ascii="Arial" w:hAnsi="Arial" w:cs="Arial"/>
                <w:color w:val="000000"/>
                <w:sz w:val="18"/>
                <w:szCs w:val="18"/>
              </w:rPr>
            </w:pPr>
            <w:ins w:id="4316" w:author="gsadi" w:date="2013-11-18T16:25:00Z">
              <w:r w:rsidRPr="00293448">
                <w:rPr>
                  <w:rFonts w:ascii="Arial" w:hAnsi="Arial" w:cs="Arial"/>
                  <w:color w:val="000000"/>
                  <w:sz w:val="18"/>
                  <w:szCs w:val="18"/>
                </w:rPr>
                <w:t>Char(4)</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317" w:author="gsadi" w:date="2013-11-18T16:25:00Z"/>
                <w:rFonts w:ascii="Arial" w:hAnsi="Arial" w:cs="Arial"/>
                <w:color w:val="000000"/>
                <w:sz w:val="18"/>
                <w:szCs w:val="18"/>
              </w:rPr>
            </w:pPr>
            <w:ins w:id="4318" w:author="gsadi" w:date="2013-11-18T16:25:00Z">
              <w:r w:rsidRPr="00293448">
                <w:rPr>
                  <w:rFonts w:ascii="Arial" w:hAnsi="Arial" w:cs="Arial"/>
                  <w:color w:val="000000"/>
                  <w:sz w:val="18"/>
                  <w:szCs w:val="18"/>
                </w:rPr>
                <w:t> </w:t>
              </w:r>
            </w:ins>
          </w:p>
        </w:tc>
      </w:tr>
      <w:tr w:rsidR="00A0572E" w:rsidRPr="00293448" w:rsidTr="00CD1572">
        <w:trPr>
          <w:trHeight w:val="255"/>
          <w:ins w:id="4319"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320" w:author="gsadi" w:date="2013-11-18T16:25:00Z"/>
                <w:rFonts w:ascii="Arial" w:hAnsi="Arial" w:cs="Arial"/>
                <w:color w:val="000000"/>
                <w:sz w:val="18"/>
                <w:szCs w:val="18"/>
              </w:rPr>
            </w:pPr>
            <w:ins w:id="4321" w:author="gsadi" w:date="2013-11-18T16:25:00Z">
              <w:r w:rsidRPr="00293448">
                <w:rPr>
                  <w:rFonts w:ascii="Arial" w:hAnsi="Arial" w:cs="Arial"/>
                  <w:color w:val="000000"/>
                  <w:sz w:val="18"/>
                  <w:szCs w:val="18"/>
                </w:rPr>
                <w:t>5</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322" w:author="gsadi" w:date="2013-11-18T16:25:00Z"/>
                <w:rFonts w:ascii="Arial" w:hAnsi="Arial" w:cs="Arial"/>
                <w:color w:val="000000"/>
                <w:sz w:val="18"/>
                <w:szCs w:val="18"/>
              </w:rPr>
            </w:pPr>
            <w:ins w:id="4323" w:author="gsadi" w:date="2013-11-18T16:25:00Z">
              <w:r w:rsidRPr="00293448">
                <w:rPr>
                  <w:rFonts w:ascii="Arial" w:hAnsi="Arial" w:cs="Arial"/>
                  <w:color w:val="000000"/>
                  <w:sz w:val="18"/>
                  <w:szCs w:val="18"/>
                </w:rPr>
                <w:t>Sales Org</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324" w:author="gsadi" w:date="2013-11-18T16:25:00Z"/>
                <w:rFonts w:ascii="Arial" w:hAnsi="Arial" w:cs="Arial"/>
                <w:color w:val="000000"/>
                <w:sz w:val="18"/>
                <w:szCs w:val="18"/>
              </w:rPr>
            </w:pPr>
            <w:ins w:id="4325" w:author="gsadi" w:date="2013-11-18T16:25:00Z">
              <w:r w:rsidRPr="00293448">
                <w:rPr>
                  <w:rFonts w:ascii="Arial" w:hAnsi="Arial" w:cs="Arial"/>
                  <w:color w:val="000000"/>
                  <w:sz w:val="18"/>
                  <w:szCs w:val="18"/>
                </w:rPr>
                <w:t>Char(4)</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326" w:author="gsadi" w:date="2013-11-18T16:25:00Z"/>
                <w:rFonts w:ascii="Arial" w:hAnsi="Arial" w:cs="Arial"/>
                <w:color w:val="000000"/>
                <w:sz w:val="18"/>
                <w:szCs w:val="18"/>
              </w:rPr>
            </w:pPr>
            <w:ins w:id="4327" w:author="gsadi" w:date="2013-11-18T16:25:00Z">
              <w:r w:rsidRPr="00293448">
                <w:rPr>
                  <w:rFonts w:ascii="Arial" w:hAnsi="Arial" w:cs="Arial"/>
                  <w:color w:val="000000"/>
                  <w:sz w:val="18"/>
                  <w:szCs w:val="18"/>
                </w:rPr>
                <w:t> </w:t>
              </w:r>
            </w:ins>
          </w:p>
        </w:tc>
      </w:tr>
      <w:tr w:rsidR="00A0572E" w:rsidRPr="00293448" w:rsidTr="00CD1572">
        <w:trPr>
          <w:trHeight w:val="255"/>
          <w:ins w:id="4328"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329" w:author="gsadi" w:date="2013-11-18T16:25:00Z"/>
                <w:rFonts w:ascii="Arial" w:hAnsi="Arial" w:cs="Arial"/>
                <w:color w:val="000000"/>
                <w:sz w:val="18"/>
                <w:szCs w:val="18"/>
              </w:rPr>
            </w:pPr>
            <w:ins w:id="4330" w:author="gsadi" w:date="2013-11-18T16:25:00Z">
              <w:r w:rsidRPr="00293448">
                <w:rPr>
                  <w:rFonts w:ascii="Arial" w:hAnsi="Arial" w:cs="Arial"/>
                  <w:color w:val="000000"/>
                  <w:sz w:val="18"/>
                  <w:szCs w:val="18"/>
                </w:rPr>
                <w:t>6</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331" w:author="gsadi" w:date="2013-11-18T16:25:00Z"/>
                <w:rFonts w:ascii="Arial" w:hAnsi="Arial" w:cs="Arial"/>
                <w:color w:val="000000"/>
                <w:sz w:val="18"/>
                <w:szCs w:val="18"/>
              </w:rPr>
            </w:pPr>
            <w:ins w:id="4332" w:author="gsadi" w:date="2013-11-18T16:25:00Z">
              <w:r w:rsidRPr="00293448">
                <w:rPr>
                  <w:rFonts w:ascii="Arial" w:hAnsi="Arial" w:cs="Arial"/>
                  <w:color w:val="000000"/>
                  <w:sz w:val="18"/>
                  <w:szCs w:val="18"/>
                </w:rPr>
                <w:t xml:space="preserve">Company Code </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333" w:author="gsadi" w:date="2013-11-18T16:25:00Z"/>
                <w:rFonts w:ascii="Arial" w:hAnsi="Arial" w:cs="Arial"/>
                <w:color w:val="000000"/>
                <w:sz w:val="18"/>
                <w:szCs w:val="18"/>
              </w:rPr>
            </w:pPr>
            <w:ins w:id="4334" w:author="gsadi" w:date="2013-11-18T16:25:00Z">
              <w:r w:rsidRPr="00293448">
                <w:rPr>
                  <w:rFonts w:ascii="Arial" w:hAnsi="Arial" w:cs="Arial"/>
                  <w:color w:val="000000"/>
                  <w:sz w:val="18"/>
                  <w:szCs w:val="18"/>
                </w:rPr>
                <w:t>Char(4)</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335" w:author="gsadi" w:date="2013-11-18T16:25:00Z"/>
                <w:rFonts w:ascii="Arial" w:hAnsi="Arial" w:cs="Arial"/>
                <w:color w:val="000000"/>
                <w:sz w:val="18"/>
                <w:szCs w:val="18"/>
              </w:rPr>
            </w:pPr>
            <w:ins w:id="4336" w:author="gsadi" w:date="2013-11-18T16:25:00Z">
              <w:r w:rsidRPr="00293448">
                <w:rPr>
                  <w:rFonts w:ascii="Arial" w:hAnsi="Arial" w:cs="Arial"/>
                  <w:color w:val="000000"/>
                  <w:sz w:val="18"/>
                  <w:szCs w:val="18"/>
                </w:rPr>
                <w:t> </w:t>
              </w:r>
            </w:ins>
          </w:p>
        </w:tc>
      </w:tr>
      <w:tr w:rsidR="00A0572E" w:rsidRPr="00293448" w:rsidTr="00CD1572">
        <w:trPr>
          <w:trHeight w:val="255"/>
          <w:ins w:id="4337"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338" w:author="gsadi" w:date="2013-11-18T16:25:00Z"/>
                <w:rFonts w:ascii="Arial" w:hAnsi="Arial" w:cs="Arial"/>
                <w:color w:val="000000"/>
                <w:sz w:val="18"/>
                <w:szCs w:val="18"/>
              </w:rPr>
            </w:pPr>
            <w:ins w:id="4339" w:author="gsadi" w:date="2013-11-18T16:25:00Z">
              <w:r w:rsidRPr="00293448">
                <w:rPr>
                  <w:rFonts w:ascii="Arial" w:hAnsi="Arial" w:cs="Arial"/>
                  <w:color w:val="000000"/>
                  <w:sz w:val="18"/>
                  <w:szCs w:val="18"/>
                </w:rPr>
                <w:t>7</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340" w:author="gsadi" w:date="2013-11-18T16:25:00Z"/>
                <w:rFonts w:ascii="Arial" w:hAnsi="Arial" w:cs="Arial"/>
                <w:color w:val="000000"/>
                <w:sz w:val="18"/>
                <w:szCs w:val="18"/>
              </w:rPr>
            </w:pPr>
            <w:ins w:id="4341" w:author="gsadi" w:date="2013-11-18T16:25:00Z">
              <w:r w:rsidRPr="00293448">
                <w:rPr>
                  <w:rFonts w:ascii="Arial" w:hAnsi="Arial" w:cs="Arial"/>
                  <w:color w:val="000000"/>
                  <w:sz w:val="18"/>
                  <w:szCs w:val="18"/>
                </w:rPr>
                <w:t>Owner Code ('W' for JW and 'O' for OD)</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342" w:author="gsadi" w:date="2013-11-18T16:25:00Z"/>
                <w:rFonts w:ascii="Arial" w:hAnsi="Arial" w:cs="Arial"/>
                <w:color w:val="000000"/>
                <w:sz w:val="18"/>
                <w:szCs w:val="18"/>
              </w:rPr>
            </w:pPr>
            <w:ins w:id="4343" w:author="gsadi" w:date="2013-11-18T16:25:00Z">
              <w:r w:rsidRPr="00293448">
                <w:rPr>
                  <w:rFonts w:ascii="Arial" w:hAnsi="Arial" w:cs="Arial"/>
                  <w:color w:val="000000"/>
                  <w:sz w:val="18"/>
                  <w:szCs w:val="18"/>
                </w:rPr>
                <w:t>Char(1)</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344" w:author="gsadi" w:date="2013-11-18T16:25:00Z"/>
                <w:rFonts w:ascii="Arial" w:hAnsi="Arial" w:cs="Arial"/>
                <w:color w:val="000000"/>
                <w:sz w:val="18"/>
                <w:szCs w:val="18"/>
              </w:rPr>
            </w:pPr>
            <w:ins w:id="4345" w:author="gsadi" w:date="2013-11-18T16:25:00Z">
              <w:r>
                <w:rPr>
                  <w:rFonts w:ascii="Arial" w:hAnsi="Arial" w:cs="Arial"/>
                  <w:color w:val="000000"/>
                  <w:sz w:val="18"/>
                  <w:szCs w:val="18"/>
                </w:rPr>
                <w:t>Will be left blank</w:t>
              </w:r>
            </w:ins>
          </w:p>
        </w:tc>
      </w:tr>
      <w:tr w:rsidR="00A0572E" w:rsidRPr="00293448" w:rsidTr="00CD1572">
        <w:trPr>
          <w:trHeight w:val="255"/>
          <w:ins w:id="4346"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347" w:author="gsadi" w:date="2013-11-18T16:25:00Z"/>
                <w:rFonts w:ascii="Arial" w:hAnsi="Arial" w:cs="Arial"/>
                <w:color w:val="000000"/>
                <w:sz w:val="18"/>
                <w:szCs w:val="18"/>
              </w:rPr>
            </w:pPr>
            <w:ins w:id="4348" w:author="gsadi" w:date="2013-11-18T16:25:00Z">
              <w:r w:rsidRPr="00293448">
                <w:rPr>
                  <w:rFonts w:ascii="Arial" w:hAnsi="Arial" w:cs="Arial"/>
                  <w:color w:val="000000"/>
                  <w:sz w:val="18"/>
                  <w:szCs w:val="18"/>
                </w:rPr>
                <w:t>8</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349" w:author="gsadi" w:date="2013-11-18T16:25:00Z"/>
                <w:rFonts w:ascii="Arial" w:hAnsi="Arial" w:cs="Arial"/>
                <w:color w:val="000000"/>
                <w:sz w:val="18"/>
                <w:szCs w:val="18"/>
              </w:rPr>
            </w:pPr>
            <w:ins w:id="4350" w:author="gsadi" w:date="2013-11-18T16:25:00Z">
              <w:r w:rsidRPr="00293448">
                <w:rPr>
                  <w:rFonts w:ascii="Arial" w:hAnsi="Arial" w:cs="Arial"/>
                  <w:color w:val="000000"/>
                  <w:sz w:val="18"/>
                  <w:szCs w:val="18"/>
                </w:rPr>
                <w:t>Distribution Channel</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351" w:author="gsadi" w:date="2013-11-18T16:25:00Z"/>
                <w:rFonts w:ascii="Arial" w:hAnsi="Arial" w:cs="Arial"/>
                <w:color w:val="000000"/>
                <w:sz w:val="18"/>
                <w:szCs w:val="18"/>
              </w:rPr>
            </w:pPr>
            <w:ins w:id="4352" w:author="gsadi" w:date="2013-11-18T16:25:00Z">
              <w:r w:rsidRPr="00293448">
                <w:rPr>
                  <w:rFonts w:ascii="Arial" w:hAnsi="Arial" w:cs="Arial"/>
                  <w:color w:val="000000"/>
                  <w:sz w:val="18"/>
                  <w:szCs w:val="18"/>
                </w:rPr>
                <w:t>Char(2)</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353" w:author="gsadi" w:date="2013-11-18T16:25:00Z"/>
                <w:rFonts w:ascii="Arial" w:hAnsi="Arial" w:cs="Arial"/>
                <w:color w:val="000000"/>
                <w:sz w:val="18"/>
                <w:szCs w:val="18"/>
              </w:rPr>
            </w:pPr>
            <w:ins w:id="4354" w:author="gsadi" w:date="2013-11-18T16:25:00Z">
              <w:r w:rsidRPr="00293448">
                <w:rPr>
                  <w:rFonts w:ascii="Arial" w:hAnsi="Arial" w:cs="Arial"/>
                  <w:color w:val="000000"/>
                  <w:sz w:val="18"/>
                  <w:szCs w:val="18"/>
                </w:rPr>
                <w:t> </w:t>
              </w:r>
            </w:ins>
          </w:p>
        </w:tc>
      </w:tr>
      <w:tr w:rsidR="00A0572E" w:rsidRPr="00293448" w:rsidTr="00CD1572">
        <w:trPr>
          <w:trHeight w:val="255"/>
          <w:ins w:id="4355"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356" w:author="gsadi" w:date="2013-11-18T16:25:00Z"/>
                <w:rFonts w:ascii="Arial" w:hAnsi="Arial" w:cs="Arial"/>
                <w:color w:val="000000"/>
                <w:sz w:val="18"/>
                <w:szCs w:val="18"/>
              </w:rPr>
            </w:pPr>
            <w:ins w:id="4357" w:author="gsadi" w:date="2013-11-18T16:25:00Z">
              <w:r w:rsidRPr="00293448">
                <w:rPr>
                  <w:rFonts w:ascii="Arial" w:hAnsi="Arial" w:cs="Arial"/>
                  <w:color w:val="000000"/>
                  <w:sz w:val="18"/>
                  <w:szCs w:val="18"/>
                </w:rPr>
                <w:t>9</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358" w:author="gsadi" w:date="2013-11-18T16:25:00Z"/>
                <w:rFonts w:ascii="Arial" w:hAnsi="Arial" w:cs="Arial"/>
                <w:color w:val="000000"/>
                <w:sz w:val="18"/>
                <w:szCs w:val="18"/>
              </w:rPr>
            </w:pPr>
            <w:ins w:id="4359" w:author="gsadi" w:date="2013-11-18T16:25:00Z">
              <w:r w:rsidRPr="00293448">
                <w:rPr>
                  <w:rFonts w:ascii="Arial" w:hAnsi="Arial" w:cs="Arial"/>
                  <w:color w:val="000000"/>
                  <w:sz w:val="18"/>
                  <w:szCs w:val="18"/>
                </w:rPr>
                <w:t>Sales Document Type</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360" w:author="gsadi" w:date="2013-11-18T16:25:00Z"/>
                <w:rFonts w:ascii="Arial" w:hAnsi="Arial" w:cs="Arial"/>
                <w:color w:val="000000"/>
                <w:sz w:val="18"/>
                <w:szCs w:val="18"/>
              </w:rPr>
            </w:pPr>
            <w:ins w:id="4361" w:author="gsadi" w:date="2013-11-18T16:25:00Z">
              <w:r w:rsidRPr="00293448">
                <w:rPr>
                  <w:rFonts w:ascii="Arial" w:hAnsi="Arial" w:cs="Arial"/>
                  <w:color w:val="000000"/>
                  <w:sz w:val="18"/>
                  <w:szCs w:val="18"/>
                </w:rPr>
                <w:t>Char(4)</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362" w:author="gsadi" w:date="2013-11-18T16:25:00Z"/>
                <w:rFonts w:ascii="Arial" w:hAnsi="Arial" w:cs="Arial"/>
                <w:color w:val="000000"/>
                <w:sz w:val="18"/>
                <w:szCs w:val="18"/>
              </w:rPr>
            </w:pPr>
            <w:ins w:id="4363" w:author="gsadi" w:date="2013-11-18T16:25:00Z">
              <w:r w:rsidRPr="00293448">
                <w:rPr>
                  <w:rFonts w:ascii="Arial" w:hAnsi="Arial" w:cs="Arial"/>
                  <w:color w:val="000000"/>
                  <w:sz w:val="18"/>
                  <w:szCs w:val="18"/>
                </w:rPr>
                <w:t> </w:t>
              </w:r>
            </w:ins>
          </w:p>
        </w:tc>
      </w:tr>
      <w:tr w:rsidR="00A0572E" w:rsidRPr="00293448" w:rsidTr="00CD1572">
        <w:trPr>
          <w:trHeight w:val="255"/>
          <w:ins w:id="4364"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365" w:author="gsadi" w:date="2013-11-18T16:25:00Z"/>
                <w:rFonts w:ascii="Arial" w:hAnsi="Arial" w:cs="Arial"/>
                <w:color w:val="000000"/>
                <w:sz w:val="18"/>
                <w:szCs w:val="18"/>
              </w:rPr>
            </w:pPr>
            <w:ins w:id="4366" w:author="gsadi" w:date="2013-11-18T16:25:00Z">
              <w:r w:rsidRPr="00293448">
                <w:rPr>
                  <w:rFonts w:ascii="Arial" w:hAnsi="Arial" w:cs="Arial"/>
                  <w:color w:val="000000"/>
                  <w:sz w:val="18"/>
                  <w:szCs w:val="18"/>
                </w:rPr>
                <w:t>10</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367" w:author="gsadi" w:date="2013-11-18T16:25:00Z"/>
                <w:rFonts w:ascii="Arial" w:hAnsi="Arial" w:cs="Arial"/>
                <w:color w:val="000000"/>
                <w:sz w:val="18"/>
                <w:szCs w:val="18"/>
              </w:rPr>
            </w:pPr>
            <w:ins w:id="4368" w:author="gsadi" w:date="2013-11-18T16:25:00Z">
              <w:r w:rsidRPr="00293448">
                <w:rPr>
                  <w:rFonts w:ascii="Arial" w:hAnsi="Arial" w:cs="Arial"/>
                  <w:color w:val="000000"/>
                  <w:sz w:val="18"/>
                  <w:szCs w:val="18"/>
                </w:rPr>
                <w:t>Sold to customer number</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369" w:author="gsadi" w:date="2013-11-18T16:25:00Z"/>
                <w:rFonts w:ascii="Arial" w:hAnsi="Arial" w:cs="Arial"/>
                <w:color w:val="000000"/>
                <w:sz w:val="18"/>
                <w:szCs w:val="18"/>
              </w:rPr>
            </w:pPr>
            <w:ins w:id="4370" w:author="gsadi" w:date="2013-11-18T16:25:00Z">
              <w:r w:rsidRPr="00293448">
                <w:rPr>
                  <w:rFonts w:ascii="Arial" w:hAnsi="Arial" w:cs="Arial"/>
                  <w:color w:val="000000"/>
                  <w:sz w:val="18"/>
                  <w:szCs w:val="18"/>
                </w:rPr>
                <w:t>Char(10)</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371" w:author="gsadi" w:date="2013-11-18T16:25:00Z"/>
                <w:rFonts w:ascii="Arial" w:hAnsi="Arial" w:cs="Arial"/>
                <w:color w:val="000000"/>
                <w:sz w:val="18"/>
                <w:szCs w:val="18"/>
              </w:rPr>
            </w:pPr>
            <w:ins w:id="4372" w:author="gsadi" w:date="2013-11-18T16:25:00Z">
              <w:r w:rsidRPr="00293448">
                <w:rPr>
                  <w:rFonts w:ascii="Arial" w:hAnsi="Arial" w:cs="Arial"/>
                  <w:color w:val="000000"/>
                  <w:sz w:val="18"/>
                  <w:szCs w:val="18"/>
                </w:rPr>
                <w:t> </w:t>
              </w:r>
            </w:ins>
          </w:p>
        </w:tc>
      </w:tr>
      <w:tr w:rsidR="00A0572E" w:rsidRPr="00293448" w:rsidTr="00CD1572">
        <w:trPr>
          <w:trHeight w:val="255"/>
          <w:ins w:id="4373"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374" w:author="gsadi" w:date="2013-11-18T16:25:00Z"/>
                <w:rFonts w:ascii="Arial" w:hAnsi="Arial" w:cs="Arial"/>
                <w:color w:val="000000"/>
                <w:sz w:val="18"/>
                <w:szCs w:val="18"/>
              </w:rPr>
            </w:pPr>
            <w:ins w:id="4375" w:author="gsadi" w:date="2013-11-18T16:25:00Z">
              <w:r w:rsidRPr="00293448">
                <w:rPr>
                  <w:rFonts w:ascii="Arial" w:hAnsi="Arial" w:cs="Arial"/>
                  <w:color w:val="000000"/>
                  <w:sz w:val="18"/>
                  <w:szCs w:val="18"/>
                </w:rPr>
                <w:t>11</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376" w:author="gsadi" w:date="2013-11-18T16:25:00Z"/>
                <w:rFonts w:ascii="Arial" w:hAnsi="Arial" w:cs="Arial"/>
                <w:color w:val="000000"/>
                <w:sz w:val="18"/>
                <w:szCs w:val="18"/>
              </w:rPr>
            </w:pPr>
            <w:ins w:id="4377" w:author="gsadi" w:date="2013-11-18T16:25:00Z">
              <w:r w:rsidRPr="00293448">
                <w:rPr>
                  <w:rFonts w:ascii="Arial" w:hAnsi="Arial" w:cs="Arial"/>
                  <w:color w:val="000000"/>
                  <w:sz w:val="18"/>
                  <w:szCs w:val="18"/>
                </w:rPr>
                <w:t>Ship to customer number</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378" w:author="gsadi" w:date="2013-11-18T16:25:00Z"/>
                <w:rFonts w:ascii="Arial" w:hAnsi="Arial" w:cs="Arial"/>
                <w:color w:val="000000"/>
                <w:sz w:val="18"/>
                <w:szCs w:val="18"/>
              </w:rPr>
            </w:pPr>
            <w:ins w:id="4379" w:author="gsadi" w:date="2013-11-18T16:25:00Z">
              <w:r w:rsidRPr="00293448">
                <w:rPr>
                  <w:rFonts w:ascii="Arial" w:hAnsi="Arial" w:cs="Arial"/>
                  <w:color w:val="000000"/>
                  <w:sz w:val="18"/>
                  <w:szCs w:val="18"/>
                </w:rPr>
                <w:t>Char(10)</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380" w:author="gsadi" w:date="2013-11-18T16:25:00Z"/>
                <w:rFonts w:ascii="Arial" w:hAnsi="Arial" w:cs="Arial"/>
                <w:color w:val="000000"/>
                <w:sz w:val="18"/>
                <w:szCs w:val="18"/>
              </w:rPr>
            </w:pPr>
            <w:ins w:id="4381" w:author="gsadi" w:date="2013-11-18T16:25:00Z">
              <w:r w:rsidRPr="00293448">
                <w:rPr>
                  <w:rFonts w:ascii="Arial" w:hAnsi="Arial" w:cs="Arial"/>
                  <w:color w:val="000000"/>
                  <w:sz w:val="18"/>
                  <w:szCs w:val="18"/>
                </w:rPr>
                <w:t> </w:t>
              </w:r>
            </w:ins>
          </w:p>
        </w:tc>
      </w:tr>
      <w:tr w:rsidR="00A0572E" w:rsidRPr="00293448" w:rsidTr="00CD1572">
        <w:trPr>
          <w:trHeight w:val="255"/>
          <w:ins w:id="4382"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383" w:author="gsadi" w:date="2013-11-18T16:25:00Z"/>
                <w:rFonts w:ascii="Arial" w:hAnsi="Arial" w:cs="Arial"/>
                <w:color w:val="000000"/>
                <w:sz w:val="18"/>
                <w:szCs w:val="18"/>
              </w:rPr>
            </w:pPr>
            <w:ins w:id="4384" w:author="gsadi" w:date="2013-11-18T16:25:00Z">
              <w:r w:rsidRPr="00293448">
                <w:rPr>
                  <w:rFonts w:ascii="Arial" w:hAnsi="Arial" w:cs="Arial"/>
                  <w:color w:val="000000"/>
                  <w:sz w:val="18"/>
                  <w:szCs w:val="18"/>
                </w:rPr>
                <w:t>12</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385" w:author="gsadi" w:date="2013-11-18T16:25:00Z"/>
                <w:rFonts w:ascii="Arial" w:hAnsi="Arial" w:cs="Arial"/>
                <w:color w:val="000000"/>
                <w:sz w:val="18"/>
                <w:szCs w:val="18"/>
              </w:rPr>
            </w:pPr>
            <w:ins w:id="4386" w:author="gsadi" w:date="2013-11-18T16:25:00Z">
              <w:r w:rsidRPr="00293448">
                <w:rPr>
                  <w:rFonts w:ascii="Arial" w:hAnsi="Arial" w:cs="Arial"/>
                  <w:color w:val="000000"/>
                  <w:sz w:val="18"/>
                  <w:szCs w:val="18"/>
                </w:rPr>
                <w:t>Customer Account Class</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387" w:author="gsadi" w:date="2013-11-18T16:25:00Z"/>
                <w:rFonts w:ascii="Arial" w:hAnsi="Arial" w:cs="Arial"/>
                <w:color w:val="000000"/>
                <w:sz w:val="18"/>
                <w:szCs w:val="18"/>
              </w:rPr>
            </w:pPr>
            <w:ins w:id="4388" w:author="gsadi" w:date="2013-11-18T16:25:00Z">
              <w:r w:rsidRPr="00293448">
                <w:rPr>
                  <w:rFonts w:ascii="Arial" w:hAnsi="Arial" w:cs="Arial"/>
                  <w:color w:val="000000"/>
                  <w:sz w:val="18"/>
                  <w:szCs w:val="18"/>
                </w:rPr>
                <w:t>Char(4)</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389" w:author="gsadi" w:date="2013-11-18T16:25:00Z"/>
                <w:rFonts w:ascii="Arial" w:hAnsi="Arial" w:cs="Arial"/>
                <w:color w:val="000000"/>
                <w:sz w:val="18"/>
                <w:szCs w:val="18"/>
              </w:rPr>
            </w:pPr>
            <w:ins w:id="4390" w:author="gsadi" w:date="2013-11-18T16:25:00Z">
              <w:r w:rsidRPr="00293448">
                <w:rPr>
                  <w:rFonts w:ascii="Arial" w:hAnsi="Arial" w:cs="Arial"/>
                  <w:color w:val="000000"/>
                  <w:sz w:val="18"/>
                  <w:szCs w:val="18"/>
                </w:rPr>
                <w:t> </w:t>
              </w:r>
              <w:r>
                <w:rPr>
                  <w:rFonts w:ascii="Arial" w:hAnsi="Arial" w:cs="Arial"/>
                  <w:color w:val="000000"/>
                  <w:sz w:val="18"/>
                  <w:szCs w:val="18"/>
                </w:rPr>
                <w:t>Will be left blank</w:t>
              </w:r>
            </w:ins>
          </w:p>
        </w:tc>
      </w:tr>
      <w:tr w:rsidR="00A0572E" w:rsidRPr="00293448" w:rsidTr="00CD1572">
        <w:trPr>
          <w:trHeight w:val="255"/>
          <w:ins w:id="4391"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392" w:author="gsadi" w:date="2013-11-18T16:25:00Z"/>
                <w:rFonts w:ascii="Arial" w:hAnsi="Arial" w:cs="Arial"/>
                <w:color w:val="000000"/>
                <w:sz w:val="18"/>
                <w:szCs w:val="18"/>
              </w:rPr>
            </w:pPr>
            <w:ins w:id="4393" w:author="gsadi" w:date="2013-11-18T16:25:00Z">
              <w:r w:rsidRPr="00293448">
                <w:rPr>
                  <w:rFonts w:ascii="Arial" w:hAnsi="Arial" w:cs="Arial"/>
                  <w:color w:val="000000"/>
                  <w:sz w:val="18"/>
                  <w:szCs w:val="18"/>
                </w:rPr>
                <w:t>13</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394" w:author="gsadi" w:date="2013-11-18T16:25:00Z"/>
                <w:rFonts w:ascii="Arial" w:hAnsi="Arial" w:cs="Arial"/>
                <w:color w:val="000000"/>
                <w:sz w:val="18"/>
                <w:szCs w:val="18"/>
              </w:rPr>
            </w:pPr>
            <w:ins w:id="4395" w:author="gsadi" w:date="2013-11-18T16:25:00Z">
              <w:r w:rsidRPr="00293448">
                <w:rPr>
                  <w:rFonts w:ascii="Arial" w:hAnsi="Arial" w:cs="Arial"/>
                  <w:color w:val="000000"/>
                  <w:sz w:val="18"/>
                  <w:szCs w:val="18"/>
                </w:rPr>
                <w:t>Cust Country Code</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396" w:author="gsadi" w:date="2013-11-18T16:25:00Z"/>
                <w:rFonts w:ascii="Arial" w:hAnsi="Arial" w:cs="Arial"/>
                <w:color w:val="000000"/>
                <w:sz w:val="18"/>
                <w:szCs w:val="18"/>
              </w:rPr>
            </w:pPr>
            <w:ins w:id="4397" w:author="gsadi" w:date="2013-11-18T16:25:00Z">
              <w:r w:rsidRPr="00293448">
                <w:rPr>
                  <w:rFonts w:ascii="Arial" w:hAnsi="Arial" w:cs="Arial"/>
                  <w:color w:val="000000"/>
                  <w:sz w:val="18"/>
                  <w:szCs w:val="18"/>
                </w:rPr>
                <w:t>Char(3)</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398" w:author="gsadi" w:date="2013-11-18T16:25:00Z"/>
                <w:rFonts w:ascii="Arial" w:hAnsi="Arial" w:cs="Arial"/>
                <w:color w:val="000000"/>
                <w:sz w:val="18"/>
                <w:szCs w:val="18"/>
              </w:rPr>
            </w:pPr>
            <w:ins w:id="4399" w:author="gsadi" w:date="2013-11-18T16:25:00Z">
              <w:r w:rsidRPr="00293448">
                <w:rPr>
                  <w:rFonts w:ascii="Arial" w:hAnsi="Arial" w:cs="Arial"/>
                  <w:color w:val="000000"/>
                  <w:sz w:val="18"/>
                  <w:szCs w:val="18"/>
                </w:rPr>
                <w:t> </w:t>
              </w:r>
            </w:ins>
          </w:p>
        </w:tc>
      </w:tr>
      <w:tr w:rsidR="00A0572E" w:rsidRPr="00293448" w:rsidTr="00CD1572">
        <w:trPr>
          <w:trHeight w:val="255"/>
          <w:ins w:id="4400"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401" w:author="gsadi" w:date="2013-11-18T16:25:00Z"/>
                <w:rFonts w:ascii="Arial" w:hAnsi="Arial" w:cs="Arial"/>
                <w:color w:val="000000"/>
                <w:sz w:val="18"/>
                <w:szCs w:val="18"/>
              </w:rPr>
            </w:pPr>
            <w:ins w:id="4402" w:author="gsadi" w:date="2013-11-18T16:25:00Z">
              <w:r w:rsidRPr="00293448">
                <w:rPr>
                  <w:rFonts w:ascii="Arial" w:hAnsi="Arial" w:cs="Arial"/>
                  <w:color w:val="000000"/>
                  <w:sz w:val="18"/>
                  <w:szCs w:val="18"/>
                </w:rPr>
                <w:t>14</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403" w:author="gsadi" w:date="2013-11-18T16:25:00Z"/>
                <w:rFonts w:ascii="Arial" w:hAnsi="Arial" w:cs="Arial"/>
                <w:color w:val="000000"/>
                <w:sz w:val="18"/>
                <w:szCs w:val="18"/>
              </w:rPr>
            </w:pPr>
            <w:ins w:id="4404" w:author="gsadi" w:date="2013-11-18T16:25:00Z">
              <w:r w:rsidRPr="00293448">
                <w:rPr>
                  <w:rFonts w:ascii="Arial" w:hAnsi="Arial" w:cs="Arial"/>
                  <w:color w:val="000000"/>
                  <w:sz w:val="18"/>
                  <w:szCs w:val="18"/>
                </w:rPr>
                <w:t>Style color</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405" w:author="gsadi" w:date="2013-11-18T16:25:00Z"/>
                <w:rFonts w:ascii="Arial" w:hAnsi="Arial" w:cs="Arial"/>
                <w:color w:val="000000"/>
                <w:sz w:val="18"/>
                <w:szCs w:val="18"/>
              </w:rPr>
            </w:pPr>
            <w:ins w:id="4406" w:author="gsadi" w:date="2013-11-18T16:25:00Z">
              <w:r w:rsidRPr="00293448">
                <w:rPr>
                  <w:rFonts w:ascii="Arial" w:hAnsi="Arial" w:cs="Arial"/>
                  <w:color w:val="000000"/>
                  <w:sz w:val="18"/>
                  <w:szCs w:val="18"/>
                </w:rPr>
                <w:t>Char(18)</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407" w:author="gsadi" w:date="2013-11-18T16:25:00Z"/>
                <w:rFonts w:ascii="Arial" w:hAnsi="Arial" w:cs="Arial"/>
                <w:color w:val="000000"/>
                <w:sz w:val="18"/>
                <w:szCs w:val="18"/>
              </w:rPr>
            </w:pPr>
            <w:ins w:id="4408" w:author="gsadi" w:date="2013-11-18T16:25:00Z">
              <w:r w:rsidRPr="00293448">
                <w:rPr>
                  <w:rFonts w:ascii="Arial" w:hAnsi="Arial" w:cs="Arial"/>
                  <w:color w:val="000000"/>
                  <w:sz w:val="18"/>
                  <w:szCs w:val="18"/>
                </w:rPr>
                <w:t> </w:t>
              </w:r>
            </w:ins>
          </w:p>
        </w:tc>
      </w:tr>
      <w:tr w:rsidR="00A0572E" w:rsidRPr="00293448" w:rsidTr="00CD1572">
        <w:trPr>
          <w:trHeight w:val="255"/>
          <w:ins w:id="4409"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410" w:author="gsadi" w:date="2013-11-18T16:25:00Z"/>
                <w:rFonts w:ascii="Arial" w:hAnsi="Arial" w:cs="Arial"/>
                <w:color w:val="000000"/>
                <w:sz w:val="18"/>
                <w:szCs w:val="18"/>
              </w:rPr>
            </w:pPr>
            <w:ins w:id="4411" w:author="gsadi" w:date="2013-11-18T16:25:00Z">
              <w:r w:rsidRPr="00293448">
                <w:rPr>
                  <w:rFonts w:ascii="Arial" w:hAnsi="Arial" w:cs="Arial"/>
                  <w:color w:val="000000"/>
                  <w:sz w:val="18"/>
                  <w:szCs w:val="18"/>
                </w:rPr>
                <w:t>15</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412" w:author="gsadi" w:date="2013-11-18T16:25:00Z"/>
                <w:rFonts w:ascii="Arial" w:hAnsi="Arial" w:cs="Arial"/>
                <w:color w:val="000000"/>
                <w:sz w:val="18"/>
                <w:szCs w:val="18"/>
              </w:rPr>
            </w:pPr>
            <w:ins w:id="4413" w:author="gsadi" w:date="2013-11-18T16:25:00Z">
              <w:r w:rsidRPr="00293448">
                <w:rPr>
                  <w:rFonts w:ascii="Arial" w:hAnsi="Arial" w:cs="Arial"/>
                  <w:color w:val="000000"/>
                  <w:sz w:val="18"/>
                  <w:szCs w:val="18"/>
                </w:rPr>
                <w:t>Shipping Location</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414" w:author="gsadi" w:date="2013-11-18T16:25:00Z"/>
                <w:rFonts w:ascii="Arial" w:hAnsi="Arial" w:cs="Arial"/>
                <w:color w:val="000000"/>
                <w:sz w:val="18"/>
                <w:szCs w:val="18"/>
              </w:rPr>
            </w:pPr>
            <w:ins w:id="4415" w:author="gsadi" w:date="2013-11-18T16:25:00Z">
              <w:r w:rsidRPr="00293448">
                <w:rPr>
                  <w:rFonts w:ascii="Arial" w:hAnsi="Arial" w:cs="Arial"/>
                  <w:color w:val="000000"/>
                  <w:sz w:val="18"/>
                  <w:szCs w:val="18"/>
                </w:rPr>
                <w:t>Char(4)</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416" w:author="gsadi" w:date="2013-11-18T16:25:00Z"/>
                <w:rFonts w:ascii="Arial" w:hAnsi="Arial" w:cs="Arial"/>
                <w:color w:val="000000"/>
                <w:sz w:val="18"/>
                <w:szCs w:val="18"/>
              </w:rPr>
            </w:pPr>
            <w:ins w:id="4417" w:author="gsadi" w:date="2013-11-18T16:25:00Z">
              <w:r w:rsidRPr="00293448">
                <w:rPr>
                  <w:rFonts w:ascii="Arial" w:hAnsi="Arial" w:cs="Arial"/>
                  <w:color w:val="000000"/>
                  <w:sz w:val="18"/>
                  <w:szCs w:val="18"/>
                </w:rPr>
                <w:t> </w:t>
              </w:r>
            </w:ins>
          </w:p>
        </w:tc>
      </w:tr>
      <w:tr w:rsidR="00A0572E" w:rsidRPr="00293448" w:rsidTr="00CD1572">
        <w:trPr>
          <w:trHeight w:val="255"/>
          <w:ins w:id="4418"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419" w:author="gsadi" w:date="2013-11-18T16:25:00Z"/>
                <w:rFonts w:ascii="Arial" w:hAnsi="Arial" w:cs="Arial"/>
                <w:color w:val="000000"/>
                <w:sz w:val="18"/>
                <w:szCs w:val="18"/>
              </w:rPr>
            </w:pPr>
            <w:ins w:id="4420" w:author="gsadi" w:date="2013-11-18T16:25:00Z">
              <w:r w:rsidRPr="00293448">
                <w:rPr>
                  <w:rFonts w:ascii="Arial" w:hAnsi="Arial" w:cs="Arial"/>
                  <w:color w:val="000000"/>
                  <w:sz w:val="18"/>
                  <w:szCs w:val="18"/>
                </w:rPr>
                <w:t>16</w:t>
              </w:r>
            </w:ins>
          </w:p>
        </w:tc>
        <w:tc>
          <w:tcPr>
            <w:tcW w:w="3428" w:type="dxa"/>
            <w:tcBorders>
              <w:top w:val="nil"/>
              <w:left w:val="nil"/>
              <w:bottom w:val="single" w:sz="4" w:space="0" w:color="auto"/>
              <w:right w:val="single" w:sz="4" w:space="0" w:color="auto"/>
            </w:tcBorders>
            <w:shd w:val="clear" w:color="000000" w:fill="FFFFFF"/>
            <w:vAlign w:val="center"/>
            <w:hideMark/>
          </w:tcPr>
          <w:p w:rsidR="00A0572E" w:rsidRPr="00293448" w:rsidRDefault="00A0572E" w:rsidP="00CD1572">
            <w:pPr>
              <w:rPr>
                <w:ins w:id="4421" w:author="gsadi" w:date="2013-11-18T16:25:00Z"/>
                <w:rFonts w:ascii="Arial" w:hAnsi="Arial" w:cs="Arial"/>
                <w:color w:val="000000"/>
                <w:sz w:val="18"/>
                <w:szCs w:val="18"/>
              </w:rPr>
            </w:pPr>
            <w:ins w:id="4422" w:author="gsadi" w:date="2013-11-18T16:25:00Z">
              <w:r w:rsidRPr="00293448">
                <w:rPr>
                  <w:rFonts w:ascii="Arial" w:hAnsi="Arial" w:cs="Arial"/>
                  <w:color w:val="000000"/>
                  <w:sz w:val="18"/>
                  <w:szCs w:val="18"/>
                </w:rPr>
                <w:t>Contract Type ('H' for Hard and 'S' for Soft)</w:t>
              </w:r>
            </w:ins>
          </w:p>
        </w:tc>
        <w:tc>
          <w:tcPr>
            <w:tcW w:w="1340" w:type="dxa"/>
            <w:tcBorders>
              <w:top w:val="nil"/>
              <w:left w:val="nil"/>
              <w:bottom w:val="single" w:sz="4" w:space="0" w:color="auto"/>
              <w:right w:val="single" w:sz="4" w:space="0" w:color="auto"/>
            </w:tcBorders>
            <w:shd w:val="clear" w:color="000000" w:fill="FFFFFF"/>
            <w:noWrap/>
            <w:vAlign w:val="center"/>
            <w:hideMark/>
          </w:tcPr>
          <w:p w:rsidR="00A0572E" w:rsidRPr="00293448" w:rsidRDefault="00A0572E" w:rsidP="00CD1572">
            <w:pPr>
              <w:rPr>
                <w:ins w:id="4423" w:author="gsadi" w:date="2013-11-18T16:25:00Z"/>
                <w:rFonts w:ascii="Arial" w:hAnsi="Arial" w:cs="Arial"/>
                <w:color w:val="000000"/>
                <w:sz w:val="18"/>
                <w:szCs w:val="18"/>
              </w:rPr>
            </w:pPr>
            <w:ins w:id="4424" w:author="gsadi" w:date="2013-11-18T16:25:00Z">
              <w:r w:rsidRPr="00293448">
                <w:rPr>
                  <w:rFonts w:ascii="Arial" w:hAnsi="Arial" w:cs="Arial"/>
                  <w:color w:val="000000"/>
                  <w:sz w:val="18"/>
                  <w:szCs w:val="18"/>
                </w:rPr>
                <w:t>Char(1)</w:t>
              </w:r>
            </w:ins>
          </w:p>
        </w:tc>
        <w:tc>
          <w:tcPr>
            <w:tcW w:w="2283" w:type="dxa"/>
            <w:tcBorders>
              <w:top w:val="nil"/>
              <w:left w:val="nil"/>
              <w:bottom w:val="single" w:sz="4" w:space="0" w:color="auto"/>
              <w:right w:val="single" w:sz="4" w:space="0" w:color="auto"/>
            </w:tcBorders>
            <w:shd w:val="clear" w:color="auto" w:fill="auto"/>
            <w:noWrap/>
            <w:vAlign w:val="center"/>
            <w:hideMark/>
          </w:tcPr>
          <w:p w:rsidR="00A0572E" w:rsidRPr="00293448" w:rsidRDefault="00A0572E" w:rsidP="00CD1572">
            <w:pPr>
              <w:rPr>
                <w:ins w:id="4425" w:author="gsadi" w:date="2013-11-18T16:25:00Z"/>
                <w:rFonts w:ascii="Arial" w:hAnsi="Arial" w:cs="Arial"/>
                <w:color w:val="000000"/>
                <w:sz w:val="18"/>
                <w:szCs w:val="18"/>
              </w:rPr>
            </w:pPr>
            <w:ins w:id="4426" w:author="gsadi" w:date="2013-11-18T16:25:00Z">
              <w:r>
                <w:rPr>
                  <w:rFonts w:ascii="Arial" w:hAnsi="Arial" w:cs="Arial"/>
                  <w:color w:val="000000"/>
                  <w:sz w:val="18"/>
                  <w:szCs w:val="18"/>
                </w:rPr>
                <w:t>Always “H” for Outdoor &amp; Action Sports</w:t>
              </w:r>
            </w:ins>
          </w:p>
        </w:tc>
      </w:tr>
      <w:tr w:rsidR="00A0572E" w:rsidRPr="00293448" w:rsidTr="00CD1572">
        <w:trPr>
          <w:trHeight w:val="255"/>
          <w:ins w:id="4427"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428" w:author="gsadi" w:date="2013-11-18T16:25:00Z"/>
                <w:rFonts w:ascii="Arial" w:hAnsi="Arial" w:cs="Arial"/>
                <w:color w:val="000000"/>
                <w:sz w:val="18"/>
                <w:szCs w:val="18"/>
              </w:rPr>
            </w:pPr>
            <w:ins w:id="4429" w:author="gsadi" w:date="2013-11-18T16:25:00Z">
              <w:r w:rsidRPr="00293448">
                <w:rPr>
                  <w:rFonts w:ascii="Arial" w:hAnsi="Arial" w:cs="Arial"/>
                  <w:color w:val="000000"/>
                  <w:sz w:val="18"/>
                  <w:szCs w:val="18"/>
                </w:rPr>
                <w:t>17</w:t>
              </w:r>
            </w:ins>
          </w:p>
        </w:tc>
        <w:tc>
          <w:tcPr>
            <w:tcW w:w="3428" w:type="dxa"/>
            <w:tcBorders>
              <w:top w:val="nil"/>
              <w:left w:val="nil"/>
              <w:bottom w:val="single" w:sz="4" w:space="0" w:color="auto"/>
              <w:right w:val="single" w:sz="4" w:space="0" w:color="auto"/>
            </w:tcBorders>
            <w:shd w:val="clear" w:color="000000" w:fill="FFFFFF"/>
            <w:vAlign w:val="center"/>
            <w:hideMark/>
          </w:tcPr>
          <w:p w:rsidR="00A0572E" w:rsidRPr="00293448" w:rsidRDefault="00A0572E" w:rsidP="00CD1572">
            <w:pPr>
              <w:rPr>
                <w:ins w:id="4430" w:author="gsadi" w:date="2013-11-18T16:25:00Z"/>
                <w:rFonts w:ascii="Arial" w:hAnsi="Arial" w:cs="Arial"/>
                <w:color w:val="000000"/>
                <w:sz w:val="18"/>
                <w:szCs w:val="18"/>
              </w:rPr>
            </w:pPr>
            <w:ins w:id="4431" w:author="gsadi" w:date="2013-11-18T16:25:00Z">
              <w:r w:rsidRPr="00293448">
                <w:rPr>
                  <w:rFonts w:ascii="Arial" w:hAnsi="Arial" w:cs="Arial"/>
                  <w:color w:val="000000"/>
                  <w:sz w:val="18"/>
                  <w:szCs w:val="18"/>
                </w:rPr>
                <w:t>Micro Slices</w:t>
              </w:r>
            </w:ins>
          </w:p>
        </w:tc>
        <w:tc>
          <w:tcPr>
            <w:tcW w:w="1340" w:type="dxa"/>
            <w:tcBorders>
              <w:top w:val="nil"/>
              <w:left w:val="nil"/>
              <w:bottom w:val="single" w:sz="4" w:space="0" w:color="auto"/>
              <w:right w:val="single" w:sz="4" w:space="0" w:color="auto"/>
            </w:tcBorders>
            <w:shd w:val="clear" w:color="000000" w:fill="FFFFFF"/>
            <w:noWrap/>
            <w:vAlign w:val="center"/>
            <w:hideMark/>
          </w:tcPr>
          <w:p w:rsidR="00A0572E" w:rsidRPr="00293448" w:rsidRDefault="00A0572E" w:rsidP="00CD1572">
            <w:pPr>
              <w:rPr>
                <w:ins w:id="4432" w:author="gsadi" w:date="2013-11-18T16:25:00Z"/>
                <w:rFonts w:ascii="Arial" w:hAnsi="Arial" w:cs="Arial"/>
                <w:color w:val="000000"/>
                <w:sz w:val="18"/>
                <w:szCs w:val="18"/>
              </w:rPr>
            </w:pPr>
            <w:ins w:id="4433" w:author="gsadi" w:date="2013-11-18T16:25:00Z">
              <w:r w:rsidRPr="00293448">
                <w:rPr>
                  <w:rFonts w:ascii="Arial" w:hAnsi="Arial" w:cs="Arial"/>
                  <w:color w:val="000000"/>
                  <w:sz w:val="18"/>
                  <w:szCs w:val="18"/>
                </w:rPr>
                <w:t>Number(2)</w:t>
              </w:r>
            </w:ins>
          </w:p>
        </w:tc>
        <w:tc>
          <w:tcPr>
            <w:tcW w:w="2283" w:type="dxa"/>
            <w:tcBorders>
              <w:top w:val="nil"/>
              <w:left w:val="nil"/>
              <w:bottom w:val="single" w:sz="4" w:space="0" w:color="auto"/>
              <w:right w:val="single" w:sz="4" w:space="0" w:color="auto"/>
            </w:tcBorders>
            <w:shd w:val="clear" w:color="auto" w:fill="auto"/>
            <w:noWrap/>
            <w:vAlign w:val="center"/>
            <w:hideMark/>
          </w:tcPr>
          <w:p w:rsidR="00A0572E" w:rsidRPr="00293448" w:rsidRDefault="00A0572E" w:rsidP="00CD1572">
            <w:pPr>
              <w:rPr>
                <w:ins w:id="4434" w:author="gsadi" w:date="2013-11-18T16:25:00Z"/>
                <w:rFonts w:ascii="Arial" w:hAnsi="Arial" w:cs="Arial"/>
                <w:color w:val="000000"/>
                <w:sz w:val="18"/>
                <w:szCs w:val="18"/>
              </w:rPr>
            </w:pPr>
            <w:ins w:id="4435" w:author="gsadi" w:date="2013-11-18T16:25:00Z">
              <w:r>
                <w:rPr>
                  <w:rFonts w:ascii="Arial" w:hAnsi="Arial" w:cs="Arial"/>
                  <w:color w:val="000000"/>
                  <w:sz w:val="18"/>
                  <w:szCs w:val="18"/>
                </w:rPr>
                <w:t>Filler:   Custom for Jeanswear</w:t>
              </w:r>
            </w:ins>
          </w:p>
        </w:tc>
      </w:tr>
      <w:tr w:rsidR="00A0572E" w:rsidRPr="00293448" w:rsidTr="00CD1572">
        <w:trPr>
          <w:trHeight w:val="255"/>
          <w:ins w:id="4436"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437" w:author="gsadi" w:date="2013-11-18T16:25:00Z"/>
                <w:rFonts w:ascii="Arial" w:hAnsi="Arial" w:cs="Arial"/>
                <w:color w:val="000000"/>
                <w:sz w:val="18"/>
                <w:szCs w:val="18"/>
              </w:rPr>
            </w:pPr>
            <w:ins w:id="4438" w:author="gsadi" w:date="2013-11-18T16:25:00Z">
              <w:r w:rsidRPr="00293448">
                <w:rPr>
                  <w:rFonts w:ascii="Arial" w:hAnsi="Arial" w:cs="Arial"/>
                  <w:color w:val="000000"/>
                  <w:sz w:val="18"/>
                  <w:szCs w:val="18"/>
                </w:rPr>
                <w:t>18</w:t>
              </w:r>
            </w:ins>
          </w:p>
        </w:tc>
        <w:tc>
          <w:tcPr>
            <w:tcW w:w="3428" w:type="dxa"/>
            <w:tcBorders>
              <w:top w:val="nil"/>
              <w:left w:val="nil"/>
              <w:bottom w:val="single" w:sz="4" w:space="0" w:color="auto"/>
              <w:right w:val="single" w:sz="4" w:space="0" w:color="auto"/>
            </w:tcBorders>
            <w:shd w:val="clear" w:color="000000" w:fill="FFFFFF"/>
            <w:vAlign w:val="center"/>
            <w:hideMark/>
          </w:tcPr>
          <w:p w:rsidR="00A0572E" w:rsidRPr="00293448" w:rsidRDefault="00A0572E" w:rsidP="00CD1572">
            <w:pPr>
              <w:rPr>
                <w:ins w:id="4439" w:author="gsadi" w:date="2013-11-18T16:25:00Z"/>
                <w:rFonts w:ascii="Arial" w:hAnsi="Arial" w:cs="Arial"/>
                <w:color w:val="000000"/>
                <w:sz w:val="18"/>
                <w:szCs w:val="18"/>
              </w:rPr>
            </w:pPr>
            <w:ins w:id="4440" w:author="gsadi" w:date="2013-11-18T16:25:00Z">
              <w:r w:rsidRPr="00293448">
                <w:rPr>
                  <w:rFonts w:ascii="Arial" w:hAnsi="Arial" w:cs="Arial"/>
                  <w:color w:val="000000"/>
                  <w:sz w:val="18"/>
                  <w:szCs w:val="18"/>
                </w:rPr>
                <w:t>Build Ahead Days</w:t>
              </w:r>
            </w:ins>
          </w:p>
        </w:tc>
        <w:tc>
          <w:tcPr>
            <w:tcW w:w="1340" w:type="dxa"/>
            <w:tcBorders>
              <w:top w:val="nil"/>
              <w:left w:val="nil"/>
              <w:bottom w:val="single" w:sz="4" w:space="0" w:color="auto"/>
              <w:right w:val="single" w:sz="4" w:space="0" w:color="auto"/>
            </w:tcBorders>
            <w:shd w:val="clear" w:color="000000" w:fill="FFFFFF"/>
            <w:noWrap/>
            <w:vAlign w:val="center"/>
            <w:hideMark/>
          </w:tcPr>
          <w:p w:rsidR="00A0572E" w:rsidRPr="00293448" w:rsidRDefault="00A0572E" w:rsidP="00CD1572">
            <w:pPr>
              <w:rPr>
                <w:ins w:id="4441" w:author="gsadi" w:date="2013-11-18T16:25:00Z"/>
                <w:rFonts w:ascii="Arial" w:hAnsi="Arial" w:cs="Arial"/>
                <w:color w:val="000000"/>
                <w:sz w:val="18"/>
                <w:szCs w:val="18"/>
              </w:rPr>
            </w:pPr>
            <w:ins w:id="4442" w:author="gsadi" w:date="2013-11-18T16:25:00Z">
              <w:r w:rsidRPr="00293448">
                <w:rPr>
                  <w:rFonts w:ascii="Arial" w:hAnsi="Arial" w:cs="Arial"/>
                  <w:color w:val="000000"/>
                  <w:sz w:val="18"/>
                  <w:szCs w:val="18"/>
                </w:rPr>
                <w:t>Number(3)</w:t>
              </w:r>
            </w:ins>
          </w:p>
        </w:tc>
        <w:tc>
          <w:tcPr>
            <w:tcW w:w="2283" w:type="dxa"/>
            <w:tcBorders>
              <w:top w:val="nil"/>
              <w:left w:val="nil"/>
              <w:bottom w:val="single" w:sz="4" w:space="0" w:color="auto"/>
              <w:right w:val="single" w:sz="4" w:space="0" w:color="auto"/>
            </w:tcBorders>
            <w:shd w:val="clear" w:color="auto" w:fill="auto"/>
            <w:noWrap/>
            <w:vAlign w:val="center"/>
            <w:hideMark/>
          </w:tcPr>
          <w:p w:rsidR="00A0572E" w:rsidRPr="00293448" w:rsidRDefault="00A0572E" w:rsidP="00CD1572">
            <w:pPr>
              <w:rPr>
                <w:ins w:id="4443" w:author="gsadi" w:date="2013-11-18T16:25:00Z"/>
                <w:rFonts w:ascii="Arial" w:hAnsi="Arial" w:cs="Arial"/>
                <w:color w:val="000000"/>
                <w:sz w:val="18"/>
                <w:szCs w:val="18"/>
              </w:rPr>
            </w:pPr>
            <w:ins w:id="4444" w:author="gsadi" w:date="2013-11-18T16:25:00Z">
              <w:r>
                <w:rPr>
                  <w:rFonts w:ascii="Arial" w:hAnsi="Arial" w:cs="Arial"/>
                  <w:color w:val="000000"/>
                  <w:sz w:val="18"/>
                  <w:szCs w:val="18"/>
                </w:rPr>
                <w:t>Filler:  Custom for Jeanswear</w:t>
              </w:r>
            </w:ins>
          </w:p>
        </w:tc>
      </w:tr>
      <w:tr w:rsidR="00A0572E" w:rsidRPr="00293448" w:rsidTr="00CD1572">
        <w:trPr>
          <w:trHeight w:val="255"/>
          <w:ins w:id="4445"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446" w:author="gsadi" w:date="2013-11-18T16:25:00Z"/>
                <w:rFonts w:ascii="Arial" w:hAnsi="Arial" w:cs="Arial"/>
                <w:color w:val="000000"/>
                <w:sz w:val="18"/>
                <w:szCs w:val="18"/>
              </w:rPr>
            </w:pPr>
            <w:ins w:id="4447" w:author="gsadi" w:date="2013-11-18T16:25:00Z">
              <w:r w:rsidRPr="00293448">
                <w:rPr>
                  <w:rFonts w:ascii="Arial" w:hAnsi="Arial" w:cs="Arial"/>
                  <w:color w:val="000000"/>
                  <w:sz w:val="18"/>
                  <w:szCs w:val="18"/>
                </w:rPr>
                <w:t>19</w:t>
              </w:r>
            </w:ins>
          </w:p>
        </w:tc>
        <w:tc>
          <w:tcPr>
            <w:tcW w:w="3428" w:type="dxa"/>
            <w:tcBorders>
              <w:top w:val="nil"/>
              <w:left w:val="nil"/>
              <w:bottom w:val="single" w:sz="4" w:space="0" w:color="auto"/>
              <w:right w:val="single" w:sz="4" w:space="0" w:color="auto"/>
            </w:tcBorders>
            <w:shd w:val="clear" w:color="000000" w:fill="FFFFFF"/>
            <w:vAlign w:val="center"/>
            <w:hideMark/>
          </w:tcPr>
          <w:p w:rsidR="00A0572E" w:rsidRPr="00293448" w:rsidRDefault="00A0572E" w:rsidP="00CD1572">
            <w:pPr>
              <w:rPr>
                <w:ins w:id="4448" w:author="gsadi" w:date="2013-11-18T16:25:00Z"/>
                <w:rFonts w:ascii="Arial" w:hAnsi="Arial" w:cs="Arial"/>
                <w:color w:val="000000"/>
                <w:sz w:val="18"/>
                <w:szCs w:val="18"/>
              </w:rPr>
            </w:pPr>
            <w:ins w:id="4449" w:author="gsadi" w:date="2013-11-18T16:25:00Z">
              <w:r w:rsidRPr="00293448">
                <w:rPr>
                  <w:rFonts w:ascii="Arial" w:hAnsi="Arial" w:cs="Arial"/>
                  <w:color w:val="000000"/>
                  <w:sz w:val="18"/>
                  <w:szCs w:val="18"/>
                </w:rPr>
                <w:t>Build Late Days</w:t>
              </w:r>
            </w:ins>
          </w:p>
        </w:tc>
        <w:tc>
          <w:tcPr>
            <w:tcW w:w="1340" w:type="dxa"/>
            <w:tcBorders>
              <w:top w:val="nil"/>
              <w:left w:val="nil"/>
              <w:bottom w:val="single" w:sz="4" w:space="0" w:color="auto"/>
              <w:right w:val="single" w:sz="4" w:space="0" w:color="auto"/>
            </w:tcBorders>
            <w:shd w:val="clear" w:color="000000" w:fill="FFFFFF"/>
            <w:noWrap/>
            <w:vAlign w:val="center"/>
            <w:hideMark/>
          </w:tcPr>
          <w:p w:rsidR="00A0572E" w:rsidRPr="00293448" w:rsidRDefault="00A0572E" w:rsidP="00CD1572">
            <w:pPr>
              <w:rPr>
                <w:ins w:id="4450" w:author="gsadi" w:date="2013-11-18T16:25:00Z"/>
                <w:rFonts w:ascii="Arial" w:hAnsi="Arial" w:cs="Arial"/>
                <w:color w:val="000000"/>
                <w:sz w:val="18"/>
                <w:szCs w:val="18"/>
              </w:rPr>
            </w:pPr>
            <w:ins w:id="4451" w:author="gsadi" w:date="2013-11-18T16:25:00Z">
              <w:r w:rsidRPr="00293448">
                <w:rPr>
                  <w:rFonts w:ascii="Arial" w:hAnsi="Arial" w:cs="Arial"/>
                  <w:color w:val="000000"/>
                  <w:sz w:val="18"/>
                  <w:szCs w:val="18"/>
                </w:rPr>
                <w:t>Number(3)</w:t>
              </w:r>
            </w:ins>
          </w:p>
        </w:tc>
        <w:tc>
          <w:tcPr>
            <w:tcW w:w="2283" w:type="dxa"/>
            <w:tcBorders>
              <w:top w:val="nil"/>
              <w:left w:val="nil"/>
              <w:bottom w:val="single" w:sz="4" w:space="0" w:color="auto"/>
              <w:right w:val="single" w:sz="4" w:space="0" w:color="auto"/>
            </w:tcBorders>
            <w:shd w:val="clear" w:color="auto" w:fill="auto"/>
            <w:noWrap/>
            <w:vAlign w:val="center"/>
            <w:hideMark/>
          </w:tcPr>
          <w:p w:rsidR="00A0572E" w:rsidRPr="00293448" w:rsidRDefault="00A0572E" w:rsidP="00CD1572">
            <w:pPr>
              <w:rPr>
                <w:ins w:id="4452" w:author="gsadi" w:date="2013-11-18T16:25:00Z"/>
                <w:rFonts w:ascii="Arial" w:hAnsi="Arial" w:cs="Arial"/>
                <w:color w:val="000000"/>
                <w:sz w:val="18"/>
                <w:szCs w:val="18"/>
              </w:rPr>
            </w:pPr>
            <w:ins w:id="4453" w:author="gsadi" w:date="2013-11-18T16:25:00Z">
              <w:r>
                <w:rPr>
                  <w:rFonts w:ascii="Arial" w:hAnsi="Arial" w:cs="Arial"/>
                  <w:color w:val="000000"/>
                  <w:sz w:val="18"/>
                  <w:szCs w:val="18"/>
                </w:rPr>
                <w:t>Filler:  Custom for Jeanswear</w:t>
              </w:r>
            </w:ins>
          </w:p>
        </w:tc>
      </w:tr>
      <w:tr w:rsidR="00A0572E" w:rsidRPr="00293448" w:rsidTr="00CD1572">
        <w:trPr>
          <w:trHeight w:val="255"/>
          <w:ins w:id="4454"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455" w:author="gsadi" w:date="2013-11-18T16:25:00Z"/>
                <w:rFonts w:ascii="Arial" w:hAnsi="Arial" w:cs="Arial"/>
                <w:color w:val="000000"/>
                <w:sz w:val="18"/>
                <w:szCs w:val="18"/>
              </w:rPr>
            </w:pPr>
            <w:ins w:id="4456" w:author="gsadi" w:date="2013-11-18T16:25:00Z">
              <w:r w:rsidRPr="00293448">
                <w:rPr>
                  <w:rFonts w:ascii="Arial" w:hAnsi="Arial" w:cs="Arial"/>
                  <w:color w:val="000000"/>
                  <w:sz w:val="18"/>
                  <w:szCs w:val="18"/>
                </w:rPr>
                <w:t>20</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457" w:author="gsadi" w:date="2013-11-18T16:25:00Z"/>
                <w:rFonts w:ascii="Arial" w:hAnsi="Arial" w:cs="Arial"/>
                <w:color w:val="000000"/>
                <w:sz w:val="18"/>
                <w:szCs w:val="18"/>
              </w:rPr>
            </w:pPr>
            <w:ins w:id="4458" w:author="gsadi" w:date="2013-11-18T16:25:00Z">
              <w:r w:rsidRPr="00293448">
                <w:rPr>
                  <w:rFonts w:ascii="Arial" w:hAnsi="Arial" w:cs="Arial"/>
                  <w:color w:val="000000"/>
                  <w:sz w:val="18"/>
                  <w:szCs w:val="18"/>
                </w:rPr>
                <w:t>Contract Open Qty</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459" w:author="gsadi" w:date="2013-11-18T16:25:00Z"/>
                <w:rFonts w:ascii="Arial" w:hAnsi="Arial" w:cs="Arial"/>
                <w:color w:val="000000"/>
                <w:sz w:val="18"/>
                <w:szCs w:val="18"/>
              </w:rPr>
            </w:pPr>
            <w:ins w:id="4460" w:author="gsadi" w:date="2013-11-18T16:25:00Z">
              <w:r w:rsidRPr="00293448">
                <w:rPr>
                  <w:rFonts w:ascii="Arial" w:hAnsi="Arial" w:cs="Arial"/>
                  <w:color w:val="000000"/>
                  <w:sz w:val="18"/>
                  <w:szCs w:val="18"/>
                </w:rPr>
                <w:t>Number(14)</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461" w:author="gsadi" w:date="2013-11-18T16:25:00Z"/>
                <w:rFonts w:ascii="Arial" w:hAnsi="Arial" w:cs="Arial"/>
                <w:color w:val="000000"/>
                <w:sz w:val="18"/>
                <w:szCs w:val="18"/>
              </w:rPr>
            </w:pPr>
            <w:ins w:id="4462" w:author="gsadi" w:date="2013-11-18T16:25:00Z">
              <w:r w:rsidRPr="00293448">
                <w:rPr>
                  <w:rFonts w:ascii="Arial" w:hAnsi="Arial" w:cs="Arial"/>
                  <w:color w:val="000000"/>
                  <w:sz w:val="18"/>
                  <w:szCs w:val="18"/>
                </w:rPr>
                <w:t> </w:t>
              </w:r>
            </w:ins>
          </w:p>
        </w:tc>
      </w:tr>
      <w:tr w:rsidR="00A0572E" w:rsidRPr="00293448" w:rsidTr="00CD1572">
        <w:trPr>
          <w:trHeight w:val="255"/>
          <w:ins w:id="4463"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464" w:author="gsadi" w:date="2013-11-18T16:25:00Z"/>
                <w:rFonts w:ascii="Arial" w:hAnsi="Arial" w:cs="Arial"/>
                <w:color w:val="000000"/>
                <w:sz w:val="18"/>
                <w:szCs w:val="18"/>
              </w:rPr>
            </w:pPr>
            <w:ins w:id="4465" w:author="gsadi" w:date="2013-11-18T16:25:00Z">
              <w:r w:rsidRPr="00293448">
                <w:rPr>
                  <w:rFonts w:ascii="Arial" w:hAnsi="Arial" w:cs="Arial"/>
                  <w:color w:val="000000"/>
                  <w:sz w:val="18"/>
                  <w:szCs w:val="18"/>
                </w:rPr>
                <w:t>21</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466" w:author="gsadi" w:date="2013-11-18T16:25:00Z"/>
                <w:rFonts w:ascii="Arial" w:hAnsi="Arial" w:cs="Arial"/>
                <w:color w:val="000000"/>
                <w:sz w:val="18"/>
                <w:szCs w:val="18"/>
              </w:rPr>
            </w:pPr>
            <w:ins w:id="4467" w:author="gsadi" w:date="2013-11-18T16:25:00Z">
              <w:r w:rsidRPr="00293448">
                <w:rPr>
                  <w:rFonts w:ascii="Arial" w:hAnsi="Arial" w:cs="Arial"/>
                  <w:color w:val="000000"/>
                  <w:sz w:val="18"/>
                  <w:szCs w:val="18"/>
                </w:rPr>
                <w:t>Sign</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468" w:author="gsadi" w:date="2013-11-18T16:25:00Z"/>
                <w:rFonts w:ascii="Arial" w:hAnsi="Arial" w:cs="Arial"/>
                <w:color w:val="000000"/>
                <w:sz w:val="18"/>
                <w:szCs w:val="18"/>
              </w:rPr>
            </w:pPr>
            <w:ins w:id="4469" w:author="gsadi" w:date="2013-11-18T16:25:00Z">
              <w:r w:rsidRPr="00293448">
                <w:rPr>
                  <w:rFonts w:ascii="Arial" w:hAnsi="Arial" w:cs="Arial"/>
                  <w:color w:val="000000"/>
                  <w:sz w:val="18"/>
                  <w:szCs w:val="18"/>
                </w:rPr>
                <w:t>Char(1)</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470" w:author="gsadi" w:date="2013-11-18T16:25:00Z"/>
                <w:rFonts w:ascii="Arial" w:hAnsi="Arial" w:cs="Arial"/>
                <w:color w:val="000000"/>
                <w:sz w:val="18"/>
                <w:szCs w:val="18"/>
              </w:rPr>
            </w:pPr>
            <w:ins w:id="4471" w:author="gsadi" w:date="2013-11-18T16:25:00Z">
              <w:r w:rsidRPr="00293448">
                <w:rPr>
                  <w:rFonts w:ascii="Arial" w:hAnsi="Arial" w:cs="Arial"/>
                  <w:color w:val="000000"/>
                  <w:sz w:val="18"/>
                  <w:szCs w:val="18"/>
                </w:rPr>
                <w:t> </w:t>
              </w:r>
            </w:ins>
          </w:p>
        </w:tc>
      </w:tr>
      <w:tr w:rsidR="00A0572E" w:rsidRPr="00293448" w:rsidTr="00CD1572">
        <w:trPr>
          <w:trHeight w:val="255"/>
          <w:ins w:id="4472"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473" w:author="gsadi" w:date="2013-11-18T16:25:00Z"/>
                <w:rFonts w:ascii="Arial" w:hAnsi="Arial" w:cs="Arial"/>
                <w:color w:val="000000"/>
                <w:sz w:val="18"/>
                <w:szCs w:val="18"/>
              </w:rPr>
            </w:pPr>
            <w:ins w:id="4474" w:author="gsadi" w:date="2013-11-18T16:25:00Z">
              <w:r w:rsidRPr="00293448">
                <w:rPr>
                  <w:rFonts w:ascii="Arial" w:hAnsi="Arial" w:cs="Arial"/>
                  <w:color w:val="000000"/>
                  <w:sz w:val="18"/>
                  <w:szCs w:val="18"/>
                </w:rPr>
                <w:t>22</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475" w:author="gsadi" w:date="2013-11-18T16:25:00Z"/>
                <w:rFonts w:ascii="Arial" w:hAnsi="Arial" w:cs="Arial"/>
                <w:color w:val="000000"/>
                <w:sz w:val="18"/>
                <w:szCs w:val="18"/>
              </w:rPr>
            </w:pPr>
            <w:ins w:id="4476" w:author="gsadi" w:date="2013-11-18T16:25:00Z">
              <w:r w:rsidRPr="00293448">
                <w:rPr>
                  <w:rFonts w:ascii="Arial" w:hAnsi="Arial" w:cs="Arial"/>
                  <w:color w:val="000000"/>
                  <w:sz w:val="18"/>
                  <w:szCs w:val="18"/>
                </w:rPr>
                <w:t>Schedule Ship Date (Year -YYYY)</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477" w:author="gsadi" w:date="2013-11-18T16:25:00Z"/>
                <w:rFonts w:ascii="Arial" w:hAnsi="Arial" w:cs="Arial"/>
                <w:color w:val="000000"/>
                <w:sz w:val="18"/>
                <w:szCs w:val="18"/>
              </w:rPr>
            </w:pPr>
            <w:ins w:id="4478" w:author="gsadi" w:date="2013-11-18T16:25:00Z">
              <w:r w:rsidRPr="00293448">
                <w:rPr>
                  <w:rFonts w:ascii="Arial" w:hAnsi="Arial" w:cs="Arial"/>
                  <w:color w:val="000000"/>
                  <w:sz w:val="18"/>
                  <w:szCs w:val="18"/>
                </w:rPr>
                <w:t>Char(4)</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479" w:author="gsadi" w:date="2013-11-18T16:25:00Z"/>
                <w:rFonts w:ascii="Arial" w:hAnsi="Arial" w:cs="Arial"/>
                <w:color w:val="000000"/>
                <w:sz w:val="18"/>
                <w:szCs w:val="18"/>
              </w:rPr>
            </w:pPr>
            <w:ins w:id="4480" w:author="gsadi" w:date="2013-11-18T16:25:00Z">
              <w:r w:rsidRPr="00293448">
                <w:rPr>
                  <w:rFonts w:ascii="Arial" w:hAnsi="Arial" w:cs="Arial"/>
                  <w:color w:val="000000"/>
                  <w:sz w:val="18"/>
                  <w:szCs w:val="18"/>
                </w:rPr>
                <w:t> </w:t>
              </w:r>
            </w:ins>
          </w:p>
        </w:tc>
      </w:tr>
      <w:tr w:rsidR="00A0572E" w:rsidRPr="00293448" w:rsidTr="00CD1572">
        <w:trPr>
          <w:trHeight w:val="255"/>
          <w:ins w:id="4481"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482" w:author="gsadi" w:date="2013-11-18T16:25:00Z"/>
                <w:rFonts w:ascii="Arial" w:hAnsi="Arial" w:cs="Arial"/>
                <w:color w:val="000000"/>
                <w:sz w:val="18"/>
                <w:szCs w:val="18"/>
              </w:rPr>
            </w:pPr>
            <w:ins w:id="4483" w:author="gsadi" w:date="2013-11-18T16:25:00Z">
              <w:r w:rsidRPr="00293448">
                <w:rPr>
                  <w:rFonts w:ascii="Arial" w:hAnsi="Arial" w:cs="Arial"/>
                  <w:color w:val="000000"/>
                  <w:sz w:val="18"/>
                  <w:szCs w:val="18"/>
                </w:rPr>
                <w:t>23</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484" w:author="gsadi" w:date="2013-11-18T16:25:00Z"/>
                <w:rFonts w:ascii="Arial" w:hAnsi="Arial" w:cs="Arial"/>
                <w:color w:val="000000"/>
                <w:sz w:val="18"/>
                <w:szCs w:val="18"/>
              </w:rPr>
            </w:pPr>
            <w:ins w:id="4485" w:author="gsadi" w:date="2013-11-18T16:25:00Z">
              <w:r w:rsidRPr="00293448">
                <w:rPr>
                  <w:rFonts w:ascii="Arial" w:hAnsi="Arial" w:cs="Arial"/>
                  <w:color w:val="000000"/>
                  <w:sz w:val="18"/>
                  <w:szCs w:val="18"/>
                </w:rPr>
                <w:t>Schedule Ship Date (Month -MM)</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486" w:author="gsadi" w:date="2013-11-18T16:25:00Z"/>
                <w:rFonts w:ascii="Arial" w:hAnsi="Arial" w:cs="Arial"/>
                <w:color w:val="000000"/>
                <w:sz w:val="18"/>
                <w:szCs w:val="18"/>
              </w:rPr>
            </w:pPr>
            <w:ins w:id="4487" w:author="gsadi" w:date="2013-11-18T16:25:00Z">
              <w:r w:rsidRPr="00293448">
                <w:rPr>
                  <w:rFonts w:ascii="Arial" w:hAnsi="Arial" w:cs="Arial"/>
                  <w:color w:val="000000"/>
                  <w:sz w:val="18"/>
                  <w:szCs w:val="18"/>
                </w:rPr>
                <w:t>Char(2)</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488" w:author="gsadi" w:date="2013-11-18T16:25:00Z"/>
                <w:rFonts w:ascii="Arial" w:hAnsi="Arial" w:cs="Arial"/>
                <w:color w:val="000000"/>
                <w:sz w:val="18"/>
                <w:szCs w:val="18"/>
              </w:rPr>
            </w:pPr>
            <w:ins w:id="4489" w:author="gsadi" w:date="2013-11-18T16:25:00Z">
              <w:r w:rsidRPr="00293448">
                <w:rPr>
                  <w:rFonts w:ascii="Arial" w:hAnsi="Arial" w:cs="Arial"/>
                  <w:color w:val="000000"/>
                  <w:sz w:val="18"/>
                  <w:szCs w:val="18"/>
                </w:rPr>
                <w:t> </w:t>
              </w:r>
            </w:ins>
          </w:p>
        </w:tc>
      </w:tr>
      <w:tr w:rsidR="00A0572E" w:rsidRPr="00293448" w:rsidTr="00CD1572">
        <w:trPr>
          <w:trHeight w:val="255"/>
          <w:ins w:id="4490"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491" w:author="gsadi" w:date="2013-11-18T16:25:00Z"/>
                <w:rFonts w:ascii="Arial" w:hAnsi="Arial" w:cs="Arial"/>
                <w:color w:val="000000"/>
                <w:sz w:val="18"/>
                <w:szCs w:val="18"/>
              </w:rPr>
            </w:pPr>
            <w:ins w:id="4492" w:author="gsadi" w:date="2013-11-18T16:25:00Z">
              <w:r w:rsidRPr="00293448">
                <w:rPr>
                  <w:rFonts w:ascii="Arial" w:hAnsi="Arial" w:cs="Arial"/>
                  <w:color w:val="000000"/>
                  <w:sz w:val="18"/>
                  <w:szCs w:val="18"/>
                </w:rPr>
                <w:t>24</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493" w:author="gsadi" w:date="2013-11-18T16:25:00Z"/>
                <w:rFonts w:ascii="Arial" w:hAnsi="Arial" w:cs="Arial"/>
                <w:color w:val="000000"/>
                <w:sz w:val="18"/>
                <w:szCs w:val="18"/>
              </w:rPr>
            </w:pPr>
            <w:ins w:id="4494" w:author="gsadi" w:date="2013-11-18T16:25:00Z">
              <w:r w:rsidRPr="00293448">
                <w:rPr>
                  <w:rFonts w:ascii="Arial" w:hAnsi="Arial" w:cs="Arial"/>
                  <w:color w:val="000000"/>
                  <w:sz w:val="18"/>
                  <w:szCs w:val="18"/>
                </w:rPr>
                <w:t>Schedule Ship Date (Day -DD)</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495" w:author="gsadi" w:date="2013-11-18T16:25:00Z"/>
                <w:rFonts w:ascii="Arial" w:hAnsi="Arial" w:cs="Arial"/>
                <w:color w:val="000000"/>
                <w:sz w:val="18"/>
                <w:szCs w:val="18"/>
              </w:rPr>
            </w:pPr>
            <w:ins w:id="4496" w:author="gsadi" w:date="2013-11-18T16:25:00Z">
              <w:r w:rsidRPr="00293448">
                <w:rPr>
                  <w:rFonts w:ascii="Arial" w:hAnsi="Arial" w:cs="Arial"/>
                  <w:color w:val="000000"/>
                  <w:sz w:val="18"/>
                  <w:szCs w:val="18"/>
                </w:rPr>
                <w:t>Char(2)</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497" w:author="gsadi" w:date="2013-11-18T16:25:00Z"/>
                <w:rFonts w:ascii="Arial" w:hAnsi="Arial" w:cs="Arial"/>
                <w:color w:val="000000"/>
                <w:sz w:val="18"/>
                <w:szCs w:val="18"/>
              </w:rPr>
            </w:pPr>
            <w:ins w:id="4498" w:author="gsadi" w:date="2013-11-18T16:25:00Z">
              <w:r w:rsidRPr="00293448">
                <w:rPr>
                  <w:rFonts w:ascii="Arial" w:hAnsi="Arial" w:cs="Arial"/>
                  <w:color w:val="000000"/>
                  <w:sz w:val="18"/>
                  <w:szCs w:val="18"/>
                </w:rPr>
                <w:t> </w:t>
              </w:r>
            </w:ins>
          </w:p>
        </w:tc>
      </w:tr>
      <w:tr w:rsidR="00A0572E" w:rsidRPr="00293448" w:rsidTr="00CD1572">
        <w:trPr>
          <w:trHeight w:val="255"/>
          <w:ins w:id="4499"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00" w:author="gsadi" w:date="2013-11-18T16:25:00Z"/>
                <w:rFonts w:ascii="Arial" w:hAnsi="Arial" w:cs="Arial"/>
                <w:color w:val="000000"/>
                <w:sz w:val="18"/>
                <w:szCs w:val="18"/>
              </w:rPr>
            </w:pPr>
            <w:ins w:id="4501" w:author="gsadi" w:date="2013-11-18T16:25:00Z">
              <w:r w:rsidRPr="00293448">
                <w:rPr>
                  <w:rFonts w:ascii="Arial" w:hAnsi="Arial" w:cs="Arial"/>
                  <w:color w:val="000000"/>
                  <w:sz w:val="18"/>
                  <w:szCs w:val="18"/>
                </w:rPr>
                <w:t>25</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502" w:author="gsadi" w:date="2013-11-18T16:25:00Z"/>
                <w:rFonts w:ascii="Arial" w:hAnsi="Arial" w:cs="Arial"/>
                <w:color w:val="000000"/>
                <w:sz w:val="18"/>
                <w:szCs w:val="18"/>
              </w:rPr>
            </w:pPr>
            <w:ins w:id="4503" w:author="gsadi" w:date="2013-11-18T16:25:00Z">
              <w:r w:rsidRPr="00293448">
                <w:rPr>
                  <w:rFonts w:ascii="Arial" w:hAnsi="Arial" w:cs="Arial"/>
                  <w:color w:val="000000"/>
                  <w:sz w:val="18"/>
                  <w:szCs w:val="18"/>
                </w:rPr>
                <w:t>Base Grid Value</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504" w:author="gsadi" w:date="2013-11-18T16:25:00Z"/>
                <w:rFonts w:ascii="Arial" w:hAnsi="Arial" w:cs="Arial"/>
                <w:color w:val="000000"/>
                <w:sz w:val="18"/>
                <w:szCs w:val="18"/>
              </w:rPr>
            </w:pPr>
            <w:ins w:id="4505" w:author="gsadi" w:date="2013-11-18T16:25:00Z">
              <w:r w:rsidRPr="00293448">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506" w:author="gsadi" w:date="2013-11-18T16:25:00Z"/>
                <w:rFonts w:ascii="Arial" w:hAnsi="Arial" w:cs="Arial"/>
                <w:color w:val="000000"/>
                <w:sz w:val="18"/>
                <w:szCs w:val="18"/>
              </w:rPr>
            </w:pPr>
            <w:ins w:id="4507" w:author="gsadi" w:date="2013-11-18T16:25:00Z">
              <w:r w:rsidRPr="00293448">
                <w:rPr>
                  <w:rFonts w:ascii="Arial" w:hAnsi="Arial" w:cs="Arial"/>
                  <w:color w:val="000000"/>
                  <w:sz w:val="18"/>
                  <w:szCs w:val="18"/>
                </w:rPr>
                <w:t> </w:t>
              </w:r>
            </w:ins>
          </w:p>
        </w:tc>
      </w:tr>
      <w:tr w:rsidR="00A0572E" w:rsidRPr="00293448" w:rsidTr="00CD1572">
        <w:trPr>
          <w:trHeight w:val="255"/>
          <w:ins w:id="4508"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09" w:author="gsadi" w:date="2013-11-18T16:25:00Z"/>
                <w:rFonts w:ascii="Arial" w:hAnsi="Arial" w:cs="Arial"/>
                <w:color w:val="000000"/>
                <w:sz w:val="18"/>
                <w:szCs w:val="18"/>
              </w:rPr>
            </w:pPr>
            <w:ins w:id="4510" w:author="gsadi" w:date="2013-11-18T16:25:00Z">
              <w:r w:rsidRPr="00293448">
                <w:rPr>
                  <w:rFonts w:ascii="Arial" w:hAnsi="Arial" w:cs="Arial"/>
                  <w:color w:val="000000"/>
                  <w:sz w:val="18"/>
                  <w:szCs w:val="18"/>
                </w:rPr>
                <w:t>26</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511" w:author="gsadi" w:date="2013-11-18T16:25:00Z"/>
                <w:rFonts w:ascii="Arial" w:hAnsi="Arial" w:cs="Arial"/>
                <w:color w:val="000000"/>
                <w:sz w:val="18"/>
                <w:szCs w:val="18"/>
              </w:rPr>
            </w:pPr>
            <w:ins w:id="4512" w:author="gsadi" w:date="2013-11-18T16:25:00Z">
              <w:r w:rsidRPr="00293448">
                <w:rPr>
                  <w:rFonts w:ascii="Arial" w:hAnsi="Arial" w:cs="Arial"/>
                  <w:color w:val="000000"/>
                  <w:sz w:val="18"/>
                  <w:szCs w:val="18"/>
                </w:rPr>
                <w:t>Allocated Status</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513" w:author="gsadi" w:date="2013-11-18T16:25:00Z"/>
                <w:rFonts w:ascii="Arial" w:hAnsi="Arial" w:cs="Arial"/>
                <w:color w:val="000000"/>
                <w:sz w:val="18"/>
                <w:szCs w:val="18"/>
              </w:rPr>
            </w:pPr>
            <w:ins w:id="4514" w:author="gsadi" w:date="2013-11-18T16:25:00Z">
              <w:r w:rsidRPr="00293448">
                <w:rPr>
                  <w:rFonts w:ascii="Arial" w:hAnsi="Arial" w:cs="Arial"/>
                  <w:color w:val="000000"/>
                  <w:sz w:val="18"/>
                  <w:szCs w:val="18"/>
                </w:rPr>
                <w:t>Char(1)</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515" w:author="gsadi" w:date="2013-11-18T16:25:00Z"/>
                <w:rFonts w:ascii="Arial" w:hAnsi="Arial" w:cs="Arial"/>
                <w:color w:val="000000"/>
                <w:sz w:val="18"/>
                <w:szCs w:val="18"/>
              </w:rPr>
            </w:pPr>
            <w:ins w:id="4516" w:author="gsadi" w:date="2013-11-18T16:25:00Z">
              <w:r w:rsidRPr="00293448">
                <w:rPr>
                  <w:rFonts w:ascii="Arial" w:hAnsi="Arial" w:cs="Arial"/>
                  <w:color w:val="000000"/>
                  <w:sz w:val="18"/>
                  <w:szCs w:val="18"/>
                </w:rPr>
                <w:t> </w:t>
              </w:r>
            </w:ins>
          </w:p>
        </w:tc>
      </w:tr>
      <w:tr w:rsidR="00A0572E" w:rsidRPr="00293448" w:rsidTr="00CD1572">
        <w:trPr>
          <w:trHeight w:val="255"/>
          <w:ins w:id="4517"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18" w:author="gsadi" w:date="2013-11-18T16:25:00Z"/>
                <w:rFonts w:ascii="Arial" w:hAnsi="Arial" w:cs="Arial"/>
                <w:color w:val="000000"/>
                <w:sz w:val="18"/>
                <w:szCs w:val="18"/>
              </w:rPr>
            </w:pPr>
            <w:ins w:id="4519" w:author="gsadi" w:date="2013-11-18T16:25:00Z">
              <w:r w:rsidRPr="00293448">
                <w:rPr>
                  <w:rFonts w:ascii="Arial" w:hAnsi="Arial" w:cs="Arial"/>
                  <w:color w:val="000000"/>
                  <w:sz w:val="18"/>
                  <w:szCs w:val="18"/>
                </w:rPr>
                <w:t>27</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520" w:author="gsadi" w:date="2013-11-18T16:25:00Z"/>
                <w:rFonts w:ascii="Arial" w:hAnsi="Arial" w:cs="Arial"/>
                <w:color w:val="000000"/>
                <w:sz w:val="18"/>
                <w:szCs w:val="18"/>
              </w:rPr>
            </w:pPr>
            <w:ins w:id="4521" w:author="gsadi" w:date="2013-11-18T16:25:00Z">
              <w:r w:rsidRPr="00293448">
                <w:rPr>
                  <w:rFonts w:ascii="Arial" w:hAnsi="Arial" w:cs="Arial"/>
                  <w:color w:val="000000"/>
                  <w:sz w:val="18"/>
                  <w:szCs w:val="18"/>
                </w:rPr>
                <w:t>Dim1 (Size)</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522" w:author="gsadi" w:date="2013-11-18T16:25:00Z"/>
                <w:rFonts w:ascii="Arial" w:hAnsi="Arial" w:cs="Arial"/>
                <w:color w:val="000000"/>
                <w:sz w:val="18"/>
                <w:szCs w:val="18"/>
              </w:rPr>
            </w:pPr>
            <w:ins w:id="4523" w:author="gsadi" w:date="2013-11-18T16:25:00Z">
              <w:r w:rsidRPr="00293448">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524" w:author="gsadi" w:date="2013-11-18T16:25:00Z"/>
                <w:rFonts w:ascii="Arial" w:hAnsi="Arial" w:cs="Arial"/>
                <w:color w:val="000000"/>
                <w:sz w:val="18"/>
                <w:szCs w:val="18"/>
              </w:rPr>
            </w:pPr>
            <w:ins w:id="4525" w:author="gsadi" w:date="2013-11-18T16:25:00Z">
              <w:r w:rsidRPr="00293448">
                <w:rPr>
                  <w:rFonts w:ascii="Arial" w:hAnsi="Arial" w:cs="Arial"/>
                  <w:color w:val="000000"/>
                  <w:sz w:val="18"/>
                  <w:szCs w:val="18"/>
                </w:rPr>
                <w:t> </w:t>
              </w:r>
            </w:ins>
          </w:p>
        </w:tc>
      </w:tr>
      <w:tr w:rsidR="00A0572E" w:rsidRPr="00293448" w:rsidTr="00CD1572">
        <w:trPr>
          <w:trHeight w:val="255"/>
          <w:ins w:id="4526"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27" w:author="gsadi" w:date="2013-11-18T16:25:00Z"/>
                <w:rFonts w:ascii="Arial" w:hAnsi="Arial" w:cs="Arial"/>
                <w:color w:val="000000"/>
                <w:sz w:val="18"/>
                <w:szCs w:val="18"/>
              </w:rPr>
            </w:pPr>
            <w:ins w:id="4528" w:author="gsadi" w:date="2013-11-18T16:25:00Z">
              <w:r w:rsidRPr="00293448">
                <w:rPr>
                  <w:rFonts w:ascii="Arial" w:hAnsi="Arial" w:cs="Arial"/>
                  <w:color w:val="000000"/>
                  <w:sz w:val="18"/>
                  <w:szCs w:val="18"/>
                </w:rPr>
                <w:t>28</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529" w:author="gsadi" w:date="2013-11-18T16:25:00Z"/>
                <w:rFonts w:ascii="Arial" w:hAnsi="Arial" w:cs="Arial"/>
                <w:color w:val="000000"/>
                <w:sz w:val="18"/>
                <w:szCs w:val="18"/>
              </w:rPr>
            </w:pPr>
            <w:ins w:id="4530" w:author="gsadi" w:date="2013-11-18T16:25:00Z">
              <w:r w:rsidRPr="00293448">
                <w:rPr>
                  <w:rFonts w:ascii="Arial" w:hAnsi="Arial" w:cs="Arial"/>
                  <w:color w:val="000000"/>
                  <w:sz w:val="18"/>
                  <w:szCs w:val="18"/>
                </w:rPr>
                <w:t>Dim2</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531" w:author="gsadi" w:date="2013-11-18T16:25:00Z"/>
                <w:rFonts w:ascii="Arial" w:hAnsi="Arial" w:cs="Arial"/>
                <w:color w:val="000000"/>
                <w:sz w:val="18"/>
                <w:szCs w:val="18"/>
              </w:rPr>
            </w:pPr>
            <w:ins w:id="4532" w:author="gsadi" w:date="2013-11-18T16:25:00Z">
              <w:r w:rsidRPr="00293448">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533" w:author="gsadi" w:date="2013-11-18T16:25:00Z"/>
                <w:rFonts w:ascii="Arial" w:hAnsi="Arial" w:cs="Arial"/>
                <w:color w:val="000000"/>
                <w:sz w:val="18"/>
                <w:szCs w:val="18"/>
              </w:rPr>
            </w:pPr>
            <w:ins w:id="4534" w:author="gsadi" w:date="2013-11-18T16:25:00Z">
              <w:r w:rsidRPr="00293448">
                <w:rPr>
                  <w:rFonts w:ascii="Arial" w:hAnsi="Arial" w:cs="Arial"/>
                  <w:color w:val="000000"/>
                  <w:sz w:val="18"/>
                  <w:szCs w:val="18"/>
                </w:rPr>
                <w:t> </w:t>
              </w:r>
            </w:ins>
          </w:p>
        </w:tc>
      </w:tr>
      <w:tr w:rsidR="00A0572E" w:rsidRPr="00293448" w:rsidTr="00CD1572">
        <w:trPr>
          <w:trHeight w:val="255"/>
          <w:ins w:id="4535"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36" w:author="gsadi" w:date="2013-11-18T16:25:00Z"/>
                <w:rFonts w:ascii="Arial" w:hAnsi="Arial" w:cs="Arial"/>
                <w:color w:val="000000"/>
                <w:sz w:val="18"/>
                <w:szCs w:val="18"/>
              </w:rPr>
            </w:pPr>
            <w:ins w:id="4537" w:author="gsadi" w:date="2013-11-18T16:25:00Z">
              <w:r w:rsidRPr="00293448">
                <w:rPr>
                  <w:rFonts w:ascii="Arial" w:hAnsi="Arial" w:cs="Arial"/>
                  <w:color w:val="000000"/>
                  <w:sz w:val="18"/>
                  <w:szCs w:val="18"/>
                </w:rPr>
                <w:t>29</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538" w:author="gsadi" w:date="2013-11-18T16:25:00Z"/>
                <w:rFonts w:ascii="Arial" w:hAnsi="Arial" w:cs="Arial"/>
                <w:color w:val="000000"/>
                <w:sz w:val="18"/>
                <w:szCs w:val="18"/>
              </w:rPr>
            </w:pPr>
            <w:ins w:id="4539" w:author="gsadi" w:date="2013-11-18T16:25:00Z">
              <w:r w:rsidRPr="00293448">
                <w:rPr>
                  <w:rFonts w:ascii="Arial" w:hAnsi="Arial" w:cs="Arial"/>
                  <w:color w:val="000000"/>
                  <w:sz w:val="18"/>
                  <w:szCs w:val="18"/>
                </w:rPr>
                <w:t>Dim3</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540" w:author="gsadi" w:date="2013-11-18T16:25:00Z"/>
                <w:rFonts w:ascii="Arial" w:hAnsi="Arial" w:cs="Arial"/>
                <w:color w:val="000000"/>
                <w:sz w:val="18"/>
                <w:szCs w:val="18"/>
              </w:rPr>
            </w:pPr>
            <w:ins w:id="4541" w:author="gsadi" w:date="2013-11-18T16:25:00Z">
              <w:r w:rsidRPr="00293448">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542" w:author="gsadi" w:date="2013-11-18T16:25:00Z"/>
                <w:rFonts w:ascii="Arial" w:hAnsi="Arial" w:cs="Arial"/>
                <w:color w:val="000000"/>
                <w:sz w:val="18"/>
                <w:szCs w:val="18"/>
              </w:rPr>
            </w:pPr>
            <w:ins w:id="4543" w:author="gsadi" w:date="2013-11-18T16:25:00Z">
              <w:r w:rsidRPr="00293448">
                <w:rPr>
                  <w:rFonts w:ascii="Arial" w:hAnsi="Arial" w:cs="Arial"/>
                  <w:color w:val="000000"/>
                  <w:sz w:val="18"/>
                  <w:szCs w:val="18"/>
                </w:rPr>
                <w:t> </w:t>
              </w:r>
            </w:ins>
          </w:p>
        </w:tc>
      </w:tr>
      <w:tr w:rsidR="00A0572E" w:rsidRPr="00293448" w:rsidTr="00CD1572">
        <w:trPr>
          <w:trHeight w:val="255"/>
          <w:ins w:id="4544"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45" w:author="gsadi" w:date="2013-11-18T16:25:00Z"/>
                <w:rFonts w:ascii="Arial" w:hAnsi="Arial" w:cs="Arial"/>
                <w:color w:val="000000"/>
                <w:sz w:val="18"/>
                <w:szCs w:val="18"/>
              </w:rPr>
            </w:pPr>
            <w:ins w:id="4546" w:author="gsadi" w:date="2013-11-18T16:25:00Z">
              <w:r w:rsidRPr="00293448">
                <w:rPr>
                  <w:rFonts w:ascii="Arial" w:hAnsi="Arial" w:cs="Arial"/>
                  <w:color w:val="000000"/>
                  <w:sz w:val="18"/>
                  <w:szCs w:val="18"/>
                </w:rPr>
                <w:t>30</w:t>
              </w:r>
            </w:ins>
          </w:p>
        </w:tc>
        <w:tc>
          <w:tcPr>
            <w:tcW w:w="3428" w:type="dxa"/>
            <w:tcBorders>
              <w:top w:val="nil"/>
              <w:left w:val="nil"/>
              <w:bottom w:val="single" w:sz="4" w:space="0" w:color="auto"/>
              <w:right w:val="single" w:sz="4" w:space="0" w:color="auto"/>
            </w:tcBorders>
            <w:shd w:val="clear" w:color="000000" w:fill="FFFFFF"/>
            <w:vAlign w:val="center"/>
            <w:hideMark/>
          </w:tcPr>
          <w:p w:rsidR="00A0572E" w:rsidRPr="00293448" w:rsidRDefault="00A0572E" w:rsidP="00CD1572">
            <w:pPr>
              <w:rPr>
                <w:ins w:id="4547" w:author="gsadi" w:date="2013-11-18T16:25:00Z"/>
                <w:rFonts w:ascii="Arial" w:hAnsi="Arial" w:cs="Arial"/>
                <w:color w:val="000000"/>
                <w:sz w:val="18"/>
                <w:szCs w:val="18"/>
              </w:rPr>
            </w:pPr>
            <w:ins w:id="4548" w:author="gsadi" w:date="2013-11-18T16:25:00Z">
              <w:r w:rsidRPr="00293448">
                <w:rPr>
                  <w:rFonts w:ascii="Arial" w:hAnsi="Arial" w:cs="Arial"/>
                  <w:color w:val="000000"/>
                  <w:sz w:val="18"/>
                  <w:szCs w:val="18"/>
                </w:rPr>
                <w:t>Respread Size Percentage</w:t>
              </w:r>
            </w:ins>
          </w:p>
        </w:tc>
        <w:tc>
          <w:tcPr>
            <w:tcW w:w="1340" w:type="dxa"/>
            <w:tcBorders>
              <w:top w:val="nil"/>
              <w:left w:val="nil"/>
              <w:bottom w:val="single" w:sz="4" w:space="0" w:color="auto"/>
              <w:right w:val="single" w:sz="4" w:space="0" w:color="auto"/>
            </w:tcBorders>
            <w:shd w:val="clear" w:color="000000" w:fill="FFFFFF"/>
            <w:noWrap/>
            <w:vAlign w:val="center"/>
            <w:hideMark/>
          </w:tcPr>
          <w:p w:rsidR="00A0572E" w:rsidRPr="00293448" w:rsidRDefault="00A0572E" w:rsidP="00CD1572">
            <w:pPr>
              <w:rPr>
                <w:ins w:id="4549" w:author="gsadi" w:date="2013-11-18T16:25:00Z"/>
                <w:rFonts w:ascii="Arial" w:hAnsi="Arial" w:cs="Arial"/>
                <w:color w:val="000000"/>
                <w:sz w:val="18"/>
                <w:szCs w:val="18"/>
              </w:rPr>
            </w:pPr>
            <w:ins w:id="4550" w:author="gsadi" w:date="2013-11-18T16:25:00Z">
              <w:r w:rsidRPr="00293448">
                <w:rPr>
                  <w:rFonts w:ascii="Arial" w:hAnsi="Arial" w:cs="Arial"/>
                  <w:color w:val="000000"/>
                  <w:sz w:val="18"/>
                  <w:szCs w:val="18"/>
                </w:rPr>
                <w:t>Number(4.2)</w:t>
              </w:r>
            </w:ins>
          </w:p>
        </w:tc>
        <w:tc>
          <w:tcPr>
            <w:tcW w:w="2283" w:type="dxa"/>
            <w:tcBorders>
              <w:top w:val="nil"/>
              <w:left w:val="nil"/>
              <w:bottom w:val="single" w:sz="4" w:space="0" w:color="auto"/>
              <w:right w:val="single" w:sz="4" w:space="0" w:color="auto"/>
            </w:tcBorders>
            <w:shd w:val="clear" w:color="auto" w:fill="auto"/>
            <w:noWrap/>
            <w:vAlign w:val="center"/>
            <w:hideMark/>
          </w:tcPr>
          <w:p w:rsidR="00A0572E" w:rsidRPr="00293448" w:rsidRDefault="00A0572E" w:rsidP="00CD1572">
            <w:pPr>
              <w:rPr>
                <w:ins w:id="4551" w:author="gsadi" w:date="2013-11-18T16:25:00Z"/>
                <w:rFonts w:ascii="Arial" w:hAnsi="Arial" w:cs="Arial"/>
                <w:color w:val="000000"/>
                <w:sz w:val="18"/>
                <w:szCs w:val="18"/>
              </w:rPr>
            </w:pPr>
            <w:ins w:id="4552" w:author="gsadi" w:date="2013-11-18T16:25:00Z">
              <w:r>
                <w:rPr>
                  <w:rFonts w:ascii="Arial" w:hAnsi="Arial" w:cs="Arial"/>
                  <w:color w:val="000000"/>
                  <w:sz w:val="18"/>
                  <w:szCs w:val="18"/>
                </w:rPr>
                <w:t>Filler:  Custom for Jeanswear</w:t>
              </w:r>
            </w:ins>
          </w:p>
        </w:tc>
      </w:tr>
      <w:tr w:rsidR="00A0572E" w:rsidRPr="00293448" w:rsidTr="00CD1572">
        <w:trPr>
          <w:trHeight w:val="255"/>
          <w:ins w:id="4553"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54" w:author="gsadi" w:date="2013-11-18T16:25:00Z"/>
                <w:rFonts w:ascii="Arial" w:hAnsi="Arial" w:cs="Arial"/>
                <w:color w:val="000000"/>
                <w:sz w:val="18"/>
                <w:szCs w:val="18"/>
              </w:rPr>
            </w:pPr>
            <w:ins w:id="4555" w:author="gsadi" w:date="2013-11-18T16:25:00Z">
              <w:r w:rsidRPr="00293448">
                <w:rPr>
                  <w:rFonts w:ascii="Arial" w:hAnsi="Arial" w:cs="Arial"/>
                  <w:color w:val="000000"/>
                  <w:sz w:val="18"/>
                  <w:szCs w:val="18"/>
                </w:rPr>
                <w:t>31</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556" w:author="gsadi" w:date="2013-11-18T16:25:00Z"/>
                <w:rFonts w:ascii="Arial" w:hAnsi="Arial" w:cs="Arial"/>
                <w:color w:val="000000"/>
                <w:sz w:val="18"/>
                <w:szCs w:val="18"/>
              </w:rPr>
            </w:pPr>
            <w:ins w:id="4557" w:author="gsadi" w:date="2013-11-18T16:25:00Z">
              <w:r w:rsidRPr="00293448">
                <w:rPr>
                  <w:rFonts w:ascii="Arial" w:hAnsi="Arial" w:cs="Arial"/>
                  <w:color w:val="000000"/>
                  <w:sz w:val="18"/>
                  <w:szCs w:val="18"/>
                </w:rPr>
                <w:t>Allocated Qty</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558" w:author="gsadi" w:date="2013-11-18T16:25:00Z"/>
                <w:rFonts w:ascii="Arial" w:hAnsi="Arial" w:cs="Arial"/>
                <w:color w:val="000000"/>
                <w:sz w:val="18"/>
                <w:szCs w:val="18"/>
              </w:rPr>
            </w:pPr>
            <w:ins w:id="4559" w:author="gsadi" w:date="2013-11-18T16:25:00Z">
              <w:r w:rsidRPr="00293448">
                <w:rPr>
                  <w:rFonts w:ascii="Arial" w:hAnsi="Arial" w:cs="Arial"/>
                  <w:color w:val="000000"/>
                  <w:sz w:val="18"/>
                  <w:szCs w:val="18"/>
                </w:rPr>
                <w:t>Number(14)</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560" w:author="gsadi" w:date="2013-11-18T16:25:00Z"/>
                <w:rFonts w:ascii="Arial" w:hAnsi="Arial" w:cs="Arial"/>
                <w:color w:val="000000"/>
                <w:sz w:val="18"/>
                <w:szCs w:val="18"/>
              </w:rPr>
            </w:pPr>
            <w:ins w:id="4561" w:author="gsadi" w:date="2013-11-18T16:25:00Z">
              <w:r w:rsidRPr="00293448">
                <w:rPr>
                  <w:rFonts w:ascii="Arial" w:hAnsi="Arial" w:cs="Arial"/>
                  <w:color w:val="000000"/>
                  <w:sz w:val="18"/>
                  <w:szCs w:val="18"/>
                </w:rPr>
                <w:t> </w:t>
              </w:r>
            </w:ins>
          </w:p>
        </w:tc>
      </w:tr>
      <w:tr w:rsidR="00A0572E" w:rsidRPr="00293448" w:rsidTr="00CD1572">
        <w:trPr>
          <w:trHeight w:val="255"/>
          <w:ins w:id="4562"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63" w:author="gsadi" w:date="2013-11-18T16:25:00Z"/>
                <w:rFonts w:ascii="Arial" w:hAnsi="Arial" w:cs="Arial"/>
                <w:color w:val="000000"/>
                <w:sz w:val="18"/>
                <w:szCs w:val="18"/>
              </w:rPr>
            </w:pPr>
            <w:ins w:id="4564" w:author="gsadi" w:date="2013-11-18T16:25:00Z">
              <w:r w:rsidRPr="00293448">
                <w:rPr>
                  <w:rFonts w:ascii="Arial" w:hAnsi="Arial" w:cs="Arial"/>
                  <w:color w:val="000000"/>
                  <w:sz w:val="18"/>
                  <w:szCs w:val="18"/>
                </w:rPr>
                <w:lastRenderedPageBreak/>
                <w:t>32</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565" w:author="gsadi" w:date="2013-11-18T16:25:00Z"/>
                <w:rFonts w:ascii="Arial" w:hAnsi="Arial" w:cs="Arial"/>
                <w:color w:val="000000"/>
                <w:sz w:val="18"/>
                <w:szCs w:val="18"/>
              </w:rPr>
            </w:pPr>
            <w:ins w:id="4566" w:author="gsadi" w:date="2013-11-18T16:25:00Z">
              <w:r w:rsidRPr="00293448">
                <w:rPr>
                  <w:rFonts w:ascii="Arial" w:hAnsi="Arial" w:cs="Arial"/>
                  <w:color w:val="000000"/>
                  <w:sz w:val="18"/>
                  <w:szCs w:val="18"/>
                </w:rPr>
                <w:t>Sign2</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567" w:author="gsadi" w:date="2013-11-18T16:25:00Z"/>
                <w:rFonts w:ascii="Arial" w:hAnsi="Arial" w:cs="Arial"/>
                <w:color w:val="000000"/>
                <w:sz w:val="18"/>
                <w:szCs w:val="18"/>
              </w:rPr>
            </w:pPr>
            <w:ins w:id="4568" w:author="gsadi" w:date="2013-11-18T16:25:00Z">
              <w:r w:rsidRPr="00293448">
                <w:rPr>
                  <w:rFonts w:ascii="Arial" w:hAnsi="Arial" w:cs="Arial"/>
                  <w:color w:val="000000"/>
                  <w:sz w:val="18"/>
                  <w:szCs w:val="18"/>
                </w:rPr>
                <w:t>Char(1)</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569" w:author="gsadi" w:date="2013-11-18T16:25:00Z"/>
                <w:rFonts w:ascii="Arial" w:hAnsi="Arial" w:cs="Arial"/>
                <w:color w:val="000000"/>
                <w:sz w:val="18"/>
                <w:szCs w:val="18"/>
              </w:rPr>
            </w:pPr>
            <w:ins w:id="4570" w:author="gsadi" w:date="2013-11-18T16:25:00Z">
              <w:r w:rsidRPr="00293448">
                <w:rPr>
                  <w:rFonts w:ascii="Arial" w:hAnsi="Arial" w:cs="Arial"/>
                  <w:color w:val="000000"/>
                  <w:sz w:val="18"/>
                  <w:szCs w:val="18"/>
                </w:rPr>
                <w:t> </w:t>
              </w:r>
            </w:ins>
          </w:p>
        </w:tc>
      </w:tr>
      <w:tr w:rsidR="00A0572E" w:rsidRPr="00293448" w:rsidTr="00CD1572">
        <w:trPr>
          <w:trHeight w:val="255"/>
          <w:ins w:id="4571"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72" w:author="gsadi" w:date="2013-11-18T16:25:00Z"/>
                <w:rFonts w:ascii="Arial" w:hAnsi="Arial" w:cs="Arial"/>
                <w:color w:val="000000"/>
                <w:sz w:val="18"/>
                <w:szCs w:val="18"/>
              </w:rPr>
            </w:pPr>
            <w:ins w:id="4573" w:author="gsadi" w:date="2013-11-18T16:25:00Z">
              <w:r w:rsidRPr="00293448">
                <w:rPr>
                  <w:rFonts w:ascii="Arial" w:hAnsi="Arial" w:cs="Arial"/>
                  <w:color w:val="000000"/>
                  <w:sz w:val="18"/>
                  <w:szCs w:val="18"/>
                </w:rPr>
                <w:t>33</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574" w:author="gsadi" w:date="2013-11-18T16:25:00Z"/>
                <w:rFonts w:ascii="Arial" w:hAnsi="Arial" w:cs="Arial"/>
                <w:color w:val="000000"/>
                <w:sz w:val="18"/>
                <w:szCs w:val="18"/>
              </w:rPr>
            </w:pPr>
            <w:ins w:id="4575" w:author="gsadi" w:date="2013-11-18T16:25:00Z">
              <w:r w:rsidRPr="00293448">
                <w:rPr>
                  <w:rFonts w:ascii="Arial" w:hAnsi="Arial" w:cs="Arial"/>
                  <w:color w:val="000000"/>
                  <w:sz w:val="18"/>
                  <w:szCs w:val="18"/>
                </w:rPr>
                <w:t>Delivery Program</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576" w:author="gsadi" w:date="2013-11-18T16:25:00Z"/>
                <w:rFonts w:ascii="Arial" w:hAnsi="Arial" w:cs="Arial"/>
                <w:color w:val="000000"/>
                <w:sz w:val="18"/>
                <w:szCs w:val="18"/>
              </w:rPr>
            </w:pPr>
            <w:ins w:id="4577" w:author="gsadi" w:date="2013-11-18T16:25:00Z">
              <w:r w:rsidRPr="00293448">
                <w:rPr>
                  <w:rFonts w:ascii="Arial" w:hAnsi="Arial" w:cs="Arial"/>
                  <w:color w:val="000000"/>
                  <w:sz w:val="18"/>
                  <w:szCs w:val="18"/>
                </w:rPr>
                <w:t>Char(3)</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578" w:author="gsadi" w:date="2013-11-18T16:25:00Z"/>
                <w:rFonts w:ascii="Arial" w:hAnsi="Arial" w:cs="Arial"/>
                <w:color w:val="000000"/>
                <w:sz w:val="18"/>
                <w:szCs w:val="18"/>
              </w:rPr>
            </w:pPr>
            <w:ins w:id="4579" w:author="gsadi" w:date="2013-11-18T16:25:00Z">
              <w:r w:rsidRPr="00293448">
                <w:rPr>
                  <w:rFonts w:ascii="Arial" w:hAnsi="Arial" w:cs="Arial"/>
                  <w:color w:val="000000"/>
                  <w:sz w:val="18"/>
                  <w:szCs w:val="18"/>
                </w:rPr>
                <w:t> </w:t>
              </w:r>
            </w:ins>
          </w:p>
        </w:tc>
      </w:tr>
      <w:tr w:rsidR="00A0572E" w:rsidRPr="00293448" w:rsidTr="00CD1572">
        <w:trPr>
          <w:trHeight w:val="255"/>
          <w:ins w:id="4580"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81" w:author="gsadi" w:date="2013-11-18T16:25:00Z"/>
                <w:rFonts w:ascii="Arial" w:hAnsi="Arial" w:cs="Arial"/>
                <w:color w:val="000000"/>
                <w:sz w:val="18"/>
                <w:szCs w:val="18"/>
              </w:rPr>
            </w:pPr>
            <w:ins w:id="4582" w:author="gsadi" w:date="2013-11-18T16:25:00Z">
              <w:r w:rsidRPr="00293448">
                <w:rPr>
                  <w:rFonts w:ascii="Arial" w:hAnsi="Arial" w:cs="Arial"/>
                  <w:color w:val="000000"/>
                  <w:sz w:val="18"/>
                  <w:szCs w:val="18"/>
                </w:rPr>
                <w:t>34</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583" w:author="gsadi" w:date="2013-11-18T16:25:00Z"/>
                <w:rFonts w:ascii="Arial" w:hAnsi="Arial" w:cs="Arial"/>
                <w:color w:val="000000"/>
                <w:sz w:val="18"/>
                <w:szCs w:val="18"/>
              </w:rPr>
            </w:pPr>
            <w:ins w:id="4584" w:author="gsadi" w:date="2013-11-18T16:25:00Z">
              <w:r w:rsidRPr="00293448">
                <w:rPr>
                  <w:rFonts w:ascii="Arial" w:hAnsi="Arial" w:cs="Arial"/>
                  <w:color w:val="000000"/>
                  <w:sz w:val="18"/>
                  <w:szCs w:val="18"/>
                </w:rPr>
                <w:t>Delivery Collection</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585" w:author="gsadi" w:date="2013-11-18T16:25:00Z"/>
                <w:rFonts w:ascii="Arial" w:hAnsi="Arial" w:cs="Arial"/>
                <w:color w:val="000000"/>
                <w:sz w:val="18"/>
                <w:szCs w:val="18"/>
              </w:rPr>
            </w:pPr>
            <w:ins w:id="4586" w:author="gsadi" w:date="2013-11-18T16:25:00Z">
              <w:r w:rsidRPr="00293448">
                <w:rPr>
                  <w:rFonts w:ascii="Arial" w:hAnsi="Arial" w:cs="Arial"/>
                  <w:color w:val="000000"/>
                  <w:sz w:val="18"/>
                  <w:szCs w:val="18"/>
                </w:rPr>
                <w:t>Char(4)</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587" w:author="gsadi" w:date="2013-11-18T16:25:00Z"/>
                <w:rFonts w:ascii="Arial" w:hAnsi="Arial" w:cs="Arial"/>
                <w:color w:val="000000"/>
                <w:sz w:val="18"/>
                <w:szCs w:val="18"/>
              </w:rPr>
            </w:pPr>
            <w:ins w:id="4588" w:author="gsadi" w:date="2013-11-18T16:25:00Z">
              <w:r w:rsidRPr="00293448">
                <w:rPr>
                  <w:rFonts w:ascii="Arial" w:hAnsi="Arial" w:cs="Arial"/>
                  <w:color w:val="000000"/>
                  <w:sz w:val="18"/>
                  <w:szCs w:val="18"/>
                </w:rPr>
                <w:t> </w:t>
              </w:r>
            </w:ins>
          </w:p>
        </w:tc>
      </w:tr>
      <w:tr w:rsidR="00A0572E" w:rsidRPr="00293448" w:rsidTr="00CD1572">
        <w:trPr>
          <w:trHeight w:val="255"/>
          <w:ins w:id="4589"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90" w:author="gsadi" w:date="2013-11-18T16:25:00Z"/>
                <w:rFonts w:ascii="Arial" w:hAnsi="Arial" w:cs="Arial"/>
                <w:color w:val="000000"/>
                <w:sz w:val="18"/>
                <w:szCs w:val="18"/>
              </w:rPr>
            </w:pPr>
            <w:ins w:id="4591" w:author="gsadi" w:date="2013-11-18T16:25:00Z">
              <w:r w:rsidRPr="00293448">
                <w:rPr>
                  <w:rFonts w:ascii="Arial" w:hAnsi="Arial" w:cs="Arial"/>
                  <w:color w:val="000000"/>
                  <w:sz w:val="18"/>
                  <w:szCs w:val="18"/>
                </w:rPr>
                <w:t>35</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592" w:author="gsadi" w:date="2013-11-18T16:25:00Z"/>
                <w:rFonts w:ascii="Arial" w:hAnsi="Arial" w:cs="Arial"/>
                <w:color w:val="000000"/>
                <w:sz w:val="18"/>
                <w:szCs w:val="18"/>
              </w:rPr>
            </w:pPr>
            <w:ins w:id="4593" w:author="gsadi" w:date="2013-11-18T16:25:00Z">
              <w:r w:rsidRPr="00293448">
                <w:rPr>
                  <w:rFonts w:ascii="Arial" w:hAnsi="Arial" w:cs="Arial"/>
                  <w:color w:val="000000"/>
                  <w:sz w:val="18"/>
                  <w:szCs w:val="18"/>
                </w:rPr>
                <w:t>Creation Date</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594" w:author="gsadi" w:date="2013-11-18T16:25:00Z"/>
                <w:rFonts w:ascii="Arial" w:hAnsi="Arial" w:cs="Arial"/>
                <w:color w:val="000000"/>
                <w:sz w:val="18"/>
                <w:szCs w:val="18"/>
              </w:rPr>
            </w:pPr>
            <w:ins w:id="4595" w:author="gsadi" w:date="2013-11-18T16:25:00Z">
              <w:r w:rsidRPr="00293448">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596" w:author="gsadi" w:date="2013-11-18T16:25:00Z"/>
                <w:rFonts w:ascii="Arial" w:hAnsi="Arial" w:cs="Arial"/>
                <w:color w:val="000000"/>
                <w:sz w:val="18"/>
                <w:szCs w:val="18"/>
              </w:rPr>
            </w:pPr>
            <w:ins w:id="4597" w:author="gsadi" w:date="2013-11-18T16:25:00Z">
              <w:r w:rsidRPr="00293448">
                <w:rPr>
                  <w:rFonts w:ascii="Arial" w:hAnsi="Arial" w:cs="Arial"/>
                  <w:color w:val="000000"/>
                  <w:sz w:val="18"/>
                  <w:szCs w:val="18"/>
                </w:rPr>
                <w:t> </w:t>
              </w:r>
            </w:ins>
          </w:p>
        </w:tc>
      </w:tr>
      <w:tr w:rsidR="00A0572E" w:rsidRPr="00293448" w:rsidTr="00CD1572">
        <w:trPr>
          <w:trHeight w:val="255"/>
          <w:ins w:id="4598"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599" w:author="gsadi" w:date="2013-11-18T16:25:00Z"/>
                <w:rFonts w:ascii="Arial" w:hAnsi="Arial" w:cs="Arial"/>
                <w:color w:val="000000"/>
                <w:sz w:val="18"/>
                <w:szCs w:val="18"/>
              </w:rPr>
            </w:pPr>
            <w:ins w:id="4600" w:author="gsadi" w:date="2013-11-18T16:25:00Z">
              <w:r w:rsidRPr="00293448">
                <w:rPr>
                  <w:rFonts w:ascii="Arial" w:hAnsi="Arial" w:cs="Arial"/>
                  <w:color w:val="000000"/>
                  <w:sz w:val="18"/>
                  <w:szCs w:val="18"/>
                </w:rPr>
                <w:t>36</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601" w:author="gsadi" w:date="2013-11-18T16:25:00Z"/>
                <w:rFonts w:ascii="Arial" w:hAnsi="Arial" w:cs="Arial"/>
                <w:color w:val="000000"/>
                <w:sz w:val="18"/>
                <w:szCs w:val="18"/>
              </w:rPr>
            </w:pPr>
            <w:ins w:id="4602" w:author="gsadi" w:date="2013-11-18T16:25:00Z">
              <w:r w:rsidRPr="00293448">
                <w:rPr>
                  <w:rFonts w:ascii="Arial" w:hAnsi="Arial" w:cs="Arial"/>
                  <w:color w:val="000000"/>
                  <w:sz w:val="18"/>
                  <w:szCs w:val="18"/>
                </w:rPr>
                <w:t>Last Change Date</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603" w:author="gsadi" w:date="2013-11-18T16:25:00Z"/>
                <w:rFonts w:ascii="Arial" w:hAnsi="Arial" w:cs="Arial"/>
                <w:color w:val="000000"/>
                <w:sz w:val="18"/>
                <w:szCs w:val="18"/>
              </w:rPr>
            </w:pPr>
            <w:ins w:id="4604" w:author="gsadi" w:date="2013-11-18T16:25:00Z">
              <w:r w:rsidRPr="00293448">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605" w:author="gsadi" w:date="2013-11-18T16:25:00Z"/>
                <w:rFonts w:ascii="Arial" w:hAnsi="Arial" w:cs="Arial"/>
                <w:color w:val="000000"/>
                <w:sz w:val="18"/>
                <w:szCs w:val="18"/>
              </w:rPr>
            </w:pPr>
            <w:ins w:id="4606" w:author="gsadi" w:date="2013-11-18T16:25:00Z">
              <w:r w:rsidRPr="00293448">
                <w:rPr>
                  <w:rFonts w:ascii="Arial" w:hAnsi="Arial" w:cs="Arial"/>
                  <w:color w:val="000000"/>
                  <w:sz w:val="18"/>
                  <w:szCs w:val="18"/>
                </w:rPr>
                <w:t> </w:t>
              </w:r>
            </w:ins>
          </w:p>
        </w:tc>
      </w:tr>
      <w:tr w:rsidR="00A0572E" w:rsidRPr="00293448" w:rsidTr="00CD1572">
        <w:trPr>
          <w:trHeight w:val="255"/>
          <w:ins w:id="4607"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608" w:author="gsadi" w:date="2013-11-18T16:25:00Z"/>
                <w:rFonts w:ascii="Arial" w:hAnsi="Arial" w:cs="Arial"/>
                <w:color w:val="000000"/>
                <w:sz w:val="18"/>
                <w:szCs w:val="18"/>
              </w:rPr>
            </w:pPr>
            <w:ins w:id="4609" w:author="gsadi" w:date="2013-11-18T16:25:00Z">
              <w:r w:rsidRPr="00293448">
                <w:rPr>
                  <w:rFonts w:ascii="Arial" w:hAnsi="Arial" w:cs="Arial"/>
                  <w:color w:val="000000"/>
                  <w:sz w:val="18"/>
                  <w:szCs w:val="18"/>
                </w:rPr>
                <w:t>37</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610" w:author="gsadi" w:date="2013-11-18T16:25:00Z"/>
                <w:rFonts w:ascii="Arial" w:hAnsi="Arial" w:cs="Arial"/>
                <w:color w:val="000000"/>
                <w:sz w:val="18"/>
                <w:szCs w:val="18"/>
              </w:rPr>
            </w:pPr>
            <w:ins w:id="4611" w:author="gsadi" w:date="2013-11-18T16:25:00Z">
              <w:r w:rsidRPr="00293448">
                <w:rPr>
                  <w:rFonts w:ascii="Arial" w:hAnsi="Arial" w:cs="Arial"/>
                  <w:color w:val="000000"/>
                  <w:sz w:val="18"/>
                  <w:szCs w:val="18"/>
                </w:rPr>
                <w:t>Last Change By</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612" w:author="gsadi" w:date="2013-11-18T16:25:00Z"/>
                <w:rFonts w:ascii="Arial" w:hAnsi="Arial" w:cs="Arial"/>
                <w:color w:val="000000"/>
                <w:sz w:val="18"/>
                <w:szCs w:val="18"/>
              </w:rPr>
            </w:pPr>
            <w:ins w:id="4613" w:author="gsadi" w:date="2013-11-18T16:25:00Z">
              <w:r w:rsidRPr="00293448">
                <w:rPr>
                  <w:rFonts w:ascii="Arial" w:hAnsi="Arial" w:cs="Arial"/>
                  <w:color w:val="000000"/>
                  <w:sz w:val="18"/>
                  <w:szCs w:val="18"/>
                </w:rPr>
                <w:t>Char(12)</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614" w:author="gsadi" w:date="2013-11-18T16:25:00Z"/>
                <w:rFonts w:ascii="Arial" w:hAnsi="Arial" w:cs="Arial"/>
                <w:color w:val="000000"/>
                <w:sz w:val="18"/>
                <w:szCs w:val="18"/>
              </w:rPr>
            </w:pPr>
            <w:ins w:id="4615" w:author="gsadi" w:date="2013-11-18T16:25:00Z">
              <w:r w:rsidRPr="00293448">
                <w:rPr>
                  <w:rFonts w:ascii="Arial" w:hAnsi="Arial" w:cs="Arial"/>
                  <w:color w:val="000000"/>
                  <w:sz w:val="18"/>
                  <w:szCs w:val="18"/>
                </w:rPr>
                <w:t> </w:t>
              </w:r>
            </w:ins>
          </w:p>
        </w:tc>
      </w:tr>
      <w:tr w:rsidR="00A0572E" w:rsidRPr="00293448" w:rsidTr="00CD1572">
        <w:trPr>
          <w:trHeight w:val="255"/>
          <w:ins w:id="4616"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617" w:author="gsadi" w:date="2013-11-18T16:25:00Z"/>
                <w:rFonts w:ascii="Arial" w:hAnsi="Arial" w:cs="Arial"/>
                <w:color w:val="000000"/>
                <w:sz w:val="18"/>
                <w:szCs w:val="18"/>
              </w:rPr>
            </w:pPr>
            <w:ins w:id="4618" w:author="gsadi" w:date="2013-11-18T16:25:00Z">
              <w:r w:rsidRPr="00293448">
                <w:rPr>
                  <w:rFonts w:ascii="Arial" w:hAnsi="Arial" w:cs="Arial"/>
                  <w:color w:val="000000"/>
                  <w:sz w:val="18"/>
                  <w:szCs w:val="18"/>
                </w:rPr>
                <w:t>38</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619" w:author="gsadi" w:date="2013-11-18T16:25:00Z"/>
                <w:rFonts w:ascii="Arial" w:hAnsi="Arial" w:cs="Arial"/>
                <w:color w:val="000000"/>
                <w:sz w:val="18"/>
                <w:szCs w:val="18"/>
              </w:rPr>
            </w:pPr>
            <w:ins w:id="4620" w:author="gsadi" w:date="2013-11-18T16:25:00Z">
              <w:r w:rsidRPr="00293448">
                <w:rPr>
                  <w:rFonts w:ascii="Arial" w:hAnsi="Arial" w:cs="Arial"/>
                  <w:color w:val="000000"/>
                  <w:sz w:val="18"/>
                  <w:szCs w:val="18"/>
                </w:rPr>
                <w:t>Required Delivery Date</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621" w:author="gsadi" w:date="2013-11-18T16:25:00Z"/>
                <w:rFonts w:ascii="Arial" w:hAnsi="Arial" w:cs="Arial"/>
                <w:color w:val="000000"/>
                <w:sz w:val="18"/>
                <w:szCs w:val="18"/>
              </w:rPr>
            </w:pPr>
            <w:ins w:id="4622" w:author="gsadi" w:date="2013-11-18T16:25:00Z">
              <w:r w:rsidRPr="00293448">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623" w:author="gsadi" w:date="2013-11-18T16:25:00Z"/>
                <w:rFonts w:ascii="Arial" w:hAnsi="Arial" w:cs="Arial"/>
                <w:color w:val="000000"/>
                <w:sz w:val="18"/>
                <w:szCs w:val="18"/>
              </w:rPr>
            </w:pPr>
            <w:ins w:id="4624" w:author="gsadi" w:date="2013-11-18T16:25:00Z">
              <w:r w:rsidRPr="00293448">
                <w:rPr>
                  <w:rFonts w:ascii="Arial" w:hAnsi="Arial" w:cs="Arial"/>
                  <w:color w:val="000000"/>
                  <w:sz w:val="18"/>
                  <w:szCs w:val="18"/>
                </w:rPr>
                <w:t> </w:t>
              </w:r>
            </w:ins>
          </w:p>
        </w:tc>
      </w:tr>
      <w:tr w:rsidR="00A0572E" w:rsidRPr="00293448" w:rsidTr="00CD1572">
        <w:trPr>
          <w:trHeight w:val="255"/>
          <w:ins w:id="4625"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626" w:author="gsadi" w:date="2013-11-18T16:25:00Z"/>
                <w:rFonts w:ascii="Arial" w:hAnsi="Arial" w:cs="Arial"/>
                <w:color w:val="000000"/>
                <w:sz w:val="18"/>
                <w:szCs w:val="18"/>
              </w:rPr>
            </w:pPr>
            <w:ins w:id="4627" w:author="gsadi" w:date="2013-11-18T16:25:00Z">
              <w:r w:rsidRPr="00293448">
                <w:rPr>
                  <w:rFonts w:ascii="Arial" w:hAnsi="Arial" w:cs="Arial"/>
                  <w:color w:val="000000"/>
                  <w:sz w:val="18"/>
                  <w:szCs w:val="18"/>
                </w:rPr>
                <w:t>39</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628" w:author="gsadi" w:date="2013-11-18T16:25:00Z"/>
                <w:rFonts w:ascii="Arial" w:hAnsi="Arial" w:cs="Arial"/>
                <w:color w:val="000000"/>
                <w:sz w:val="18"/>
                <w:szCs w:val="18"/>
              </w:rPr>
            </w:pPr>
            <w:ins w:id="4629" w:author="gsadi" w:date="2013-11-18T16:25:00Z">
              <w:r w:rsidRPr="00293448">
                <w:rPr>
                  <w:rFonts w:ascii="Arial" w:hAnsi="Arial" w:cs="Arial"/>
                  <w:color w:val="000000"/>
                  <w:sz w:val="18"/>
                  <w:szCs w:val="18"/>
                </w:rPr>
                <w:t>Cancel Date</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630" w:author="gsadi" w:date="2013-11-18T16:25:00Z"/>
                <w:rFonts w:ascii="Arial" w:hAnsi="Arial" w:cs="Arial"/>
                <w:color w:val="000000"/>
                <w:sz w:val="18"/>
                <w:szCs w:val="18"/>
              </w:rPr>
            </w:pPr>
            <w:ins w:id="4631" w:author="gsadi" w:date="2013-11-18T16:25:00Z">
              <w:r w:rsidRPr="00293448">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632" w:author="gsadi" w:date="2013-11-18T16:25:00Z"/>
                <w:rFonts w:ascii="Arial" w:hAnsi="Arial" w:cs="Arial"/>
                <w:color w:val="000000"/>
                <w:sz w:val="18"/>
                <w:szCs w:val="18"/>
              </w:rPr>
            </w:pPr>
            <w:ins w:id="4633" w:author="gsadi" w:date="2013-11-18T16:25:00Z">
              <w:r w:rsidRPr="00293448">
                <w:rPr>
                  <w:rFonts w:ascii="Arial" w:hAnsi="Arial" w:cs="Arial"/>
                  <w:color w:val="000000"/>
                  <w:sz w:val="18"/>
                  <w:szCs w:val="18"/>
                </w:rPr>
                <w:t> </w:t>
              </w:r>
            </w:ins>
          </w:p>
        </w:tc>
      </w:tr>
      <w:tr w:rsidR="00A0572E" w:rsidRPr="00293448" w:rsidTr="00CD1572">
        <w:trPr>
          <w:trHeight w:val="255"/>
          <w:ins w:id="4634"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635" w:author="gsadi" w:date="2013-11-18T16:25:00Z"/>
                <w:rFonts w:ascii="Arial" w:hAnsi="Arial" w:cs="Arial"/>
                <w:color w:val="000000"/>
                <w:sz w:val="18"/>
                <w:szCs w:val="18"/>
              </w:rPr>
            </w:pPr>
            <w:ins w:id="4636" w:author="gsadi" w:date="2013-11-18T16:25:00Z">
              <w:r w:rsidRPr="00293448">
                <w:rPr>
                  <w:rFonts w:ascii="Arial" w:hAnsi="Arial" w:cs="Arial"/>
                  <w:color w:val="000000"/>
                  <w:sz w:val="18"/>
                  <w:szCs w:val="18"/>
                </w:rPr>
                <w:t>40</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637" w:author="gsadi" w:date="2013-11-18T16:25:00Z"/>
                <w:rFonts w:ascii="Arial" w:hAnsi="Arial" w:cs="Arial"/>
                <w:color w:val="000000"/>
                <w:sz w:val="18"/>
                <w:szCs w:val="18"/>
              </w:rPr>
            </w:pPr>
            <w:ins w:id="4638" w:author="gsadi" w:date="2013-11-18T16:25:00Z">
              <w:r w:rsidRPr="00293448">
                <w:rPr>
                  <w:rFonts w:ascii="Arial" w:hAnsi="Arial" w:cs="Arial"/>
                  <w:color w:val="000000"/>
                  <w:sz w:val="18"/>
                  <w:szCs w:val="18"/>
                </w:rPr>
                <w:t>Customer PO Number</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639" w:author="gsadi" w:date="2013-11-18T16:25:00Z"/>
                <w:rFonts w:ascii="Arial" w:hAnsi="Arial" w:cs="Arial"/>
                <w:color w:val="000000"/>
                <w:sz w:val="18"/>
                <w:szCs w:val="18"/>
              </w:rPr>
            </w:pPr>
            <w:ins w:id="4640" w:author="gsadi" w:date="2013-11-18T16:25:00Z">
              <w:r w:rsidRPr="00293448">
                <w:rPr>
                  <w:rFonts w:ascii="Arial" w:hAnsi="Arial" w:cs="Arial"/>
                  <w:color w:val="000000"/>
                  <w:sz w:val="18"/>
                  <w:szCs w:val="18"/>
                </w:rPr>
                <w:t>Char(20)</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641" w:author="gsadi" w:date="2013-11-18T16:25:00Z"/>
                <w:rFonts w:ascii="Arial" w:hAnsi="Arial" w:cs="Arial"/>
                <w:color w:val="000000"/>
                <w:sz w:val="18"/>
                <w:szCs w:val="18"/>
              </w:rPr>
            </w:pPr>
            <w:ins w:id="4642" w:author="gsadi" w:date="2013-11-18T16:25:00Z">
              <w:r w:rsidRPr="00293448">
                <w:rPr>
                  <w:rFonts w:ascii="Arial" w:hAnsi="Arial" w:cs="Arial"/>
                  <w:color w:val="000000"/>
                  <w:sz w:val="18"/>
                  <w:szCs w:val="18"/>
                </w:rPr>
                <w:t> </w:t>
              </w:r>
            </w:ins>
          </w:p>
        </w:tc>
      </w:tr>
      <w:tr w:rsidR="00A0572E" w:rsidRPr="00293448" w:rsidTr="00CD1572">
        <w:trPr>
          <w:trHeight w:val="255"/>
          <w:ins w:id="4643"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644" w:author="gsadi" w:date="2013-11-18T16:25:00Z"/>
                <w:rFonts w:ascii="Arial" w:hAnsi="Arial" w:cs="Arial"/>
                <w:color w:val="000000"/>
                <w:sz w:val="18"/>
                <w:szCs w:val="18"/>
              </w:rPr>
            </w:pPr>
            <w:ins w:id="4645" w:author="gsadi" w:date="2013-11-18T16:25:00Z">
              <w:r w:rsidRPr="00293448">
                <w:rPr>
                  <w:rFonts w:ascii="Arial" w:hAnsi="Arial" w:cs="Arial"/>
                  <w:color w:val="000000"/>
                  <w:sz w:val="18"/>
                  <w:szCs w:val="18"/>
                </w:rPr>
                <w:t>41</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646" w:author="gsadi" w:date="2013-11-18T16:25:00Z"/>
                <w:rFonts w:ascii="Arial" w:hAnsi="Arial" w:cs="Arial"/>
                <w:color w:val="000000"/>
                <w:sz w:val="18"/>
                <w:szCs w:val="18"/>
              </w:rPr>
            </w:pPr>
            <w:ins w:id="4647" w:author="gsadi" w:date="2013-11-18T16:25:00Z">
              <w:r w:rsidRPr="00293448">
                <w:rPr>
                  <w:rFonts w:ascii="Arial" w:hAnsi="Arial" w:cs="Arial"/>
                  <w:color w:val="000000"/>
                  <w:sz w:val="18"/>
                  <w:szCs w:val="18"/>
                </w:rPr>
                <w:t>Delivery Block</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648" w:author="gsadi" w:date="2013-11-18T16:25:00Z"/>
                <w:rFonts w:ascii="Arial" w:hAnsi="Arial" w:cs="Arial"/>
                <w:color w:val="000000"/>
                <w:sz w:val="18"/>
                <w:szCs w:val="18"/>
              </w:rPr>
            </w:pPr>
            <w:ins w:id="4649" w:author="gsadi" w:date="2013-11-18T16:25:00Z">
              <w:r w:rsidRPr="00293448">
                <w:rPr>
                  <w:rFonts w:ascii="Arial" w:hAnsi="Arial" w:cs="Arial"/>
                  <w:color w:val="000000"/>
                  <w:sz w:val="18"/>
                  <w:szCs w:val="18"/>
                </w:rPr>
                <w:t>Char(2)</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650" w:author="gsadi" w:date="2013-11-18T16:25:00Z"/>
                <w:rFonts w:ascii="Arial" w:hAnsi="Arial" w:cs="Arial"/>
                <w:color w:val="000000"/>
                <w:sz w:val="18"/>
                <w:szCs w:val="18"/>
              </w:rPr>
            </w:pPr>
            <w:ins w:id="4651" w:author="gsadi" w:date="2013-11-18T16:25:00Z">
              <w:r w:rsidRPr="00293448">
                <w:rPr>
                  <w:rFonts w:ascii="Arial" w:hAnsi="Arial" w:cs="Arial"/>
                  <w:color w:val="000000"/>
                  <w:sz w:val="18"/>
                  <w:szCs w:val="18"/>
                </w:rPr>
                <w:t> </w:t>
              </w:r>
            </w:ins>
          </w:p>
        </w:tc>
      </w:tr>
      <w:tr w:rsidR="00A0572E" w:rsidRPr="00293448" w:rsidTr="00CD1572">
        <w:trPr>
          <w:trHeight w:val="255"/>
          <w:ins w:id="4652"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653" w:author="gsadi" w:date="2013-11-18T16:25:00Z"/>
                <w:rFonts w:ascii="Arial" w:hAnsi="Arial" w:cs="Arial"/>
                <w:color w:val="000000"/>
                <w:sz w:val="18"/>
                <w:szCs w:val="18"/>
              </w:rPr>
            </w:pPr>
            <w:ins w:id="4654" w:author="gsadi" w:date="2013-11-18T16:25:00Z">
              <w:r w:rsidRPr="00293448">
                <w:rPr>
                  <w:rFonts w:ascii="Arial" w:hAnsi="Arial" w:cs="Arial"/>
                  <w:color w:val="000000"/>
                  <w:sz w:val="18"/>
                  <w:szCs w:val="18"/>
                </w:rPr>
                <w:t>42</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655" w:author="gsadi" w:date="2013-11-18T16:25:00Z"/>
                <w:rFonts w:ascii="Arial" w:hAnsi="Arial" w:cs="Arial"/>
                <w:color w:val="000000"/>
                <w:sz w:val="18"/>
                <w:szCs w:val="18"/>
              </w:rPr>
            </w:pPr>
            <w:ins w:id="4656" w:author="gsadi" w:date="2013-11-18T16:25:00Z">
              <w:r w:rsidRPr="00293448">
                <w:rPr>
                  <w:rFonts w:ascii="Arial" w:hAnsi="Arial" w:cs="Arial"/>
                  <w:color w:val="000000"/>
                  <w:sz w:val="18"/>
                  <w:szCs w:val="18"/>
                </w:rPr>
                <w:t>Delivery Status</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657" w:author="gsadi" w:date="2013-11-18T16:25:00Z"/>
                <w:rFonts w:ascii="Arial" w:hAnsi="Arial" w:cs="Arial"/>
                <w:color w:val="000000"/>
                <w:sz w:val="18"/>
                <w:szCs w:val="18"/>
              </w:rPr>
            </w:pPr>
            <w:ins w:id="4658" w:author="gsadi" w:date="2013-11-18T16:25:00Z">
              <w:r w:rsidRPr="00293448">
                <w:rPr>
                  <w:rFonts w:ascii="Arial" w:hAnsi="Arial" w:cs="Arial"/>
                  <w:color w:val="000000"/>
                  <w:sz w:val="18"/>
                  <w:szCs w:val="18"/>
                </w:rPr>
                <w:t>Char(1)</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659" w:author="gsadi" w:date="2013-11-18T16:25:00Z"/>
                <w:rFonts w:ascii="Arial" w:hAnsi="Arial" w:cs="Arial"/>
                <w:color w:val="000000"/>
                <w:sz w:val="18"/>
                <w:szCs w:val="18"/>
              </w:rPr>
            </w:pPr>
            <w:ins w:id="4660" w:author="gsadi" w:date="2013-11-18T16:25:00Z">
              <w:r w:rsidRPr="00293448">
                <w:rPr>
                  <w:rFonts w:ascii="Arial" w:hAnsi="Arial" w:cs="Arial"/>
                  <w:color w:val="000000"/>
                  <w:sz w:val="18"/>
                  <w:szCs w:val="18"/>
                </w:rPr>
                <w:t> </w:t>
              </w:r>
            </w:ins>
          </w:p>
        </w:tc>
      </w:tr>
      <w:tr w:rsidR="00A0572E" w:rsidRPr="00293448" w:rsidTr="00CD1572">
        <w:trPr>
          <w:trHeight w:val="255"/>
          <w:ins w:id="4661"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662" w:author="gsadi" w:date="2013-11-18T16:25:00Z"/>
                <w:rFonts w:ascii="Arial" w:hAnsi="Arial" w:cs="Arial"/>
                <w:color w:val="000000"/>
                <w:sz w:val="18"/>
                <w:szCs w:val="18"/>
              </w:rPr>
            </w:pPr>
            <w:ins w:id="4663" w:author="gsadi" w:date="2013-11-18T16:25:00Z">
              <w:r w:rsidRPr="00293448">
                <w:rPr>
                  <w:rFonts w:ascii="Arial" w:hAnsi="Arial" w:cs="Arial"/>
                  <w:color w:val="000000"/>
                  <w:sz w:val="18"/>
                  <w:szCs w:val="18"/>
                </w:rPr>
                <w:t>43</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664" w:author="gsadi" w:date="2013-11-18T16:25:00Z"/>
                <w:rFonts w:ascii="Arial" w:hAnsi="Arial" w:cs="Arial"/>
                <w:color w:val="000000"/>
                <w:sz w:val="18"/>
                <w:szCs w:val="18"/>
              </w:rPr>
            </w:pPr>
            <w:ins w:id="4665" w:author="gsadi" w:date="2013-11-18T16:25:00Z">
              <w:r w:rsidRPr="00293448">
                <w:rPr>
                  <w:rFonts w:ascii="Arial" w:hAnsi="Arial" w:cs="Arial"/>
                  <w:color w:val="000000"/>
                  <w:sz w:val="18"/>
                  <w:szCs w:val="18"/>
                </w:rPr>
                <w:t>Sales Rep ID</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666" w:author="gsadi" w:date="2013-11-18T16:25:00Z"/>
                <w:rFonts w:ascii="Arial" w:hAnsi="Arial" w:cs="Arial"/>
                <w:color w:val="000000"/>
                <w:sz w:val="18"/>
                <w:szCs w:val="18"/>
              </w:rPr>
            </w:pPr>
            <w:ins w:id="4667" w:author="gsadi" w:date="2013-11-18T16:25:00Z">
              <w:r w:rsidRPr="00293448">
                <w:rPr>
                  <w:rFonts w:ascii="Arial" w:hAnsi="Arial" w:cs="Arial"/>
                  <w:color w:val="000000"/>
                  <w:sz w:val="18"/>
                  <w:szCs w:val="18"/>
                </w:rPr>
                <w:t>Char(10)</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668" w:author="gsadi" w:date="2013-11-18T16:25:00Z"/>
                <w:rFonts w:ascii="Arial" w:hAnsi="Arial" w:cs="Arial"/>
                <w:color w:val="000000"/>
                <w:sz w:val="18"/>
                <w:szCs w:val="18"/>
              </w:rPr>
            </w:pPr>
            <w:ins w:id="4669" w:author="gsadi" w:date="2013-11-18T16:25:00Z">
              <w:r>
                <w:rPr>
                  <w:rFonts w:ascii="Arial" w:hAnsi="Arial" w:cs="Arial"/>
                  <w:color w:val="000000"/>
                  <w:sz w:val="18"/>
                  <w:szCs w:val="18"/>
                </w:rPr>
                <w:t>Sales Rep Id will be Char(10)</w:t>
              </w:r>
            </w:ins>
          </w:p>
        </w:tc>
      </w:tr>
      <w:tr w:rsidR="00A0572E" w:rsidRPr="00293448" w:rsidTr="00CD1572">
        <w:trPr>
          <w:trHeight w:val="255"/>
          <w:ins w:id="4670"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671" w:author="gsadi" w:date="2013-11-18T16:25:00Z"/>
                <w:rFonts w:ascii="Arial" w:hAnsi="Arial" w:cs="Arial"/>
                <w:color w:val="000000"/>
                <w:sz w:val="18"/>
                <w:szCs w:val="18"/>
              </w:rPr>
            </w:pPr>
            <w:ins w:id="4672" w:author="gsadi" w:date="2013-11-18T16:25:00Z">
              <w:r w:rsidRPr="00293448">
                <w:rPr>
                  <w:rFonts w:ascii="Arial" w:hAnsi="Arial" w:cs="Arial"/>
                  <w:color w:val="000000"/>
                  <w:sz w:val="18"/>
                  <w:szCs w:val="18"/>
                </w:rPr>
                <w:t>44</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673" w:author="gsadi" w:date="2013-11-18T16:25:00Z"/>
                <w:rFonts w:ascii="Arial" w:hAnsi="Arial" w:cs="Arial"/>
                <w:color w:val="000000"/>
                <w:sz w:val="18"/>
                <w:szCs w:val="18"/>
              </w:rPr>
            </w:pPr>
            <w:ins w:id="4674" w:author="gsadi" w:date="2013-11-18T16:25:00Z">
              <w:r w:rsidRPr="00293448">
                <w:rPr>
                  <w:rFonts w:ascii="Arial" w:hAnsi="Arial" w:cs="Arial"/>
                  <w:color w:val="000000"/>
                  <w:sz w:val="18"/>
                  <w:szCs w:val="18"/>
                </w:rPr>
                <w:t>Sales Rep Name</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675" w:author="gsadi" w:date="2013-11-18T16:25:00Z"/>
                <w:rFonts w:ascii="Arial" w:hAnsi="Arial" w:cs="Arial"/>
                <w:color w:val="000000"/>
                <w:sz w:val="18"/>
                <w:szCs w:val="18"/>
              </w:rPr>
            </w:pPr>
            <w:ins w:id="4676" w:author="gsadi" w:date="2013-11-18T16:25:00Z">
              <w:r w:rsidRPr="00293448">
                <w:rPr>
                  <w:rFonts w:ascii="Arial" w:hAnsi="Arial" w:cs="Arial"/>
                  <w:color w:val="000000"/>
                  <w:sz w:val="18"/>
                  <w:szCs w:val="18"/>
                </w:rPr>
                <w:t>Char(40)</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677" w:author="gsadi" w:date="2013-11-18T16:25:00Z"/>
                <w:rFonts w:ascii="Arial" w:hAnsi="Arial" w:cs="Arial"/>
                <w:color w:val="000000"/>
                <w:sz w:val="18"/>
                <w:szCs w:val="18"/>
              </w:rPr>
            </w:pPr>
            <w:ins w:id="4678" w:author="gsadi" w:date="2013-11-18T16:25:00Z">
              <w:r w:rsidRPr="00293448">
                <w:rPr>
                  <w:rFonts w:ascii="Arial" w:hAnsi="Arial" w:cs="Arial"/>
                  <w:color w:val="000000"/>
                  <w:sz w:val="18"/>
                  <w:szCs w:val="18"/>
                </w:rPr>
                <w:t> </w:t>
              </w:r>
            </w:ins>
          </w:p>
        </w:tc>
      </w:tr>
      <w:tr w:rsidR="00A0572E" w:rsidRPr="00293448" w:rsidTr="00CD1572">
        <w:trPr>
          <w:trHeight w:val="255"/>
          <w:ins w:id="4679"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680" w:author="gsadi" w:date="2013-11-18T16:25:00Z"/>
                <w:rFonts w:ascii="Arial" w:hAnsi="Arial" w:cs="Arial"/>
                <w:color w:val="000000"/>
                <w:sz w:val="18"/>
                <w:szCs w:val="18"/>
              </w:rPr>
            </w:pPr>
            <w:ins w:id="4681" w:author="gsadi" w:date="2013-11-18T16:25:00Z">
              <w:r w:rsidRPr="00293448">
                <w:rPr>
                  <w:rFonts w:ascii="Arial" w:hAnsi="Arial" w:cs="Arial"/>
                  <w:color w:val="000000"/>
                  <w:sz w:val="18"/>
                  <w:szCs w:val="18"/>
                </w:rPr>
                <w:t>45</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682" w:author="gsadi" w:date="2013-11-18T16:25:00Z"/>
                <w:rFonts w:ascii="Arial" w:hAnsi="Arial" w:cs="Arial"/>
                <w:color w:val="000000"/>
                <w:sz w:val="18"/>
                <w:szCs w:val="18"/>
              </w:rPr>
            </w:pPr>
            <w:ins w:id="4683" w:author="gsadi" w:date="2013-11-18T16:25:00Z">
              <w:r w:rsidRPr="00293448">
                <w:rPr>
                  <w:rFonts w:ascii="Arial" w:hAnsi="Arial" w:cs="Arial"/>
                  <w:color w:val="000000"/>
                  <w:sz w:val="18"/>
                  <w:szCs w:val="18"/>
                </w:rPr>
                <w:t>Cust Rep Id</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684" w:author="gsadi" w:date="2013-11-18T16:25:00Z"/>
                <w:rFonts w:ascii="Arial" w:hAnsi="Arial" w:cs="Arial"/>
                <w:color w:val="000000"/>
                <w:sz w:val="18"/>
                <w:szCs w:val="18"/>
              </w:rPr>
            </w:pPr>
            <w:ins w:id="4685" w:author="gsadi" w:date="2013-11-18T16:25:00Z">
              <w:r w:rsidRPr="00293448">
                <w:rPr>
                  <w:rFonts w:ascii="Arial" w:hAnsi="Arial" w:cs="Arial"/>
                  <w:color w:val="000000"/>
                  <w:sz w:val="18"/>
                  <w:szCs w:val="18"/>
                </w:rPr>
                <w:t>Char(10)</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686" w:author="gsadi" w:date="2013-11-18T16:25:00Z"/>
                <w:rFonts w:ascii="Arial" w:hAnsi="Arial" w:cs="Arial"/>
                <w:color w:val="000000"/>
                <w:sz w:val="18"/>
                <w:szCs w:val="18"/>
              </w:rPr>
            </w:pPr>
            <w:ins w:id="4687" w:author="gsadi" w:date="2013-11-18T16:25:00Z">
              <w:r>
                <w:rPr>
                  <w:rFonts w:ascii="Arial" w:hAnsi="Arial" w:cs="Arial"/>
                  <w:color w:val="000000"/>
                  <w:sz w:val="18"/>
                  <w:szCs w:val="18"/>
                </w:rPr>
                <w:t>Cust Rep Id will be Char(10)</w:t>
              </w:r>
            </w:ins>
          </w:p>
        </w:tc>
      </w:tr>
      <w:tr w:rsidR="00A0572E" w:rsidRPr="00293448" w:rsidTr="00CD1572">
        <w:trPr>
          <w:trHeight w:val="255"/>
          <w:ins w:id="4688"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689" w:author="gsadi" w:date="2013-11-18T16:25:00Z"/>
                <w:rFonts w:ascii="Arial" w:hAnsi="Arial" w:cs="Arial"/>
                <w:color w:val="000000"/>
                <w:sz w:val="18"/>
                <w:szCs w:val="18"/>
              </w:rPr>
            </w:pPr>
            <w:ins w:id="4690" w:author="gsadi" w:date="2013-11-18T16:25:00Z">
              <w:r w:rsidRPr="00293448">
                <w:rPr>
                  <w:rFonts w:ascii="Arial" w:hAnsi="Arial" w:cs="Arial"/>
                  <w:color w:val="000000"/>
                  <w:sz w:val="18"/>
                  <w:szCs w:val="18"/>
                </w:rPr>
                <w:t>46</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691" w:author="gsadi" w:date="2013-11-18T16:25:00Z"/>
                <w:rFonts w:ascii="Arial" w:hAnsi="Arial" w:cs="Arial"/>
                <w:color w:val="000000"/>
                <w:sz w:val="18"/>
                <w:szCs w:val="18"/>
              </w:rPr>
            </w:pPr>
            <w:ins w:id="4692" w:author="gsadi" w:date="2013-11-18T16:25:00Z">
              <w:r w:rsidRPr="00293448">
                <w:rPr>
                  <w:rFonts w:ascii="Arial" w:hAnsi="Arial" w:cs="Arial"/>
                  <w:color w:val="000000"/>
                  <w:sz w:val="18"/>
                  <w:szCs w:val="18"/>
                </w:rPr>
                <w:t>Cust Rep Name</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693" w:author="gsadi" w:date="2013-11-18T16:25:00Z"/>
                <w:rFonts w:ascii="Arial" w:hAnsi="Arial" w:cs="Arial"/>
                <w:color w:val="000000"/>
                <w:sz w:val="18"/>
                <w:szCs w:val="18"/>
              </w:rPr>
            </w:pPr>
            <w:ins w:id="4694" w:author="gsadi" w:date="2013-11-18T16:25:00Z">
              <w:r w:rsidRPr="00293448">
                <w:rPr>
                  <w:rFonts w:ascii="Arial" w:hAnsi="Arial" w:cs="Arial"/>
                  <w:color w:val="000000"/>
                  <w:sz w:val="18"/>
                  <w:szCs w:val="18"/>
                </w:rPr>
                <w:t>Char(40)</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695" w:author="gsadi" w:date="2013-11-18T16:25:00Z"/>
                <w:rFonts w:ascii="Arial" w:hAnsi="Arial" w:cs="Arial"/>
                <w:color w:val="000000"/>
                <w:sz w:val="18"/>
                <w:szCs w:val="18"/>
              </w:rPr>
            </w:pPr>
            <w:ins w:id="4696" w:author="gsadi" w:date="2013-11-18T16:25:00Z">
              <w:r w:rsidRPr="00293448">
                <w:rPr>
                  <w:rFonts w:ascii="Arial" w:hAnsi="Arial" w:cs="Arial"/>
                  <w:color w:val="000000"/>
                  <w:sz w:val="18"/>
                  <w:szCs w:val="18"/>
                </w:rPr>
                <w:t> </w:t>
              </w:r>
            </w:ins>
          </w:p>
        </w:tc>
      </w:tr>
      <w:tr w:rsidR="00A0572E" w:rsidRPr="00293448" w:rsidTr="00CD1572">
        <w:trPr>
          <w:trHeight w:val="255"/>
          <w:ins w:id="4697"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698" w:author="gsadi" w:date="2013-11-18T16:25:00Z"/>
                <w:rFonts w:ascii="Arial" w:hAnsi="Arial" w:cs="Arial"/>
                <w:color w:val="000000"/>
                <w:sz w:val="18"/>
                <w:szCs w:val="18"/>
              </w:rPr>
            </w:pPr>
            <w:ins w:id="4699" w:author="gsadi" w:date="2013-11-18T16:25:00Z">
              <w:r w:rsidRPr="00293448">
                <w:rPr>
                  <w:rFonts w:ascii="Arial" w:hAnsi="Arial" w:cs="Arial"/>
                  <w:color w:val="000000"/>
                  <w:sz w:val="18"/>
                  <w:szCs w:val="18"/>
                </w:rPr>
                <w:t>47</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700" w:author="gsadi" w:date="2013-11-18T16:25:00Z"/>
                <w:rFonts w:ascii="Arial" w:hAnsi="Arial" w:cs="Arial"/>
                <w:color w:val="000000"/>
                <w:sz w:val="18"/>
                <w:szCs w:val="18"/>
              </w:rPr>
            </w:pPr>
            <w:ins w:id="4701" w:author="gsadi" w:date="2013-11-18T16:25:00Z">
              <w:r w:rsidRPr="00293448">
                <w:rPr>
                  <w:rFonts w:ascii="Arial" w:hAnsi="Arial" w:cs="Arial"/>
                  <w:color w:val="000000"/>
                  <w:sz w:val="18"/>
                  <w:szCs w:val="18"/>
                </w:rPr>
                <w:t>Requirement Category</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702" w:author="gsadi" w:date="2013-11-18T16:25:00Z"/>
                <w:rFonts w:ascii="Arial" w:hAnsi="Arial" w:cs="Arial"/>
                <w:color w:val="000000"/>
                <w:sz w:val="18"/>
                <w:szCs w:val="18"/>
              </w:rPr>
            </w:pPr>
            <w:ins w:id="4703" w:author="gsadi" w:date="2013-11-18T16:25:00Z">
              <w:r w:rsidRPr="00293448">
                <w:rPr>
                  <w:rFonts w:ascii="Arial" w:hAnsi="Arial" w:cs="Arial"/>
                  <w:color w:val="000000"/>
                  <w:sz w:val="18"/>
                  <w:szCs w:val="18"/>
                </w:rPr>
                <w:t>Char(16)</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704" w:author="gsadi" w:date="2013-11-18T16:25:00Z"/>
                <w:rFonts w:ascii="Arial" w:hAnsi="Arial" w:cs="Arial"/>
                <w:color w:val="000000"/>
                <w:sz w:val="18"/>
                <w:szCs w:val="18"/>
              </w:rPr>
            </w:pPr>
          </w:p>
        </w:tc>
      </w:tr>
      <w:tr w:rsidR="00A0572E" w:rsidRPr="00293448" w:rsidTr="00CD1572">
        <w:trPr>
          <w:trHeight w:val="255"/>
          <w:ins w:id="4705"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706" w:author="gsadi" w:date="2013-11-18T16:25:00Z"/>
                <w:rFonts w:ascii="Arial" w:hAnsi="Arial" w:cs="Arial"/>
                <w:color w:val="000000"/>
                <w:sz w:val="18"/>
                <w:szCs w:val="18"/>
              </w:rPr>
            </w:pPr>
            <w:ins w:id="4707" w:author="gsadi" w:date="2013-11-18T16:25:00Z">
              <w:r w:rsidRPr="00293448">
                <w:rPr>
                  <w:rFonts w:ascii="Arial" w:hAnsi="Arial" w:cs="Arial"/>
                  <w:color w:val="000000"/>
                  <w:sz w:val="18"/>
                  <w:szCs w:val="18"/>
                </w:rPr>
                <w:t>48</w:t>
              </w:r>
            </w:ins>
          </w:p>
        </w:tc>
        <w:tc>
          <w:tcPr>
            <w:tcW w:w="3428" w:type="dxa"/>
            <w:tcBorders>
              <w:top w:val="nil"/>
              <w:left w:val="nil"/>
              <w:bottom w:val="single" w:sz="4" w:space="0" w:color="auto"/>
              <w:right w:val="single" w:sz="4" w:space="0" w:color="auto"/>
            </w:tcBorders>
            <w:shd w:val="clear" w:color="000000" w:fill="FFFFFF"/>
            <w:vAlign w:val="center"/>
            <w:hideMark/>
          </w:tcPr>
          <w:p w:rsidR="00A0572E" w:rsidRPr="00293448" w:rsidRDefault="00A0572E" w:rsidP="00CD1572">
            <w:pPr>
              <w:rPr>
                <w:ins w:id="4708" w:author="gsadi" w:date="2013-11-18T16:25:00Z"/>
                <w:rFonts w:ascii="Arial" w:hAnsi="Arial" w:cs="Arial"/>
                <w:color w:val="000000"/>
                <w:sz w:val="18"/>
                <w:szCs w:val="18"/>
              </w:rPr>
            </w:pPr>
            <w:ins w:id="4709" w:author="gsadi" w:date="2013-11-18T16:25:00Z">
              <w:r w:rsidRPr="00293448">
                <w:rPr>
                  <w:rFonts w:ascii="Arial" w:hAnsi="Arial" w:cs="Arial"/>
                  <w:color w:val="000000"/>
                  <w:sz w:val="18"/>
                  <w:szCs w:val="18"/>
                </w:rPr>
                <w:t>Stock Category</w:t>
              </w:r>
            </w:ins>
          </w:p>
        </w:tc>
        <w:tc>
          <w:tcPr>
            <w:tcW w:w="1340" w:type="dxa"/>
            <w:tcBorders>
              <w:top w:val="nil"/>
              <w:left w:val="nil"/>
              <w:bottom w:val="single" w:sz="4" w:space="0" w:color="auto"/>
              <w:right w:val="single" w:sz="4" w:space="0" w:color="auto"/>
            </w:tcBorders>
            <w:shd w:val="clear" w:color="000000" w:fill="FFFFFF"/>
            <w:noWrap/>
            <w:vAlign w:val="center"/>
            <w:hideMark/>
          </w:tcPr>
          <w:p w:rsidR="00A0572E" w:rsidRPr="00293448" w:rsidRDefault="00A0572E" w:rsidP="00CD1572">
            <w:pPr>
              <w:rPr>
                <w:ins w:id="4710" w:author="gsadi" w:date="2013-11-18T16:25:00Z"/>
                <w:rFonts w:ascii="Arial" w:hAnsi="Arial" w:cs="Arial"/>
                <w:color w:val="000000"/>
                <w:sz w:val="18"/>
                <w:szCs w:val="18"/>
              </w:rPr>
            </w:pPr>
            <w:ins w:id="4711" w:author="gsadi" w:date="2013-11-18T16:25:00Z">
              <w:r w:rsidRPr="00293448">
                <w:rPr>
                  <w:rFonts w:ascii="Arial" w:hAnsi="Arial" w:cs="Arial"/>
                  <w:color w:val="000000"/>
                  <w:sz w:val="18"/>
                  <w:szCs w:val="18"/>
                </w:rPr>
                <w:t>Char(16)</w:t>
              </w:r>
            </w:ins>
          </w:p>
        </w:tc>
        <w:tc>
          <w:tcPr>
            <w:tcW w:w="2283" w:type="dxa"/>
            <w:tcBorders>
              <w:top w:val="nil"/>
              <w:left w:val="nil"/>
              <w:bottom w:val="single" w:sz="4" w:space="0" w:color="auto"/>
              <w:right w:val="single" w:sz="4" w:space="0" w:color="auto"/>
            </w:tcBorders>
            <w:shd w:val="clear" w:color="auto" w:fill="auto"/>
            <w:noWrap/>
            <w:vAlign w:val="center"/>
            <w:hideMark/>
          </w:tcPr>
          <w:p w:rsidR="00A0572E" w:rsidRPr="00293448" w:rsidRDefault="00A0572E" w:rsidP="00CD1572">
            <w:pPr>
              <w:rPr>
                <w:ins w:id="4712" w:author="gsadi" w:date="2013-11-18T16:25:00Z"/>
                <w:rFonts w:ascii="Arial" w:hAnsi="Arial" w:cs="Arial"/>
                <w:color w:val="000000"/>
                <w:sz w:val="18"/>
                <w:szCs w:val="18"/>
              </w:rPr>
            </w:pPr>
            <w:ins w:id="4713" w:author="gsadi" w:date="2013-11-18T16:25:00Z">
              <w:r>
                <w:rPr>
                  <w:rFonts w:ascii="Arial" w:hAnsi="Arial" w:cs="Arial"/>
                  <w:color w:val="000000"/>
                  <w:sz w:val="18"/>
                  <w:szCs w:val="18"/>
                </w:rPr>
                <w:t>Category that needs to go into DEMAND_ALL file for contract orders</w:t>
              </w:r>
            </w:ins>
          </w:p>
        </w:tc>
      </w:tr>
      <w:tr w:rsidR="00A0572E" w:rsidRPr="00293448" w:rsidTr="00CD1572">
        <w:trPr>
          <w:trHeight w:val="255"/>
          <w:ins w:id="4714" w:author="gsadi" w:date="2013-11-18T16:25:00Z"/>
        </w:trPr>
        <w:tc>
          <w:tcPr>
            <w:tcW w:w="707" w:type="dxa"/>
            <w:tcBorders>
              <w:top w:val="nil"/>
              <w:left w:val="single" w:sz="4" w:space="0" w:color="auto"/>
              <w:bottom w:val="single" w:sz="4" w:space="0" w:color="auto"/>
              <w:right w:val="single" w:sz="4" w:space="0" w:color="auto"/>
            </w:tcBorders>
            <w:shd w:val="clear" w:color="000000" w:fill="FFFFFF"/>
            <w:noWrap/>
            <w:vAlign w:val="center"/>
            <w:hideMark/>
          </w:tcPr>
          <w:p w:rsidR="00A0572E" w:rsidRPr="00293448" w:rsidRDefault="00A0572E" w:rsidP="00CD1572">
            <w:pPr>
              <w:jc w:val="center"/>
              <w:rPr>
                <w:ins w:id="4715" w:author="gsadi" w:date="2013-11-18T16:25:00Z"/>
                <w:rFonts w:ascii="Arial" w:hAnsi="Arial" w:cs="Arial"/>
                <w:color w:val="000000"/>
                <w:sz w:val="18"/>
                <w:szCs w:val="18"/>
              </w:rPr>
            </w:pPr>
            <w:ins w:id="4716" w:author="gsadi" w:date="2013-11-18T16:25:00Z">
              <w:r w:rsidRPr="00293448">
                <w:rPr>
                  <w:rFonts w:ascii="Arial" w:hAnsi="Arial" w:cs="Arial"/>
                  <w:color w:val="000000"/>
                  <w:sz w:val="18"/>
                  <w:szCs w:val="18"/>
                </w:rPr>
                <w:t>49</w:t>
              </w:r>
            </w:ins>
          </w:p>
        </w:tc>
        <w:tc>
          <w:tcPr>
            <w:tcW w:w="3428" w:type="dxa"/>
            <w:tcBorders>
              <w:top w:val="nil"/>
              <w:left w:val="nil"/>
              <w:bottom w:val="single" w:sz="4" w:space="0" w:color="auto"/>
              <w:right w:val="single" w:sz="4" w:space="0" w:color="auto"/>
            </w:tcBorders>
            <w:shd w:val="clear" w:color="000000" w:fill="FFFFFF"/>
            <w:hideMark/>
          </w:tcPr>
          <w:p w:rsidR="00A0572E" w:rsidRPr="00293448" w:rsidRDefault="00A0572E" w:rsidP="00CD1572">
            <w:pPr>
              <w:rPr>
                <w:ins w:id="4717" w:author="gsadi" w:date="2013-11-18T16:25:00Z"/>
                <w:rFonts w:ascii="Arial" w:hAnsi="Arial" w:cs="Arial"/>
                <w:color w:val="000000"/>
                <w:sz w:val="18"/>
                <w:szCs w:val="18"/>
              </w:rPr>
            </w:pPr>
            <w:ins w:id="4718" w:author="gsadi" w:date="2013-11-18T16:25:00Z">
              <w:r w:rsidRPr="00293448">
                <w:rPr>
                  <w:rFonts w:ascii="Arial" w:hAnsi="Arial" w:cs="Arial"/>
                  <w:color w:val="000000"/>
                  <w:sz w:val="18"/>
                  <w:szCs w:val="18"/>
                </w:rPr>
                <w:t>Filler</w:t>
              </w:r>
            </w:ins>
          </w:p>
        </w:tc>
        <w:tc>
          <w:tcPr>
            <w:tcW w:w="1340" w:type="dxa"/>
            <w:tcBorders>
              <w:top w:val="nil"/>
              <w:left w:val="nil"/>
              <w:bottom w:val="single" w:sz="4" w:space="0" w:color="auto"/>
              <w:right w:val="single" w:sz="4" w:space="0" w:color="auto"/>
            </w:tcBorders>
            <w:shd w:val="clear" w:color="000000" w:fill="FFFFFF"/>
            <w:noWrap/>
            <w:hideMark/>
          </w:tcPr>
          <w:p w:rsidR="00A0572E" w:rsidRPr="00293448" w:rsidRDefault="00A0572E" w:rsidP="00CD1572">
            <w:pPr>
              <w:rPr>
                <w:ins w:id="4719" w:author="gsadi" w:date="2013-11-18T16:25:00Z"/>
                <w:rFonts w:ascii="Arial" w:hAnsi="Arial" w:cs="Arial"/>
                <w:color w:val="000000"/>
                <w:sz w:val="18"/>
                <w:szCs w:val="18"/>
              </w:rPr>
            </w:pPr>
            <w:ins w:id="4720" w:author="gsadi" w:date="2013-11-18T16:25:00Z">
              <w:r w:rsidRPr="00293448">
                <w:rPr>
                  <w:rFonts w:ascii="Arial" w:hAnsi="Arial" w:cs="Arial"/>
                  <w:color w:val="000000"/>
                  <w:sz w:val="18"/>
                  <w:szCs w:val="18"/>
                </w:rPr>
                <w:t>Char(14)</w:t>
              </w:r>
            </w:ins>
          </w:p>
        </w:tc>
        <w:tc>
          <w:tcPr>
            <w:tcW w:w="2283" w:type="dxa"/>
            <w:tcBorders>
              <w:top w:val="nil"/>
              <w:left w:val="nil"/>
              <w:bottom w:val="single" w:sz="4" w:space="0" w:color="auto"/>
              <w:right w:val="single" w:sz="4" w:space="0" w:color="auto"/>
            </w:tcBorders>
            <w:shd w:val="clear" w:color="auto" w:fill="auto"/>
            <w:noWrap/>
            <w:hideMark/>
          </w:tcPr>
          <w:p w:rsidR="00A0572E" w:rsidRPr="00293448" w:rsidRDefault="00A0572E" w:rsidP="00CD1572">
            <w:pPr>
              <w:rPr>
                <w:ins w:id="4721" w:author="gsadi" w:date="2013-11-18T16:25:00Z"/>
                <w:rFonts w:ascii="Arial" w:hAnsi="Arial" w:cs="Arial"/>
                <w:color w:val="000000"/>
                <w:sz w:val="18"/>
                <w:szCs w:val="18"/>
              </w:rPr>
            </w:pPr>
            <w:ins w:id="4722" w:author="gsadi" w:date="2013-11-18T16:25:00Z">
              <w:r w:rsidRPr="00293448">
                <w:rPr>
                  <w:rFonts w:ascii="Arial" w:hAnsi="Arial" w:cs="Arial"/>
                  <w:color w:val="000000"/>
                  <w:sz w:val="18"/>
                  <w:szCs w:val="18"/>
                </w:rPr>
                <w:t> </w:t>
              </w:r>
            </w:ins>
          </w:p>
        </w:tc>
      </w:tr>
    </w:tbl>
    <w:p w:rsidR="00A0572E" w:rsidRDefault="00A0572E" w:rsidP="00A0572E">
      <w:pPr>
        <w:ind w:left="810"/>
        <w:rPr>
          <w:ins w:id="4723" w:author="gsadi" w:date="2013-11-18T16:25:00Z"/>
          <w:rFonts w:ascii="Arial" w:hAnsi="Arial" w:cs="Arial"/>
          <w:color w:val="000000"/>
          <w:sz w:val="18"/>
          <w:szCs w:val="18"/>
        </w:rPr>
      </w:pPr>
    </w:p>
    <w:p w:rsidR="00A0572E" w:rsidRPr="004B7A06" w:rsidRDefault="002B0E74" w:rsidP="00A0572E">
      <w:pPr>
        <w:numPr>
          <w:ilvl w:val="0"/>
          <w:numId w:val="41"/>
        </w:numPr>
        <w:rPr>
          <w:ins w:id="4724" w:author="gsadi" w:date="2013-11-18T16:25:00Z"/>
          <w:rFonts w:ascii="Arial" w:hAnsi="Arial" w:cs="Arial"/>
          <w:color w:val="000000"/>
          <w:szCs w:val="18"/>
          <w:rPrChange w:id="4725" w:author="gsadi" w:date="2013-11-18T16:35:00Z">
            <w:rPr>
              <w:ins w:id="4726" w:author="gsadi" w:date="2013-11-18T16:25:00Z"/>
              <w:rFonts w:ascii="Arial" w:hAnsi="Arial" w:cs="Arial"/>
              <w:color w:val="000000"/>
              <w:sz w:val="18"/>
              <w:szCs w:val="18"/>
            </w:rPr>
          </w:rPrChange>
        </w:rPr>
      </w:pPr>
      <w:ins w:id="4727" w:author="gsadi" w:date="2013-11-18T16:25:00Z">
        <w:r w:rsidRPr="002B0E74">
          <w:rPr>
            <w:rFonts w:ascii="Arial" w:hAnsi="Arial" w:cs="Arial"/>
            <w:color w:val="000000"/>
            <w:szCs w:val="18"/>
            <w:rPrChange w:id="4728" w:author="gsadi" w:date="2013-11-18T16:35:00Z">
              <w:rPr>
                <w:rFonts w:ascii="Arial" w:hAnsi="Arial" w:cs="Arial"/>
                <w:b/>
                <w:bCs/>
                <w:i/>
                <w:iCs/>
                <w:color w:val="000000"/>
                <w:sz w:val="18"/>
                <w:szCs w:val="18"/>
                <w:u w:val="single"/>
              </w:rPr>
            </w:rPrChange>
          </w:rPr>
          <w:t>Header data would be in the following format:</w:t>
        </w:r>
      </w:ins>
    </w:p>
    <w:p w:rsidR="00A0572E" w:rsidRPr="004B7A06" w:rsidRDefault="002B0E74" w:rsidP="00A0572E">
      <w:pPr>
        <w:autoSpaceDE w:val="0"/>
        <w:autoSpaceDN w:val="0"/>
        <w:adjustRightInd w:val="0"/>
        <w:ind w:left="720"/>
        <w:rPr>
          <w:ins w:id="4729" w:author="gsadi" w:date="2013-11-18T16:25:00Z"/>
          <w:rFonts w:ascii="Arial" w:hAnsi="Arial" w:cs="Arial"/>
          <w:color w:val="000000"/>
          <w:szCs w:val="18"/>
          <w:u w:val="single"/>
          <w:rPrChange w:id="4730" w:author="gsadi" w:date="2013-11-18T16:35:00Z">
            <w:rPr>
              <w:ins w:id="4731" w:author="gsadi" w:date="2013-11-18T16:25:00Z"/>
              <w:rFonts w:ascii="Arial" w:hAnsi="Arial" w:cs="Arial"/>
              <w:color w:val="000000"/>
              <w:sz w:val="18"/>
              <w:szCs w:val="18"/>
              <w:u w:val="single"/>
            </w:rPr>
          </w:rPrChange>
        </w:rPr>
      </w:pPr>
      <w:ins w:id="4732" w:author="gsadi" w:date="2013-11-18T16:25:00Z">
        <w:r w:rsidRPr="002B0E74">
          <w:rPr>
            <w:rFonts w:ascii="Arial" w:hAnsi="Arial" w:cs="Arial"/>
            <w:color w:val="000000"/>
            <w:szCs w:val="18"/>
            <w:rPrChange w:id="4733" w:author="gsadi" w:date="2013-11-18T16:35:00Z">
              <w:rPr>
                <w:rFonts w:ascii="Arial" w:hAnsi="Arial" w:cs="Arial"/>
                <w:b/>
                <w:bCs/>
                <w:i/>
                <w:iCs/>
                <w:color w:val="000000"/>
                <w:sz w:val="18"/>
                <w:szCs w:val="18"/>
                <w:u w:val="single"/>
              </w:rPr>
            </w:rPrChange>
          </w:rPr>
          <w:t xml:space="preserve">                 </w:t>
        </w:r>
        <w:r w:rsidRPr="002B0E74">
          <w:rPr>
            <w:rFonts w:ascii="Arial" w:hAnsi="Arial" w:cs="Arial"/>
            <w:color w:val="000000"/>
            <w:szCs w:val="18"/>
            <w:u w:val="single"/>
            <w:rPrChange w:id="4734" w:author="gsadi" w:date="2013-11-18T16:35:00Z">
              <w:rPr>
                <w:rFonts w:ascii="Arial" w:hAnsi="Arial" w:cs="Arial"/>
                <w:b/>
                <w:bCs/>
                <w:i/>
                <w:iCs/>
                <w:color w:val="000000"/>
                <w:sz w:val="18"/>
                <w:szCs w:val="18"/>
                <w:u w:val="single"/>
              </w:rPr>
            </w:rPrChange>
          </w:rPr>
          <w:t xml:space="preserve">Layout: </w:t>
        </w:r>
      </w:ins>
    </w:p>
    <w:p w:rsidR="00A0572E" w:rsidRPr="004B7A06" w:rsidRDefault="00A0572E" w:rsidP="00A0572E">
      <w:pPr>
        <w:autoSpaceDE w:val="0"/>
        <w:autoSpaceDN w:val="0"/>
        <w:adjustRightInd w:val="0"/>
        <w:rPr>
          <w:ins w:id="4735" w:author="gsadi" w:date="2013-11-18T16:25:00Z"/>
          <w:rFonts w:ascii="Arial" w:hAnsi="Arial" w:cs="Arial"/>
          <w:color w:val="000000"/>
          <w:szCs w:val="18"/>
          <w:u w:val="single"/>
          <w:rPrChange w:id="4736" w:author="gsadi" w:date="2013-11-18T16:35:00Z">
            <w:rPr>
              <w:ins w:id="4737" w:author="gsadi" w:date="2013-11-18T16:25:00Z"/>
              <w:rFonts w:ascii="Arial" w:hAnsi="Arial" w:cs="Arial"/>
              <w:color w:val="000000"/>
              <w:sz w:val="18"/>
              <w:szCs w:val="18"/>
              <w:u w:val="single"/>
            </w:rPr>
          </w:rPrChange>
        </w:rPr>
      </w:pPr>
    </w:p>
    <w:p w:rsidR="00A0572E" w:rsidRPr="004B7A06" w:rsidRDefault="002B0E74" w:rsidP="00A0572E">
      <w:pPr>
        <w:autoSpaceDE w:val="0"/>
        <w:autoSpaceDN w:val="0"/>
        <w:adjustRightInd w:val="0"/>
        <w:ind w:left="720"/>
        <w:rPr>
          <w:ins w:id="4738" w:author="gsadi" w:date="2013-11-18T16:25:00Z"/>
          <w:rFonts w:ascii="Arial" w:hAnsi="Arial" w:cs="Arial"/>
          <w:color w:val="000000"/>
          <w:szCs w:val="18"/>
          <w:rPrChange w:id="4739" w:author="gsadi" w:date="2013-11-18T16:35:00Z">
            <w:rPr>
              <w:ins w:id="4740" w:author="gsadi" w:date="2013-11-18T16:25:00Z"/>
              <w:rFonts w:ascii="Arial" w:hAnsi="Arial" w:cs="Arial"/>
              <w:color w:val="000000"/>
              <w:sz w:val="18"/>
              <w:szCs w:val="18"/>
            </w:rPr>
          </w:rPrChange>
        </w:rPr>
      </w:pPr>
      <w:ins w:id="4741" w:author="gsadi" w:date="2013-11-18T16:25:00Z">
        <w:r w:rsidRPr="002B0E74">
          <w:rPr>
            <w:rFonts w:ascii="Arial" w:hAnsi="Arial" w:cs="Arial"/>
            <w:color w:val="000000"/>
            <w:szCs w:val="18"/>
            <w:rPrChange w:id="4742"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743" w:author="gsadi" w:date="2013-11-18T16:35:00Z">
              <w:rPr>
                <w:rFonts w:ascii="Arial" w:hAnsi="Arial" w:cs="Arial"/>
                <w:b/>
                <w:bCs/>
                <w:i/>
                <w:iCs/>
                <w:color w:val="000000"/>
                <w:sz w:val="18"/>
                <w:szCs w:val="18"/>
                <w:u w:val="single"/>
              </w:rPr>
            </w:rPrChange>
          </w:rPr>
          <w:tab/>
          <w:t>Char(1) =&gt; Record Type ("0")</w:t>
        </w:r>
      </w:ins>
    </w:p>
    <w:p w:rsidR="00A0572E" w:rsidRPr="004B7A06" w:rsidRDefault="002B0E74" w:rsidP="00A0572E">
      <w:pPr>
        <w:autoSpaceDE w:val="0"/>
        <w:autoSpaceDN w:val="0"/>
        <w:adjustRightInd w:val="0"/>
        <w:ind w:left="720"/>
        <w:rPr>
          <w:ins w:id="4744" w:author="gsadi" w:date="2013-11-18T16:25:00Z"/>
          <w:rFonts w:ascii="Arial" w:hAnsi="Arial" w:cs="Arial"/>
          <w:color w:val="000000"/>
          <w:szCs w:val="18"/>
          <w:rPrChange w:id="4745" w:author="gsadi" w:date="2013-11-18T16:35:00Z">
            <w:rPr>
              <w:ins w:id="4746" w:author="gsadi" w:date="2013-11-18T16:25:00Z"/>
              <w:rFonts w:ascii="Arial" w:hAnsi="Arial" w:cs="Arial"/>
              <w:color w:val="000000"/>
              <w:sz w:val="18"/>
              <w:szCs w:val="18"/>
            </w:rPr>
          </w:rPrChange>
        </w:rPr>
      </w:pPr>
      <w:ins w:id="4747" w:author="gsadi" w:date="2013-11-18T16:25:00Z">
        <w:r w:rsidRPr="002B0E74">
          <w:rPr>
            <w:rFonts w:ascii="Arial" w:hAnsi="Arial" w:cs="Arial"/>
            <w:color w:val="000000"/>
            <w:szCs w:val="18"/>
            <w:rPrChange w:id="4748"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749" w:author="gsadi" w:date="2013-11-18T16:35:00Z">
              <w:rPr>
                <w:rFonts w:ascii="Arial" w:hAnsi="Arial" w:cs="Arial"/>
                <w:b/>
                <w:bCs/>
                <w:i/>
                <w:iCs/>
                <w:color w:val="000000"/>
                <w:sz w:val="18"/>
                <w:szCs w:val="18"/>
                <w:u w:val="single"/>
              </w:rPr>
            </w:rPrChange>
          </w:rPr>
          <w:tab/>
          <w:t>Char(8) =&gt; SAP program number</w:t>
        </w:r>
      </w:ins>
    </w:p>
    <w:p w:rsidR="00A0572E" w:rsidRPr="004B7A06" w:rsidRDefault="002B0E74" w:rsidP="00A0572E">
      <w:pPr>
        <w:autoSpaceDE w:val="0"/>
        <w:autoSpaceDN w:val="0"/>
        <w:adjustRightInd w:val="0"/>
        <w:ind w:left="720"/>
        <w:rPr>
          <w:ins w:id="4750" w:author="gsadi" w:date="2013-11-18T16:25:00Z"/>
          <w:rFonts w:ascii="Arial" w:hAnsi="Arial" w:cs="Arial"/>
          <w:color w:val="000000"/>
          <w:szCs w:val="18"/>
          <w:rPrChange w:id="4751" w:author="gsadi" w:date="2013-11-18T16:35:00Z">
            <w:rPr>
              <w:ins w:id="4752" w:author="gsadi" w:date="2013-11-18T16:25:00Z"/>
              <w:rFonts w:ascii="Arial" w:hAnsi="Arial" w:cs="Arial"/>
              <w:color w:val="000000"/>
              <w:sz w:val="18"/>
              <w:szCs w:val="18"/>
            </w:rPr>
          </w:rPrChange>
        </w:rPr>
      </w:pPr>
      <w:ins w:id="4753" w:author="gsadi" w:date="2013-11-18T16:25:00Z">
        <w:r w:rsidRPr="002B0E74">
          <w:rPr>
            <w:rFonts w:ascii="Arial" w:hAnsi="Arial" w:cs="Arial"/>
            <w:color w:val="000000"/>
            <w:szCs w:val="18"/>
            <w:rPrChange w:id="4754"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755" w:author="gsadi" w:date="2013-11-18T16:35:00Z">
              <w:rPr>
                <w:rFonts w:ascii="Arial" w:hAnsi="Arial" w:cs="Arial"/>
                <w:b/>
                <w:bCs/>
                <w:i/>
                <w:iCs/>
                <w:color w:val="000000"/>
                <w:sz w:val="18"/>
                <w:szCs w:val="18"/>
                <w:u w:val="single"/>
              </w:rPr>
            </w:rPrChange>
          </w:rPr>
          <w:tab/>
          <w:t>Char(8) =&gt; Date</w:t>
        </w:r>
      </w:ins>
    </w:p>
    <w:p w:rsidR="00A0572E" w:rsidRPr="004B7A06" w:rsidRDefault="002B0E74" w:rsidP="00A0572E">
      <w:pPr>
        <w:autoSpaceDE w:val="0"/>
        <w:autoSpaceDN w:val="0"/>
        <w:adjustRightInd w:val="0"/>
        <w:ind w:left="720"/>
        <w:rPr>
          <w:ins w:id="4756" w:author="gsadi" w:date="2013-11-18T16:25:00Z"/>
          <w:rFonts w:ascii="Arial" w:hAnsi="Arial" w:cs="Arial"/>
          <w:color w:val="000000"/>
          <w:szCs w:val="18"/>
          <w:rPrChange w:id="4757" w:author="gsadi" w:date="2013-11-18T16:35:00Z">
            <w:rPr>
              <w:ins w:id="4758" w:author="gsadi" w:date="2013-11-18T16:25:00Z"/>
              <w:rFonts w:ascii="Arial" w:hAnsi="Arial" w:cs="Arial"/>
              <w:color w:val="000000"/>
              <w:sz w:val="18"/>
              <w:szCs w:val="18"/>
            </w:rPr>
          </w:rPrChange>
        </w:rPr>
      </w:pPr>
      <w:ins w:id="4759" w:author="gsadi" w:date="2013-11-18T16:25:00Z">
        <w:r w:rsidRPr="002B0E74">
          <w:rPr>
            <w:rFonts w:ascii="Arial" w:hAnsi="Arial" w:cs="Arial"/>
            <w:color w:val="000000"/>
            <w:szCs w:val="18"/>
            <w:rPrChange w:id="4760"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761" w:author="gsadi" w:date="2013-11-18T16:35:00Z">
              <w:rPr>
                <w:rFonts w:ascii="Arial" w:hAnsi="Arial" w:cs="Arial"/>
                <w:b/>
                <w:bCs/>
                <w:i/>
                <w:iCs/>
                <w:color w:val="000000"/>
                <w:sz w:val="18"/>
                <w:szCs w:val="18"/>
                <w:u w:val="single"/>
              </w:rPr>
            </w:rPrChange>
          </w:rPr>
          <w:tab/>
          <w:t>Char(6) =&gt; Timestamp</w:t>
        </w:r>
      </w:ins>
    </w:p>
    <w:p w:rsidR="00A0572E" w:rsidRPr="004B7A06" w:rsidRDefault="00A0572E" w:rsidP="00A0572E">
      <w:pPr>
        <w:autoSpaceDE w:val="0"/>
        <w:autoSpaceDN w:val="0"/>
        <w:adjustRightInd w:val="0"/>
        <w:ind w:left="720"/>
        <w:rPr>
          <w:ins w:id="4762" w:author="gsadi" w:date="2013-11-18T16:25:00Z"/>
          <w:rFonts w:ascii="Arial" w:hAnsi="Arial" w:cs="Arial"/>
          <w:color w:val="000000"/>
          <w:szCs w:val="18"/>
          <w:rPrChange w:id="4763" w:author="gsadi" w:date="2013-11-18T16:35:00Z">
            <w:rPr>
              <w:ins w:id="4764" w:author="gsadi" w:date="2013-11-18T16:25:00Z"/>
              <w:rFonts w:ascii="Arial" w:hAnsi="Arial" w:cs="Arial"/>
              <w:color w:val="000000"/>
              <w:sz w:val="18"/>
              <w:szCs w:val="18"/>
            </w:rPr>
          </w:rPrChange>
        </w:rPr>
      </w:pPr>
    </w:p>
    <w:p w:rsidR="00A0572E" w:rsidRPr="004B7A06" w:rsidRDefault="002B0E74" w:rsidP="00A0572E">
      <w:pPr>
        <w:autoSpaceDE w:val="0"/>
        <w:autoSpaceDN w:val="0"/>
        <w:adjustRightInd w:val="0"/>
        <w:ind w:left="360"/>
        <w:rPr>
          <w:ins w:id="4765" w:author="gsadi" w:date="2013-11-18T16:25:00Z"/>
          <w:rFonts w:ascii="Arial" w:hAnsi="Arial" w:cs="Arial"/>
          <w:color w:val="000000"/>
          <w:szCs w:val="18"/>
          <w:rPrChange w:id="4766" w:author="gsadi" w:date="2013-11-18T16:35:00Z">
            <w:rPr>
              <w:ins w:id="4767" w:author="gsadi" w:date="2013-11-18T16:25:00Z"/>
              <w:rFonts w:ascii="Arial" w:hAnsi="Arial" w:cs="Arial"/>
              <w:color w:val="000000"/>
              <w:sz w:val="18"/>
              <w:szCs w:val="18"/>
            </w:rPr>
          </w:rPrChange>
        </w:rPr>
      </w:pPr>
      <w:ins w:id="4768" w:author="gsadi" w:date="2013-11-18T16:25:00Z">
        <w:r w:rsidRPr="002B0E74">
          <w:rPr>
            <w:rFonts w:ascii="Arial" w:hAnsi="Arial" w:cs="Arial"/>
            <w:color w:val="000000"/>
            <w:szCs w:val="18"/>
            <w:rPrChange w:id="4769" w:author="gsadi" w:date="2013-11-18T16:35:00Z">
              <w:rPr>
                <w:rFonts w:ascii="Arial" w:hAnsi="Arial" w:cs="Arial"/>
                <w:b/>
                <w:bCs/>
                <w:i/>
                <w:iCs/>
                <w:color w:val="000000"/>
                <w:sz w:val="18"/>
                <w:szCs w:val="18"/>
                <w:u w:val="single"/>
              </w:rPr>
            </w:rPrChange>
          </w:rPr>
          <w:tab/>
          <w:t xml:space="preserve">                 </w:t>
        </w:r>
        <w:r w:rsidRPr="002B0E74">
          <w:rPr>
            <w:rFonts w:ascii="Arial" w:hAnsi="Arial" w:cs="Arial"/>
            <w:color w:val="000000"/>
            <w:szCs w:val="18"/>
            <w:u w:val="single"/>
            <w:rPrChange w:id="4770" w:author="gsadi" w:date="2013-11-18T16:35:00Z">
              <w:rPr>
                <w:rFonts w:ascii="Arial" w:hAnsi="Arial" w:cs="Arial"/>
                <w:b/>
                <w:bCs/>
                <w:i/>
                <w:iCs/>
                <w:color w:val="000000"/>
                <w:sz w:val="18"/>
                <w:szCs w:val="18"/>
                <w:u w:val="single"/>
              </w:rPr>
            </w:rPrChange>
          </w:rPr>
          <w:t>Example:</w:t>
        </w:r>
        <w:r w:rsidRPr="002B0E74">
          <w:rPr>
            <w:rFonts w:ascii="Arial" w:hAnsi="Arial" w:cs="Arial"/>
            <w:color w:val="000000"/>
            <w:szCs w:val="18"/>
            <w:rPrChange w:id="4771" w:author="gsadi" w:date="2013-11-18T16:35:00Z">
              <w:rPr>
                <w:rFonts w:ascii="Arial" w:hAnsi="Arial" w:cs="Arial"/>
                <w:b/>
                <w:bCs/>
                <w:i/>
                <w:iCs/>
                <w:color w:val="000000"/>
                <w:sz w:val="18"/>
                <w:szCs w:val="18"/>
                <w:u w:val="single"/>
              </w:rPr>
            </w:rPrChange>
          </w:rPr>
          <w:t xml:space="preserve"> 0YSDI_CON20130410035327</w:t>
        </w:r>
      </w:ins>
    </w:p>
    <w:p w:rsidR="00A0572E" w:rsidRPr="004B7A06" w:rsidRDefault="002B0E74" w:rsidP="00A0572E">
      <w:pPr>
        <w:autoSpaceDE w:val="0"/>
        <w:autoSpaceDN w:val="0"/>
        <w:adjustRightInd w:val="0"/>
        <w:ind w:left="360"/>
        <w:rPr>
          <w:ins w:id="4772" w:author="gsadi" w:date="2013-11-18T16:25:00Z"/>
          <w:rFonts w:ascii="Arial" w:hAnsi="Arial" w:cs="Arial"/>
          <w:color w:val="000000"/>
          <w:szCs w:val="18"/>
          <w:rPrChange w:id="4773" w:author="gsadi" w:date="2013-11-18T16:35:00Z">
            <w:rPr>
              <w:ins w:id="4774" w:author="gsadi" w:date="2013-11-18T16:25:00Z"/>
              <w:rFonts w:ascii="Arial" w:hAnsi="Arial" w:cs="Arial"/>
              <w:color w:val="000000"/>
              <w:sz w:val="18"/>
              <w:szCs w:val="18"/>
            </w:rPr>
          </w:rPrChange>
        </w:rPr>
      </w:pPr>
      <w:ins w:id="4775" w:author="gsadi" w:date="2013-11-18T16:25:00Z">
        <w:r w:rsidRPr="002B0E74">
          <w:rPr>
            <w:rFonts w:ascii="Arial" w:hAnsi="Arial" w:cs="Arial"/>
            <w:color w:val="000000"/>
            <w:szCs w:val="18"/>
            <w:rPrChange w:id="4776"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777"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778" w:author="gsadi" w:date="2013-11-18T16:35:00Z">
              <w:rPr>
                <w:rFonts w:ascii="Arial" w:hAnsi="Arial" w:cs="Arial"/>
                <w:b/>
                <w:bCs/>
                <w:i/>
                <w:iCs/>
                <w:color w:val="000000"/>
                <w:sz w:val="18"/>
                <w:szCs w:val="18"/>
                <w:u w:val="single"/>
              </w:rPr>
            </w:rPrChange>
          </w:rPr>
          <w:tab/>
          <w:t xml:space="preserve">     </w:t>
        </w:r>
      </w:ins>
    </w:p>
    <w:p w:rsidR="00A0572E" w:rsidRPr="004B7A06" w:rsidRDefault="00A0572E" w:rsidP="00A0572E">
      <w:pPr>
        <w:autoSpaceDE w:val="0"/>
        <w:autoSpaceDN w:val="0"/>
        <w:adjustRightInd w:val="0"/>
        <w:ind w:left="360"/>
        <w:rPr>
          <w:ins w:id="4779" w:author="gsadi" w:date="2013-11-18T16:25:00Z"/>
          <w:rFonts w:ascii="Arial" w:hAnsi="Arial" w:cs="Arial"/>
          <w:color w:val="000000"/>
          <w:szCs w:val="18"/>
          <w:rPrChange w:id="4780" w:author="gsadi" w:date="2013-11-18T16:35:00Z">
            <w:rPr>
              <w:ins w:id="4781" w:author="gsadi" w:date="2013-11-18T16:25:00Z"/>
              <w:rFonts w:ascii="Arial" w:hAnsi="Arial" w:cs="Arial"/>
              <w:color w:val="000000"/>
              <w:sz w:val="18"/>
              <w:szCs w:val="18"/>
            </w:rPr>
          </w:rPrChange>
        </w:rPr>
      </w:pPr>
    </w:p>
    <w:p w:rsidR="00A0572E" w:rsidRPr="004B7A06" w:rsidRDefault="002B0E74" w:rsidP="00A0572E">
      <w:pPr>
        <w:numPr>
          <w:ilvl w:val="0"/>
          <w:numId w:val="41"/>
        </w:numPr>
        <w:rPr>
          <w:ins w:id="4782" w:author="gsadi" w:date="2013-11-18T16:25:00Z"/>
          <w:rFonts w:ascii="Arial" w:hAnsi="Arial" w:cs="Arial"/>
          <w:color w:val="000000"/>
          <w:szCs w:val="18"/>
          <w:rPrChange w:id="4783" w:author="gsadi" w:date="2013-11-18T16:35:00Z">
            <w:rPr>
              <w:ins w:id="4784" w:author="gsadi" w:date="2013-11-18T16:25:00Z"/>
              <w:rFonts w:ascii="Arial" w:hAnsi="Arial" w:cs="Arial"/>
              <w:color w:val="000000"/>
              <w:sz w:val="18"/>
              <w:szCs w:val="18"/>
            </w:rPr>
          </w:rPrChange>
        </w:rPr>
      </w:pPr>
      <w:ins w:id="4785" w:author="gsadi" w:date="2013-11-18T16:25:00Z">
        <w:r w:rsidRPr="002B0E74">
          <w:rPr>
            <w:rFonts w:ascii="Arial" w:hAnsi="Arial" w:cs="Arial"/>
            <w:color w:val="000000"/>
            <w:szCs w:val="18"/>
            <w:rPrChange w:id="4786" w:author="gsadi" w:date="2013-11-18T16:35:00Z">
              <w:rPr>
                <w:rFonts w:ascii="Arial" w:hAnsi="Arial" w:cs="Arial"/>
                <w:b/>
                <w:bCs/>
                <w:i/>
                <w:iCs/>
                <w:color w:val="000000"/>
                <w:sz w:val="18"/>
                <w:szCs w:val="18"/>
                <w:u w:val="single"/>
              </w:rPr>
            </w:rPrChange>
          </w:rPr>
          <w:t>Control (trailer) record data would be in the following format:</w:t>
        </w:r>
      </w:ins>
    </w:p>
    <w:p w:rsidR="00A0572E" w:rsidRPr="004B7A06" w:rsidRDefault="00A0572E" w:rsidP="00A0572E">
      <w:pPr>
        <w:ind w:left="810"/>
        <w:rPr>
          <w:ins w:id="4787" w:author="gsadi" w:date="2013-11-18T16:25:00Z"/>
          <w:rFonts w:ascii="Arial" w:hAnsi="Arial" w:cs="Arial"/>
          <w:color w:val="000000"/>
          <w:szCs w:val="18"/>
          <w:rPrChange w:id="4788" w:author="gsadi" w:date="2013-11-18T16:35:00Z">
            <w:rPr>
              <w:ins w:id="4789" w:author="gsadi" w:date="2013-11-18T16:25:00Z"/>
              <w:rFonts w:ascii="Arial" w:hAnsi="Arial" w:cs="Arial"/>
              <w:color w:val="000000"/>
              <w:sz w:val="18"/>
              <w:szCs w:val="18"/>
            </w:rPr>
          </w:rPrChange>
        </w:rPr>
      </w:pPr>
    </w:p>
    <w:p w:rsidR="00A0572E" w:rsidRPr="004B7A06" w:rsidRDefault="002B0E74" w:rsidP="00A0572E">
      <w:pPr>
        <w:tabs>
          <w:tab w:val="left" w:pos="-720"/>
          <w:tab w:val="left" w:pos="0"/>
          <w:tab w:val="left" w:pos="720"/>
          <w:tab w:val="left" w:pos="1440"/>
          <w:tab w:val="left" w:pos="2160"/>
          <w:tab w:val="left" w:pos="2880"/>
          <w:tab w:val="left" w:pos="3600"/>
          <w:tab w:val="left" w:pos="4320"/>
        </w:tabs>
        <w:autoSpaceDE w:val="0"/>
        <w:autoSpaceDN w:val="0"/>
        <w:adjustRightInd w:val="0"/>
        <w:rPr>
          <w:ins w:id="4790" w:author="gsadi" w:date="2013-11-18T16:25:00Z"/>
          <w:rFonts w:ascii="Arial" w:hAnsi="Arial" w:cs="Arial"/>
          <w:color w:val="000000"/>
          <w:szCs w:val="18"/>
          <w:rPrChange w:id="4791" w:author="gsadi" w:date="2013-11-18T16:35:00Z">
            <w:rPr>
              <w:ins w:id="4792" w:author="gsadi" w:date="2013-11-18T16:25:00Z"/>
              <w:rFonts w:ascii="Arial" w:hAnsi="Arial" w:cs="Arial"/>
              <w:color w:val="000000"/>
              <w:sz w:val="18"/>
              <w:szCs w:val="18"/>
            </w:rPr>
          </w:rPrChange>
        </w:rPr>
      </w:pPr>
      <w:ins w:id="4793" w:author="gsadi" w:date="2013-11-18T16:25:00Z">
        <w:r w:rsidRPr="002B0E74">
          <w:rPr>
            <w:rFonts w:ascii="Arial" w:hAnsi="Arial" w:cs="Arial"/>
            <w:color w:val="000000"/>
            <w:szCs w:val="18"/>
            <w:rPrChange w:id="4794" w:author="gsadi" w:date="2013-11-18T16:35:00Z">
              <w:rPr>
                <w:rFonts w:ascii="Arial" w:hAnsi="Arial" w:cs="Arial"/>
                <w:b/>
                <w:bCs/>
                <w:i/>
                <w:iCs/>
                <w:color w:val="000000"/>
                <w:sz w:val="18"/>
                <w:szCs w:val="18"/>
                <w:u w:val="single"/>
              </w:rPr>
            </w:rPrChange>
          </w:rPr>
          <w:t xml:space="preserve">                      </w:t>
        </w:r>
        <w:r w:rsidRPr="002B0E74">
          <w:rPr>
            <w:rFonts w:ascii="Arial" w:hAnsi="Arial" w:cs="Arial"/>
            <w:color w:val="000000"/>
            <w:szCs w:val="18"/>
            <w:u w:val="single"/>
            <w:rPrChange w:id="4795" w:author="gsadi" w:date="2013-11-18T16:35:00Z">
              <w:rPr>
                <w:rFonts w:ascii="Arial" w:hAnsi="Arial" w:cs="Arial"/>
                <w:b/>
                <w:bCs/>
                <w:i/>
                <w:iCs/>
                <w:color w:val="000000"/>
                <w:sz w:val="18"/>
                <w:szCs w:val="18"/>
                <w:u w:val="single"/>
              </w:rPr>
            </w:rPrChange>
          </w:rPr>
          <w:t xml:space="preserve">Layout: </w:t>
        </w:r>
      </w:ins>
    </w:p>
    <w:p w:rsidR="00A0572E" w:rsidRPr="004B7A06" w:rsidRDefault="00A0572E" w:rsidP="00A0572E">
      <w:pPr>
        <w:tabs>
          <w:tab w:val="left" w:pos="-720"/>
          <w:tab w:val="left" w:pos="0"/>
          <w:tab w:val="left" w:pos="720"/>
          <w:tab w:val="left" w:pos="1440"/>
          <w:tab w:val="left" w:pos="2160"/>
          <w:tab w:val="left" w:pos="2880"/>
          <w:tab w:val="left" w:pos="3600"/>
          <w:tab w:val="left" w:pos="4320"/>
        </w:tabs>
        <w:autoSpaceDE w:val="0"/>
        <w:autoSpaceDN w:val="0"/>
        <w:adjustRightInd w:val="0"/>
        <w:rPr>
          <w:ins w:id="4796" w:author="gsadi" w:date="2013-11-18T16:25:00Z"/>
          <w:rFonts w:ascii="Arial" w:hAnsi="Arial" w:cs="Arial"/>
          <w:color w:val="000000"/>
          <w:szCs w:val="18"/>
          <w:u w:val="single"/>
          <w:rPrChange w:id="4797" w:author="gsadi" w:date="2013-11-18T16:35:00Z">
            <w:rPr>
              <w:ins w:id="4798" w:author="gsadi" w:date="2013-11-18T16:25:00Z"/>
              <w:rFonts w:ascii="Arial" w:hAnsi="Arial" w:cs="Arial"/>
              <w:color w:val="000000"/>
              <w:sz w:val="18"/>
              <w:szCs w:val="18"/>
              <w:u w:val="single"/>
            </w:rPr>
          </w:rPrChange>
        </w:rPr>
      </w:pPr>
    </w:p>
    <w:p w:rsidR="00A0572E" w:rsidRPr="004B7A06" w:rsidRDefault="002B0E74" w:rsidP="00A0572E">
      <w:pPr>
        <w:autoSpaceDE w:val="0"/>
        <w:autoSpaceDN w:val="0"/>
        <w:adjustRightInd w:val="0"/>
        <w:ind w:left="720"/>
        <w:rPr>
          <w:ins w:id="4799" w:author="gsadi" w:date="2013-11-18T16:25:00Z"/>
          <w:rFonts w:ascii="Arial" w:hAnsi="Arial" w:cs="Arial"/>
          <w:color w:val="000000"/>
          <w:szCs w:val="18"/>
          <w:rPrChange w:id="4800" w:author="gsadi" w:date="2013-11-18T16:35:00Z">
            <w:rPr>
              <w:ins w:id="4801" w:author="gsadi" w:date="2013-11-18T16:25:00Z"/>
              <w:rFonts w:ascii="Arial" w:hAnsi="Arial" w:cs="Arial"/>
              <w:color w:val="000000"/>
              <w:sz w:val="18"/>
              <w:szCs w:val="18"/>
            </w:rPr>
          </w:rPrChange>
        </w:rPr>
      </w:pPr>
      <w:ins w:id="4802" w:author="gsadi" w:date="2013-11-18T16:25:00Z">
        <w:r w:rsidRPr="002B0E74">
          <w:rPr>
            <w:rFonts w:ascii="Arial" w:hAnsi="Arial" w:cs="Arial"/>
            <w:color w:val="000000"/>
            <w:szCs w:val="18"/>
            <w:rPrChange w:id="4803"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804" w:author="gsadi" w:date="2013-11-18T16:35:00Z">
              <w:rPr>
                <w:rFonts w:ascii="Arial" w:hAnsi="Arial" w:cs="Arial"/>
                <w:b/>
                <w:bCs/>
                <w:i/>
                <w:iCs/>
                <w:color w:val="000000"/>
                <w:sz w:val="18"/>
                <w:szCs w:val="18"/>
                <w:u w:val="single"/>
              </w:rPr>
            </w:rPrChange>
          </w:rPr>
          <w:tab/>
          <w:t>Char(1) =&gt; Record Type ("9")</w:t>
        </w:r>
      </w:ins>
    </w:p>
    <w:p w:rsidR="00A0572E" w:rsidRPr="004B7A06" w:rsidRDefault="002B0E74" w:rsidP="00A0572E">
      <w:pPr>
        <w:autoSpaceDE w:val="0"/>
        <w:autoSpaceDN w:val="0"/>
        <w:adjustRightInd w:val="0"/>
        <w:ind w:left="720"/>
        <w:rPr>
          <w:ins w:id="4805" w:author="gsadi" w:date="2013-11-18T16:25:00Z"/>
          <w:rFonts w:ascii="Arial" w:hAnsi="Arial" w:cs="Arial"/>
          <w:color w:val="000000"/>
          <w:szCs w:val="18"/>
          <w:rPrChange w:id="4806" w:author="gsadi" w:date="2013-11-18T16:35:00Z">
            <w:rPr>
              <w:ins w:id="4807" w:author="gsadi" w:date="2013-11-18T16:25:00Z"/>
              <w:rFonts w:ascii="Arial" w:hAnsi="Arial" w:cs="Arial"/>
              <w:color w:val="000000"/>
              <w:sz w:val="18"/>
              <w:szCs w:val="18"/>
            </w:rPr>
          </w:rPrChange>
        </w:rPr>
      </w:pPr>
      <w:ins w:id="4808" w:author="gsadi" w:date="2013-11-18T16:25:00Z">
        <w:r w:rsidRPr="002B0E74">
          <w:rPr>
            <w:rFonts w:ascii="Arial" w:hAnsi="Arial" w:cs="Arial"/>
            <w:color w:val="000000"/>
            <w:szCs w:val="18"/>
            <w:rPrChange w:id="4809"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810" w:author="gsadi" w:date="2013-11-18T16:35:00Z">
              <w:rPr>
                <w:rFonts w:ascii="Arial" w:hAnsi="Arial" w:cs="Arial"/>
                <w:b/>
                <w:bCs/>
                <w:i/>
                <w:iCs/>
                <w:color w:val="000000"/>
                <w:sz w:val="18"/>
                <w:szCs w:val="18"/>
                <w:u w:val="single"/>
              </w:rPr>
            </w:rPrChange>
          </w:rPr>
          <w:tab/>
          <w:t>Char(8) =&gt; SAP Program Number</w:t>
        </w:r>
      </w:ins>
    </w:p>
    <w:p w:rsidR="00A0572E" w:rsidRPr="004B7A06" w:rsidRDefault="002B0E74" w:rsidP="00A0572E">
      <w:pPr>
        <w:autoSpaceDE w:val="0"/>
        <w:autoSpaceDN w:val="0"/>
        <w:adjustRightInd w:val="0"/>
        <w:ind w:left="720"/>
        <w:rPr>
          <w:ins w:id="4811" w:author="gsadi" w:date="2013-11-18T16:25:00Z"/>
          <w:rFonts w:ascii="Arial" w:hAnsi="Arial" w:cs="Arial"/>
          <w:color w:val="000000"/>
          <w:szCs w:val="18"/>
          <w:rPrChange w:id="4812" w:author="gsadi" w:date="2013-11-18T16:35:00Z">
            <w:rPr>
              <w:ins w:id="4813" w:author="gsadi" w:date="2013-11-18T16:25:00Z"/>
              <w:rFonts w:ascii="Arial" w:hAnsi="Arial" w:cs="Arial"/>
              <w:color w:val="000000"/>
              <w:sz w:val="18"/>
              <w:szCs w:val="18"/>
            </w:rPr>
          </w:rPrChange>
        </w:rPr>
      </w:pPr>
      <w:ins w:id="4814" w:author="gsadi" w:date="2013-11-18T16:25:00Z">
        <w:r w:rsidRPr="002B0E74">
          <w:rPr>
            <w:rFonts w:ascii="Arial" w:hAnsi="Arial" w:cs="Arial"/>
            <w:color w:val="000000"/>
            <w:szCs w:val="18"/>
            <w:rPrChange w:id="4815"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816" w:author="gsadi" w:date="2013-11-18T16:35:00Z">
              <w:rPr>
                <w:rFonts w:ascii="Arial" w:hAnsi="Arial" w:cs="Arial"/>
                <w:b/>
                <w:bCs/>
                <w:i/>
                <w:iCs/>
                <w:color w:val="000000"/>
                <w:sz w:val="18"/>
                <w:szCs w:val="18"/>
                <w:u w:val="single"/>
              </w:rPr>
            </w:rPrChange>
          </w:rPr>
          <w:tab/>
          <w:t>Char(8) =&gt; Date</w:t>
        </w:r>
      </w:ins>
    </w:p>
    <w:p w:rsidR="00A0572E" w:rsidRPr="004B7A06" w:rsidRDefault="002B0E74" w:rsidP="00A0572E">
      <w:pPr>
        <w:autoSpaceDE w:val="0"/>
        <w:autoSpaceDN w:val="0"/>
        <w:adjustRightInd w:val="0"/>
        <w:ind w:left="720"/>
        <w:rPr>
          <w:ins w:id="4817" w:author="gsadi" w:date="2013-11-18T16:25:00Z"/>
          <w:rFonts w:ascii="Arial" w:hAnsi="Arial" w:cs="Arial"/>
          <w:color w:val="000000"/>
          <w:szCs w:val="18"/>
          <w:rPrChange w:id="4818" w:author="gsadi" w:date="2013-11-18T16:35:00Z">
            <w:rPr>
              <w:ins w:id="4819" w:author="gsadi" w:date="2013-11-18T16:25:00Z"/>
              <w:rFonts w:ascii="Arial" w:hAnsi="Arial" w:cs="Arial"/>
              <w:color w:val="000000"/>
              <w:sz w:val="18"/>
              <w:szCs w:val="18"/>
            </w:rPr>
          </w:rPrChange>
        </w:rPr>
      </w:pPr>
      <w:ins w:id="4820" w:author="gsadi" w:date="2013-11-18T16:25:00Z">
        <w:r w:rsidRPr="002B0E74">
          <w:rPr>
            <w:rFonts w:ascii="Arial" w:hAnsi="Arial" w:cs="Arial"/>
            <w:color w:val="000000"/>
            <w:szCs w:val="18"/>
            <w:rPrChange w:id="4821"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822" w:author="gsadi" w:date="2013-11-18T16:35:00Z">
              <w:rPr>
                <w:rFonts w:ascii="Arial" w:hAnsi="Arial" w:cs="Arial"/>
                <w:b/>
                <w:bCs/>
                <w:i/>
                <w:iCs/>
                <w:color w:val="000000"/>
                <w:sz w:val="18"/>
                <w:szCs w:val="18"/>
                <w:u w:val="single"/>
              </w:rPr>
            </w:rPrChange>
          </w:rPr>
          <w:tab/>
          <w:t>Char(8) =&gt; Timestamp</w:t>
        </w:r>
      </w:ins>
    </w:p>
    <w:p w:rsidR="00A0572E" w:rsidRPr="004B7A06" w:rsidRDefault="002B0E74" w:rsidP="00A0572E">
      <w:pPr>
        <w:autoSpaceDE w:val="0"/>
        <w:autoSpaceDN w:val="0"/>
        <w:adjustRightInd w:val="0"/>
        <w:ind w:left="720"/>
        <w:rPr>
          <w:ins w:id="4823" w:author="gsadi" w:date="2013-11-18T16:25:00Z"/>
          <w:rFonts w:ascii="Arial" w:hAnsi="Arial" w:cs="Arial"/>
          <w:color w:val="000000"/>
          <w:szCs w:val="18"/>
          <w:rPrChange w:id="4824" w:author="gsadi" w:date="2013-11-18T16:35:00Z">
            <w:rPr>
              <w:ins w:id="4825" w:author="gsadi" w:date="2013-11-18T16:25:00Z"/>
              <w:rFonts w:ascii="Arial" w:hAnsi="Arial" w:cs="Arial"/>
              <w:color w:val="000000"/>
              <w:sz w:val="18"/>
              <w:szCs w:val="18"/>
            </w:rPr>
          </w:rPrChange>
        </w:rPr>
      </w:pPr>
      <w:ins w:id="4826" w:author="gsadi" w:date="2013-11-18T16:25:00Z">
        <w:r w:rsidRPr="002B0E74">
          <w:rPr>
            <w:rFonts w:ascii="Arial" w:hAnsi="Arial" w:cs="Arial"/>
            <w:color w:val="000000"/>
            <w:szCs w:val="18"/>
            <w:rPrChange w:id="4827"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828" w:author="gsadi" w:date="2013-11-18T16:35:00Z">
              <w:rPr>
                <w:rFonts w:ascii="Arial" w:hAnsi="Arial" w:cs="Arial"/>
                <w:b/>
                <w:bCs/>
                <w:i/>
                <w:iCs/>
                <w:color w:val="000000"/>
                <w:sz w:val="18"/>
                <w:szCs w:val="18"/>
                <w:u w:val="single"/>
              </w:rPr>
            </w:rPrChange>
          </w:rPr>
          <w:tab/>
          <w:t>Char(14) =&gt; Records Count</w:t>
        </w:r>
      </w:ins>
    </w:p>
    <w:p w:rsidR="00A0572E" w:rsidRPr="004B7A06" w:rsidRDefault="002B0E74" w:rsidP="00A0572E">
      <w:pPr>
        <w:autoSpaceDE w:val="0"/>
        <w:autoSpaceDN w:val="0"/>
        <w:adjustRightInd w:val="0"/>
        <w:ind w:left="2160"/>
        <w:rPr>
          <w:ins w:id="4829" w:author="gsadi" w:date="2013-11-18T16:25:00Z"/>
          <w:rFonts w:ascii="Arial" w:hAnsi="Arial" w:cs="Arial"/>
          <w:color w:val="000000"/>
          <w:szCs w:val="18"/>
          <w:rPrChange w:id="4830" w:author="gsadi" w:date="2013-11-18T16:35:00Z">
            <w:rPr>
              <w:ins w:id="4831" w:author="gsadi" w:date="2013-11-18T16:25:00Z"/>
              <w:rFonts w:ascii="Arial" w:hAnsi="Arial" w:cs="Arial"/>
              <w:color w:val="000000"/>
              <w:sz w:val="18"/>
              <w:szCs w:val="18"/>
            </w:rPr>
          </w:rPrChange>
        </w:rPr>
      </w:pPr>
      <w:ins w:id="4832" w:author="gsadi" w:date="2013-11-18T16:25:00Z">
        <w:r w:rsidRPr="002B0E74">
          <w:rPr>
            <w:rFonts w:ascii="Arial" w:hAnsi="Arial" w:cs="Arial"/>
            <w:color w:val="000000"/>
            <w:szCs w:val="18"/>
            <w:rPrChange w:id="4833" w:author="gsadi" w:date="2013-11-18T16:35:00Z">
              <w:rPr>
                <w:rFonts w:ascii="Arial" w:hAnsi="Arial" w:cs="Arial"/>
                <w:b/>
                <w:bCs/>
                <w:i/>
                <w:iCs/>
                <w:color w:val="000000"/>
                <w:sz w:val="18"/>
                <w:szCs w:val="18"/>
                <w:u w:val="single"/>
              </w:rPr>
            </w:rPrChange>
          </w:rPr>
          <w:t>Char(1) =&gt; Sign ("+")</w:t>
        </w:r>
      </w:ins>
    </w:p>
    <w:p w:rsidR="00A0572E" w:rsidRPr="004B7A06" w:rsidRDefault="002B0E74" w:rsidP="00A0572E">
      <w:pPr>
        <w:autoSpaceDE w:val="0"/>
        <w:autoSpaceDN w:val="0"/>
        <w:adjustRightInd w:val="0"/>
        <w:ind w:left="720"/>
        <w:rPr>
          <w:ins w:id="4834" w:author="gsadi" w:date="2013-11-18T16:25:00Z"/>
          <w:rFonts w:ascii="Arial" w:hAnsi="Arial" w:cs="Arial"/>
          <w:color w:val="000000"/>
          <w:szCs w:val="18"/>
          <w:rPrChange w:id="4835" w:author="gsadi" w:date="2013-11-18T16:35:00Z">
            <w:rPr>
              <w:ins w:id="4836" w:author="gsadi" w:date="2013-11-18T16:25:00Z"/>
              <w:rFonts w:ascii="Arial" w:hAnsi="Arial" w:cs="Arial"/>
              <w:color w:val="000000"/>
              <w:sz w:val="18"/>
              <w:szCs w:val="18"/>
            </w:rPr>
          </w:rPrChange>
        </w:rPr>
      </w:pPr>
      <w:ins w:id="4837" w:author="gsadi" w:date="2013-11-18T16:25:00Z">
        <w:r w:rsidRPr="002B0E74">
          <w:rPr>
            <w:rFonts w:ascii="Arial" w:hAnsi="Arial" w:cs="Arial"/>
            <w:color w:val="000000"/>
            <w:szCs w:val="18"/>
            <w:rPrChange w:id="4838" w:author="gsadi" w:date="2013-11-18T16:35:00Z">
              <w:rPr>
                <w:rFonts w:ascii="Arial" w:hAnsi="Arial" w:cs="Arial"/>
                <w:b/>
                <w:bCs/>
                <w:i/>
                <w:iCs/>
                <w:color w:val="000000"/>
                <w:sz w:val="18"/>
                <w:szCs w:val="18"/>
                <w:u w:val="single"/>
              </w:rPr>
            </w:rPrChange>
          </w:rPr>
          <w:lastRenderedPageBreak/>
          <w:tab/>
        </w:r>
        <w:r w:rsidRPr="002B0E74">
          <w:rPr>
            <w:rFonts w:ascii="Arial" w:hAnsi="Arial" w:cs="Arial"/>
            <w:color w:val="000000"/>
            <w:szCs w:val="18"/>
            <w:rPrChange w:id="4839" w:author="gsadi" w:date="2013-11-18T16:35:00Z">
              <w:rPr>
                <w:rFonts w:ascii="Arial" w:hAnsi="Arial" w:cs="Arial"/>
                <w:b/>
                <w:bCs/>
                <w:i/>
                <w:iCs/>
                <w:color w:val="000000"/>
                <w:sz w:val="18"/>
                <w:szCs w:val="18"/>
                <w:u w:val="single"/>
              </w:rPr>
            </w:rPrChange>
          </w:rPr>
          <w:tab/>
          <w:t>Char(14) =&gt; Sum of quantities</w:t>
        </w:r>
      </w:ins>
    </w:p>
    <w:p w:rsidR="00A0572E" w:rsidRPr="004B7A06" w:rsidRDefault="002B0E74" w:rsidP="00A0572E">
      <w:pPr>
        <w:autoSpaceDE w:val="0"/>
        <w:autoSpaceDN w:val="0"/>
        <w:adjustRightInd w:val="0"/>
        <w:ind w:left="720"/>
        <w:rPr>
          <w:ins w:id="4840" w:author="gsadi" w:date="2013-11-18T16:25:00Z"/>
          <w:rFonts w:ascii="Arial" w:hAnsi="Arial" w:cs="Arial"/>
          <w:color w:val="000000"/>
          <w:szCs w:val="18"/>
          <w:rPrChange w:id="4841" w:author="gsadi" w:date="2013-11-18T16:35:00Z">
            <w:rPr>
              <w:ins w:id="4842" w:author="gsadi" w:date="2013-11-18T16:25:00Z"/>
              <w:rFonts w:ascii="Arial" w:hAnsi="Arial" w:cs="Arial"/>
              <w:color w:val="000000"/>
              <w:sz w:val="18"/>
              <w:szCs w:val="18"/>
            </w:rPr>
          </w:rPrChange>
        </w:rPr>
      </w:pPr>
      <w:ins w:id="4843" w:author="gsadi" w:date="2013-11-18T16:25:00Z">
        <w:r w:rsidRPr="002B0E74">
          <w:rPr>
            <w:rFonts w:ascii="Arial" w:hAnsi="Arial" w:cs="Arial"/>
            <w:color w:val="000000"/>
            <w:szCs w:val="18"/>
            <w:rPrChange w:id="4844" w:author="gsadi" w:date="2013-11-18T16:35:00Z">
              <w:rPr>
                <w:rFonts w:ascii="Arial" w:hAnsi="Arial" w:cs="Arial"/>
                <w:b/>
                <w:bCs/>
                <w:i/>
                <w:iCs/>
                <w:color w:val="000000"/>
                <w:sz w:val="18"/>
                <w:szCs w:val="18"/>
                <w:u w:val="single"/>
              </w:rPr>
            </w:rPrChange>
          </w:rPr>
          <w:tab/>
        </w:r>
        <w:r w:rsidRPr="002B0E74">
          <w:rPr>
            <w:rFonts w:ascii="Arial" w:hAnsi="Arial" w:cs="Arial"/>
            <w:color w:val="000000"/>
            <w:szCs w:val="18"/>
            <w:rPrChange w:id="4845" w:author="gsadi" w:date="2013-11-18T16:35:00Z">
              <w:rPr>
                <w:rFonts w:ascii="Arial" w:hAnsi="Arial" w:cs="Arial"/>
                <w:b/>
                <w:bCs/>
                <w:i/>
                <w:iCs/>
                <w:color w:val="000000"/>
                <w:sz w:val="18"/>
                <w:szCs w:val="18"/>
                <w:u w:val="single"/>
              </w:rPr>
            </w:rPrChange>
          </w:rPr>
          <w:tab/>
          <w:t>Char(1) =&gt; Sign ("+")</w:t>
        </w:r>
      </w:ins>
    </w:p>
    <w:p w:rsidR="00A0572E" w:rsidRPr="004B7A06" w:rsidRDefault="002B0E74" w:rsidP="00A0572E">
      <w:pPr>
        <w:ind w:left="90"/>
        <w:rPr>
          <w:ins w:id="4846" w:author="gsadi" w:date="2013-11-18T16:25:00Z"/>
          <w:rFonts w:ascii="Arial" w:hAnsi="Arial" w:cs="Arial"/>
          <w:color w:val="000000"/>
          <w:szCs w:val="18"/>
          <w:rPrChange w:id="4847" w:author="gsadi" w:date="2013-11-18T16:35:00Z">
            <w:rPr>
              <w:ins w:id="4848" w:author="gsadi" w:date="2013-11-18T16:25:00Z"/>
              <w:rFonts w:ascii="Arial" w:hAnsi="Arial" w:cs="Arial"/>
              <w:color w:val="000000"/>
              <w:sz w:val="18"/>
              <w:szCs w:val="18"/>
            </w:rPr>
          </w:rPrChange>
        </w:rPr>
      </w:pPr>
      <w:ins w:id="4849" w:author="gsadi" w:date="2013-11-18T16:25:00Z">
        <w:r w:rsidRPr="002B0E74">
          <w:rPr>
            <w:rFonts w:ascii="Arial" w:hAnsi="Arial" w:cs="Arial"/>
            <w:color w:val="000000"/>
            <w:szCs w:val="18"/>
            <w:rPrChange w:id="4850" w:author="gsadi" w:date="2013-11-18T16:35:00Z">
              <w:rPr>
                <w:rFonts w:ascii="Arial" w:hAnsi="Arial" w:cs="Arial"/>
                <w:b/>
                <w:bCs/>
                <w:i/>
                <w:iCs/>
                <w:color w:val="000000"/>
                <w:sz w:val="18"/>
                <w:szCs w:val="18"/>
                <w:u w:val="single"/>
              </w:rPr>
            </w:rPrChange>
          </w:rPr>
          <w:tab/>
          <w:t xml:space="preserve">          </w:t>
        </w:r>
      </w:ins>
    </w:p>
    <w:p w:rsidR="008B443C" w:rsidRDefault="008B443C" w:rsidP="00A0572E">
      <w:pPr>
        <w:ind w:left="1440"/>
        <w:rPr>
          <w:ins w:id="4851" w:author="gsadi" w:date="2013-11-18T16:39:00Z"/>
          <w:rFonts w:ascii="Arial" w:hAnsi="Arial" w:cs="Arial"/>
          <w:color w:val="000000"/>
          <w:szCs w:val="18"/>
        </w:rPr>
      </w:pPr>
      <w:ins w:id="4852" w:author="gsadi" w:date="2013-11-18T16:39:00Z">
        <w:r>
          <w:rPr>
            <w:rFonts w:ascii="Arial" w:hAnsi="Arial" w:cs="Arial"/>
            <w:color w:val="000000"/>
            <w:szCs w:val="18"/>
          </w:rPr>
          <w:t xml:space="preserve"> </w:t>
        </w:r>
      </w:ins>
      <w:ins w:id="4853" w:author="gsadi" w:date="2013-11-18T16:25:00Z">
        <w:r w:rsidR="002B0E74" w:rsidRPr="002B0E74">
          <w:rPr>
            <w:rFonts w:ascii="Arial" w:hAnsi="Arial" w:cs="Arial"/>
            <w:color w:val="000000"/>
            <w:szCs w:val="18"/>
            <w:u w:val="single"/>
            <w:rPrChange w:id="4854" w:author="gsadi" w:date="2013-11-18T16:35:00Z">
              <w:rPr>
                <w:rFonts w:ascii="Arial" w:hAnsi="Arial" w:cs="Arial"/>
                <w:b/>
                <w:bCs/>
                <w:i/>
                <w:iCs/>
                <w:color w:val="000000"/>
                <w:sz w:val="18"/>
                <w:szCs w:val="18"/>
                <w:u w:val="single"/>
              </w:rPr>
            </w:rPrChange>
          </w:rPr>
          <w:t>Example:</w:t>
        </w:r>
        <w:r w:rsidR="002B0E74" w:rsidRPr="002B0E74">
          <w:rPr>
            <w:rFonts w:ascii="Arial" w:hAnsi="Arial" w:cs="Arial"/>
            <w:color w:val="000000"/>
            <w:szCs w:val="18"/>
            <w:rPrChange w:id="4855" w:author="gsadi" w:date="2013-11-18T16:35:00Z">
              <w:rPr>
                <w:rFonts w:ascii="Arial" w:hAnsi="Arial" w:cs="Arial"/>
                <w:b/>
                <w:bCs/>
                <w:i/>
                <w:iCs/>
                <w:color w:val="000000"/>
                <w:sz w:val="18"/>
                <w:szCs w:val="18"/>
                <w:u w:val="single"/>
              </w:rPr>
            </w:rPrChange>
          </w:rPr>
          <w:t xml:space="preserve"> </w:t>
        </w:r>
      </w:ins>
      <w:ins w:id="4856" w:author="gsadi" w:date="2013-11-18T16:39:00Z">
        <w:r>
          <w:rPr>
            <w:rFonts w:ascii="Arial" w:hAnsi="Arial" w:cs="Arial"/>
            <w:color w:val="000000"/>
            <w:szCs w:val="18"/>
          </w:rPr>
          <w:t xml:space="preserve">    </w:t>
        </w:r>
      </w:ins>
    </w:p>
    <w:p w:rsidR="00A0572E" w:rsidRPr="004B7A06" w:rsidRDefault="008B443C" w:rsidP="00A0572E">
      <w:pPr>
        <w:ind w:left="1440"/>
        <w:rPr>
          <w:ins w:id="4857" w:author="gsadi" w:date="2013-11-18T16:25:00Z"/>
          <w:rFonts w:ascii="Arial" w:hAnsi="Arial" w:cs="Arial"/>
          <w:color w:val="000000"/>
          <w:szCs w:val="18"/>
          <w:rPrChange w:id="4858" w:author="gsadi" w:date="2013-11-18T16:35:00Z">
            <w:rPr>
              <w:ins w:id="4859" w:author="gsadi" w:date="2013-11-18T16:25:00Z"/>
              <w:rFonts w:ascii="Arial" w:hAnsi="Arial" w:cs="Arial"/>
              <w:color w:val="000000"/>
              <w:sz w:val="18"/>
              <w:szCs w:val="18"/>
            </w:rPr>
          </w:rPrChange>
        </w:rPr>
      </w:pPr>
      <w:ins w:id="4860" w:author="gsadi" w:date="2013-11-18T16:39:00Z">
        <w:r>
          <w:rPr>
            <w:rFonts w:ascii="Arial" w:hAnsi="Arial" w:cs="Arial"/>
            <w:color w:val="000000"/>
            <w:szCs w:val="18"/>
          </w:rPr>
          <w:t xml:space="preserve"> </w:t>
        </w:r>
      </w:ins>
      <w:ins w:id="4861" w:author="gsadi" w:date="2013-11-18T16:25:00Z">
        <w:r w:rsidR="002B0E74" w:rsidRPr="002B0E74">
          <w:rPr>
            <w:rFonts w:ascii="Arial" w:hAnsi="Arial" w:cs="Arial"/>
            <w:color w:val="000000"/>
            <w:szCs w:val="18"/>
            <w:rPrChange w:id="4862" w:author="gsadi" w:date="2013-11-18T16:35:00Z">
              <w:rPr>
                <w:rFonts w:ascii="Arial" w:hAnsi="Arial" w:cs="Arial"/>
                <w:b/>
                <w:bCs/>
                <w:i/>
                <w:iCs/>
                <w:color w:val="000000"/>
                <w:sz w:val="18"/>
                <w:szCs w:val="18"/>
                <w:u w:val="single"/>
              </w:rPr>
            </w:rPrChange>
          </w:rPr>
          <w:t>9YSDI_CON2013041003532700000000248197+00000009443479+</w:t>
        </w:r>
      </w:ins>
    </w:p>
    <w:p w:rsidR="00000000" w:rsidRDefault="003F6914">
      <w:pPr>
        <w:pPrChange w:id="4863" w:author="gsadi" w:date="2013-11-18T16:23:00Z">
          <w:pPr>
            <w:pStyle w:val="Heading5"/>
            <w:tabs>
              <w:tab w:val="num" w:pos="864"/>
            </w:tabs>
            <w:ind w:hanging="594"/>
          </w:pPr>
        </w:pPrChange>
      </w:pPr>
    </w:p>
    <w:p w:rsidR="00000000" w:rsidRDefault="00BE4934">
      <w:pPr>
        <w:pStyle w:val="Heading5"/>
        <w:tabs>
          <w:tab w:val="clear" w:pos="1008"/>
          <w:tab w:val="num" w:pos="0"/>
          <w:tab w:val="num" w:pos="900"/>
          <w:tab w:val="left" w:pos="990"/>
        </w:tabs>
        <w:ind w:left="0" w:hanging="90"/>
        <w:rPr>
          <w:ins w:id="4864" w:author="gsadi" w:date="2013-11-18T20:57:00Z"/>
          <w:rFonts w:ascii="Arial" w:hAnsi="Arial" w:cs="Arial"/>
          <w:rPrChange w:id="4865" w:author="gsadi" w:date="2013-11-25T12:10:00Z">
            <w:rPr>
              <w:ins w:id="4866" w:author="gsadi" w:date="2013-11-18T20:57:00Z"/>
            </w:rPr>
          </w:rPrChange>
        </w:rPr>
        <w:pPrChange w:id="4867" w:author="gsadi" w:date="2013-11-25T16:13:00Z">
          <w:pPr>
            <w:pStyle w:val="Heading5"/>
            <w:tabs>
              <w:tab w:val="clear" w:pos="1008"/>
              <w:tab w:val="num" w:pos="0"/>
              <w:tab w:val="num" w:pos="864"/>
            </w:tabs>
            <w:ind w:left="0" w:hanging="90"/>
          </w:pPr>
        </w:pPrChange>
      </w:pPr>
      <w:ins w:id="4868" w:author="gsadi" w:date="2013-11-25T12:10:00Z">
        <w:r>
          <w:rPr>
            <w:rFonts w:ascii="Arial" w:hAnsi="Arial" w:cs="Arial"/>
          </w:rPr>
          <w:t xml:space="preserve"> </w:t>
        </w:r>
      </w:ins>
      <w:bookmarkStart w:id="4869" w:name="_Toc373183962"/>
      <w:ins w:id="4870" w:author="gsadi" w:date="2013-11-18T16:46:00Z">
        <w:r w:rsidR="006B24BD">
          <w:rPr>
            <w:rFonts w:ascii="Arial" w:hAnsi="Arial" w:cs="Arial"/>
          </w:rPr>
          <w:t>Retail PO</w:t>
        </w:r>
      </w:ins>
      <w:ins w:id="4871" w:author="gsadi" w:date="2013-11-25T14:02:00Z">
        <w:r w:rsidR="006B24BD">
          <w:rPr>
            <w:rFonts w:ascii="Arial" w:hAnsi="Arial" w:cs="Arial"/>
          </w:rPr>
          <w:t xml:space="preserve">, </w:t>
        </w:r>
      </w:ins>
      <w:ins w:id="4872" w:author="gsadi" w:date="2013-11-18T16:46:00Z">
        <w:r w:rsidR="002B0E74" w:rsidRPr="002B0E74">
          <w:rPr>
            <w:rFonts w:ascii="Arial" w:hAnsi="Arial" w:cs="Arial"/>
            <w:rPrChange w:id="4873" w:author="gsadi" w:date="2013-11-25T12:10:00Z">
              <w:rPr>
                <w:color w:val="0000FF"/>
                <w:u w:val="single"/>
              </w:rPr>
            </w:rPrChange>
          </w:rPr>
          <w:t>Retail OH</w:t>
        </w:r>
      </w:ins>
      <w:ins w:id="4874" w:author="gsadi" w:date="2013-11-25T14:02:00Z">
        <w:r w:rsidR="006B24BD">
          <w:rPr>
            <w:rFonts w:ascii="Arial" w:hAnsi="Arial" w:cs="Arial"/>
          </w:rPr>
          <w:t xml:space="preserve"> and Distros</w:t>
        </w:r>
      </w:ins>
      <w:bookmarkEnd w:id="4869"/>
    </w:p>
    <w:p w:rsidR="00000000" w:rsidRDefault="002B0E74">
      <w:pPr>
        <w:tabs>
          <w:tab w:val="num" w:pos="0"/>
        </w:tabs>
        <w:ind w:hanging="90"/>
        <w:rPr>
          <w:ins w:id="4875" w:author="gsadi" w:date="2013-11-18T21:02:00Z"/>
          <w:rFonts w:ascii="Arial" w:hAnsi="Arial" w:cs="Arial"/>
          <w:color w:val="000000"/>
          <w:szCs w:val="18"/>
          <w:rPrChange w:id="4876" w:author="gsadi" w:date="2013-11-18T21:04:00Z">
            <w:rPr>
              <w:ins w:id="4877" w:author="gsadi" w:date="2013-11-18T21:02:00Z"/>
            </w:rPr>
          </w:rPrChange>
        </w:rPr>
        <w:pPrChange w:id="4878" w:author="gsadi" w:date="2013-11-18T20:57:00Z">
          <w:pPr>
            <w:pStyle w:val="Heading5"/>
            <w:tabs>
              <w:tab w:val="num" w:pos="864"/>
            </w:tabs>
            <w:ind w:hanging="594"/>
          </w:pPr>
        </w:pPrChange>
      </w:pPr>
      <w:ins w:id="4879" w:author="gsadi" w:date="2013-11-18T20:59:00Z">
        <w:r w:rsidRPr="002B0E74">
          <w:rPr>
            <w:rFonts w:ascii="Arial" w:hAnsi="Arial" w:cs="Arial"/>
            <w:color w:val="000000"/>
            <w:szCs w:val="18"/>
            <w:rPrChange w:id="4880" w:author="gsadi" w:date="2013-11-18T21:04:00Z">
              <w:rPr>
                <w:b w:val="0"/>
                <w:bCs w:val="0"/>
                <w:i w:val="0"/>
                <w:iCs w:val="0"/>
                <w:color w:val="0000FF"/>
                <w:u w:val="single"/>
              </w:rPr>
            </w:rPrChange>
          </w:rPr>
          <w:t xml:space="preserve"> </w:t>
        </w:r>
      </w:ins>
      <w:ins w:id="4881" w:author="gsadi" w:date="2013-11-18T21:02:00Z">
        <w:r w:rsidRPr="002B0E74">
          <w:rPr>
            <w:rFonts w:ascii="Arial" w:hAnsi="Arial" w:cs="Arial"/>
            <w:color w:val="000000"/>
            <w:szCs w:val="18"/>
            <w:rPrChange w:id="4882" w:author="gsadi" w:date="2013-11-18T21:04:00Z">
              <w:rPr>
                <w:b w:val="0"/>
                <w:bCs w:val="0"/>
                <w:i w:val="0"/>
                <w:iCs w:val="0"/>
                <w:color w:val="0000FF"/>
                <w:u w:val="single"/>
              </w:rPr>
            </w:rPrChange>
          </w:rPr>
          <w:t>Island Pacific</w:t>
        </w:r>
      </w:ins>
      <w:ins w:id="4883" w:author="gsadi" w:date="2013-11-18T21:03:00Z">
        <w:r w:rsidRPr="002B0E74">
          <w:rPr>
            <w:rFonts w:ascii="Arial" w:hAnsi="Arial" w:cs="Arial"/>
            <w:color w:val="000000"/>
            <w:szCs w:val="18"/>
            <w:rPrChange w:id="4884" w:author="gsadi" w:date="2013-11-18T21:04:00Z">
              <w:rPr>
                <w:b w:val="0"/>
                <w:bCs w:val="0"/>
                <w:i w:val="0"/>
                <w:iCs w:val="0"/>
                <w:color w:val="0000FF"/>
                <w:u w:val="single"/>
              </w:rPr>
            </w:rPrChange>
          </w:rPr>
          <w:t xml:space="preserve"> </w:t>
        </w:r>
      </w:ins>
      <w:ins w:id="4885" w:author="gsadi" w:date="2013-11-18T21:02:00Z">
        <w:r w:rsidRPr="002B0E74">
          <w:rPr>
            <w:rFonts w:ascii="Arial" w:hAnsi="Arial" w:cs="Arial"/>
            <w:color w:val="000000"/>
            <w:szCs w:val="18"/>
            <w:rPrChange w:id="4886" w:author="gsadi" w:date="2013-11-18T21:04:00Z">
              <w:rPr>
                <w:b w:val="0"/>
                <w:bCs w:val="0"/>
                <w:i w:val="0"/>
                <w:iCs w:val="0"/>
                <w:color w:val="0000FF"/>
                <w:u w:val="single"/>
              </w:rPr>
            </w:rPrChange>
          </w:rPr>
          <w:t>(IP) retail system sends three types of demands to i2. They are:</w:t>
        </w:r>
      </w:ins>
    </w:p>
    <w:p w:rsidR="00000000" w:rsidRDefault="003F6914">
      <w:pPr>
        <w:tabs>
          <w:tab w:val="num" w:pos="0"/>
        </w:tabs>
        <w:ind w:hanging="90"/>
        <w:rPr>
          <w:ins w:id="4887" w:author="gsadi" w:date="2013-11-18T21:03:00Z"/>
          <w:rFonts w:ascii="Arial" w:hAnsi="Arial" w:cs="Arial"/>
          <w:color w:val="000000"/>
          <w:szCs w:val="18"/>
          <w:rPrChange w:id="4888" w:author="gsadi" w:date="2013-11-18T21:04:00Z">
            <w:rPr>
              <w:ins w:id="4889" w:author="gsadi" w:date="2013-11-18T21:03:00Z"/>
            </w:rPr>
          </w:rPrChange>
        </w:rPr>
        <w:pPrChange w:id="4890" w:author="gsadi" w:date="2013-11-18T20:57:00Z">
          <w:pPr>
            <w:pStyle w:val="Heading5"/>
            <w:tabs>
              <w:tab w:val="num" w:pos="864"/>
            </w:tabs>
            <w:ind w:hanging="594"/>
          </w:pPr>
        </w:pPrChange>
      </w:pPr>
    </w:p>
    <w:p w:rsidR="00000000" w:rsidRDefault="002B0E74">
      <w:pPr>
        <w:tabs>
          <w:tab w:val="num" w:pos="0"/>
        </w:tabs>
        <w:ind w:right="-180" w:hanging="90"/>
        <w:rPr>
          <w:ins w:id="4891" w:author="gsadi" w:date="2013-11-18T21:13:00Z"/>
          <w:rFonts w:ascii="Arial" w:hAnsi="Arial" w:cs="Arial"/>
        </w:rPr>
        <w:pPrChange w:id="4892" w:author="gsadi" w:date="2013-11-25T16:14:00Z">
          <w:pPr>
            <w:ind w:left="360"/>
          </w:pPr>
        </w:pPrChange>
      </w:pPr>
      <w:ins w:id="4893" w:author="gsadi" w:date="2013-11-25T16:13:00Z">
        <w:r w:rsidRPr="002B0E74">
          <w:rPr>
            <w:rFonts w:ascii="Arial" w:hAnsi="Arial" w:cs="Arial"/>
            <w:color w:val="000000"/>
            <w:szCs w:val="18"/>
            <w:rPrChange w:id="4894" w:author="gsadi" w:date="2013-11-25T16:13:00Z">
              <w:rPr>
                <w:rFonts w:ascii="Arial" w:hAnsi="Arial" w:cs="Arial"/>
                <w:color w:val="000000"/>
                <w:szCs w:val="18"/>
                <w:u w:val="single"/>
              </w:rPr>
            </w:rPrChange>
          </w:rPr>
          <w:t xml:space="preserve"> </w:t>
        </w:r>
      </w:ins>
      <w:ins w:id="4895" w:author="gsadi" w:date="2013-11-18T21:03:00Z">
        <w:r w:rsidRPr="002B0E74">
          <w:rPr>
            <w:rFonts w:ascii="Arial" w:hAnsi="Arial" w:cs="Arial"/>
            <w:color w:val="000000"/>
            <w:szCs w:val="18"/>
            <w:u w:val="single"/>
            <w:rPrChange w:id="4896" w:author="gsadi" w:date="2013-11-18T21:08:00Z">
              <w:rPr>
                <w:color w:val="0000FF"/>
                <w:u w:val="single"/>
              </w:rPr>
            </w:rPrChange>
          </w:rPr>
          <w:t>Retail Purchase Orders (RPO)</w:t>
        </w:r>
      </w:ins>
      <w:ins w:id="4897" w:author="gsadi" w:date="2013-11-18T21:04:00Z">
        <w:r>
          <w:rPr>
            <w:rFonts w:ascii="Arial" w:hAnsi="Arial" w:cs="Arial"/>
            <w:color w:val="000000"/>
            <w:szCs w:val="18"/>
            <w:u w:val="single"/>
          </w:rPr>
          <w:t>:</w:t>
        </w:r>
        <w:r w:rsidR="005C499F">
          <w:rPr>
            <w:rFonts w:ascii="Arial" w:hAnsi="Arial" w:cs="Arial"/>
            <w:color w:val="000000"/>
            <w:szCs w:val="18"/>
          </w:rPr>
          <w:t xml:space="preserve"> </w:t>
        </w:r>
      </w:ins>
      <w:ins w:id="4898" w:author="gsadi" w:date="2013-11-18T21:06:00Z">
        <w:r w:rsidR="005C499F">
          <w:rPr>
            <w:rFonts w:ascii="Arial" w:hAnsi="Arial" w:cs="Arial"/>
            <w:color w:val="000000"/>
            <w:szCs w:val="18"/>
          </w:rPr>
          <w:t xml:space="preserve">All open PO for Retail </w:t>
        </w:r>
      </w:ins>
      <w:ins w:id="4899" w:author="gsadi" w:date="2013-11-18T21:08:00Z">
        <w:r w:rsidR="005C499F">
          <w:rPr>
            <w:rFonts w:ascii="Arial" w:hAnsi="Arial" w:cs="Arial"/>
            <w:color w:val="000000"/>
            <w:szCs w:val="18"/>
          </w:rPr>
          <w:t>are sent as RPOs</w:t>
        </w:r>
      </w:ins>
      <w:ins w:id="4900" w:author="gsadi" w:date="2013-11-18T21:12:00Z">
        <w:r w:rsidR="004D3E20">
          <w:rPr>
            <w:rFonts w:ascii="Arial" w:hAnsi="Arial" w:cs="Arial"/>
            <w:color w:val="000000"/>
            <w:szCs w:val="18"/>
          </w:rPr>
          <w:t>.</w:t>
        </w:r>
        <w:r w:rsidR="004D3E20" w:rsidRPr="004D3E20">
          <w:rPr>
            <w:rFonts w:ascii="Arial" w:hAnsi="Arial" w:cs="Arial"/>
          </w:rPr>
          <w:t xml:space="preserve"> </w:t>
        </w:r>
        <w:r w:rsidR="004D3E20">
          <w:rPr>
            <w:rFonts w:ascii="Arial" w:hAnsi="Arial" w:cs="Arial"/>
          </w:rPr>
          <w:t>Layout, location, file name of</w:t>
        </w:r>
        <w:r w:rsidR="004D3E20" w:rsidRPr="00290B03">
          <w:rPr>
            <w:rFonts w:ascii="Arial" w:hAnsi="Arial" w:cs="Arial"/>
          </w:rPr>
          <w:t xml:space="preserve"> this feed</w:t>
        </w:r>
        <w:r w:rsidR="003D5001">
          <w:rPr>
            <w:rFonts w:ascii="Arial" w:hAnsi="Arial" w:cs="Arial"/>
          </w:rPr>
          <w:t xml:space="preserve"> </w:t>
        </w:r>
      </w:ins>
      <w:ins w:id="4901" w:author="gsadi" w:date="2013-11-19T10:36:00Z">
        <w:r w:rsidR="003D5001">
          <w:rPr>
            <w:rFonts w:ascii="Arial" w:hAnsi="Arial" w:cs="Arial"/>
          </w:rPr>
          <w:t>are</w:t>
        </w:r>
      </w:ins>
      <w:ins w:id="4902" w:author="gsadi" w:date="2013-11-18T21:12:00Z">
        <w:r w:rsidR="004D3E20">
          <w:rPr>
            <w:rFonts w:ascii="Arial" w:hAnsi="Arial" w:cs="Arial"/>
          </w:rPr>
          <w:t xml:space="preserve"> described below: </w:t>
        </w:r>
      </w:ins>
    </w:p>
    <w:p w:rsidR="004D3E20" w:rsidRDefault="004D3E20" w:rsidP="004D3E20">
      <w:pPr>
        <w:ind w:left="360"/>
        <w:rPr>
          <w:ins w:id="4903" w:author="gsadi" w:date="2013-11-18T21:13:00Z"/>
          <w:rFonts w:ascii="Arial" w:hAnsi="Arial" w:cs="Arial"/>
        </w:rPr>
      </w:pPr>
    </w:p>
    <w:p w:rsidR="008E0FDD" w:rsidRPr="00290B03" w:rsidRDefault="008E0FDD" w:rsidP="008E0FDD">
      <w:pPr>
        <w:numPr>
          <w:ilvl w:val="0"/>
          <w:numId w:val="40"/>
        </w:numPr>
        <w:rPr>
          <w:ins w:id="4904" w:author="gsadi" w:date="2013-11-18T21:14:00Z"/>
          <w:rFonts w:ascii="Arial" w:hAnsi="Arial" w:cs="Arial"/>
        </w:rPr>
      </w:pPr>
      <w:ins w:id="4905" w:author="gsadi" w:date="2013-11-18T21:14:00Z">
        <w:r w:rsidRPr="00290B03">
          <w:rPr>
            <w:rFonts w:ascii="Arial" w:hAnsi="Arial" w:cs="Arial"/>
            <w:u w:val="single"/>
          </w:rPr>
          <w:t>Location:</w:t>
        </w:r>
        <w:r w:rsidRPr="00290B03">
          <w:rPr>
            <w:rFonts w:ascii="Arial" w:hAnsi="Arial" w:cs="Arial"/>
          </w:rPr>
          <w:t xml:space="preserve"> $I2OD_FROM_</w:t>
        </w:r>
      </w:ins>
      <w:ins w:id="4906" w:author="gsadi" w:date="2013-11-18T21:20:00Z">
        <w:r w:rsidR="00681F6C">
          <w:rPr>
            <w:rFonts w:ascii="Arial" w:hAnsi="Arial" w:cs="Arial"/>
          </w:rPr>
          <w:t>IP</w:t>
        </w:r>
      </w:ins>
    </w:p>
    <w:p w:rsidR="008E0FDD" w:rsidRDefault="008E0FDD" w:rsidP="008E0FDD">
      <w:pPr>
        <w:numPr>
          <w:ilvl w:val="0"/>
          <w:numId w:val="40"/>
        </w:numPr>
        <w:rPr>
          <w:ins w:id="4907" w:author="gsadi" w:date="2013-11-18T21:23:00Z"/>
          <w:rFonts w:ascii="Arial" w:hAnsi="Arial" w:cs="Arial"/>
        </w:rPr>
      </w:pPr>
      <w:ins w:id="4908" w:author="gsadi" w:date="2013-11-18T21:14:00Z">
        <w:r w:rsidRPr="00290B03">
          <w:rPr>
            <w:rFonts w:ascii="Arial" w:hAnsi="Arial" w:cs="Arial"/>
            <w:u w:val="single"/>
          </w:rPr>
          <w:t>File Name</w:t>
        </w:r>
      </w:ins>
      <w:ins w:id="4909" w:author="gsadi" w:date="2013-11-18T21:23:00Z">
        <w:r w:rsidR="00066E8E">
          <w:rPr>
            <w:rFonts w:ascii="Arial" w:hAnsi="Arial" w:cs="Arial"/>
            <w:u w:val="single"/>
          </w:rPr>
          <w:t>s</w:t>
        </w:r>
      </w:ins>
      <w:ins w:id="4910" w:author="gsadi" w:date="2013-11-18T21:14:00Z">
        <w:r w:rsidRPr="00290B03">
          <w:rPr>
            <w:rFonts w:ascii="Arial" w:hAnsi="Arial" w:cs="Arial"/>
            <w:u w:val="single"/>
          </w:rPr>
          <w:t>:</w:t>
        </w:r>
        <w:r w:rsidRPr="00290B03">
          <w:rPr>
            <w:rFonts w:ascii="Arial" w:hAnsi="Arial" w:cs="Arial"/>
          </w:rPr>
          <w:t xml:space="preserve"> </w:t>
        </w:r>
      </w:ins>
    </w:p>
    <w:p w:rsidR="00000000" w:rsidRDefault="00066E8E">
      <w:pPr>
        <w:numPr>
          <w:ilvl w:val="1"/>
          <w:numId w:val="40"/>
        </w:numPr>
        <w:rPr>
          <w:ins w:id="4911" w:author="gsadi" w:date="2013-11-18T21:23:00Z"/>
          <w:rFonts w:ascii="Arial" w:hAnsi="Arial" w:cs="Arial"/>
        </w:rPr>
        <w:pPrChange w:id="4912" w:author="gsadi" w:date="2013-11-18T21:23:00Z">
          <w:pPr>
            <w:numPr>
              <w:numId w:val="40"/>
            </w:numPr>
            <w:ind w:left="1080" w:hanging="360"/>
          </w:pPr>
        </w:pPrChange>
      </w:pPr>
      <w:ins w:id="4913" w:author="gsadi" w:date="2013-11-18T21:23:00Z">
        <w:r w:rsidRPr="00066E8E">
          <w:rPr>
            <w:rFonts w:ascii="Arial" w:hAnsi="Arial" w:cs="Arial"/>
          </w:rPr>
          <w:t>IP_PO_vla.dat</w:t>
        </w:r>
      </w:ins>
    </w:p>
    <w:p w:rsidR="00000000" w:rsidRDefault="00066E8E">
      <w:pPr>
        <w:numPr>
          <w:ilvl w:val="1"/>
          <w:numId w:val="40"/>
        </w:numPr>
        <w:rPr>
          <w:ins w:id="4914" w:author="gsadi" w:date="2013-11-18T21:23:00Z"/>
          <w:rFonts w:ascii="Arial" w:hAnsi="Arial" w:cs="Arial"/>
        </w:rPr>
        <w:pPrChange w:id="4915" w:author="gsadi" w:date="2013-11-18T21:23:00Z">
          <w:pPr>
            <w:numPr>
              <w:numId w:val="40"/>
            </w:numPr>
            <w:ind w:left="1080" w:hanging="360"/>
          </w:pPr>
        </w:pPrChange>
      </w:pPr>
      <w:ins w:id="4916" w:author="gsadi" w:date="2013-11-18T21:23:00Z">
        <w:r w:rsidRPr="00066E8E">
          <w:rPr>
            <w:rFonts w:ascii="Arial" w:hAnsi="Arial" w:cs="Arial"/>
          </w:rPr>
          <w:t>IP_PO_LUCY.dat</w:t>
        </w:r>
      </w:ins>
    </w:p>
    <w:p w:rsidR="00000000" w:rsidRDefault="00066E8E">
      <w:pPr>
        <w:numPr>
          <w:ilvl w:val="1"/>
          <w:numId w:val="40"/>
        </w:numPr>
        <w:rPr>
          <w:ins w:id="4917" w:author="gsadi" w:date="2013-11-18T21:23:00Z"/>
          <w:rFonts w:ascii="Arial" w:hAnsi="Arial" w:cs="Arial"/>
        </w:rPr>
        <w:pPrChange w:id="4918" w:author="gsadi" w:date="2013-11-18T21:23:00Z">
          <w:pPr>
            <w:numPr>
              <w:numId w:val="40"/>
            </w:numPr>
            <w:ind w:left="1080" w:hanging="360"/>
          </w:pPr>
        </w:pPrChange>
      </w:pPr>
      <w:ins w:id="4919" w:author="gsadi" w:date="2013-11-18T21:23:00Z">
        <w:r w:rsidRPr="00066E8E">
          <w:rPr>
            <w:rFonts w:ascii="Arial" w:hAnsi="Arial" w:cs="Arial"/>
          </w:rPr>
          <w:t>IP_PO_vans.dat</w:t>
        </w:r>
      </w:ins>
    </w:p>
    <w:p w:rsidR="00000000" w:rsidRDefault="00066E8E">
      <w:pPr>
        <w:numPr>
          <w:ilvl w:val="1"/>
          <w:numId w:val="40"/>
        </w:numPr>
        <w:rPr>
          <w:ins w:id="4920" w:author="gsadi" w:date="2013-11-18T21:23:00Z"/>
          <w:rFonts w:ascii="Arial" w:hAnsi="Arial" w:cs="Arial"/>
        </w:rPr>
        <w:pPrChange w:id="4921" w:author="gsadi" w:date="2013-11-18T21:23:00Z">
          <w:pPr>
            <w:numPr>
              <w:numId w:val="40"/>
            </w:numPr>
            <w:ind w:left="1080" w:hanging="360"/>
          </w:pPr>
        </w:pPrChange>
      </w:pPr>
      <w:ins w:id="4922" w:author="gsadi" w:date="2013-11-18T21:23:00Z">
        <w:r w:rsidRPr="00066E8E">
          <w:rPr>
            <w:rFonts w:ascii="Arial" w:hAnsi="Arial" w:cs="Arial"/>
          </w:rPr>
          <w:t>IP_PO_VANS_CAN.dat</w:t>
        </w:r>
      </w:ins>
    </w:p>
    <w:p w:rsidR="00000000" w:rsidRDefault="00066E8E">
      <w:pPr>
        <w:numPr>
          <w:ilvl w:val="1"/>
          <w:numId w:val="40"/>
        </w:numPr>
        <w:rPr>
          <w:ins w:id="4923" w:author="gsadi" w:date="2013-11-18T21:23:00Z"/>
          <w:rFonts w:ascii="Arial" w:hAnsi="Arial" w:cs="Arial"/>
        </w:rPr>
        <w:pPrChange w:id="4924" w:author="gsadi" w:date="2013-11-18T21:23:00Z">
          <w:pPr>
            <w:numPr>
              <w:numId w:val="40"/>
            </w:numPr>
            <w:ind w:left="1080" w:hanging="360"/>
          </w:pPr>
        </w:pPrChange>
      </w:pPr>
      <w:ins w:id="4925" w:author="gsadi" w:date="2013-11-18T21:23:00Z">
        <w:r w:rsidRPr="00066E8E">
          <w:rPr>
            <w:rFonts w:ascii="Arial" w:hAnsi="Arial" w:cs="Arial"/>
          </w:rPr>
          <w:t>IP_PO_tnf.dat</w:t>
        </w:r>
      </w:ins>
    </w:p>
    <w:p w:rsidR="00000000" w:rsidRDefault="00066E8E">
      <w:pPr>
        <w:numPr>
          <w:ilvl w:val="1"/>
          <w:numId w:val="40"/>
        </w:numPr>
        <w:rPr>
          <w:ins w:id="4926" w:author="gsadi" w:date="2013-11-18T21:27:00Z"/>
          <w:rFonts w:ascii="Arial" w:hAnsi="Arial" w:cs="Arial"/>
        </w:rPr>
        <w:pPrChange w:id="4927" w:author="gsadi" w:date="2013-11-18T21:23:00Z">
          <w:pPr>
            <w:numPr>
              <w:numId w:val="40"/>
            </w:numPr>
            <w:ind w:left="1080" w:hanging="360"/>
          </w:pPr>
        </w:pPrChange>
      </w:pPr>
      <w:ins w:id="4928" w:author="gsadi" w:date="2013-11-18T21:23:00Z">
        <w:r w:rsidRPr="00066E8E">
          <w:rPr>
            <w:rFonts w:ascii="Arial" w:hAnsi="Arial" w:cs="Arial"/>
          </w:rPr>
          <w:t>IP_PO_TNF_CAN.dat</w:t>
        </w:r>
      </w:ins>
    </w:p>
    <w:p w:rsidR="00000000" w:rsidRDefault="00142C0E">
      <w:pPr>
        <w:numPr>
          <w:ilvl w:val="1"/>
          <w:numId w:val="40"/>
        </w:numPr>
        <w:rPr>
          <w:ins w:id="4929" w:author="gsadi" w:date="2013-11-18T21:14:00Z"/>
          <w:rFonts w:ascii="Arial" w:hAnsi="Arial" w:cs="Arial"/>
        </w:rPr>
        <w:pPrChange w:id="4930" w:author="gsadi" w:date="2013-11-18T22:05:00Z">
          <w:pPr>
            <w:numPr>
              <w:numId w:val="40"/>
            </w:numPr>
            <w:ind w:left="1080" w:hanging="360"/>
          </w:pPr>
        </w:pPrChange>
      </w:pPr>
      <w:ins w:id="4931" w:author="gsadi" w:date="2013-11-18T21:27:00Z">
        <w:r>
          <w:rPr>
            <w:rFonts w:ascii="Arial" w:hAnsi="Arial" w:cs="Arial"/>
          </w:rPr>
          <w:t>IP_PO_TBL.dat</w:t>
        </w:r>
      </w:ins>
    </w:p>
    <w:p w:rsidR="000877E7" w:rsidRPr="000877E7" w:rsidRDefault="008E0FDD">
      <w:pPr>
        <w:numPr>
          <w:ilvl w:val="0"/>
          <w:numId w:val="40"/>
        </w:numPr>
        <w:rPr>
          <w:ins w:id="4932" w:author="gsadi" w:date="2013-11-18T21:18:00Z"/>
          <w:rFonts w:ascii="Arial" w:hAnsi="Arial" w:cs="Arial"/>
        </w:rPr>
      </w:pPr>
      <w:ins w:id="4933" w:author="gsadi" w:date="2013-11-18T21:14:00Z">
        <w:r w:rsidRPr="00290B03">
          <w:rPr>
            <w:rFonts w:ascii="Arial" w:hAnsi="Arial" w:cs="Arial"/>
          </w:rPr>
          <w:t xml:space="preserve">Layout of the </w:t>
        </w:r>
        <w:r>
          <w:rPr>
            <w:rFonts w:ascii="Arial" w:hAnsi="Arial" w:cs="Arial"/>
          </w:rPr>
          <w:t>detail record:</w:t>
        </w:r>
      </w:ins>
    </w:p>
    <w:tbl>
      <w:tblPr>
        <w:tblStyle w:val="TableGrid"/>
        <w:tblpPr w:leftFromText="180" w:rightFromText="180" w:vertAnchor="text" w:tblpY="1"/>
        <w:tblOverlap w:val="never"/>
        <w:tblW w:w="0" w:type="auto"/>
        <w:tblInd w:w="1188" w:type="dxa"/>
        <w:tblLook w:val="04A0"/>
        <w:tblPrChange w:id="4934" w:author="gsadi" w:date="2013-11-18T21:27:00Z">
          <w:tblPr>
            <w:tblStyle w:val="TableGrid"/>
            <w:tblW w:w="0" w:type="auto"/>
            <w:tblInd w:w="1188" w:type="dxa"/>
            <w:tblLook w:val="04A0"/>
          </w:tblPr>
        </w:tblPrChange>
      </w:tblPr>
      <w:tblGrid>
        <w:gridCol w:w="817"/>
        <w:gridCol w:w="2333"/>
        <w:gridCol w:w="1800"/>
        <w:tblGridChange w:id="4935">
          <w:tblGrid>
            <w:gridCol w:w="817"/>
            <w:gridCol w:w="173"/>
            <w:gridCol w:w="198"/>
            <w:gridCol w:w="817"/>
            <w:gridCol w:w="1145"/>
            <w:gridCol w:w="1188"/>
            <w:gridCol w:w="792"/>
            <w:gridCol w:w="810"/>
            <w:gridCol w:w="198"/>
          </w:tblGrid>
        </w:tblGridChange>
      </w:tblGrid>
      <w:tr w:rsidR="00E173AC" w:rsidTr="009D4B1C">
        <w:trPr>
          <w:ins w:id="4936" w:author="gsadi" w:date="2013-11-18T21:15:00Z"/>
          <w:trPrChange w:id="4937" w:author="gsadi" w:date="2013-11-18T21:27:00Z">
            <w:trPr>
              <w:gridAfter w:val="0"/>
            </w:trPr>
          </w:trPrChange>
        </w:trPr>
        <w:tc>
          <w:tcPr>
            <w:tcW w:w="817" w:type="dxa"/>
            <w:shd w:val="clear" w:color="auto" w:fill="BFBFBF" w:themeFill="background1" w:themeFillShade="BF"/>
            <w:tcPrChange w:id="4938" w:author="gsadi" w:date="2013-11-18T21:27:00Z">
              <w:tcPr>
                <w:tcW w:w="817" w:type="dxa"/>
                <w:shd w:val="clear" w:color="auto" w:fill="BFBFBF" w:themeFill="background1" w:themeFillShade="BF"/>
              </w:tcPr>
            </w:tcPrChange>
          </w:tcPr>
          <w:p w:rsidR="008E0FDD" w:rsidRPr="00AA09EF" w:rsidRDefault="002B0E74">
            <w:pPr>
              <w:rPr>
                <w:ins w:id="4939" w:author="gsadi" w:date="2013-11-18T21:15:00Z"/>
                <w:rFonts w:ascii="Arial" w:hAnsi="Arial" w:cs="Arial"/>
                <w:b/>
                <w:sz w:val="18"/>
                <w:rPrChange w:id="4940" w:author="gsadi" w:date="2013-11-18T21:46:00Z">
                  <w:rPr>
                    <w:ins w:id="4941" w:author="gsadi" w:date="2013-11-18T21:15:00Z"/>
                    <w:rFonts w:ascii="Arial" w:hAnsi="Arial" w:cs="Arial"/>
                  </w:rPr>
                </w:rPrChange>
              </w:rPr>
            </w:pPr>
            <w:ins w:id="4942" w:author="gsadi" w:date="2013-11-18T21:45:00Z">
              <w:r w:rsidRPr="002B0E74">
                <w:rPr>
                  <w:rFonts w:ascii="Arial" w:hAnsi="Arial" w:cs="Arial"/>
                  <w:b/>
                  <w:sz w:val="18"/>
                  <w:rPrChange w:id="4943" w:author="gsadi" w:date="2013-11-18T21:46:00Z">
                    <w:rPr>
                      <w:rFonts w:ascii="Arial" w:hAnsi="Arial" w:cs="Arial"/>
                      <w:b/>
                      <w:color w:val="0000FF"/>
                      <w:sz w:val="20"/>
                      <w:u w:val="single"/>
                    </w:rPr>
                  </w:rPrChange>
                </w:rPr>
                <w:t>Order</w:t>
              </w:r>
            </w:ins>
          </w:p>
        </w:tc>
        <w:tc>
          <w:tcPr>
            <w:tcW w:w="2333" w:type="dxa"/>
            <w:shd w:val="clear" w:color="auto" w:fill="BFBFBF" w:themeFill="background1" w:themeFillShade="BF"/>
            <w:tcPrChange w:id="4944" w:author="gsadi" w:date="2013-11-18T21:27:00Z">
              <w:tcPr>
                <w:tcW w:w="2333" w:type="dxa"/>
                <w:gridSpan w:val="4"/>
                <w:shd w:val="clear" w:color="auto" w:fill="BFBFBF" w:themeFill="background1" w:themeFillShade="BF"/>
              </w:tcPr>
            </w:tcPrChange>
          </w:tcPr>
          <w:p w:rsidR="008E0FDD" w:rsidRPr="00AA09EF" w:rsidRDefault="002B0E74">
            <w:pPr>
              <w:rPr>
                <w:ins w:id="4945" w:author="gsadi" w:date="2013-11-18T21:15:00Z"/>
                <w:rFonts w:ascii="Arial" w:hAnsi="Arial" w:cs="Arial"/>
                <w:b/>
                <w:sz w:val="18"/>
                <w:rPrChange w:id="4946" w:author="gsadi" w:date="2013-11-18T21:46:00Z">
                  <w:rPr>
                    <w:ins w:id="4947" w:author="gsadi" w:date="2013-11-18T21:15:00Z"/>
                    <w:rFonts w:ascii="Arial" w:hAnsi="Arial" w:cs="Arial"/>
                  </w:rPr>
                </w:rPrChange>
              </w:rPr>
            </w:pPr>
            <w:ins w:id="4948" w:author="gsadi" w:date="2013-11-18T21:16:00Z">
              <w:r w:rsidRPr="002B0E74">
                <w:rPr>
                  <w:rFonts w:ascii="Arial" w:hAnsi="Arial" w:cs="Arial"/>
                  <w:b/>
                  <w:sz w:val="18"/>
                  <w:rPrChange w:id="4949" w:author="gsadi" w:date="2013-11-18T21:46:00Z">
                    <w:rPr>
                      <w:rFonts w:ascii="Arial" w:hAnsi="Arial" w:cs="Arial"/>
                      <w:color w:val="0000FF"/>
                      <w:u w:val="single"/>
                    </w:rPr>
                  </w:rPrChange>
                </w:rPr>
                <w:t>Field</w:t>
              </w:r>
            </w:ins>
          </w:p>
        </w:tc>
        <w:tc>
          <w:tcPr>
            <w:tcW w:w="1800" w:type="dxa"/>
            <w:shd w:val="clear" w:color="auto" w:fill="BFBFBF" w:themeFill="background1" w:themeFillShade="BF"/>
            <w:tcPrChange w:id="4950" w:author="gsadi" w:date="2013-11-18T21:27:00Z">
              <w:tcPr>
                <w:tcW w:w="2790" w:type="dxa"/>
                <w:gridSpan w:val="3"/>
                <w:shd w:val="clear" w:color="auto" w:fill="BFBFBF" w:themeFill="background1" w:themeFillShade="BF"/>
              </w:tcPr>
            </w:tcPrChange>
          </w:tcPr>
          <w:p w:rsidR="008E0FDD" w:rsidRPr="00AA09EF" w:rsidRDefault="002B0E74">
            <w:pPr>
              <w:rPr>
                <w:ins w:id="4951" w:author="gsadi" w:date="2013-11-18T21:15:00Z"/>
                <w:rFonts w:ascii="Arial" w:hAnsi="Arial" w:cs="Arial"/>
                <w:b/>
                <w:sz w:val="18"/>
                <w:rPrChange w:id="4952" w:author="gsadi" w:date="2013-11-18T21:46:00Z">
                  <w:rPr>
                    <w:ins w:id="4953" w:author="gsadi" w:date="2013-11-18T21:15:00Z"/>
                    <w:rFonts w:ascii="Arial" w:hAnsi="Arial" w:cs="Arial"/>
                  </w:rPr>
                </w:rPrChange>
              </w:rPr>
            </w:pPr>
            <w:ins w:id="4954" w:author="gsadi" w:date="2013-11-18T21:16:00Z">
              <w:r w:rsidRPr="002B0E74">
                <w:rPr>
                  <w:rFonts w:ascii="Arial" w:hAnsi="Arial" w:cs="Arial"/>
                  <w:b/>
                  <w:sz w:val="18"/>
                  <w:rPrChange w:id="4955" w:author="gsadi" w:date="2013-11-18T21:46:00Z">
                    <w:rPr>
                      <w:rFonts w:ascii="Arial" w:hAnsi="Arial" w:cs="Arial"/>
                      <w:color w:val="0000FF"/>
                      <w:u w:val="single"/>
                    </w:rPr>
                  </w:rPrChange>
                </w:rPr>
                <w:t>Length</w:t>
              </w:r>
            </w:ins>
          </w:p>
        </w:tc>
      </w:tr>
      <w:tr w:rsidR="009D4B1C" w:rsidTr="009D4B1C">
        <w:trPr>
          <w:ins w:id="4956" w:author="gsadi" w:date="2013-11-18T21:15:00Z"/>
        </w:trPr>
        <w:tc>
          <w:tcPr>
            <w:tcW w:w="817" w:type="dxa"/>
          </w:tcPr>
          <w:p w:rsidR="00E173AC" w:rsidRPr="00BA4479" w:rsidRDefault="002B0E74">
            <w:pPr>
              <w:rPr>
                <w:ins w:id="4957" w:author="gsadi" w:date="2013-11-18T21:15:00Z"/>
                <w:rFonts w:ascii="Arial" w:hAnsi="Arial" w:cs="Arial"/>
                <w:sz w:val="18"/>
                <w:rPrChange w:id="4958" w:author="gsadi" w:date="2013-11-18T21:18:00Z">
                  <w:rPr>
                    <w:ins w:id="4959" w:author="gsadi" w:date="2013-11-18T21:15:00Z"/>
                    <w:rFonts w:ascii="Arial" w:hAnsi="Arial" w:cs="Arial"/>
                  </w:rPr>
                </w:rPrChange>
              </w:rPr>
            </w:pPr>
            <w:ins w:id="4960" w:author="gsadi" w:date="2013-11-18T21:16:00Z">
              <w:r w:rsidRPr="002B0E74">
                <w:rPr>
                  <w:rFonts w:ascii="Arial" w:hAnsi="Arial" w:cs="Arial"/>
                  <w:sz w:val="18"/>
                  <w:rPrChange w:id="4961" w:author="gsadi" w:date="2013-11-18T21:18:00Z">
                    <w:rPr>
                      <w:rFonts w:ascii="Arial" w:hAnsi="Arial" w:cs="Arial"/>
                      <w:color w:val="0000FF"/>
                      <w:u w:val="single"/>
                    </w:rPr>
                  </w:rPrChange>
                </w:rPr>
                <w:t>1.</w:t>
              </w:r>
            </w:ins>
          </w:p>
        </w:tc>
        <w:tc>
          <w:tcPr>
            <w:tcW w:w="2333" w:type="dxa"/>
          </w:tcPr>
          <w:p w:rsidR="00E173AC" w:rsidRPr="00BA4479" w:rsidRDefault="002B0E74">
            <w:pPr>
              <w:rPr>
                <w:ins w:id="4962" w:author="gsadi" w:date="2013-11-18T21:15:00Z"/>
                <w:rFonts w:ascii="Arial" w:hAnsi="Arial" w:cs="Arial"/>
                <w:sz w:val="18"/>
                <w:rPrChange w:id="4963" w:author="gsadi" w:date="2013-11-18T21:18:00Z">
                  <w:rPr>
                    <w:ins w:id="4964" w:author="gsadi" w:date="2013-11-18T21:15:00Z"/>
                    <w:rFonts w:ascii="Arial" w:hAnsi="Arial" w:cs="Arial"/>
                  </w:rPr>
                </w:rPrChange>
              </w:rPr>
            </w:pPr>
            <w:ins w:id="4965" w:author="gsadi" w:date="2013-11-18T21:17:00Z">
              <w:r w:rsidRPr="002B0E74">
                <w:rPr>
                  <w:rFonts w:ascii="Arial" w:hAnsi="Arial" w:cs="Arial"/>
                  <w:sz w:val="18"/>
                  <w:rPrChange w:id="4966" w:author="gsadi" w:date="2013-11-18T21:18:00Z">
                    <w:rPr>
                      <w:color w:val="0000FF"/>
                      <w:u w:val="single"/>
                    </w:rPr>
                  </w:rPrChange>
                </w:rPr>
                <w:t>IP PO</w:t>
              </w:r>
            </w:ins>
          </w:p>
        </w:tc>
        <w:tc>
          <w:tcPr>
            <w:tcW w:w="1800" w:type="dxa"/>
          </w:tcPr>
          <w:p w:rsidR="00E173AC" w:rsidRPr="00BA4479" w:rsidRDefault="002B0E74">
            <w:pPr>
              <w:rPr>
                <w:ins w:id="4967" w:author="gsadi" w:date="2013-11-18T21:15:00Z"/>
                <w:rFonts w:ascii="Arial" w:hAnsi="Arial" w:cs="Arial"/>
                <w:sz w:val="18"/>
                <w:rPrChange w:id="4968" w:author="gsadi" w:date="2013-11-18T21:18:00Z">
                  <w:rPr>
                    <w:ins w:id="4969" w:author="gsadi" w:date="2013-11-18T21:15:00Z"/>
                    <w:rFonts w:ascii="Arial" w:hAnsi="Arial" w:cs="Arial"/>
                  </w:rPr>
                </w:rPrChange>
              </w:rPr>
            </w:pPr>
            <w:ins w:id="4970" w:author="gsadi" w:date="2013-11-18T21:19:00Z">
              <w:r w:rsidRPr="002B0E74">
                <w:rPr>
                  <w:rFonts w:ascii="Arial" w:hAnsi="Arial" w:cs="Arial"/>
                  <w:sz w:val="18"/>
                  <w:rPrChange w:id="4971" w:author="gsadi" w:date="2013-11-18T21:19:00Z">
                    <w:rPr>
                      <w:color w:val="0000FF"/>
                      <w:u w:val="single"/>
                    </w:rPr>
                  </w:rPrChange>
                </w:rPr>
                <w:t xml:space="preserve">Char(20)   </w:t>
              </w:r>
            </w:ins>
          </w:p>
        </w:tc>
      </w:tr>
      <w:tr w:rsidR="009D4B1C" w:rsidTr="009D4B1C">
        <w:trPr>
          <w:ins w:id="4972" w:author="gsadi" w:date="2013-11-18T21:15:00Z"/>
        </w:trPr>
        <w:tc>
          <w:tcPr>
            <w:tcW w:w="817" w:type="dxa"/>
          </w:tcPr>
          <w:p w:rsidR="00E173AC" w:rsidRPr="00BA4479" w:rsidRDefault="002B0E74">
            <w:pPr>
              <w:rPr>
                <w:ins w:id="4973" w:author="gsadi" w:date="2013-11-18T21:15:00Z"/>
                <w:rFonts w:ascii="Arial" w:hAnsi="Arial" w:cs="Arial"/>
                <w:sz w:val="18"/>
                <w:rPrChange w:id="4974" w:author="gsadi" w:date="2013-11-18T21:18:00Z">
                  <w:rPr>
                    <w:ins w:id="4975" w:author="gsadi" w:date="2013-11-18T21:15:00Z"/>
                    <w:rFonts w:ascii="Arial" w:hAnsi="Arial" w:cs="Arial"/>
                  </w:rPr>
                </w:rPrChange>
              </w:rPr>
            </w:pPr>
            <w:ins w:id="4976" w:author="gsadi" w:date="2013-11-18T21:18:00Z">
              <w:r w:rsidRPr="002B0E74">
                <w:rPr>
                  <w:rFonts w:ascii="Arial" w:hAnsi="Arial" w:cs="Arial"/>
                  <w:sz w:val="18"/>
                  <w:rPrChange w:id="4977" w:author="gsadi" w:date="2013-11-18T21:18:00Z">
                    <w:rPr>
                      <w:rFonts w:ascii="Arial" w:hAnsi="Arial" w:cs="Arial"/>
                      <w:color w:val="0000FF"/>
                      <w:sz w:val="20"/>
                      <w:u w:val="single"/>
                    </w:rPr>
                  </w:rPrChange>
                </w:rPr>
                <w:t>2.</w:t>
              </w:r>
            </w:ins>
          </w:p>
        </w:tc>
        <w:tc>
          <w:tcPr>
            <w:tcW w:w="2333" w:type="dxa"/>
          </w:tcPr>
          <w:p w:rsidR="00E173AC" w:rsidRPr="00BA4479" w:rsidRDefault="002B0E74">
            <w:pPr>
              <w:rPr>
                <w:ins w:id="4978" w:author="gsadi" w:date="2013-11-18T21:15:00Z"/>
                <w:rFonts w:ascii="Arial" w:hAnsi="Arial" w:cs="Arial"/>
                <w:sz w:val="18"/>
                <w:rPrChange w:id="4979" w:author="gsadi" w:date="2013-11-18T21:18:00Z">
                  <w:rPr>
                    <w:ins w:id="4980" w:author="gsadi" w:date="2013-11-18T21:15:00Z"/>
                    <w:rFonts w:ascii="Arial" w:hAnsi="Arial" w:cs="Arial"/>
                  </w:rPr>
                </w:rPrChange>
              </w:rPr>
            </w:pPr>
            <w:ins w:id="4981" w:author="gsadi" w:date="2013-11-18T21:17:00Z">
              <w:r w:rsidRPr="002B0E74">
                <w:rPr>
                  <w:rFonts w:ascii="Arial" w:hAnsi="Arial" w:cs="Arial"/>
                  <w:sz w:val="18"/>
                  <w:rPrChange w:id="4982" w:author="gsadi" w:date="2013-11-18T21:18:00Z">
                    <w:rPr>
                      <w:color w:val="0000FF"/>
                      <w:u w:val="single"/>
                    </w:rPr>
                  </w:rPrChange>
                </w:rPr>
                <w:t xml:space="preserve">SAP Customer </w:t>
              </w:r>
            </w:ins>
          </w:p>
        </w:tc>
        <w:tc>
          <w:tcPr>
            <w:tcW w:w="1800" w:type="dxa"/>
          </w:tcPr>
          <w:p w:rsidR="00E173AC" w:rsidRPr="00BA4479" w:rsidRDefault="002B0E74">
            <w:pPr>
              <w:rPr>
                <w:ins w:id="4983" w:author="gsadi" w:date="2013-11-18T21:15:00Z"/>
                <w:rFonts w:ascii="Arial" w:hAnsi="Arial" w:cs="Arial"/>
                <w:sz w:val="18"/>
                <w:rPrChange w:id="4984" w:author="gsadi" w:date="2013-11-18T21:18:00Z">
                  <w:rPr>
                    <w:ins w:id="4985" w:author="gsadi" w:date="2013-11-18T21:15:00Z"/>
                    <w:rFonts w:ascii="Arial" w:hAnsi="Arial" w:cs="Arial"/>
                  </w:rPr>
                </w:rPrChange>
              </w:rPr>
            </w:pPr>
            <w:ins w:id="4986" w:author="gsadi" w:date="2013-11-18T21:19:00Z">
              <w:r w:rsidRPr="002B0E74">
                <w:rPr>
                  <w:rFonts w:ascii="Arial" w:hAnsi="Arial" w:cs="Arial"/>
                  <w:sz w:val="18"/>
                  <w:rPrChange w:id="4987" w:author="gsadi" w:date="2013-11-18T21:19:00Z">
                    <w:rPr>
                      <w:color w:val="0000FF"/>
                      <w:u w:val="single"/>
                    </w:rPr>
                  </w:rPrChange>
                </w:rPr>
                <w:t xml:space="preserve">Char(10)   </w:t>
              </w:r>
            </w:ins>
          </w:p>
        </w:tc>
      </w:tr>
      <w:tr w:rsidR="009D4B1C" w:rsidTr="009D4B1C">
        <w:trPr>
          <w:ins w:id="4988" w:author="gsadi" w:date="2013-11-18T21:15:00Z"/>
        </w:trPr>
        <w:tc>
          <w:tcPr>
            <w:tcW w:w="817" w:type="dxa"/>
          </w:tcPr>
          <w:p w:rsidR="00E173AC" w:rsidRPr="00BA4479" w:rsidRDefault="002B0E74">
            <w:pPr>
              <w:rPr>
                <w:ins w:id="4989" w:author="gsadi" w:date="2013-11-18T21:15:00Z"/>
                <w:rFonts w:ascii="Arial" w:hAnsi="Arial" w:cs="Arial"/>
                <w:sz w:val="18"/>
                <w:rPrChange w:id="4990" w:author="gsadi" w:date="2013-11-18T21:18:00Z">
                  <w:rPr>
                    <w:ins w:id="4991" w:author="gsadi" w:date="2013-11-18T21:15:00Z"/>
                    <w:rFonts w:ascii="Arial" w:hAnsi="Arial" w:cs="Arial"/>
                  </w:rPr>
                </w:rPrChange>
              </w:rPr>
            </w:pPr>
            <w:ins w:id="4992" w:author="gsadi" w:date="2013-11-18T21:18:00Z">
              <w:r w:rsidRPr="002B0E74">
                <w:rPr>
                  <w:rFonts w:ascii="Arial" w:hAnsi="Arial" w:cs="Arial"/>
                  <w:sz w:val="18"/>
                  <w:rPrChange w:id="4993" w:author="gsadi" w:date="2013-11-18T21:18:00Z">
                    <w:rPr>
                      <w:rFonts w:ascii="Arial" w:hAnsi="Arial" w:cs="Arial"/>
                      <w:color w:val="0000FF"/>
                      <w:sz w:val="20"/>
                      <w:u w:val="single"/>
                    </w:rPr>
                  </w:rPrChange>
                </w:rPr>
                <w:t>3.</w:t>
              </w:r>
            </w:ins>
          </w:p>
        </w:tc>
        <w:tc>
          <w:tcPr>
            <w:tcW w:w="2333" w:type="dxa"/>
          </w:tcPr>
          <w:p w:rsidR="00E173AC" w:rsidRPr="00BA4479" w:rsidRDefault="002B0E74">
            <w:pPr>
              <w:rPr>
                <w:ins w:id="4994" w:author="gsadi" w:date="2013-11-18T21:15:00Z"/>
                <w:rFonts w:ascii="Arial" w:hAnsi="Arial" w:cs="Arial"/>
                <w:sz w:val="18"/>
                <w:rPrChange w:id="4995" w:author="gsadi" w:date="2013-11-18T21:18:00Z">
                  <w:rPr>
                    <w:ins w:id="4996" w:author="gsadi" w:date="2013-11-18T21:15:00Z"/>
                    <w:rFonts w:ascii="Arial" w:hAnsi="Arial" w:cs="Arial"/>
                  </w:rPr>
                </w:rPrChange>
              </w:rPr>
            </w:pPr>
            <w:ins w:id="4997" w:author="gsadi" w:date="2013-11-18T21:17:00Z">
              <w:r w:rsidRPr="002B0E74">
                <w:rPr>
                  <w:rFonts w:ascii="Arial" w:hAnsi="Arial" w:cs="Arial"/>
                  <w:sz w:val="18"/>
                  <w:rPrChange w:id="4998" w:author="gsadi" w:date="2013-11-18T21:18:00Z">
                    <w:rPr>
                      <w:color w:val="0000FF"/>
                      <w:u w:val="single"/>
                    </w:rPr>
                  </w:rPrChange>
                </w:rPr>
                <w:t>Required Delivery Date</w:t>
              </w:r>
            </w:ins>
          </w:p>
        </w:tc>
        <w:tc>
          <w:tcPr>
            <w:tcW w:w="1800" w:type="dxa"/>
          </w:tcPr>
          <w:p w:rsidR="00E173AC" w:rsidRPr="00BA4479" w:rsidRDefault="002B0E74">
            <w:pPr>
              <w:rPr>
                <w:ins w:id="4999" w:author="gsadi" w:date="2013-11-18T21:15:00Z"/>
                <w:rFonts w:ascii="Arial" w:hAnsi="Arial" w:cs="Arial"/>
                <w:sz w:val="18"/>
                <w:rPrChange w:id="5000" w:author="gsadi" w:date="2013-11-18T21:18:00Z">
                  <w:rPr>
                    <w:ins w:id="5001" w:author="gsadi" w:date="2013-11-18T21:15:00Z"/>
                    <w:rFonts w:ascii="Arial" w:hAnsi="Arial" w:cs="Arial"/>
                  </w:rPr>
                </w:rPrChange>
              </w:rPr>
            </w:pPr>
            <w:ins w:id="5002" w:author="gsadi" w:date="2013-11-18T21:19:00Z">
              <w:r w:rsidRPr="002B0E74">
                <w:rPr>
                  <w:rFonts w:ascii="Arial" w:hAnsi="Arial" w:cs="Arial"/>
                  <w:sz w:val="18"/>
                  <w:rPrChange w:id="5003" w:author="gsadi" w:date="2013-11-18T21:19:00Z">
                    <w:rPr>
                      <w:color w:val="0000FF"/>
                      <w:u w:val="single"/>
                    </w:rPr>
                  </w:rPrChange>
                </w:rPr>
                <w:t xml:space="preserve">Char(8)    </w:t>
              </w:r>
            </w:ins>
          </w:p>
        </w:tc>
      </w:tr>
      <w:tr w:rsidR="009D4B1C" w:rsidTr="009D4B1C">
        <w:trPr>
          <w:ins w:id="5004" w:author="gsadi" w:date="2013-11-18T21:15:00Z"/>
        </w:trPr>
        <w:tc>
          <w:tcPr>
            <w:tcW w:w="817" w:type="dxa"/>
          </w:tcPr>
          <w:p w:rsidR="00E173AC" w:rsidRPr="00BA4479" w:rsidRDefault="002B0E74">
            <w:pPr>
              <w:rPr>
                <w:ins w:id="5005" w:author="gsadi" w:date="2013-11-18T21:15:00Z"/>
                <w:rFonts w:ascii="Arial" w:hAnsi="Arial" w:cs="Arial"/>
                <w:sz w:val="18"/>
                <w:rPrChange w:id="5006" w:author="gsadi" w:date="2013-11-18T21:18:00Z">
                  <w:rPr>
                    <w:ins w:id="5007" w:author="gsadi" w:date="2013-11-18T21:15:00Z"/>
                    <w:rFonts w:ascii="Arial" w:hAnsi="Arial" w:cs="Arial"/>
                  </w:rPr>
                </w:rPrChange>
              </w:rPr>
            </w:pPr>
            <w:ins w:id="5008" w:author="gsadi" w:date="2013-11-18T21:18:00Z">
              <w:r w:rsidRPr="002B0E74">
                <w:rPr>
                  <w:rFonts w:ascii="Arial" w:hAnsi="Arial" w:cs="Arial"/>
                  <w:sz w:val="18"/>
                  <w:rPrChange w:id="5009" w:author="gsadi" w:date="2013-11-18T21:18:00Z">
                    <w:rPr>
                      <w:rFonts w:ascii="Arial" w:hAnsi="Arial" w:cs="Arial"/>
                      <w:color w:val="0000FF"/>
                      <w:sz w:val="20"/>
                      <w:u w:val="single"/>
                    </w:rPr>
                  </w:rPrChange>
                </w:rPr>
                <w:t>4.</w:t>
              </w:r>
            </w:ins>
          </w:p>
        </w:tc>
        <w:tc>
          <w:tcPr>
            <w:tcW w:w="2333" w:type="dxa"/>
          </w:tcPr>
          <w:p w:rsidR="00E173AC" w:rsidRPr="00BA4479" w:rsidRDefault="002B0E74">
            <w:pPr>
              <w:rPr>
                <w:ins w:id="5010" w:author="gsadi" w:date="2013-11-18T21:15:00Z"/>
                <w:rFonts w:ascii="Arial" w:hAnsi="Arial" w:cs="Arial"/>
                <w:sz w:val="18"/>
                <w:rPrChange w:id="5011" w:author="gsadi" w:date="2013-11-18T21:18:00Z">
                  <w:rPr>
                    <w:ins w:id="5012" w:author="gsadi" w:date="2013-11-18T21:15:00Z"/>
                    <w:rFonts w:ascii="Arial" w:hAnsi="Arial" w:cs="Arial"/>
                  </w:rPr>
                </w:rPrChange>
              </w:rPr>
            </w:pPr>
            <w:ins w:id="5013" w:author="gsadi" w:date="2013-11-18T21:17:00Z">
              <w:r w:rsidRPr="002B0E74">
                <w:rPr>
                  <w:rFonts w:ascii="Arial" w:hAnsi="Arial" w:cs="Arial"/>
                  <w:sz w:val="18"/>
                  <w:rPrChange w:id="5014" w:author="gsadi" w:date="2013-11-18T21:18:00Z">
                    <w:rPr>
                      <w:color w:val="0000FF"/>
                      <w:u w:val="single"/>
                    </w:rPr>
                  </w:rPrChange>
                </w:rPr>
                <w:t>SAP Plant</w:t>
              </w:r>
            </w:ins>
          </w:p>
        </w:tc>
        <w:tc>
          <w:tcPr>
            <w:tcW w:w="1800" w:type="dxa"/>
          </w:tcPr>
          <w:p w:rsidR="00E173AC" w:rsidRPr="00BA4479" w:rsidRDefault="002B0E74">
            <w:pPr>
              <w:rPr>
                <w:ins w:id="5015" w:author="gsadi" w:date="2013-11-18T21:15:00Z"/>
                <w:rFonts w:ascii="Arial" w:hAnsi="Arial" w:cs="Arial"/>
                <w:sz w:val="18"/>
                <w:rPrChange w:id="5016" w:author="gsadi" w:date="2013-11-18T21:18:00Z">
                  <w:rPr>
                    <w:ins w:id="5017" w:author="gsadi" w:date="2013-11-18T21:15:00Z"/>
                    <w:rFonts w:ascii="Arial" w:hAnsi="Arial" w:cs="Arial"/>
                  </w:rPr>
                </w:rPrChange>
              </w:rPr>
            </w:pPr>
            <w:ins w:id="5018" w:author="gsadi" w:date="2013-11-18T21:19:00Z">
              <w:r w:rsidRPr="002B0E74">
                <w:rPr>
                  <w:rFonts w:ascii="Arial" w:hAnsi="Arial" w:cs="Arial"/>
                  <w:sz w:val="18"/>
                  <w:rPrChange w:id="5019" w:author="gsadi" w:date="2013-11-18T21:19:00Z">
                    <w:rPr>
                      <w:color w:val="0000FF"/>
                      <w:u w:val="single"/>
                    </w:rPr>
                  </w:rPrChange>
                </w:rPr>
                <w:t xml:space="preserve">Char(4)    </w:t>
              </w:r>
            </w:ins>
          </w:p>
        </w:tc>
      </w:tr>
      <w:tr w:rsidR="009D4B1C" w:rsidTr="009D4B1C">
        <w:trPr>
          <w:ins w:id="5020" w:author="gsadi" w:date="2013-11-18T21:15:00Z"/>
        </w:trPr>
        <w:tc>
          <w:tcPr>
            <w:tcW w:w="817" w:type="dxa"/>
          </w:tcPr>
          <w:p w:rsidR="00E173AC" w:rsidRPr="00BA4479" w:rsidRDefault="002B0E74">
            <w:pPr>
              <w:rPr>
                <w:ins w:id="5021" w:author="gsadi" w:date="2013-11-18T21:15:00Z"/>
                <w:rFonts w:ascii="Arial" w:hAnsi="Arial" w:cs="Arial"/>
                <w:sz w:val="18"/>
                <w:rPrChange w:id="5022" w:author="gsadi" w:date="2013-11-18T21:18:00Z">
                  <w:rPr>
                    <w:ins w:id="5023" w:author="gsadi" w:date="2013-11-18T21:15:00Z"/>
                    <w:rFonts w:ascii="Arial" w:hAnsi="Arial" w:cs="Arial"/>
                  </w:rPr>
                </w:rPrChange>
              </w:rPr>
            </w:pPr>
            <w:ins w:id="5024" w:author="gsadi" w:date="2013-11-18T21:18:00Z">
              <w:r w:rsidRPr="002B0E74">
                <w:rPr>
                  <w:rFonts w:ascii="Arial" w:hAnsi="Arial" w:cs="Arial"/>
                  <w:sz w:val="18"/>
                  <w:rPrChange w:id="5025" w:author="gsadi" w:date="2013-11-18T21:18:00Z">
                    <w:rPr>
                      <w:rFonts w:ascii="Arial" w:hAnsi="Arial" w:cs="Arial"/>
                      <w:color w:val="0000FF"/>
                      <w:sz w:val="20"/>
                      <w:u w:val="single"/>
                    </w:rPr>
                  </w:rPrChange>
                </w:rPr>
                <w:t>5.</w:t>
              </w:r>
            </w:ins>
          </w:p>
        </w:tc>
        <w:tc>
          <w:tcPr>
            <w:tcW w:w="2333" w:type="dxa"/>
          </w:tcPr>
          <w:p w:rsidR="00E173AC" w:rsidRPr="00BA4479" w:rsidRDefault="002B0E74">
            <w:pPr>
              <w:rPr>
                <w:ins w:id="5026" w:author="gsadi" w:date="2013-11-18T21:15:00Z"/>
                <w:rFonts w:ascii="Arial" w:hAnsi="Arial" w:cs="Arial"/>
                <w:sz w:val="18"/>
                <w:rPrChange w:id="5027" w:author="gsadi" w:date="2013-11-18T21:18:00Z">
                  <w:rPr>
                    <w:ins w:id="5028" w:author="gsadi" w:date="2013-11-18T21:15:00Z"/>
                    <w:rFonts w:ascii="Arial" w:hAnsi="Arial" w:cs="Arial"/>
                  </w:rPr>
                </w:rPrChange>
              </w:rPr>
            </w:pPr>
            <w:ins w:id="5029" w:author="gsadi" w:date="2013-11-18T21:17:00Z">
              <w:r w:rsidRPr="002B0E74">
                <w:rPr>
                  <w:rFonts w:ascii="Arial" w:hAnsi="Arial" w:cs="Arial"/>
                  <w:sz w:val="18"/>
                  <w:rPrChange w:id="5030" w:author="gsadi" w:date="2013-11-18T21:18:00Z">
                    <w:rPr>
                      <w:color w:val="0000FF"/>
                      <w:u w:val="single"/>
                    </w:rPr>
                  </w:rPrChange>
                </w:rPr>
                <w:t>SAP Sales Org</w:t>
              </w:r>
            </w:ins>
          </w:p>
        </w:tc>
        <w:tc>
          <w:tcPr>
            <w:tcW w:w="1800" w:type="dxa"/>
          </w:tcPr>
          <w:p w:rsidR="00E173AC" w:rsidRPr="00BA4479" w:rsidRDefault="002B0E74">
            <w:pPr>
              <w:rPr>
                <w:ins w:id="5031" w:author="gsadi" w:date="2013-11-18T21:15:00Z"/>
                <w:rFonts w:ascii="Arial" w:hAnsi="Arial" w:cs="Arial"/>
                <w:sz w:val="18"/>
                <w:rPrChange w:id="5032" w:author="gsadi" w:date="2013-11-18T21:18:00Z">
                  <w:rPr>
                    <w:ins w:id="5033" w:author="gsadi" w:date="2013-11-18T21:15:00Z"/>
                    <w:rFonts w:ascii="Arial" w:hAnsi="Arial" w:cs="Arial"/>
                  </w:rPr>
                </w:rPrChange>
              </w:rPr>
            </w:pPr>
            <w:ins w:id="5034" w:author="gsadi" w:date="2013-11-18T21:19:00Z">
              <w:r w:rsidRPr="002B0E74">
                <w:rPr>
                  <w:rFonts w:ascii="Arial" w:hAnsi="Arial" w:cs="Arial"/>
                  <w:sz w:val="18"/>
                  <w:rPrChange w:id="5035" w:author="gsadi" w:date="2013-11-18T21:19:00Z">
                    <w:rPr>
                      <w:color w:val="0000FF"/>
                      <w:u w:val="single"/>
                    </w:rPr>
                  </w:rPrChange>
                </w:rPr>
                <w:t xml:space="preserve">Char(4)    </w:t>
              </w:r>
            </w:ins>
          </w:p>
        </w:tc>
      </w:tr>
      <w:tr w:rsidR="009D4B1C" w:rsidTr="009D4B1C">
        <w:trPr>
          <w:ins w:id="5036" w:author="gsadi" w:date="2013-11-18T21:15:00Z"/>
        </w:trPr>
        <w:tc>
          <w:tcPr>
            <w:tcW w:w="817" w:type="dxa"/>
          </w:tcPr>
          <w:p w:rsidR="00E173AC" w:rsidRPr="00BA4479" w:rsidRDefault="002B0E74">
            <w:pPr>
              <w:rPr>
                <w:ins w:id="5037" w:author="gsadi" w:date="2013-11-18T21:15:00Z"/>
                <w:rFonts w:ascii="Arial" w:hAnsi="Arial" w:cs="Arial"/>
                <w:sz w:val="18"/>
                <w:rPrChange w:id="5038" w:author="gsadi" w:date="2013-11-18T21:18:00Z">
                  <w:rPr>
                    <w:ins w:id="5039" w:author="gsadi" w:date="2013-11-18T21:15:00Z"/>
                    <w:rFonts w:ascii="Arial" w:hAnsi="Arial" w:cs="Arial"/>
                  </w:rPr>
                </w:rPrChange>
              </w:rPr>
            </w:pPr>
            <w:ins w:id="5040" w:author="gsadi" w:date="2013-11-18T21:18:00Z">
              <w:r w:rsidRPr="002B0E74">
                <w:rPr>
                  <w:rFonts w:ascii="Arial" w:hAnsi="Arial" w:cs="Arial"/>
                  <w:sz w:val="18"/>
                  <w:rPrChange w:id="5041" w:author="gsadi" w:date="2013-11-18T21:18:00Z">
                    <w:rPr>
                      <w:rFonts w:ascii="Arial" w:hAnsi="Arial" w:cs="Arial"/>
                      <w:color w:val="0000FF"/>
                      <w:sz w:val="20"/>
                      <w:u w:val="single"/>
                    </w:rPr>
                  </w:rPrChange>
                </w:rPr>
                <w:t>6.</w:t>
              </w:r>
            </w:ins>
          </w:p>
        </w:tc>
        <w:tc>
          <w:tcPr>
            <w:tcW w:w="2333" w:type="dxa"/>
          </w:tcPr>
          <w:p w:rsidR="00E173AC" w:rsidRPr="00BA4479" w:rsidRDefault="002B0E74">
            <w:pPr>
              <w:rPr>
                <w:ins w:id="5042" w:author="gsadi" w:date="2013-11-18T21:15:00Z"/>
                <w:rFonts w:ascii="Arial" w:hAnsi="Arial" w:cs="Arial"/>
                <w:sz w:val="18"/>
                <w:rPrChange w:id="5043" w:author="gsadi" w:date="2013-11-18T21:18:00Z">
                  <w:rPr>
                    <w:ins w:id="5044" w:author="gsadi" w:date="2013-11-18T21:15:00Z"/>
                    <w:rFonts w:ascii="Arial" w:hAnsi="Arial" w:cs="Arial"/>
                  </w:rPr>
                </w:rPrChange>
              </w:rPr>
            </w:pPr>
            <w:ins w:id="5045" w:author="gsadi" w:date="2013-11-18T21:17:00Z">
              <w:r w:rsidRPr="002B0E74">
                <w:rPr>
                  <w:rFonts w:ascii="Arial" w:hAnsi="Arial" w:cs="Arial"/>
                  <w:sz w:val="18"/>
                  <w:rPrChange w:id="5046" w:author="gsadi" w:date="2013-11-18T21:18:00Z">
                    <w:rPr>
                      <w:color w:val="0000FF"/>
                      <w:u w:val="single"/>
                    </w:rPr>
                  </w:rPrChange>
                </w:rPr>
                <w:t>Material (Style Color)</w:t>
              </w:r>
            </w:ins>
          </w:p>
        </w:tc>
        <w:tc>
          <w:tcPr>
            <w:tcW w:w="1800" w:type="dxa"/>
          </w:tcPr>
          <w:p w:rsidR="00E173AC" w:rsidRPr="00BA4479" w:rsidRDefault="002B0E74">
            <w:pPr>
              <w:rPr>
                <w:ins w:id="5047" w:author="gsadi" w:date="2013-11-18T21:15:00Z"/>
                <w:rFonts w:ascii="Arial" w:hAnsi="Arial" w:cs="Arial"/>
                <w:sz w:val="18"/>
                <w:rPrChange w:id="5048" w:author="gsadi" w:date="2013-11-18T21:18:00Z">
                  <w:rPr>
                    <w:ins w:id="5049" w:author="gsadi" w:date="2013-11-18T21:15:00Z"/>
                    <w:rFonts w:ascii="Arial" w:hAnsi="Arial" w:cs="Arial"/>
                  </w:rPr>
                </w:rPrChange>
              </w:rPr>
            </w:pPr>
            <w:ins w:id="5050" w:author="gsadi" w:date="2013-11-18T21:19:00Z">
              <w:r w:rsidRPr="002B0E74">
                <w:rPr>
                  <w:rFonts w:ascii="Arial" w:hAnsi="Arial" w:cs="Arial"/>
                  <w:sz w:val="18"/>
                  <w:rPrChange w:id="5051" w:author="gsadi" w:date="2013-11-18T21:19:00Z">
                    <w:rPr>
                      <w:color w:val="0000FF"/>
                      <w:u w:val="single"/>
                    </w:rPr>
                  </w:rPrChange>
                </w:rPr>
                <w:t xml:space="preserve">Char(18)   </w:t>
              </w:r>
            </w:ins>
          </w:p>
        </w:tc>
      </w:tr>
      <w:tr w:rsidR="009D4B1C" w:rsidTr="009D4B1C">
        <w:trPr>
          <w:ins w:id="5052" w:author="gsadi" w:date="2013-11-18T21:15:00Z"/>
        </w:trPr>
        <w:tc>
          <w:tcPr>
            <w:tcW w:w="817" w:type="dxa"/>
          </w:tcPr>
          <w:p w:rsidR="00E173AC" w:rsidRPr="00BA4479" w:rsidRDefault="002B0E74">
            <w:pPr>
              <w:rPr>
                <w:ins w:id="5053" w:author="gsadi" w:date="2013-11-18T21:15:00Z"/>
                <w:rFonts w:ascii="Arial" w:hAnsi="Arial" w:cs="Arial"/>
                <w:sz w:val="18"/>
                <w:rPrChange w:id="5054" w:author="gsadi" w:date="2013-11-18T21:18:00Z">
                  <w:rPr>
                    <w:ins w:id="5055" w:author="gsadi" w:date="2013-11-18T21:15:00Z"/>
                    <w:rFonts w:ascii="Arial" w:hAnsi="Arial" w:cs="Arial"/>
                  </w:rPr>
                </w:rPrChange>
              </w:rPr>
            </w:pPr>
            <w:ins w:id="5056" w:author="gsadi" w:date="2013-11-18T21:18:00Z">
              <w:r w:rsidRPr="002B0E74">
                <w:rPr>
                  <w:rFonts w:ascii="Arial" w:hAnsi="Arial" w:cs="Arial"/>
                  <w:sz w:val="18"/>
                  <w:rPrChange w:id="5057" w:author="gsadi" w:date="2013-11-18T21:18:00Z">
                    <w:rPr>
                      <w:rFonts w:ascii="Arial" w:hAnsi="Arial" w:cs="Arial"/>
                      <w:color w:val="0000FF"/>
                      <w:sz w:val="20"/>
                      <w:u w:val="single"/>
                    </w:rPr>
                  </w:rPrChange>
                </w:rPr>
                <w:t>7.</w:t>
              </w:r>
            </w:ins>
          </w:p>
        </w:tc>
        <w:tc>
          <w:tcPr>
            <w:tcW w:w="2333" w:type="dxa"/>
          </w:tcPr>
          <w:p w:rsidR="00E173AC" w:rsidRPr="00BA4479" w:rsidRDefault="002B0E74">
            <w:pPr>
              <w:rPr>
                <w:ins w:id="5058" w:author="gsadi" w:date="2013-11-18T21:15:00Z"/>
                <w:rFonts w:ascii="Arial" w:hAnsi="Arial" w:cs="Arial"/>
                <w:sz w:val="18"/>
                <w:rPrChange w:id="5059" w:author="gsadi" w:date="2013-11-18T21:18:00Z">
                  <w:rPr>
                    <w:ins w:id="5060" w:author="gsadi" w:date="2013-11-18T21:15:00Z"/>
                    <w:rFonts w:ascii="Arial" w:hAnsi="Arial" w:cs="Arial"/>
                  </w:rPr>
                </w:rPrChange>
              </w:rPr>
            </w:pPr>
            <w:ins w:id="5061" w:author="gsadi" w:date="2013-11-18T21:17:00Z">
              <w:r w:rsidRPr="002B0E74">
                <w:rPr>
                  <w:rFonts w:ascii="Arial" w:hAnsi="Arial" w:cs="Arial"/>
                  <w:sz w:val="18"/>
                  <w:rPrChange w:id="5062" w:author="gsadi" w:date="2013-11-18T21:18:00Z">
                    <w:rPr>
                      <w:color w:val="0000FF"/>
                      <w:u w:val="single"/>
                    </w:rPr>
                  </w:rPrChange>
                </w:rPr>
                <w:t>Size1</w:t>
              </w:r>
            </w:ins>
          </w:p>
        </w:tc>
        <w:tc>
          <w:tcPr>
            <w:tcW w:w="1800" w:type="dxa"/>
          </w:tcPr>
          <w:p w:rsidR="00E173AC" w:rsidRPr="00BA4479" w:rsidRDefault="002B0E74">
            <w:pPr>
              <w:rPr>
                <w:ins w:id="5063" w:author="gsadi" w:date="2013-11-18T21:15:00Z"/>
                <w:rFonts w:ascii="Arial" w:hAnsi="Arial" w:cs="Arial"/>
                <w:sz w:val="18"/>
                <w:rPrChange w:id="5064" w:author="gsadi" w:date="2013-11-18T21:18:00Z">
                  <w:rPr>
                    <w:ins w:id="5065" w:author="gsadi" w:date="2013-11-18T21:15:00Z"/>
                    <w:rFonts w:ascii="Arial" w:hAnsi="Arial" w:cs="Arial"/>
                  </w:rPr>
                </w:rPrChange>
              </w:rPr>
            </w:pPr>
            <w:ins w:id="5066" w:author="gsadi" w:date="2013-11-18T21:19:00Z">
              <w:r w:rsidRPr="002B0E74">
                <w:rPr>
                  <w:rFonts w:ascii="Arial" w:hAnsi="Arial" w:cs="Arial"/>
                  <w:sz w:val="18"/>
                  <w:rPrChange w:id="5067" w:author="gsadi" w:date="2013-11-18T21:19:00Z">
                    <w:rPr>
                      <w:color w:val="0000FF"/>
                      <w:u w:val="single"/>
                    </w:rPr>
                  </w:rPrChange>
                </w:rPr>
                <w:t xml:space="preserve">Char(6)    </w:t>
              </w:r>
            </w:ins>
          </w:p>
        </w:tc>
      </w:tr>
      <w:tr w:rsidR="00E173AC" w:rsidTr="009D4B1C">
        <w:trPr>
          <w:ins w:id="5068" w:author="gsadi" w:date="2013-11-18T21:17:00Z"/>
          <w:trPrChange w:id="5069" w:author="gsadi" w:date="2013-11-18T21:27:00Z">
            <w:trPr>
              <w:gridAfter w:val="0"/>
            </w:trPr>
          </w:trPrChange>
        </w:trPr>
        <w:tc>
          <w:tcPr>
            <w:tcW w:w="817" w:type="dxa"/>
            <w:tcPrChange w:id="5070" w:author="gsadi" w:date="2013-11-18T21:27:00Z">
              <w:tcPr>
                <w:tcW w:w="990" w:type="dxa"/>
                <w:gridSpan w:val="2"/>
              </w:tcPr>
            </w:tcPrChange>
          </w:tcPr>
          <w:p w:rsidR="00E173AC" w:rsidRPr="00BA4479" w:rsidRDefault="002B0E74">
            <w:pPr>
              <w:rPr>
                <w:ins w:id="5071" w:author="gsadi" w:date="2013-11-18T21:17:00Z"/>
                <w:rFonts w:ascii="Arial" w:hAnsi="Arial" w:cs="Arial"/>
                <w:sz w:val="18"/>
                <w:rPrChange w:id="5072" w:author="gsadi" w:date="2013-11-18T21:18:00Z">
                  <w:rPr>
                    <w:ins w:id="5073" w:author="gsadi" w:date="2013-11-18T21:17:00Z"/>
                    <w:rFonts w:ascii="Arial" w:hAnsi="Arial" w:cs="Arial"/>
                  </w:rPr>
                </w:rPrChange>
              </w:rPr>
            </w:pPr>
            <w:ins w:id="5074" w:author="gsadi" w:date="2013-11-18T21:18:00Z">
              <w:r w:rsidRPr="002B0E74">
                <w:rPr>
                  <w:rFonts w:ascii="Arial" w:hAnsi="Arial" w:cs="Arial"/>
                  <w:sz w:val="18"/>
                  <w:rPrChange w:id="5075" w:author="gsadi" w:date="2013-11-18T21:18:00Z">
                    <w:rPr>
                      <w:rFonts w:ascii="Arial" w:hAnsi="Arial" w:cs="Arial"/>
                      <w:color w:val="0000FF"/>
                      <w:sz w:val="20"/>
                      <w:u w:val="single"/>
                    </w:rPr>
                  </w:rPrChange>
                </w:rPr>
                <w:t>8.</w:t>
              </w:r>
            </w:ins>
          </w:p>
        </w:tc>
        <w:tc>
          <w:tcPr>
            <w:tcW w:w="2333" w:type="dxa"/>
            <w:tcPrChange w:id="5076" w:author="gsadi" w:date="2013-11-18T21:27:00Z">
              <w:tcPr>
                <w:tcW w:w="2160" w:type="dxa"/>
                <w:gridSpan w:val="3"/>
              </w:tcPr>
            </w:tcPrChange>
          </w:tcPr>
          <w:p w:rsidR="00E173AC" w:rsidRPr="00BA4479" w:rsidRDefault="002B0E74">
            <w:pPr>
              <w:rPr>
                <w:ins w:id="5077" w:author="gsadi" w:date="2013-11-18T21:17:00Z"/>
                <w:rFonts w:ascii="Arial" w:hAnsi="Arial" w:cs="Arial"/>
                <w:sz w:val="18"/>
                <w:rPrChange w:id="5078" w:author="gsadi" w:date="2013-11-18T21:18:00Z">
                  <w:rPr>
                    <w:ins w:id="5079" w:author="gsadi" w:date="2013-11-18T21:17:00Z"/>
                    <w:rFonts w:ascii="Arial" w:hAnsi="Arial" w:cs="Arial"/>
                  </w:rPr>
                </w:rPrChange>
              </w:rPr>
            </w:pPr>
            <w:ins w:id="5080" w:author="gsadi" w:date="2013-11-18T21:17:00Z">
              <w:r w:rsidRPr="002B0E74">
                <w:rPr>
                  <w:rFonts w:ascii="Arial" w:hAnsi="Arial" w:cs="Arial"/>
                  <w:sz w:val="18"/>
                  <w:rPrChange w:id="5081" w:author="gsadi" w:date="2013-11-18T21:18:00Z">
                    <w:rPr>
                      <w:color w:val="0000FF"/>
                      <w:u w:val="single"/>
                    </w:rPr>
                  </w:rPrChange>
                </w:rPr>
                <w:t>Size2</w:t>
              </w:r>
            </w:ins>
          </w:p>
        </w:tc>
        <w:tc>
          <w:tcPr>
            <w:tcW w:w="1800" w:type="dxa"/>
            <w:tcPrChange w:id="5082" w:author="gsadi" w:date="2013-11-18T21:27:00Z">
              <w:tcPr>
                <w:tcW w:w="1980" w:type="dxa"/>
                <w:gridSpan w:val="2"/>
              </w:tcPr>
            </w:tcPrChange>
          </w:tcPr>
          <w:p w:rsidR="00E173AC" w:rsidRPr="00BA4479" w:rsidRDefault="002B0E74">
            <w:pPr>
              <w:rPr>
                <w:ins w:id="5083" w:author="gsadi" w:date="2013-11-18T21:17:00Z"/>
                <w:rFonts w:ascii="Arial" w:hAnsi="Arial" w:cs="Arial"/>
                <w:sz w:val="18"/>
                <w:rPrChange w:id="5084" w:author="gsadi" w:date="2013-11-18T21:18:00Z">
                  <w:rPr>
                    <w:ins w:id="5085" w:author="gsadi" w:date="2013-11-18T21:17:00Z"/>
                    <w:rFonts w:ascii="Arial" w:hAnsi="Arial" w:cs="Arial"/>
                  </w:rPr>
                </w:rPrChange>
              </w:rPr>
            </w:pPr>
            <w:ins w:id="5086" w:author="gsadi" w:date="2013-11-18T21:19:00Z">
              <w:r w:rsidRPr="002B0E74">
                <w:rPr>
                  <w:rFonts w:ascii="Arial" w:hAnsi="Arial" w:cs="Arial"/>
                  <w:sz w:val="18"/>
                  <w:rPrChange w:id="5087" w:author="gsadi" w:date="2013-11-18T21:19:00Z">
                    <w:rPr>
                      <w:color w:val="0000FF"/>
                      <w:u w:val="single"/>
                    </w:rPr>
                  </w:rPrChange>
                </w:rPr>
                <w:t xml:space="preserve">Char(6)    </w:t>
              </w:r>
            </w:ins>
          </w:p>
        </w:tc>
      </w:tr>
      <w:tr w:rsidR="00E173AC" w:rsidTr="009D4B1C">
        <w:trPr>
          <w:ins w:id="5088" w:author="gsadi" w:date="2013-11-18T21:17:00Z"/>
          <w:trPrChange w:id="5089" w:author="gsadi" w:date="2013-11-18T21:27:00Z">
            <w:trPr>
              <w:gridAfter w:val="0"/>
            </w:trPr>
          </w:trPrChange>
        </w:trPr>
        <w:tc>
          <w:tcPr>
            <w:tcW w:w="817" w:type="dxa"/>
            <w:tcPrChange w:id="5090" w:author="gsadi" w:date="2013-11-18T21:27:00Z">
              <w:tcPr>
                <w:tcW w:w="990" w:type="dxa"/>
                <w:gridSpan w:val="2"/>
              </w:tcPr>
            </w:tcPrChange>
          </w:tcPr>
          <w:p w:rsidR="00E173AC" w:rsidRPr="00BA4479" w:rsidRDefault="002B0E74">
            <w:pPr>
              <w:rPr>
                <w:ins w:id="5091" w:author="gsadi" w:date="2013-11-18T21:17:00Z"/>
                <w:rFonts w:ascii="Arial" w:hAnsi="Arial" w:cs="Arial"/>
                <w:sz w:val="18"/>
                <w:rPrChange w:id="5092" w:author="gsadi" w:date="2013-11-18T21:18:00Z">
                  <w:rPr>
                    <w:ins w:id="5093" w:author="gsadi" w:date="2013-11-18T21:17:00Z"/>
                    <w:rFonts w:ascii="Arial" w:hAnsi="Arial" w:cs="Arial"/>
                  </w:rPr>
                </w:rPrChange>
              </w:rPr>
            </w:pPr>
            <w:ins w:id="5094" w:author="gsadi" w:date="2013-11-18T21:18:00Z">
              <w:r w:rsidRPr="002B0E74">
                <w:rPr>
                  <w:rFonts w:ascii="Arial" w:hAnsi="Arial" w:cs="Arial"/>
                  <w:sz w:val="18"/>
                  <w:rPrChange w:id="5095" w:author="gsadi" w:date="2013-11-18T21:18:00Z">
                    <w:rPr>
                      <w:rFonts w:ascii="Arial" w:hAnsi="Arial" w:cs="Arial"/>
                      <w:color w:val="0000FF"/>
                      <w:sz w:val="20"/>
                      <w:u w:val="single"/>
                    </w:rPr>
                  </w:rPrChange>
                </w:rPr>
                <w:t>9.</w:t>
              </w:r>
            </w:ins>
          </w:p>
        </w:tc>
        <w:tc>
          <w:tcPr>
            <w:tcW w:w="2333" w:type="dxa"/>
            <w:tcPrChange w:id="5096" w:author="gsadi" w:date="2013-11-18T21:27:00Z">
              <w:tcPr>
                <w:tcW w:w="2160" w:type="dxa"/>
                <w:gridSpan w:val="3"/>
              </w:tcPr>
            </w:tcPrChange>
          </w:tcPr>
          <w:p w:rsidR="00E173AC" w:rsidRPr="00BA4479" w:rsidRDefault="002B0E74">
            <w:pPr>
              <w:rPr>
                <w:ins w:id="5097" w:author="gsadi" w:date="2013-11-18T21:17:00Z"/>
                <w:rFonts w:ascii="Arial" w:hAnsi="Arial" w:cs="Arial"/>
                <w:sz w:val="18"/>
                <w:rPrChange w:id="5098" w:author="gsadi" w:date="2013-11-18T21:18:00Z">
                  <w:rPr>
                    <w:ins w:id="5099" w:author="gsadi" w:date="2013-11-18T21:17:00Z"/>
                    <w:rFonts w:ascii="Arial" w:hAnsi="Arial" w:cs="Arial"/>
                  </w:rPr>
                </w:rPrChange>
              </w:rPr>
            </w:pPr>
            <w:ins w:id="5100" w:author="gsadi" w:date="2013-11-18T21:17:00Z">
              <w:r w:rsidRPr="002B0E74">
                <w:rPr>
                  <w:rFonts w:ascii="Arial" w:hAnsi="Arial" w:cs="Arial"/>
                  <w:sz w:val="18"/>
                  <w:rPrChange w:id="5101" w:author="gsadi" w:date="2013-11-18T21:18:00Z">
                    <w:rPr>
                      <w:color w:val="0000FF"/>
                      <w:u w:val="single"/>
                    </w:rPr>
                  </w:rPrChange>
                </w:rPr>
                <w:t>UPC</w:t>
              </w:r>
            </w:ins>
          </w:p>
        </w:tc>
        <w:tc>
          <w:tcPr>
            <w:tcW w:w="1800" w:type="dxa"/>
            <w:tcPrChange w:id="5102" w:author="gsadi" w:date="2013-11-18T21:27:00Z">
              <w:tcPr>
                <w:tcW w:w="1980" w:type="dxa"/>
                <w:gridSpan w:val="2"/>
              </w:tcPr>
            </w:tcPrChange>
          </w:tcPr>
          <w:p w:rsidR="00E173AC" w:rsidRPr="00BA4479" w:rsidRDefault="002B0E74">
            <w:pPr>
              <w:rPr>
                <w:ins w:id="5103" w:author="gsadi" w:date="2013-11-18T21:17:00Z"/>
                <w:rFonts w:ascii="Arial" w:hAnsi="Arial" w:cs="Arial"/>
                <w:sz w:val="18"/>
                <w:rPrChange w:id="5104" w:author="gsadi" w:date="2013-11-18T21:18:00Z">
                  <w:rPr>
                    <w:ins w:id="5105" w:author="gsadi" w:date="2013-11-18T21:17:00Z"/>
                    <w:rFonts w:ascii="Arial" w:hAnsi="Arial" w:cs="Arial"/>
                  </w:rPr>
                </w:rPrChange>
              </w:rPr>
            </w:pPr>
            <w:ins w:id="5106" w:author="gsadi" w:date="2013-11-18T21:19:00Z">
              <w:r w:rsidRPr="002B0E74">
                <w:rPr>
                  <w:rFonts w:ascii="Arial" w:hAnsi="Arial" w:cs="Arial"/>
                  <w:sz w:val="18"/>
                  <w:rPrChange w:id="5107" w:author="gsadi" w:date="2013-11-18T21:19:00Z">
                    <w:rPr>
                      <w:color w:val="0000FF"/>
                      <w:u w:val="single"/>
                    </w:rPr>
                  </w:rPrChange>
                </w:rPr>
                <w:t xml:space="preserve">Char(12)   </w:t>
              </w:r>
            </w:ins>
          </w:p>
        </w:tc>
      </w:tr>
      <w:tr w:rsidR="009D4B1C" w:rsidTr="009D4B1C">
        <w:trPr>
          <w:ins w:id="5108" w:author="gsadi" w:date="2013-11-18T21:27:00Z"/>
        </w:trPr>
        <w:tc>
          <w:tcPr>
            <w:tcW w:w="817" w:type="dxa"/>
          </w:tcPr>
          <w:p w:rsidR="009D4B1C" w:rsidRPr="00BA4479" w:rsidRDefault="009D4B1C" w:rsidP="009D4B1C">
            <w:pPr>
              <w:rPr>
                <w:ins w:id="5109" w:author="gsadi" w:date="2013-11-18T21:27:00Z"/>
                <w:rFonts w:ascii="Arial" w:hAnsi="Arial" w:cs="Arial"/>
                <w:sz w:val="18"/>
              </w:rPr>
            </w:pPr>
            <w:ins w:id="5110" w:author="gsadi" w:date="2013-11-18T21:27:00Z">
              <w:r w:rsidRPr="00290B03">
                <w:rPr>
                  <w:rFonts w:ascii="Arial" w:hAnsi="Arial" w:cs="Arial"/>
                  <w:sz w:val="18"/>
                </w:rPr>
                <w:t>10.</w:t>
              </w:r>
            </w:ins>
          </w:p>
        </w:tc>
        <w:tc>
          <w:tcPr>
            <w:tcW w:w="2333" w:type="dxa"/>
          </w:tcPr>
          <w:p w:rsidR="009D4B1C" w:rsidRPr="00BA4479" w:rsidRDefault="009D4B1C" w:rsidP="009D4B1C">
            <w:pPr>
              <w:rPr>
                <w:ins w:id="5111" w:author="gsadi" w:date="2013-11-18T21:27:00Z"/>
                <w:rFonts w:ascii="Arial" w:hAnsi="Arial" w:cs="Arial"/>
                <w:sz w:val="18"/>
              </w:rPr>
            </w:pPr>
            <w:ins w:id="5112" w:author="gsadi" w:date="2013-11-18T21:27:00Z">
              <w:r w:rsidRPr="00290B03">
                <w:rPr>
                  <w:rFonts w:ascii="Arial" w:hAnsi="Arial" w:cs="Arial"/>
                  <w:sz w:val="18"/>
                </w:rPr>
                <w:t>Order Qty</w:t>
              </w:r>
            </w:ins>
          </w:p>
        </w:tc>
        <w:tc>
          <w:tcPr>
            <w:tcW w:w="1800" w:type="dxa"/>
          </w:tcPr>
          <w:p w:rsidR="009D4B1C" w:rsidRPr="00E173AC" w:rsidRDefault="009D4B1C" w:rsidP="009D4B1C">
            <w:pPr>
              <w:rPr>
                <w:ins w:id="5113" w:author="gsadi" w:date="2013-11-18T21:27:00Z"/>
                <w:rFonts w:ascii="Arial" w:hAnsi="Arial" w:cs="Arial"/>
                <w:sz w:val="18"/>
              </w:rPr>
            </w:pPr>
            <w:ins w:id="5114" w:author="gsadi" w:date="2013-11-18T21:27:00Z">
              <w:r w:rsidRPr="00290B03">
                <w:rPr>
                  <w:rFonts w:ascii="Arial" w:hAnsi="Arial" w:cs="Arial"/>
                  <w:sz w:val="18"/>
                </w:rPr>
                <w:t xml:space="preserve">Char(7)    </w:t>
              </w:r>
            </w:ins>
          </w:p>
        </w:tc>
      </w:tr>
      <w:tr w:rsidR="009D4B1C" w:rsidTr="009D4B1C">
        <w:trPr>
          <w:ins w:id="5115" w:author="gsadi" w:date="2013-11-18T21:17:00Z"/>
          <w:trPrChange w:id="5116" w:author="gsadi" w:date="2013-11-18T21:27:00Z">
            <w:trPr>
              <w:gridAfter w:val="0"/>
            </w:trPr>
          </w:trPrChange>
        </w:trPr>
        <w:tc>
          <w:tcPr>
            <w:tcW w:w="817" w:type="dxa"/>
            <w:tcPrChange w:id="5117" w:author="gsadi" w:date="2013-11-18T21:27:00Z">
              <w:tcPr>
                <w:tcW w:w="990" w:type="dxa"/>
                <w:gridSpan w:val="2"/>
              </w:tcPr>
            </w:tcPrChange>
          </w:tcPr>
          <w:p w:rsidR="009D4B1C" w:rsidRPr="00BA4479" w:rsidRDefault="009D4B1C">
            <w:pPr>
              <w:rPr>
                <w:ins w:id="5118" w:author="gsadi" w:date="2013-11-18T21:17:00Z"/>
                <w:rFonts w:ascii="Arial" w:hAnsi="Arial" w:cs="Arial"/>
                <w:sz w:val="18"/>
                <w:rPrChange w:id="5119" w:author="gsadi" w:date="2013-11-18T21:18:00Z">
                  <w:rPr>
                    <w:ins w:id="5120" w:author="gsadi" w:date="2013-11-18T21:17:00Z"/>
                    <w:rFonts w:ascii="Arial" w:hAnsi="Arial" w:cs="Arial"/>
                  </w:rPr>
                </w:rPrChange>
              </w:rPr>
            </w:pPr>
            <w:ins w:id="5121" w:author="gsadi" w:date="2013-11-18T21:27:00Z">
              <w:r w:rsidRPr="00290B03">
                <w:rPr>
                  <w:rFonts w:ascii="Arial" w:hAnsi="Arial" w:cs="Arial"/>
                  <w:sz w:val="18"/>
                </w:rPr>
                <w:t>11.</w:t>
              </w:r>
            </w:ins>
          </w:p>
        </w:tc>
        <w:tc>
          <w:tcPr>
            <w:tcW w:w="2333" w:type="dxa"/>
            <w:tcPrChange w:id="5122" w:author="gsadi" w:date="2013-11-18T21:27:00Z">
              <w:tcPr>
                <w:tcW w:w="2160" w:type="dxa"/>
                <w:gridSpan w:val="3"/>
              </w:tcPr>
            </w:tcPrChange>
          </w:tcPr>
          <w:p w:rsidR="009D4B1C" w:rsidRPr="00BA4479" w:rsidRDefault="009D4B1C">
            <w:pPr>
              <w:rPr>
                <w:ins w:id="5123" w:author="gsadi" w:date="2013-11-18T21:17:00Z"/>
                <w:rFonts w:ascii="Arial" w:hAnsi="Arial" w:cs="Arial"/>
                <w:sz w:val="18"/>
                <w:rPrChange w:id="5124" w:author="gsadi" w:date="2013-11-18T21:18:00Z">
                  <w:rPr>
                    <w:ins w:id="5125" w:author="gsadi" w:date="2013-11-18T21:17:00Z"/>
                    <w:rFonts w:ascii="Arial" w:hAnsi="Arial" w:cs="Arial"/>
                  </w:rPr>
                </w:rPrChange>
              </w:rPr>
            </w:pPr>
            <w:ins w:id="5126" w:author="gsadi" w:date="2013-11-18T21:27:00Z">
              <w:r w:rsidRPr="00290B03">
                <w:rPr>
                  <w:rFonts w:ascii="Arial" w:hAnsi="Arial" w:cs="Arial"/>
                  <w:sz w:val="18"/>
                </w:rPr>
                <w:t>Total Received Qty</w:t>
              </w:r>
            </w:ins>
          </w:p>
        </w:tc>
        <w:tc>
          <w:tcPr>
            <w:tcW w:w="1800" w:type="dxa"/>
            <w:tcPrChange w:id="5127" w:author="gsadi" w:date="2013-11-18T21:27:00Z">
              <w:tcPr>
                <w:tcW w:w="1980" w:type="dxa"/>
                <w:gridSpan w:val="2"/>
              </w:tcPr>
            </w:tcPrChange>
          </w:tcPr>
          <w:p w:rsidR="009D4B1C" w:rsidRPr="00BA4479" w:rsidRDefault="009D4B1C">
            <w:pPr>
              <w:rPr>
                <w:ins w:id="5128" w:author="gsadi" w:date="2013-11-18T21:17:00Z"/>
                <w:rFonts w:ascii="Arial" w:hAnsi="Arial" w:cs="Arial"/>
                <w:sz w:val="18"/>
                <w:rPrChange w:id="5129" w:author="gsadi" w:date="2013-11-18T21:18:00Z">
                  <w:rPr>
                    <w:ins w:id="5130" w:author="gsadi" w:date="2013-11-18T21:17:00Z"/>
                    <w:rFonts w:ascii="Arial" w:hAnsi="Arial" w:cs="Arial"/>
                  </w:rPr>
                </w:rPrChange>
              </w:rPr>
            </w:pPr>
            <w:ins w:id="5131" w:author="gsadi" w:date="2013-11-18T21:27:00Z">
              <w:r w:rsidRPr="00290B03">
                <w:rPr>
                  <w:rFonts w:ascii="Arial" w:hAnsi="Arial" w:cs="Arial"/>
                  <w:sz w:val="18"/>
                </w:rPr>
                <w:t xml:space="preserve">Char(7)    </w:t>
              </w:r>
            </w:ins>
          </w:p>
        </w:tc>
      </w:tr>
      <w:tr w:rsidR="009D4B1C" w:rsidTr="009D4B1C">
        <w:trPr>
          <w:ins w:id="5132" w:author="gsadi" w:date="2013-11-18T21:17:00Z"/>
          <w:trPrChange w:id="5133" w:author="gsadi" w:date="2013-11-18T21:27:00Z">
            <w:trPr>
              <w:gridAfter w:val="0"/>
            </w:trPr>
          </w:trPrChange>
        </w:trPr>
        <w:tc>
          <w:tcPr>
            <w:tcW w:w="817" w:type="dxa"/>
            <w:tcPrChange w:id="5134" w:author="gsadi" w:date="2013-11-18T21:27:00Z">
              <w:tcPr>
                <w:tcW w:w="990" w:type="dxa"/>
                <w:gridSpan w:val="2"/>
              </w:tcPr>
            </w:tcPrChange>
          </w:tcPr>
          <w:p w:rsidR="009D4B1C" w:rsidRPr="00BA4479" w:rsidRDefault="009D4B1C">
            <w:pPr>
              <w:rPr>
                <w:ins w:id="5135" w:author="gsadi" w:date="2013-11-18T21:17:00Z"/>
                <w:rFonts w:ascii="Arial" w:hAnsi="Arial" w:cs="Arial"/>
                <w:sz w:val="18"/>
                <w:rPrChange w:id="5136" w:author="gsadi" w:date="2013-11-18T21:18:00Z">
                  <w:rPr>
                    <w:ins w:id="5137" w:author="gsadi" w:date="2013-11-18T21:17:00Z"/>
                    <w:rFonts w:ascii="Arial" w:hAnsi="Arial" w:cs="Arial"/>
                  </w:rPr>
                </w:rPrChange>
              </w:rPr>
            </w:pPr>
            <w:ins w:id="5138" w:author="gsadi" w:date="2013-11-18T21:27:00Z">
              <w:r w:rsidRPr="00290B03">
                <w:rPr>
                  <w:rFonts w:ascii="Arial" w:hAnsi="Arial" w:cs="Arial"/>
                  <w:sz w:val="18"/>
                </w:rPr>
                <w:t>12.</w:t>
              </w:r>
            </w:ins>
          </w:p>
        </w:tc>
        <w:tc>
          <w:tcPr>
            <w:tcW w:w="2333" w:type="dxa"/>
            <w:tcPrChange w:id="5139" w:author="gsadi" w:date="2013-11-18T21:27:00Z">
              <w:tcPr>
                <w:tcW w:w="2160" w:type="dxa"/>
                <w:gridSpan w:val="3"/>
              </w:tcPr>
            </w:tcPrChange>
          </w:tcPr>
          <w:p w:rsidR="009D4B1C" w:rsidRPr="00BA4479" w:rsidRDefault="009D4B1C">
            <w:pPr>
              <w:rPr>
                <w:ins w:id="5140" w:author="gsadi" w:date="2013-11-18T21:17:00Z"/>
                <w:rFonts w:ascii="Arial" w:hAnsi="Arial" w:cs="Arial"/>
                <w:sz w:val="18"/>
                <w:rPrChange w:id="5141" w:author="gsadi" w:date="2013-11-18T21:18:00Z">
                  <w:rPr>
                    <w:ins w:id="5142" w:author="gsadi" w:date="2013-11-18T21:17:00Z"/>
                    <w:rFonts w:ascii="Arial" w:hAnsi="Arial" w:cs="Arial"/>
                  </w:rPr>
                </w:rPrChange>
              </w:rPr>
            </w:pPr>
            <w:ins w:id="5143" w:author="gsadi" w:date="2013-11-18T21:27:00Z">
              <w:r w:rsidRPr="00290B03">
                <w:rPr>
                  <w:rFonts w:ascii="Arial" w:hAnsi="Arial" w:cs="Arial"/>
                  <w:sz w:val="18"/>
                </w:rPr>
                <w:t>Totap Open Qty</w:t>
              </w:r>
            </w:ins>
          </w:p>
        </w:tc>
        <w:tc>
          <w:tcPr>
            <w:tcW w:w="1800" w:type="dxa"/>
            <w:tcPrChange w:id="5144" w:author="gsadi" w:date="2013-11-18T21:27:00Z">
              <w:tcPr>
                <w:tcW w:w="1980" w:type="dxa"/>
                <w:gridSpan w:val="2"/>
              </w:tcPr>
            </w:tcPrChange>
          </w:tcPr>
          <w:p w:rsidR="009D4B1C" w:rsidRPr="00BA4479" w:rsidRDefault="009D4B1C">
            <w:pPr>
              <w:rPr>
                <w:ins w:id="5145" w:author="gsadi" w:date="2013-11-18T21:17:00Z"/>
                <w:rFonts w:ascii="Arial" w:hAnsi="Arial" w:cs="Arial"/>
                <w:sz w:val="18"/>
                <w:rPrChange w:id="5146" w:author="gsadi" w:date="2013-11-18T21:18:00Z">
                  <w:rPr>
                    <w:ins w:id="5147" w:author="gsadi" w:date="2013-11-18T21:17:00Z"/>
                    <w:rFonts w:ascii="Arial" w:hAnsi="Arial" w:cs="Arial"/>
                  </w:rPr>
                </w:rPrChange>
              </w:rPr>
            </w:pPr>
            <w:ins w:id="5148" w:author="gsadi" w:date="2013-11-18T21:27:00Z">
              <w:r w:rsidRPr="00290B03">
                <w:rPr>
                  <w:rFonts w:ascii="Arial" w:hAnsi="Arial" w:cs="Arial"/>
                  <w:sz w:val="18"/>
                </w:rPr>
                <w:t xml:space="preserve">Char(7)    </w:t>
              </w:r>
            </w:ins>
          </w:p>
        </w:tc>
      </w:tr>
      <w:tr w:rsidR="009D4B1C" w:rsidTr="009D4B1C">
        <w:trPr>
          <w:ins w:id="5149" w:author="gsadi" w:date="2013-11-18T21:17:00Z"/>
          <w:trPrChange w:id="5150" w:author="gsadi" w:date="2013-11-18T21:27:00Z">
            <w:trPr>
              <w:gridAfter w:val="0"/>
            </w:trPr>
          </w:trPrChange>
        </w:trPr>
        <w:tc>
          <w:tcPr>
            <w:tcW w:w="817" w:type="dxa"/>
            <w:tcPrChange w:id="5151" w:author="gsadi" w:date="2013-11-18T21:27:00Z">
              <w:tcPr>
                <w:tcW w:w="990" w:type="dxa"/>
                <w:gridSpan w:val="2"/>
              </w:tcPr>
            </w:tcPrChange>
          </w:tcPr>
          <w:p w:rsidR="009D4B1C" w:rsidRPr="00BA4479" w:rsidRDefault="009D4B1C">
            <w:pPr>
              <w:rPr>
                <w:ins w:id="5152" w:author="gsadi" w:date="2013-11-18T21:17:00Z"/>
                <w:rFonts w:ascii="Arial" w:hAnsi="Arial" w:cs="Arial"/>
                <w:sz w:val="18"/>
                <w:rPrChange w:id="5153" w:author="gsadi" w:date="2013-11-18T21:18:00Z">
                  <w:rPr>
                    <w:ins w:id="5154" w:author="gsadi" w:date="2013-11-18T21:17:00Z"/>
                    <w:rFonts w:ascii="Arial" w:hAnsi="Arial" w:cs="Arial"/>
                  </w:rPr>
                </w:rPrChange>
              </w:rPr>
            </w:pPr>
            <w:ins w:id="5155" w:author="gsadi" w:date="2013-11-18T21:27:00Z">
              <w:r w:rsidRPr="00290B03">
                <w:rPr>
                  <w:rFonts w:ascii="Arial" w:hAnsi="Arial" w:cs="Arial"/>
                  <w:sz w:val="18"/>
                </w:rPr>
                <w:t>13.</w:t>
              </w:r>
            </w:ins>
          </w:p>
        </w:tc>
        <w:tc>
          <w:tcPr>
            <w:tcW w:w="2333" w:type="dxa"/>
            <w:tcPrChange w:id="5156" w:author="gsadi" w:date="2013-11-18T21:27:00Z">
              <w:tcPr>
                <w:tcW w:w="2160" w:type="dxa"/>
                <w:gridSpan w:val="3"/>
              </w:tcPr>
            </w:tcPrChange>
          </w:tcPr>
          <w:p w:rsidR="009D4B1C" w:rsidRPr="00BA4479" w:rsidRDefault="009D4B1C">
            <w:pPr>
              <w:rPr>
                <w:ins w:id="5157" w:author="gsadi" w:date="2013-11-18T21:17:00Z"/>
                <w:rFonts w:ascii="Arial" w:hAnsi="Arial" w:cs="Arial"/>
                <w:sz w:val="18"/>
                <w:rPrChange w:id="5158" w:author="gsadi" w:date="2013-11-18T21:18:00Z">
                  <w:rPr>
                    <w:ins w:id="5159" w:author="gsadi" w:date="2013-11-18T21:17:00Z"/>
                    <w:rFonts w:ascii="Arial" w:hAnsi="Arial" w:cs="Arial"/>
                  </w:rPr>
                </w:rPrChange>
              </w:rPr>
            </w:pPr>
            <w:ins w:id="5160" w:author="gsadi" w:date="2013-11-18T21:27:00Z">
              <w:r w:rsidRPr="00290B03">
                <w:rPr>
                  <w:rFonts w:ascii="Arial" w:hAnsi="Arial" w:cs="Arial"/>
                  <w:sz w:val="18"/>
                </w:rPr>
                <w:t>IP Demand Create Date</w:t>
              </w:r>
            </w:ins>
          </w:p>
        </w:tc>
        <w:tc>
          <w:tcPr>
            <w:tcW w:w="1800" w:type="dxa"/>
            <w:tcPrChange w:id="5161" w:author="gsadi" w:date="2013-11-18T21:27:00Z">
              <w:tcPr>
                <w:tcW w:w="1980" w:type="dxa"/>
                <w:gridSpan w:val="2"/>
              </w:tcPr>
            </w:tcPrChange>
          </w:tcPr>
          <w:p w:rsidR="009D4B1C" w:rsidRPr="00BA4479" w:rsidRDefault="009D4B1C">
            <w:pPr>
              <w:rPr>
                <w:ins w:id="5162" w:author="gsadi" w:date="2013-11-18T21:17:00Z"/>
                <w:rFonts w:ascii="Arial" w:hAnsi="Arial" w:cs="Arial"/>
                <w:sz w:val="18"/>
                <w:rPrChange w:id="5163" w:author="gsadi" w:date="2013-11-18T21:18:00Z">
                  <w:rPr>
                    <w:ins w:id="5164" w:author="gsadi" w:date="2013-11-18T21:17:00Z"/>
                    <w:rFonts w:ascii="Arial" w:hAnsi="Arial" w:cs="Arial"/>
                  </w:rPr>
                </w:rPrChange>
              </w:rPr>
            </w:pPr>
            <w:ins w:id="5165" w:author="gsadi" w:date="2013-11-18T21:27:00Z">
              <w:r w:rsidRPr="00290B03">
                <w:rPr>
                  <w:rFonts w:ascii="Arial" w:hAnsi="Arial" w:cs="Arial"/>
                  <w:sz w:val="18"/>
                </w:rPr>
                <w:t xml:space="preserve">Char(8)    </w:t>
              </w:r>
            </w:ins>
          </w:p>
        </w:tc>
      </w:tr>
      <w:tr w:rsidR="009D4B1C" w:rsidTr="009D4B1C">
        <w:trPr>
          <w:ins w:id="5166" w:author="gsadi" w:date="2013-11-18T21:17:00Z"/>
          <w:trPrChange w:id="5167" w:author="gsadi" w:date="2013-11-18T21:27:00Z">
            <w:trPr>
              <w:gridAfter w:val="0"/>
            </w:trPr>
          </w:trPrChange>
        </w:trPr>
        <w:tc>
          <w:tcPr>
            <w:tcW w:w="817" w:type="dxa"/>
            <w:tcPrChange w:id="5168" w:author="gsadi" w:date="2013-11-18T21:27:00Z">
              <w:tcPr>
                <w:tcW w:w="990" w:type="dxa"/>
                <w:gridSpan w:val="2"/>
              </w:tcPr>
            </w:tcPrChange>
          </w:tcPr>
          <w:p w:rsidR="009D4B1C" w:rsidRPr="00BA4479" w:rsidRDefault="009D4B1C">
            <w:pPr>
              <w:rPr>
                <w:ins w:id="5169" w:author="gsadi" w:date="2013-11-18T21:17:00Z"/>
                <w:rFonts w:ascii="Arial" w:hAnsi="Arial" w:cs="Arial"/>
                <w:sz w:val="18"/>
                <w:rPrChange w:id="5170" w:author="gsadi" w:date="2013-11-18T21:18:00Z">
                  <w:rPr>
                    <w:ins w:id="5171" w:author="gsadi" w:date="2013-11-18T21:17:00Z"/>
                    <w:rFonts w:ascii="Arial" w:hAnsi="Arial" w:cs="Arial"/>
                  </w:rPr>
                </w:rPrChange>
              </w:rPr>
            </w:pPr>
            <w:ins w:id="5172" w:author="gsadi" w:date="2013-11-18T21:27:00Z">
              <w:r w:rsidRPr="00290B03">
                <w:rPr>
                  <w:rFonts w:ascii="Arial" w:hAnsi="Arial" w:cs="Arial"/>
                  <w:sz w:val="18"/>
                </w:rPr>
                <w:t>14.</w:t>
              </w:r>
            </w:ins>
          </w:p>
        </w:tc>
        <w:tc>
          <w:tcPr>
            <w:tcW w:w="2333" w:type="dxa"/>
            <w:tcPrChange w:id="5173" w:author="gsadi" w:date="2013-11-18T21:27:00Z">
              <w:tcPr>
                <w:tcW w:w="2160" w:type="dxa"/>
                <w:gridSpan w:val="3"/>
              </w:tcPr>
            </w:tcPrChange>
          </w:tcPr>
          <w:p w:rsidR="009D4B1C" w:rsidRPr="00BA4479" w:rsidRDefault="009D4B1C">
            <w:pPr>
              <w:rPr>
                <w:ins w:id="5174" w:author="gsadi" w:date="2013-11-18T21:17:00Z"/>
                <w:rFonts w:ascii="Arial" w:hAnsi="Arial" w:cs="Arial"/>
                <w:sz w:val="18"/>
                <w:rPrChange w:id="5175" w:author="gsadi" w:date="2013-11-18T21:18:00Z">
                  <w:rPr>
                    <w:ins w:id="5176" w:author="gsadi" w:date="2013-11-18T21:17:00Z"/>
                    <w:rFonts w:ascii="Arial" w:hAnsi="Arial" w:cs="Arial"/>
                  </w:rPr>
                </w:rPrChange>
              </w:rPr>
            </w:pPr>
            <w:ins w:id="5177" w:author="gsadi" w:date="2013-11-18T21:27:00Z">
              <w:r w:rsidRPr="00290B03">
                <w:rPr>
                  <w:rFonts w:ascii="Arial" w:hAnsi="Arial" w:cs="Arial"/>
                  <w:sz w:val="18"/>
                </w:rPr>
                <w:t>IP Demand Change Date</w:t>
              </w:r>
            </w:ins>
          </w:p>
        </w:tc>
        <w:tc>
          <w:tcPr>
            <w:tcW w:w="1800" w:type="dxa"/>
            <w:tcPrChange w:id="5178" w:author="gsadi" w:date="2013-11-18T21:27:00Z">
              <w:tcPr>
                <w:tcW w:w="1980" w:type="dxa"/>
                <w:gridSpan w:val="2"/>
              </w:tcPr>
            </w:tcPrChange>
          </w:tcPr>
          <w:p w:rsidR="009D4B1C" w:rsidRPr="00BA4479" w:rsidRDefault="009D4B1C">
            <w:pPr>
              <w:rPr>
                <w:ins w:id="5179" w:author="gsadi" w:date="2013-11-18T21:17:00Z"/>
                <w:rFonts w:ascii="Arial" w:hAnsi="Arial" w:cs="Arial"/>
                <w:sz w:val="18"/>
                <w:rPrChange w:id="5180" w:author="gsadi" w:date="2013-11-18T21:18:00Z">
                  <w:rPr>
                    <w:ins w:id="5181" w:author="gsadi" w:date="2013-11-18T21:17:00Z"/>
                    <w:rFonts w:ascii="Arial" w:hAnsi="Arial" w:cs="Arial"/>
                  </w:rPr>
                </w:rPrChange>
              </w:rPr>
            </w:pPr>
            <w:ins w:id="5182" w:author="gsadi" w:date="2013-11-18T21:27:00Z">
              <w:r w:rsidRPr="00290B03">
                <w:rPr>
                  <w:rFonts w:ascii="Arial" w:hAnsi="Arial" w:cs="Arial"/>
                  <w:sz w:val="18"/>
                </w:rPr>
                <w:t xml:space="preserve">Char(8)    </w:t>
              </w:r>
            </w:ins>
          </w:p>
        </w:tc>
      </w:tr>
      <w:tr w:rsidR="009D4B1C" w:rsidTr="009D4B1C">
        <w:trPr>
          <w:ins w:id="5183" w:author="gsadi" w:date="2013-11-18T21:17:00Z"/>
          <w:trPrChange w:id="5184" w:author="gsadi" w:date="2013-11-18T21:27:00Z">
            <w:trPr>
              <w:gridAfter w:val="0"/>
            </w:trPr>
          </w:trPrChange>
        </w:trPr>
        <w:tc>
          <w:tcPr>
            <w:tcW w:w="817" w:type="dxa"/>
            <w:tcPrChange w:id="5185" w:author="gsadi" w:date="2013-11-18T21:27:00Z">
              <w:tcPr>
                <w:tcW w:w="990" w:type="dxa"/>
                <w:gridSpan w:val="2"/>
              </w:tcPr>
            </w:tcPrChange>
          </w:tcPr>
          <w:p w:rsidR="009D4B1C" w:rsidRPr="00BA4479" w:rsidRDefault="009D4B1C">
            <w:pPr>
              <w:rPr>
                <w:ins w:id="5186" w:author="gsadi" w:date="2013-11-18T21:17:00Z"/>
                <w:rFonts w:ascii="Arial" w:hAnsi="Arial" w:cs="Arial"/>
                <w:sz w:val="18"/>
                <w:rPrChange w:id="5187" w:author="gsadi" w:date="2013-11-18T21:18:00Z">
                  <w:rPr>
                    <w:ins w:id="5188" w:author="gsadi" w:date="2013-11-18T21:17:00Z"/>
                    <w:rFonts w:ascii="Arial" w:hAnsi="Arial" w:cs="Arial"/>
                  </w:rPr>
                </w:rPrChange>
              </w:rPr>
            </w:pPr>
            <w:ins w:id="5189" w:author="gsadi" w:date="2013-11-18T21:27:00Z">
              <w:r w:rsidRPr="00290B03">
                <w:rPr>
                  <w:rFonts w:ascii="Arial" w:hAnsi="Arial" w:cs="Arial"/>
                  <w:sz w:val="18"/>
                </w:rPr>
                <w:t>15.</w:t>
              </w:r>
            </w:ins>
          </w:p>
        </w:tc>
        <w:tc>
          <w:tcPr>
            <w:tcW w:w="2333" w:type="dxa"/>
            <w:tcPrChange w:id="5190" w:author="gsadi" w:date="2013-11-18T21:27:00Z">
              <w:tcPr>
                <w:tcW w:w="2160" w:type="dxa"/>
                <w:gridSpan w:val="3"/>
              </w:tcPr>
            </w:tcPrChange>
          </w:tcPr>
          <w:p w:rsidR="009D4B1C" w:rsidRPr="00BA4479" w:rsidRDefault="009D4B1C">
            <w:pPr>
              <w:rPr>
                <w:ins w:id="5191" w:author="gsadi" w:date="2013-11-18T21:17:00Z"/>
                <w:rFonts w:ascii="Arial" w:hAnsi="Arial" w:cs="Arial"/>
                <w:sz w:val="18"/>
                <w:rPrChange w:id="5192" w:author="gsadi" w:date="2013-11-18T21:18:00Z">
                  <w:rPr>
                    <w:ins w:id="5193" w:author="gsadi" w:date="2013-11-18T21:17:00Z"/>
                    <w:rFonts w:ascii="Arial" w:hAnsi="Arial" w:cs="Arial"/>
                  </w:rPr>
                </w:rPrChange>
              </w:rPr>
            </w:pPr>
            <w:ins w:id="5194" w:author="gsadi" w:date="2013-11-18T21:27:00Z">
              <w:r w:rsidRPr="00290B03">
                <w:rPr>
                  <w:rFonts w:ascii="Arial" w:hAnsi="Arial" w:cs="Arial"/>
                  <w:sz w:val="18"/>
                </w:rPr>
                <w:t>IP Demand Cancel Date</w:t>
              </w:r>
            </w:ins>
          </w:p>
        </w:tc>
        <w:tc>
          <w:tcPr>
            <w:tcW w:w="1800" w:type="dxa"/>
            <w:tcPrChange w:id="5195" w:author="gsadi" w:date="2013-11-18T21:27:00Z">
              <w:tcPr>
                <w:tcW w:w="1980" w:type="dxa"/>
                <w:gridSpan w:val="2"/>
              </w:tcPr>
            </w:tcPrChange>
          </w:tcPr>
          <w:p w:rsidR="009D4B1C" w:rsidRPr="00BA4479" w:rsidRDefault="009D4B1C">
            <w:pPr>
              <w:rPr>
                <w:ins w:id="5196" w:author="gsadi" w:date="2013-11-18T21:17:00Z"/>
                <w:rFonts w:ascii="Arial" w:hAnsi="Arial" w:cs="Arial"/>
                <w:sz w:val="18"/>
                <w:rPrChange w:id="5197" w:author="gsadi" w:date="2013-11-18T21:18:00Z">
                  <w:rPr>
                    <w:ins w:id="5198" w:author="gsadi" w:date="2013-11-18T21:17:00Z"/>
                    <w:rFonts w:ascii="Arial" w:hAnsi="Arial" w:cs="Arial"/>
                  </w:rPr>
                </w:rPrChange>
              </w:rPr>
            </w:pPr>
            <w:ins w:id="5199" w:author="gsadi" w:date="2013-11-18T21:27:00Z">
              <w:r w:rsidRPr="00290B03">
                <w:rPr>
                  <w:rFonts w:ascii="Arial" w:hAnsi="Arial" w:cs="Arial"/>
                  <w:sz w:val="18"/>
                </w:rPr>
                <w:t xml:space="preserve">Char(8)    </w:t>
              </w:r>
            </w:ins>
          </w:p>
        </w:tc>
      </w:tr>
      <w:tr w:rsidR="009D4B1C" w:rsidTr="009D4B1C">
        <w:trPr>
          <w:trHeight w:val="60"/>
          <w:ins w:id="5200" w:author="gsadi" w:date="2013-11-18T21:17:00Z"/>
          <w:trPrChange w:id="5201" w:author="gsadi" w:date="2013-11-18T21:27:00Z">
            <w:trPr>
              <w:gridAfter w:val="0"/>
            </w:trPr>
          </w:trPrChange>
        </w:trPr>
        <w:tc>
          <w:tcPr>
            <w:tcW w:w="817" w:type="dxa"/>
            <w:tcPrChange w:id="5202" w:author="gsadi" w:date="2013-11-18T21:27:00Z">
              <w:tcPr>
                <w:tcW w:w="990" w:type="dxa"/>
                <w:gridSpan w:val="2"/>
              </w:tcPr>
            </w:tcPrChange>
          </w:tcPr>
          <w:p w:rsidR="009D4B1C" w:rsidRPr="00BA4479" w:rsidRDefault="009D4B1C">
            <w:pPr>
              <w:rPr>
                <w:ins w:id="5203" w:author="gsadi" w:date="2013-11-18T21:17:00Z"/>
                <w:rFonts w:ascii="Arial" w:hAnsi="Arial" w:cs="Arial"/>
                <w:sz w:val="18"/>
                <w:rPrChange w:id="5204" w:author="gsadi" w:date="2013-11-18T21:18:00Z">
                  <w:rPr>
                    <w:ins w:id="5205" w:author="gsadi" w:date="2013-11-18T21:17:00Z"/>
                    <w:rFonts w:ascii="Arial" w:hAnsi="Arial" w:cs="Arial"/>
                  </w:rPr>
                </w:rPrChange>
              </w:rPr>
            </w:pPr>
            <w:ins w:id="5206" w:author="gsadi" w:date="2013-11-18T21:27:00Z">
              <w:r>
                <w:rPr>
                  <w:rFonts w:ascii="Arial" w:hAnsi="Arial" w:cs="Arial"/>
                  <w:sz w:val="18"/>
                </w:rPr>
                <w:t>16</w:t>
              </w:r>
            </w:ins>
          </w:p>
        </w:tc>
        <w:tc>
          <w:tcPr>
            <w:tcW w:w="2333" w:type="dxa"/>
            <w:tcPrChange w:id="5207" w:author="gsadi" w:date="2013-11-18T21:27:00Z">
              <w:tcPr>
                <w:tcW w:w="2160" w:type="dxa"/>
                <w:gridSpan w:val="3"/>
              </w:tcPr>
            </w:tcPrChange>
          </w:tcPr>
          <w:p w:rsidR="009D4B1C" w:rsidRPr="00BA4479" w:rsidRDefault="009D4B1C">
            <w:pPr>
              <w:rPr>
                <w:ins w:id="5208" w:author="gsadi" w:date="2013-11-18T21:17:00Z"/>
                <w:rFonts w:ascii="Arial" w:hAnsi="Arial" w:cs="Arial"/>
                <w:sz w:val="18"/>
                <w:rPrChange w:id="5209" w:author="gsadi" w:date="2013-11-18T21:18:00Z">
                  <w:rPr>
                    <w:ins w:id="5210" w:author="gsadi" w:date="2013-11-18T21:17:00Z"/>
                    <w:rFonts w:ascii="Arial" w:hAnsi="Arial" w:cs="Arial"/>
                  </w:rPr>
                </w:rPrChange>
              </w:rPr>
            </w:pPr>
            <w:ins w:id="5211" w:author="gsadi" w:date="2013-11-18T21:27:00Z">
              <w:r>
                <w:rPr>
                  <w:rFonts w:ascii="Arial" w:hAnsi="Arial" w:cs="Arial"/>
                  <w:sz w:val="18"/>
                </w:rPr>
                <w:t>Stock Category</w:t>
              </w:r>
            </w:ins>
          </w:p>
        </w:tc>
        <w:tc>
          <w:tcPr>
            <w:tcW w:w="1800" w:type="dxa"/>
            <w:tcPrChange w:id="5212" w:author="gsadi" w:date="2013-11-18T21:27:00Z">
              <w:tcPr>
                <w:tcW w:w="1980" w:type="dxa"/>
                <w:gridSpan w:val="2"/>
              </w:tcPr>
            </w:tcPrChange>
          </w:tcPr>
          <w:p w:rsidR="009D4B1C" w:rsidRPr="00BA4479" w:rsidRDefault="009D4B1C">
            <w:pPr>
              <w:rPr>
                <w:ins w:id="5213" w:author="gsadi" w:date="2013-11-18T21:17:00Z"/>
                <w:rFonts w:ascii="Arial" w:hAnsi="Arial" w:cs="Arial"/>
                <w:sz w:val="18"/>
                <w:rPrChange w:id="5214" w:author="gsadi" w:date="2013-11-18T21:18:00Z">
                  <w:rPr>
                    <w:ins w:id="5215" w:author="gsadi" w:date="2013-11-18T21:17:00Z"/>
                    <w:rFonts w:ascii="Arial" w:hAnsi="Arial" w:cs="Arial"/>
                  </w:rPr>
                </w:rPrChange>
              </w:rPr>
            </w:pPr>
            <w:ins w:id="5216" w:author="gsadi" w:date="2013-11-18T21:27:00Z">
              <w:r>
                <w:rPr>
                  <w:rFonts w:ascii="Arial" w:hAnsi="Arial" w:cs="Arial"/>
                  <w:sz w:val="18"/>
                </w:rPr>
                <w:t>Char(16)</w:t>
              </w:r>
            </w:ins>
          </w:p>
        </w:tc>
      </w:tr>
    </w:tbl>
    <w:p w:rsidR="009D4B1C" w:rsidRDefault="009D4B1C" w:rsidP="004D3E20">
      <w:pPr>
        <w:ind w:left="360"/>
        <w:rPr>
          <w:ins w:id="5217" w:author="gsadi" w:date="2013-11-18T21:27:00Z"/>
          <w:rFonts w:ascii="Arial" w:hAnsi="Arial" w:cs="Arial"/>
        </w:rPr>
      </w:pPr>
    </w:p>
    <w:p w:rsidR="004D3E20" w:rsidRDefault="009D4B1C" w:rsidP="004D3E20">
      <w:pPr>
        <w:ind w:left="360"/>
        <w:rPr>
          <w:ins w:id="5218" w:author="gsadi" w:date="2013-11-18T21:12:00Z"/>
          <w:rFonts w:ascii="Arial" w:hAnsi="Arial" w:cs="Arial"/>
        </w:rPr>
      </w:pPr>
      <w:ins w:id="5219" w:author="gsadi" w:date="2013-11-18T21:27:00Z">
        <w:r>
          <w:rPr>
            <w:rFonts w:ascii="Arial" w:hAnsi="Arial" w:cs="Arial"/>
          </w:rPr>
          <w:br w:type="textWrapping" w:clear="all"/>
        </w:r>
      </w:ins>
    </w:p>
    <w:p w:rsidR="00681F6C" w:rsidRDefault="002B0E74" w:rsidP="00681F6C">
      <w:pPr>
        <w:ind w:left="450"/>
        <w:rPr>
          <w:ins w:id="5220" w:author="gsadi" w:date="2013-11-18T21:20:00Z"/>
          <w:rFonts w:ascii="Arial" w:hAnsi="Arial" w:cs="Arial"/>
        </w:rPr>
      </w:pPr>
      <w:ins w:id="5221" w:author="gsadi" w:date="2013-11-18T21:03:00Z">
        <w:r w:rsidRPr="002B0E74">
          <w:rPr>
            <w:rFonts w:ascii="Arial" w:hAnsi="Arial" w:cs="Arial"/>
            <w:color w:val="000000"/>
            <w:szCs w:val="18"/>
            <w:u w:val="single"/>
            <w:rPrChange w:id="5222" w:author="gsadi" w:date="2013-11-18T21:08:00Z">
              <w:rPr>
                <w:color w:val="0000FF"/>
                <w:u w:val="single"/>
              </w:rPr>
            </w:rPrChange>
          </w:rPr>
          <w:t>Retail On Hand (ROH)</w:t>
        </w:r>
      </w:ins>
      <w:ins w:id="5223" w:author="gsadi" w:date="2013-11-18T21:04:00Z">
        <w:r>
          <w:rPr>
            <w:rFonts w:ascii="Arial" w:hAnsi="Arial" w:cs="Arial"/>
            <w:color w:val="000000"/>
            <w:szCs w:val="18"/>
            <w:u w:val="single"/>
          </w:rPr>
          <w:t xml:space="preserve">: </w:t>
        </w:r>
      </w:ins>
      <w:ins w:id="5224" w:author="gsadi" w:date="2013-11-18T21:08:00Z">
        <w:r w:rsidR="005C499F">
          <w:rPr>
            <w:rFonts w:ascii="Arial" w:hAnsi="Arial" w:cs="Arial"/>
            <w:color w:val="000000"/>
            <w:szCs w:val="18"/>
          </w:rPr>
          <w:t xml:space="preserve"> Retail On Hand position</w:t>
        </w:r>
      </w:ins>
      <w:ins w:id="5225" w:author="gsadi" w:date="2013-11-18T21:20:00Z">
        <w:r w:rsidR="00681F6C">
          <w:rPr>
            <w:rFonts w:ascii="Arial" w:hAnsi="Arial" w:cs="Arial"/>
            <w:color w:val="000000"/>
            <w:szCs w:val="18"/>
          </w:rPr>
          <w:t>.</w:t>
        </w:r>
        <w:r w:rsidR="00681F6C" w:rsidRPr="00681F6C">
          <w:rPr>
            <w:rFonts w:ascii="Arial" w:hAnsi="Arial" w:cs="Arial"/>
          </w:rPr>
          <w:t xml:space="preserve"> </w:t>
        </w:r>
        <w:r w:rsidR="00681F6C">
          <w:rPr>
            <w:rFonts w:ascii="Arial" w:hAnsi="Arial" w:cs="Arial"/>
          </w:rPr>
          <w:t>Layout, location, file name of</w:t>
        </w:r>
        <w:r w:rsidR="00681F6C" w:rsidRPr="00290B03">
          <w:rPr>
            <w:rFonts w:ascii="Arial" w:hAnsi="Arial" w:cs="Arial"/>
          </w:rPr>
          <w:t xml:space="preserve"> this feed</w:t>
        </w:r>
        <w:r w:rsidR="0016310A">
          <w:rPr>
            <w:rFonts w:ascii="Arial" w:hAnsi="Arial" w:cs="Arial"/>
          </w:rPr>
          <w:t xml:space="preserve"> </w:t>
        </w:r>
      </w:ins>
      <w:ins w:id="5226" w:author="gsadi" w:date="2013-11-19T10:36:00Z">
        <w:r w:rsidR="0016310A">
          <w:rPr>
            <w:rFonts w:ascii="Arial" w:hAnsi="Arial" w:cs="Arial"/>
          </w:rPr>
          <w:t>are</w:t>
        </w:r>
      </w:ins>
      <w:ins w:id="5227" w:author="gsadi" w:date="2013-11-18T21:20:00Z">
        <w:r w:rsidR="00681F6C">
          <w:rPr>
            <w:rFonts w:ascii="Arial" w:hAnsi="Arial" w:cs="Arial"/>
          </w:rPr>
          <w:t xml:space="preserve"> described below: </w:t>
        </w:r>
      </w:ins>
    </w:p>
    <w:p w:rsidR="00681F6C" w:rsidRDefault="00681F6C" w:rsidP="00681F6C">
      <w:pPr>
        <w:ind w:left="360"/>
        <w:rPr>
          <w:ins w:id="5228" w:author="gsadi" w:date="2013-11-18T21:20:00Z"/>
          <w:rFonts w:ascii="Arial" w:hAnsi="Arial" w:cs="Arial"/>
        </w:rPr>
      </w:pPr>
    </w:p>
    <w:p w:rsidR="00681F6C" w:rsidRPr="00290B03" w:rsidRDefault="00681F6C" w:rsidP="00681F6C">
      <w:pPr>
        <w:numPr>
          <w:ilvl w:val="0"/>
          <w:numId w:val="40"/>
        </w:numPr>
        <w:rPr>
          <w:ins w:id="5229" w:author="gsadi" w:date="2013-11-18T21:20:00Z"/>
          <w:rFonts w:ascii="Arial" w:hAnsi="Arial" w:cs="Arial"/>
        </w:rPr>
      </w:pPr>
      <w:ins w:id="5230" w:author="gsadi" w:date="2013-11-18T21:20:00Z">
        <w:r w:rsidRPr="00290B03">
          <w:rPr>
            <w:rFonts w:ascii="Arial" w:hAnsi="Arial" w:cs="Arial"/>
            <w:u w:val="single"/>
          </w:rPr>
          <w:t>Location:</w:t>
        </w:r>
        <w:r>
          <w:rPr>
            <w:rFonts w:ascii="Arial" w:hAnsi="Arial" w:cs="Arial"/>
          </w:rPr>
          <w:t xml:space="preserve"> $I2OD_FROM_IP</w:t>
        </w:r>
      </w:ins>
    </w:p>
    <w:p w:rsidR="00681F6C" w:rsidRDefault="00681F6C" w:rsidP="00681F6C">
      <w:pPr>
        <w:numPr>
          <w:ilvl w:val="0"/>
          <w:numId w:val="40"/>
        </w:numPr>
        <w:rPr>
          <w:ins w:id="5231" w:author="gsadi" w:date="2013-11-18T21:24:00Z"/>
          <w:rFonts w:ascii="Arial" w:hAnsi="Arial" w:cs="Arial"/>
        </w:rPr>
      </w:pPr>
      <w:ins w:id="5232" w:author="gsadi" w:date="2013-11-18T21:20:00Z">
        <w:r w:rsidRPr="00290B03">
          <w:rPr>
            <w:rFonts w:ascii="Arial" w:hAnsi="Arial" w:cs="Arial"/>
            <w:u w:val="single"/>
          </w:rPr>
          <w:lastRenderedPageBreak/>
          <w:t>File Name:</w:t>
        </w:r>
        <w:r w:rsidRPr="00290B03">
          <w:rPr>
            <w:rFonts w:ascii="Arial" w:hAnsi="Arial" w:cs="Arial"/>
          </w:rPr>
          <w:t xml:space="preserve"> </w:t>
        </w:r>
      </w:ins>
    </w:p>
    <w:p w:rsidR="00000000" w:rsidRDefault="00066E8E">
      <w:pPr>
        <w:numPr>
          <w:ilvl w:val="1"/>
          <w:numId w:val="40"/>
        </w:numPr>
        <w:rPr>
          <w:ins w:id="5233" w:author="gsadi" w:date="2013-11-18T21:24:00Z"/>
          <w:rFonts w:ascii="Arial" w:hAnsi="Arial" w:cs="Arial"/>
        </w:rPr>
        <w:pPrChange w:id="5234" w:author="gsadi" w:date="2013-11-18T21:24:00Z">
          <w:pPr>
            <w:numPr>
              <w:numId w:val="40"/>
            </w:numPr>
            <w:ind w:left="1080" w:hanging="360"/>
          </w:pPr>
        </w:pPrChange>
      </w:pPr>
      <w:ins w:id="5235" w:author="gsadi" w:date="2013-11-18T21:24:00Z">
        <w:r w:rsidRPr="00066E8E">
          <w:rPr>
            <w:rFonts w:ascii="Arial" w:hAnsi="Arial" w:cs="Arial"/>
          </w:rPr>
          <w:t>IP_ONHAND_vans.dat</w:t>
        </w:r>
      </w:ins>
    </w:p>
    <w:p w:rsidR="00000000" w:rsidRDefault="00066E8E">
      <w:pPr>
        <w:numPr>
          <w:ilvl w:val="1"/>
          <w:numId w:val="40"/>
        </w:numPr>
        <w:rPr>
          <w:ins w:id="5236" w:author="gsadi" w:date="2013-11-18T21:24:00Z"/>
          <w:rFonts w:ascii="Arial" w:hAnsi="Arial" w:cs="Arial"/>
        </w:rPr>
        <w:pPrChange w:id="5237" w:author="gsadi" w:date="2013-11-18T21:24:00Z">
          <w:pPr>
            <w:numPr>
              <w:numId w:val="40"/>
            </w:numPr>
            <w:ind w:left="1080" w:hanging="360"/>
          </w:pPr>
        </w:pPrChange>
      </w:pPr>
      <w:ins w:id="5238" w:author="gsadi" w:date="2013-11-18T21:24:00Z">
        <w:r w:rsidRPr="00066E8E">
          <w:rPr>
            <w:rFonts w:ascii="Arial" w:hAnsi="Arial" w:cs="Arial"/>
          </w:rPr>
          <w:t>IP_ONHAND_VANS_CAN.dat</w:t>
        </w:r>
      </w:ins>
    </w:p>
    <w:p w:rsidR="00000000" w:rsidRDefault="00066E8E">
      <w:pPr>
        <w:numPr>
          <w:ilvl w:val="1"/>
          <w:numId w:val="40"/>
        </w:numPr>
        <w:rPr>
          <w:ins w:id="5239" w:author="gsadi" w:date="2013-11-18T21:24:00Z"/>
          <w:rFonts w:ascii="Arial" w:hAnsi="Arial" w:cs="Arial"/>
        </w:rPr>
        <w:pPrChange w:id="5240" w:author="gsadi" w:date="2013-11-18T21:24:00Z">
          <w:pPr>
            <w:numPr>
              <w:numId w:val="40"/>
            </w:numPr>
            <w:ind w:left="1080" w:hanging="360"/>
          </w:pPr>
        </w:pPrChange>
      </w:pPr>
      <w:ins w:id="5241" w:author="gsadi" w:date="2013-11-18T21:24:00Z">
        <w:r w:rsidRPr="00066E8E">
          <w:rPr>
            <w:rFonts w:ascii="Arial" w:hAnsi="Arial" w:cs="Arial"/>
          </w:rPr>
          <w:t>IP_ONHAND_tnf.dat</w:t>
        </w:r>
      </w:ins>
    </w:p>
    <w:p w:rsidR="00000000" w:rsidRDefault="00066E8E">
      <w:pPr>
        <w:numPr>
          <w:ilvl w:val="1"/>
          <w:numId w:val="40"/>
        </w:numPr>
        <w:rPr>
          <w:ins w:id="5242" w:author="gsadi" w:date="2013-11-18T21:24:00Z"/>
          <w:rFonts w:ascii="Arial" w:hAnsi="Arial" w:cs="Arial"/>
        </w:rPr>
        <w:pPrChange w:id="5243" w:author="gsadi" w:date="2013-11-18T21:24:00Z">
          <w:pPr>
            <w:numPr>
              <w:numId w:val="40"/>
            </w:numPr>
            <w:ind w:left="1080" w:hanging="360"/>
          </w:pPr>
        </w:pPrChange>
      </w:pPr>
      <w:ins w:id="5244" w:author="gsadi" w:date="2013-11-18T21:24:00Z">
        <w:r w:rsidRPr="00066E8E">
          <w:rPr>
            <w:rFonts w:ascii="Arial" w:hAnsi="Arial" w:cs="Arial"/>
          </w:rPr>
          <w:t>IP_ONHAND_vla.dat</w:t>
        </w:r>
      </w:ins>
    </w:p>
    <w:p w:rsidR="00000000" w:rsidRDefault="00066E8E">
      <w:pPr>
        <w:numPr>
          <w:ilvl w:val="1"/>
          <w:numId w:val="40"/>
        </w:numPr>
        <w:rPr>
          <w:ins w:id="5245" w:author="gsadi" w:date="2013-11-18T21:24:00Z"/>
          <w:rFonts w:ascii="Arial" w:hAnsi="Arial" w:cs="Arial"/>
        </w:rPr>
        <w:pPrChange w:id="5246" w:author="gsadi" w:date="2013-11-18T21:24:00Z">
          <w:pPr>
            <w:numPr>
              <w:numId w:val="40"/>
            </w:numPr>
            <w:ind w:left="1080" w:hanging="360"/>
          </w:pPr>
        </w:pPrChange>
      </w:pPr>
      <w:ins w:id="5247" w:author="gsadi" w:date="2013-11-18T21:24:00Z">
        <w:r w:rsidRPr="00066E8E">
          <w:rPr>
            <w:rFonts w:ascii="Arial" w:hAnsi="Arial" w:cs="Arial"/>
          </w:rPr>
          <w:t>IP_ONHAND_TNF_CAN.dat</w:t>
        </w:r>
      </w:ins>
    </w:p>
    <w:p w:rsidR="00000000" w:rsidRDefault="00066E8E">
      <w:pPr>
        <w:numPr>
          <w:ilvl w:val="1"/>
          <w:numId w:val="40"/>
        </w:numPr>
        <w:rPr>
          <w:ins w:id="5248" w:author="gsadi" w:date="2013-11-18T21:26:00Z"/>
          <w:rFonts w:ascii="Arial" w:hAnsi="Arial" w:cs="Arial"/>
        </w:rPr>
        <w:pPrChange w:id="5249" w:author="gsadi" w:date="2013-11-18T21:24:00Z">
          <w:pPr>
            <w:numPr>
              <w:numId w:val="40"/>
            </w:numPr>
            <w:ind w:left="1080" w:hanging="360"/>
          </w:pPr>
        </w:pPrChange>
      </w:pPr>
      <w:ins w:id="5250" w:author="gsadi" w:date="2013-11-18T21:24:00Z">
        <w:r w:rsidRPr="00066E8E">
          <w:rPr>
            <w:rFonts w:ascii="Arial" w:hAnsi="Arial" w:cs="Arial"/>
          </w:rPr>
          <w:t>IP_ONHAND_LUCY.dat</w:t>
        </w:r>
      </w:ins>
    </w:p>
    <w:p w:rsidR="00000000" w:rsidRDefault="00C00E85">
      <w:pPr>
        <w:numPr>
          <w:ilvl w:val="1"/>
          <w:numId w:val="40"/>
        </w:numPr>
        <w:rPr>
          <w:ins w:id="5251" w:author="gsadi" w:date="2013-11-18T21:50:00Z"/>
          <w:rFonts w:ascii="Arial" w:hAnsi="Arial" w:cs="Arial"/>
        </w:rPr>
        <w:pPrChange w:id="5252" w:author="gsadi" w:date="2013-11-18T21:27:00Z">
          <w:pPr>
            <w:numPr>
              <w:numId w:val="40"/>
            </w:numPr>
            <w:ind w:left="1080" w:hanging="360"/>
          </w:pPr>
        </w:pPrChange>
      </w:pPr>
      <w:ins w:id="5253" w:author="gsadi" w:date="2013-11-18T21:26:00Z">
        <w:r w:rsidRPr="00066E8E">
          <w:rPr>
            <w:rFonts w:ascii="Arial" w:hAnsi="Arial" w:cs="Arial"/>
          </w:rPr>
          <w:t>IP_</w:t>
        </w:r>
      </w:ins>
      <w:ins w:id="5254" w:author="gsadi" w:date="2013-11-18T21:28:00Z">
        <w:r w:rsidR="00ED6BE9" w:rsidRPr="00ED6BE9">
          <w:rPr>
            <w:rFonts w:ascii="Arial" w:hAnsi="Arial" w:cs="Arial"/>
          </w:rPr>
          <w:t xml:space="preserve"> </w:t>
        </w:r>
        <w:r w:rsidR="00ED6BE9" w:rsidRPr="00066E8E">
          <w:rPr>
            <w:rFonts w:ascii="Arial" w:hAnsi="Arial" w:cs="Arial"/>
          </w:rPr>
          <w:t>ONHAND</w:t>
        </w:r>
        <w:r w:rsidR="00ED6BE9">
          <w:rPr>
            <w:rFonts w:ascii="Arial" w:hAnsi="Arial" w:cs="Arial"/>
          </w:rPr>
          <w:t xml:space="preserve"> _</w:t>
        </w:r>
      </w:ins>
      <w:ins w:id="5255" w:author="gsadi" w:date="2013-11-18T21:27:00Z">
        <w:r>
          <w:rPr>
            <w:rFonts w:ascii="Arial" w:hAnsi="Arial" w:cs="Arial"/>
          </w:rPr>
          <w:t>TBL</w:t>
        </w:r>
      </w:ins>
      <w:ins w:id="5256" w:author="gsadi" w:date="2013-11-18T21:26:00Z">
        <w:r w:rsidRPr="00066E8E">
          <w:rPr>
            <w:rFonts w:ascii="Arial" w:hAnsi="Arial" w:cs="Arial"/>
          </w:rPr>
          <w:t>.dat</w:t>
        </w:r>
      </w:ins>
    </w:p>
    <w:p w:rsidR="00000000" w:rsidRDefault="003F6914">
      <w:pPr>
        <w:ind w:left="1800"/>
        <w:rPr>
          <w:ins w:id="5257" w:author="gsadi" w:date="2013-11-18T21:20:00Z"/>
          <w:rFonts w:ascii="Arial" w:hAnsi="Arial" w:cs="Arial"/>
        </w:rPr>
        <w:pPrChange w:id="5258" w:author="gsadi" w:date="2013-11-18T21:50:00Z">
          <w:pPr>
            <w:numPr>
              <w:numId w:val="40"/>
            </w:numPr>
            <w:ind w:left="1080" w:hanging="360"/>
          </w:pPr>
        </w:pPrChange>
      </w:pPr>
    </w:p>
    <w:p w:rsidR="00AF3AF0" w:rsidRPr="00C149F1" w:rsidRDefault="00681F6C">
      <w:pPr>
        <w:numPr>
          <w:ilvl w:val="0"/>
          <w:numId w:val="40"/>
        </w:numPr>
        <w:rPr>
          <w:ins w:id="5259" w:author="gsadi" w:date="2013-11-18T21:24:00Z"/>
          <w:rFonts w:ascii="Arial" w:hAnsi="Arial" w:cs="Arial"/>
        </w:rPr>
      </w:pPr>
      <w:ins w:id="5260" w:author="gsadi" w:date="2013-11-18T21:20:00Z">
        <w:r w:rsidRPr="00290B03">
          <w:rPr>
            <w:rFonts w:ascii="Arial" w:hAnsi="Arial" w:cs="Arial"/>
          </w:rPr>
          <w:t xml:space="preserve">Layout of the </w:t>
        </w:r>
        <w:r>
          <w:rPr>
            <w:rFonts w:ascii="Arial" w:hAnsi="Arial" w:cs="Arial"/>
          </w:rPr>
          <w:t>detail record:</w:t>
        </w:r>
      </w:ins>
    </w:p>
    <w:tbl>
      <w:tblPr>
        <w:tblStyle w:val="TableGrid"/>
        <w:tblpPr w:leftFromText="180" w:rightFromText="180" w:vertAnchor="text" w:tblpY="1"/>
        <w:tblOverlap w:val="never"/>
        <w:tblW w:w="0" w:type="auto"/>
        <w:tblInd w:w="1188" w:type="dxa"/>
        <w:tblLook w:val="04A0"/>
        <w:tblPrChange w:id="5261" w:author="gsadi" w:date="2013-11-18T21:32:00Z">
          <w:tblPr>
            <w:tblStyle w:val="TableGrid"/>
            <w:tblpPr w:leftFromText="180" w:rightFromText="180" w:vertAnchor="text" w:tblpY="1"/>
            <w:tblOverlap w:val="never"/>
            <w:tblW w:w="0" w:type="auto"/>
            <w:tblInd w:w="1188" w:type="dxa"/>
            <w:tblLook w:val="04A0"/>
          </w:tblPr>
        </w:tblPrChange>
      </w:tblPr>
      <w:tblGrid>
        <w:gridCol w:w="728"/>
        <w:gridCol w:w="2152"/>
        <w:gridCol w:w="2070"/>
        <w:tblGridChange w:id="5262">
          <w:tblGrid>
            <w:gridCol w:w="728"/>
            <w:gridCol w:w="89"/>
            <w:gridCol w:w="2333"/>
            <w:gridCol w:w="1800"/>
          </w:tblGrid>
        </w:tblGridChange>
      </w:tblGrid>
      <w:tr w:rsidR="00ED6BE9" w:rsidTr="00AF3AF0">
        <w:trPr>
          <w:ins w:id="5263" w:author="gsadi" w:date="2013-11-18T21:28:00Z"/>
        </w:trPr>
        <w:tc>
          <w:tcPr>
            <w:tcW w:w="728" w:type="dxa"/>
            <w:shd w:val="clear" w:color="auto" w:fill="BFBFBF" w:themeFill="background1" w:themeFillShade="BF"/>
            <w:tcPrChange w:id="5264" w:author="gsadi" w:date="2013-11-18T21:32:00Z">
              <w:tcPr>
                <w:tcW w:w="817" w:type="dxa"/>
                <w:gridSpan w:val="2"/>
                <w:shd w:val="clear" w:color="auto" w:fill="BFBFBF" w:themeFill="background1" w:themeFillShade="BF"/>
              </w:tcPr>
            </w:tcPrChange>
          </w:tcPr>
          <w:p w:rsidR="00ED6BE9" w:rsidRPr="00086CB1" w:rsidRDefault="002B0E74" w:rsidP="00F72EA9">
            <w:pPr>
              <w:rPr>
                <w:ins w:id="5265" w:author="gsadi" w:date="2013-11-18T21:28:00Z"/>
                <w:rFonts w:ascii="Arial" w:hAnsi="Arial" w:cs="Arial"/>
                <w:b/>
                <w:sz w:val="18"/>
                <w:rPrChange w:id="5266" w:author="gsadi" w:date="2013-11-18T21:46:00Z">
                  <w:rPr>
                    <w:ins w:id="5267" w:author="gsadi" w:date="2013-11-18T21:28:00Z"/>
                    <w:rFonts w:ascii="Arial" w:hAnsi="Arial" w:cs="Arial"/>
                    <w:b/>
                    <w:sz w:val="20"/>
                  </w:rPr>
                </w:rPrChange>
              </w:rPr>
            </w:pPr>
            <w:ins w:id="5268" w:author="gsadi" w:date="2013-11-18T21:46:00Z">
              <w:r w:rsidRPr="002B0E74">
                <w:rPr>
                  <w:rFonts w:ascii="Arial" w:hAnsi="Arial" w:cs="Arial"/>
                  <w:b/>
                  <w:sz w:val="18"/>
                  <w:rPrChange w:id="5269" w:author="gsadi" w:date="2013-11-18T21:46:00Z">
                    <w:rPr>
                      <w:rFonts w:ascii="Arial" w:hAnsi="Arial" w:cs="Arial"/>
                      <w:b/>
                      <w:color w:val="0000FF"/>
                      <w:sz w:val="20"/>
                      <w:u w:val="single"/>
                    </w:rPr>
                  </w:rPrChange>
                </w:rPr>
                <w:t>Order</w:t>
              </w:r>
            </w:ins>
          </w:p>
        </w:tc>
        <w:tc>
          <w:tcPr>
            <w:tcW w:w="2152" w:type="dxa"/>
            <w:shd w:val="clear" w:color="auto" w:fill="BFBFBF" w:themeFill="background1" w:themeFillShade="BF"/>
            <w:tcPrChange w:id="5270" w:author="gsadi" w:date="2013-11-18T21:32:00Z">
              <w:tcPr>
                <w:tcW w:w="2333" w:type="dxa"/>
                <w:shd w:val="clear" w:color="auto" w:fill="BFBFBF" w:themeFill="background1" w:themeFillShade="BF"/>
              </w:tcPr>
            </w:tcPrChange>
          </w:tcPr>
          <w:p w:rsidR="00ED6BE9" w:rsidRPr="00086CB1" w:rsidRDefault="002B0E74" w:rsidP="00F72EA9">
            <w:pPr>
              <w:rPr>
                <w:ins w:id="5271" w:author="gsadi" w:date="2013-11-18T21:28:00Z"/>
                <w:rFonts w:ascii="Arial" w:hAnsi="Arial" w:cs="Arial"/>
                <w:b/>
                <w:sz w:val="18"/>
                <w:rPrChange w:id="5272" w:author="gsadi" w:date="2013-11-18T21:46:00Z">
                  <w:rPr>
                    <w:ins w:id="5273" w:author="gsadi" w:date="2013-11-18T21:28:00Z"/>
                    <w:rFonts w:ascii="Arial" w:hAnsi="Arial" w:cs="Arial"/>
                    <w:b/>
                    <w:sz w:val="20"/>
                  </w:rPr>
                </w:rPrChange>
              </w:rPr>
            </w:pPr>
            <w:ins w:id="5274" w:author="gsadi" w:date="2013-11-18T21:28:00Z">
              <w:r w:rsidRPr="002B0E74">
                <w:rPr>
                  <w:rFonts w:ascii="Arial" w:hAnsi="Arial" w:cs="Arial"/>
                  <w:b/>
                  <w:sz w:val="18"/>
                  <w:rPrChange w:id="5275" w:author="gsadi" w:date="2013-11-18T21:46:00Z">
                    <w:rPr>
                      <w:rFonts w:ascii="Arial" w:hAnsi="Arial" w:cs="Arial"/>
                      <w:b/>
                      <w:color w:val="0000FF"/>
                      <w:sz w:val="20"/>
                      <w:u w:val="single"/>
                    </w:rPr>
                  </w:rPrChange>
                </w:rPr>
                <w:t>Field</w:t>
              </w:r>
            </w:ins>
          </w:p>
        </w:tc>
        <w:tc>
          <w:tcPr>
            <w:tcW w:w="2070" w:type="dxa"/>
            <w:shd w:val="clear" w:color="auto" w:fill="BFBFBF" w:themeFill="background1" w:themeFillShade="BF"/>
            <w:tcPrChange w:id="5276" w:author="gsadi" w:date="2013-11-18T21:32:00Z">
              <w:tcPr>
                <w:tcW w:w="1800" w:type="dxa"/>
                <w:shd w:val="clear" w:color="auto" w:fill="BFBFBF" w:themeFill="background1" w:themeFillShade="BF"/>
              </w:tcPr>
            </w:tcPrChange>
          </w:tcPr>
          <w:p w:rsidR="00ED6BE9" w:rsidRPr="00086CB1" w:rsidRDefault="002B0E74" w:rsidP="00F72EA9">
            <w:pPr>
              <w:rPr>
                <w:ins w:id="5277" w:author="gsadi" w:date="2013-11-18T21:28:00Z"/>
                <w:rFonts w:ascii="Arial" w:hAnsi="Arial" w:cs="Arial"/>
                <w:b/>
                <w:sz w:val="18"/>
                <w:rPrChange w:id="5278" w:author="gsadi" w:date="2013-11-18T21:46:00Z">
                  <w:rPr>
                    <w:ins w:id="5279" w:author="gsadi" w:date="2013-11-18T21:28:00Z"/>
                    <w:rFonts w:ascii="Arial" w:hAnsi="Arial" w:cs="Arial"/>
                    <w:b/>
                    <w:sz w:val="20"/>
                  </w:rPr>
                </w:rPrChange>
              </w:rPr>
            </w:pPr>
            <w:ins w:id="5280" w:author="gsadi" w:date="2013-11-18T21:28:00Z">
              <w:r w:rsidRPr="002B0E74">
                <w:rPr>
                  <w:rFonts w:ascii="Arial" w:hAnsi="Arial" w:cs="Arial"/>
                  <w:b/>
                  <w:sz w:val="18"/>
                  <w:rPrChange w:id="5281" w:author="gsadi" w:date="2013-11-18T21:46:00Z">
                    <w:rPr>
                      <w:rFonts w:ascii="Arial" w:hAnsi="Arial" w:cs="Arial"/>
                      <w:b/>
                      <w:color w:val="0000FF"/>
                      <w:sz w:val="20"/>
                      <w:u w:val="single"/>
                    </w:rPr>
                  </w:rPrChange>
                </w:rPr>
                <w:t>Length</w:t>
              </w:r>
            </w:ins>
          </w:p>
        </w:tc>
      </w:tr>
      <w:tr w:rsidR="00ED6BE9" w:rsidTr="00AF3AF0">
        <w:trPr>
          <w:ins w:id="5282" w:author="gsadi" w:date="2013-11-18T21:28:00Z"/>
        </w:trPr>
        <w:tc>
          <w:tcPr>
            <w:tcW w:w="728" w:type="dxa"/>
            <w:tcPrChange w:id="5283" w:author="gsadi" w:date="2013-11-18T21:32:00Z">
              <w:tcPr>
                <w:tcW w:w="817" w:type="dxa"/>
                <w:gridSpan w:val="2"/>
              </w:tcPr>
            </w:tcPrChange>
          </w:tcPr>
          <w:p w:rsidR="00ED6BE9" w:rsidRPr="00290B03" w:rsidRDefault="00ED6BE9" w:rsidP="00F72EA9">
            <w:pPr>
              <w:rPr>
                <w:ins w:id="5284" w:author="gsadi" w:date="2013-11-18T21:28:00Z"/>
                <w:rFonts w:ascii="Arial" w:hAnsi="Arial" w:cs="Arial"/>
                <w:sz w:val="18"/>
              </w:rPr>
            </w:pPr>
            <w:ins w:id="5285" w:author="gsadi" w:date="2013-11-18T21:28:00Z">
              <w:r w:rsidRPr="00290B03">
                <w:rPr>
                  <w:rFonts w:ascii="Arial" w:hAnsi="Arial" w:cs="Arial"/>
                  <w:sz w:val="18"/>
                </w:rPr>
                <w:t>1.</w:t>
              </w:r>
            </w:ins>
          </w:p>
        </w:tc>
        <w:tc>
          <w:tcPr>
            <w:tcW w:w="2152" w:type="dxa"/>
            <w:tcPrChange w:id="5286" w:author="gsadi" w:date="2013-11-18T21:32:00Z">
              <w:tcPr>
                <w:tcW w:w="2333" w:type="dxa"/>
              </w:tcPr>
            </w:tcPrChange>
          </w:tcPr>
          <w:p w:rsidR="00ED6BE9" w:rsidRPr="00290B03" w:rsidRDefault="00ED6BE9" w:rsidP="00ED6BE9">
            <w:pPr>
              <w:rPr>
                <w:ins w:id="5287" w:author="gsadi" w:date="2013-11-18T21:28:00Z"/>
                <w:rFonts w:ascii="Arial" w:hAnsi="Arial" w:cs="Arial"/>
                <w:sz w:val="18"/>
              </w:rPr>
            </w:pPr>
            <w:ins w:id="5288" w:author="gsadi" w:date="2013-11-18T21:30:00Z">
              <w:r w:rsidRPr="00ED6BE9">
                <w:rPr>
                  <w:rFonts w:ascii="Arial" w:hAnsi="Arial" w:cs="Arial"/>
                  <w:sz w:val="18"/>
                </w:rPr>
                <w:t>Plant</w:t>
              </w:r>
            </w:ins>
          </w:p>
        </w:tc>
        <w:tc>
          <w:tcPr>
            <w:tcW w:w="2070" w:type="dxa"/>
            <w:tcPrChange w:id="5289" w:author="gsadi" w:date="2013-11-18T21:32:00Z">
              <w:tcPr>
                <w:tcW w:w="1800" w:type="dxa"/>
              </w:tcPr>
            </w:tcPrChange>
          </w:tcPr>
          <w:p w:rsidR="00ED6BE9" w:rsidRPr="00290B03" w:rsidRDefault="00ED6BE9" w:rsidP="00ED6BE9">
            <w:pPr>
              <w:rPr>
                <w:ins w:id="5290" w:author="gsadi" w:date="2013-11-18T21:28:00Z"/>
                <w:rFonts w:ascii="Arial" w:hAnsi="Arial" w:cs="Arial"/>
                <w:sz w:val="18"/>
              </w:rPr>
            </w:pPr>
            <w:ins w:id="5291" w:author="gsadi" w:date="2013-11-18T21:31:00Z">
              <w:r w:rsidRPr="00ED6BE9">
                <w:rPr>
                  <w:rFonts w:ascii="Arial" w:hAnsi="Arial" w:cs="Arial"/>
                  <w:sz w:val="18"/>
                </w:rPr>
                <w:t xml:space="preserve">Char(4) </w:t>
              </w:r>
            </w:ins>
          </w:p>
        </w:tc>
      </w:tr>
      <w:tr w:rsidR="00ED6BE9" w:rsidTr="00AF3AF0">
        <w:trPr>
          <w:ins w:id="5292" w:author="gsadi" w:date="2013-11-18T21:28:00Z"/>
        </w:trPr>
        <w:tc>
          <w:tcPr>
            <w:tcW w:w="728" w:type="dxa"/>
            <w:tcPrChange w:id="5293" w:author="gsadi" w:date="2013-11-18T21:32:00Z">
              <w:tcPr>
                <w:tcW w:w="817" w:type="dxa"/>
                <w:gridSpan w:val="2"/>
              </w:tcPr>
            </w:tcPrChange>
          </w:tcPr>
          <w:p w:rsidR="00ED6BE9" w:rsidRPr="00290B03" w:rsidRDefault="00ED6BE9" w:rsidP="00F72EA9">
            <w:pPr>
              <w:rPr>
                <w:ins w:id="5294" w:author="gsadi" w:date="2013-11-18T21:28:00Z"/>
                <w:rFonts w:ascii="Arial" w:hAnsi="Arial" w:cs="Arial"/>
                <w:sz w:val="18"/>
              </w:rPr>
            </w:pPr>
            <w:ins w:id="5295" w:author="gsadi" w:date="2013-11-18T21:28:00Z">
              <w:r w:rsidRPr="00290B03">
                <w:rPr>
                  <w:rFonts w:ascii="Arial" w:hAnsi="Arial" w:cs="Arial"/>
                  <w:sz w:val="18"/>
                </w:rPr>
                <w:t>2.</w:t>
              </w:r>
            </w:ins>
          </w:p>
        </w:tc>
        <w:tc>
          <w:tcPr>
            <w:tcW w:w="2152" w:type="dxa"/>
            <w:tcPrChange w:id="5296" w:author="gsadi" w:date="2013-11-18T21:32:00Z">
              <w:tcPr>
                <w:tcW w:w="2333" w:type="dxa"/>
              </w:tcPr>
            </w:tcPrChange>
          </w:tcPr>
          <w:p w:rsidR="00ED6BE9" w:rsidRPr="00290B03" w:rsidRDefault="00ED6BE9" w:rsidP="006A5793">
            <w:pPr>
              <w:rPr>
                <w:ins w:id="5297" w:author="gsadi" w:date="2013-11-18T21:28:00Z"/>
                <w:rFonts w:ascii="Arial" w:hAnsi="Arial" w:cs="Arial"/>
                <w:sz w:val="18"/>
              </w:rPr>
            </w:pPr>
            <w:ins w:id="5298" w:author="gsadi" w:date="2013-11-18T21:30:00Z">
              <w:r w:rsidRPr="00ED6BE9">
                <w:rPr>
                  <w:rFonts w:ascii="Arial" w:hAnsi="Arial" w:cs="Arial"/>
                  <w:sz w:val="18"/>
                </w:rPr>
                <w:t>Sale Org</w:t>
              </w:r>
            </w:ins>
          </w:p>
        </w:tc>
        <w:tc>
          <w:tcPr>
            <w:tcW w:w="2070" w:type="dxa"/>
            <w:tcPrChange w:id="5299" w:author="gsadi" w:date="2013-11-18T21:32:00Z">
              <w:tcPr>
                <w:tcW w:w="1800" w:type="dxa"/>
              </w:tcPr>
            </w:tcPrChange>
          </w:tcPr>
          <w:p w:rsidR="00ED6BE9" w:rsidRPr="00290B03" w:rsidRDefault="00ED6BE9" w:rsidP="008A21D0">
            <w:pPr>
              <w:rPr>
                <w:ins w:id="5300" w:author="gsadi" w:date="2013-11-18T21:28:00Z"/>
                <w:rFonts w:ascii="Arial" w:hAnsi="Arial" w:cs="Arial"/>
                <w:sz w:val="18"/>
              </w:rPr>
            </w:pPr>
            <w:ins w:id="5301" w:author="gsadi" w:date="2013-11-18T21:31:00Z">
              <w:r w:rsidRPr="00ED6BE9">
                <w:rPr>
                  <w:rFonts w:ascii="Arial" w:hAnsi="Arial" w:cs="Arial"/>
                  <w:sz w:val="18"/>
                </w:rPr>
                <w:t xml:space="preserve">Char(4) </w:t>
              </w:r>
            </w:ins>
          </w:p>
        </w:tc>
      </w:tr>
      <w:tr w:rsidR="00ED6BE9" w:rsidTr="00AF3AF0">
        <w:trPr>
          <w:ins w:id="5302" w:author="gsadi" w:date="2013-11-18T21:28:00Z"/>
        </w:trPr>
        <w:tc>
          <w:tcPr>
            <w:tcW w:w="728" w:type="dxa"/>
            <w:tcPrChange w:id="5303" w:author="gsadi" w:date="2013-11-18T21:32:00Z">
              <w:tcPr>
                <w:tcW w:w="817" w:type="dxa"/>
                <w:gridSpan w:val="2"/>
              </w:tcPr>
            </w:tcPrChange>
          </w:tcPr>
          <w:p w:rsidR="00ED6BE9" w:rsidRPr="00290B03" w:rsidRDefault="00ED6BE9" w:rsidP="00F72EA9">
            <w:pPr>
              <w:rPr>
                <w:ins w:id="5304" w:author="gsadi" w:date="2013-11-18T21:28:00Z"/>
                <w:rFonts w:ascii="Arial" w:hAnsi="Arial" w:cs="Arial"/>
                <w:sz w:val="18"/>
              </w:rPr>
            </w:pPr>
            <w:ins w:id="5305" w:author="gsadi" w:date="2013-11-18T21:28:00Z">
              <w:r w:rsidRPr="00290B03">
                <w:rPr>
                  <w:rFonts w:ascii="Arial" w:hAnsi="Arial" w:cs="Arial"/>
                  <w:sz w:val="18"/>
                </w:rPr>
                <w:t>3.</w:t>
              </w:r>
            </w:ins>
          </w:p>
        </w:tc>
        <w:tc>
          <w:tcPr>
            <w:tcW w:w="2152" w:type="dxa"/>
            <w:tcPrChange w:id="5306" w:author="gsadi" w:date="2013-11-18T21:32:00Z">
              <w:tcPr>
                <w:tcW w:w="2333" w:type="dxa"/>
              </w:tcPr>
            </w:tcPrChange>
          </w:tcPr>
          <w:p w:rsidR="00ED6BE9" w:rsidRPr="00290B03" w:rsidRDefault="00ED6BE9" w:rsidP="006A5793">
            <w:pPr>
              <w:rPr>
                <w:ins w:id="5307" w:author="gsadi" w:date="2013-11-18T21:28:00Z"/>
                <w:rFonts w:ascii="Arial" w:hAnsi="Arial" w:cs="Arial"/>
                <w:sz w:val="18"/>
              </w:rPr>
            </w:pPr>
            <w:ins w:id="5308" w:author="gsadi" w:date="2013-11-18T21:30:00Z">
              <w:r w:rsidRPr="00ED6BE9">
                <w:rPr>
                  <w:rFonts w:ascii="Arial" w:hAnsi="Arial" w:cs="Arial"/>
                  <w:sz w:val="18"/>
                </w:rPr>
                <w:t>Material(Style color)</w:t>
              </w:r>
            </w:ins>
          </w:p>
        </w:tc>
        <w:tc>
          <w:tcPr>
            <w:tcW w:w="2070" w:type="dxa"/>
            <w:tcPrChange w:id="5309" w:author="gsadi" w:date="2013-11-18T21:32:00Z">
              <w:tcPr>
                <w:tcW w:w="1800" w:type="dxa"/>
              </w:tcPr>
            </w:tcPrChange>
          </w:tcPr>
          <w:p w:rsidR="00ED6BE9" w:rsidRPr="00290B03" w:rsidRDefault="00ED6BE9" w:rsidP="008A21D0">
            <w:pPr>
              <w:rPr>
                <w:ins w:id="5310" w:author="gsadi" w:date="2013-11-18T21:28:00Z"/>
                <w:rFonts w:ascii="Arial" w:hAnsi="Arial" w:cs="Arial"/>
                <w:sz w:val="18"/>
              </w:rPr>
            </w:pPr>
            <w:ins w:id="5311" w:author="gsadi" w:date="2013-11-18T21:31:00Z">
              <w:r w:rsidRPr="00ED6BE9">
                <w:rPr>
                  <w:rFonts w:ascii="Arial" w:hAnsi="Arial" w:cs="Arial"/>
                  <w:sz w:val="18"/>
                </w:rPr>
                <w:t>Char(18)</w:t>
              </w:r>
            </w:ins>
          </w:p>
        </w:tc>
      </w:tr>
      <w:tr w:rsidR="00ED6BE9" w:rsidTr="00AF3AF0">
        <w:trPr>
          <w:ins w:id="5312" w:author="gsadi" w:date="2013-11-18T21:28:00Z"/>
        </w:trPr>
        <w:tc>
          <w:tcPr>
            <w:tcW w:w="728" w:type="dxa"/>
            <w:tcPrChange w:id="5313" w:author="gsadi" w:date="2013-11-18T21:32:00Z">
              <w:tcPr>
                <w:tcW w:w="817" w:type="dxa"/>
                <w:gridSpan w:val="2"/>
              </w:tcPr>
            </w:tcPrChange>
          </w:tcPr>
          <w:p w:rsidR="00ED6BE9" w:rsidRPr="00290B03" w:rsidRDefault="00ED6BE9" w:rsidP="00F72EA9">
            <w:pPr>
              <w:rPr>
                <w:ins w:id="5314" w:author="gsadi" w:date="2013-11-18T21:28:00Z"/>
                <w:rFonts w:ascii="Arial" w:hAnsi="Arial" w:cs="Arial"/>
                <w:sz w:val="18"/>
              </w:rPr>
            </w:pPr>
            <w:ins w:id="5315" w:author="gsadi" w:date="2013-11-18T21:28:00Z">
              <w:r w:rsidRPr="00290B03">
                <w:rPr>
                  <w:rFonts w:ascii="Arial" w:hAnsi="Arial" w:cs="Arial"/>
                  <w:sz w:val="18"/>
                </w:rPr>
                <w:t>4.</w:t>
              </w:r>
            </w:ins>
          </w:p>
        </w:tc>
        <w:tc>
          <w:tcPr>
            <w:tcW w:w="2152" w:type="dxa"/>
            <w:tcPrChange w:id="5316" w:author="gsadi" w:date="2013-11-18T21:32:00Z">
              <w:tcPr>
                <w:tcW w:w="2333" w:type="dxa"/>
              </w:tcPr>
            </w:tcPrChange>
          </w:tcPr>
          <w:p w:rsidR="00ED6BE9" w:rsidRPr="00290B03" w:rsidRDefault="00ED6BE9" w:rsidP="006A5793">
            <w:pPr>
              <w:rPr>
                <w:ins w:id="5317" w:author="gsadi" w:date="2013-11-18T21:28:00Z"/>
                <w:rFonts w:ascii="Arial" w:hAnsi="Arial" w:cs="Arial"/>
                <w:sz w:val="18"/>
              </w:rPr>
            </w:pPr>
            <w:ins w:id="5318" w:author="gsadi" w:date="2013-11-18T21:30:00Z">
              <w:r w:rsidRPr="00ED6BE9">
                <w:rPr>
                  <w:rFonts w:ascii="Arial" w:hAnsi="Arial" w:cs="Arial"/>
                  <w:sz w:val="18"/>
                </w:rPr>
                <w:t>Size1</w:t>
              </w:r>
            </w:ins>
          </w:p>
        </w:tc>
        <w:tc>
          <w:tcPr>
            <w:tcW w:w="2070" w:type="dxa"/>
            <w:tcPrChange w:id="5319" w:author="gsadi" w:date="2013-11-18T21:32:00Z">
              <w:tcPr>
                <w:tcW w:w="1800" w:type="dxa"/>
              </w:tcPr>
            </w:tcPrChange>
          </w:tcPr>
          <w:p w:rsidR="00ED6BE9" w:rsidRPr="00290B03" w:rsidRDefault="00ED6BE9" w:rsidP="008A21D0">
            <w:pPr>
              <w:rPr>
                <w:ins w:id="5320" w:author="gsadi" w:date="2013-11-18T21:28:00Z"/>
                <w:rFonts w:ascii="Arial" w:hAnsi="Arial" w:cs="Arial"/>
                <w:sz w:val="18"/>
              </w:rPr>
            </w:pPr>
            <w:ins w:id="5321" w:author="gsadi" w:date="2013-11-18T21:31:00Z">
              <w:r w:rsidRPr="00ED6BE9">
                <w:rPr>
                  <w:rFonts w:ascii="Arial" w:hAnsi="Arial" w:cs="Arial"/>
                  <w:sz w:val="18"/>
                </w:rPr>
                <w:t xml:space="preserve">Char(6) </w:t>
              </w:r>
            </w:ins>
          </w:p>
        </w:tc>
      </w:tr>
      <w:tr w:rsidR="00ED6BE9" w:rsidTr="00AF3AF0">
        <w:trPr>
          <w:ins w:id="5322" w:author="gsadi" w:date="2013-11-18T21:28:00Z"/>
        </w:trPr>
        <w:tc>
          <w:tcPr>
            <w:tcW w:w="728" w:type="dxa"/>
            <w:tcPrChange w:id="5323" w:author="gsadi" w:date="2013-11-18T21:32:00Z">
              <w:tcPr>
                <w:tcW w:w="817" w:type="dxa"/>
                <w:gridSpan w:val="2"/>
              </w:tcPr>
            </w:tcPrChange>
          </w:tcPr>
          <w:p w:rsidR="00ED6BE9" w:rsidRPr="00290B03" w:rsidRDefault="00ED6BE9" w:rsidP="00F72EA9">
            <w:pPr>
              <w:rPr>
                <w:ins w:id="5324" w:author="gsadi" w:date="2013-11-18T21:28:00Z"/>
                <w:rFonts w:ascii="Arial" w:hAnsi="Arial" w:cs="Arial"/>
                <w:sz w:val="18"/>
              </w:rPr>
            </w:pPr>
            <w:ins w:id="5325" w:author="gsadi" w:date="2013-11-18T21:28:00Z">
              <w:r w:rsidRPr="00290B03">
                <w:rPr>
                  <w:rFonts w:ascii="Arial" w:hAnsi="Arial" w:cs="Arial"/>
                  <w:sz w:val="18"/>
                </w:rPr>
                <w:t>5.</w:t>
              </w:r>
            </w:ins>
          </w:p>
        </w:tc>
        <w:tc>
          <w:tcPr>
            <w:tcW w:w="2152" w:type="dxa"/>
            <w:tcPrChange w:id="5326" w:author="gsadi" w:date="2013-11-18T21:32:00Z">
              <w:tcPr>
                <w:tcW w:w="2333" w:type="dxa"/>
              </w:tcPr>
            </w:tcPrChange>
          </w:tcPr>
          <w:p w:rsidR="00ED6BE9" w:rsidRPr="00290B03" w:rsidRDefault="00ED6BE9" w:rsidP="006A5793">
            <w:pPr>
              <w:rPr>
                <w:ins w:id="5327" w:author="gsadi" w:date="2013-11-18T21:28:00Z"/>
                <w:rFonts w:ascii="Arial" w:hAnsi="Arial" w:cs="Arial"/>
                <w:sz w:val="18"/>
              </w:rPr>
            </w:pPr>
            <w:ins w:id="5328" w:author="gsadi" w:date="2013-11-18T21:30:00Z">
              <w:r w:rsidRPr="00ED6BE9">
                <w:rPr>
                  <w:rFonts w:ascii="Arial" w:hAnsi="Arial" w:cs="Arial"/>
                  <w:sz w:val="18"/>
                </w:rPr>
                <w:t>Size2</w:t>
              </w:r>
            </w:ins>
          </w:p>
        </w:tc>
        <w:tc>
          <w:tcPr>
            <w:tcW w:w="2070" w:type="dxa"/>
            <w:tcPrChange w:id="5329" w:author="gsadi" w:date="2013-11-18T21:32:00Z">
              <w:tcPr>
                <w:tcW w:w="1800" w:type="dxa"/>
              </w:tcPr>
            </w:tcPrChange>
          </w:tcPr>
          <w:p w:rsidR="00ED6BE9" w:rsidRPr="00290B03" w:rsidRDefault="00ED6BE9" w:rsidP="008A21D0">
            <w:pPr>
              <w:rPr>
                <w:ins w:id="5330" w:author="gsadi" w:date="2013-11-18T21:28:00Z"/>
                <w:rFonts w:ascii="Arial" w:hAnsi="Arial" w:cs="Arial"/>
                <w:sz w:val="18"/>
              </w:rPr>
            </w:pPr>
            <w:ins w:id="5331" w:author="gsadi" w:date="2013-11-18T21:32:00Z">
              <w:r w:rsidRPr="00ED6BE9">
                <w:rPr>
                  <w:rFonts w:ascii="Arial" w:hAnsi="Arial" w:cs="Arial"/>
                  <w:sz w:val="18"/>
                </w:rPr>
                <w:t xml:space="preserve">Char(6) </w:t>
              </w:r>
            </w:ins>
          </w:p>
        </w:tc>
      </w:tr>
      <w:tr w:rsidR="00ED6BE9" w:rsidTr="00AF3AF0">
        <w:trPr>
          <w:ins w:id="5332" w:author="gsadi" w:date="2013-11-18T21:28:00Z"/>
        </w:trPr>
        <w:tc>
          <w:tcPr>
            <w:tcW w:w="728" w:type="dxa"/>
            <w:tcPrChange w:id="5333" w:author="gsadi" w:date="2013-11-18T21:32:00Z">
              <w:tcPr>
                <w:tcW w:w="817" w:type="dxa"/>
                <w:gridSpan w:val="2"/>
              </w:tcPr>
            </w:tcPrChange>
          </w:tcPr>
          <w:p w:rsidR="00ED6BE9" w:rsidRPr="00290B03" w:rsidRDefault="00ED6BE9" w:rsidP="00F72EA9">
            <w:pPr>
              <w:rPr>
                <w:ins w:id="5334" w:author="gsadi" w:date="2013-11-18T21:28:00Z"/>
                <w:rFonts w:ascii="Arial" w:hAnsi="Arial" w:cs="Arial"/>
                <w:sz w:val="18"/>
              </w:rPr>
            </w:pPr>
            <w:ins w:id="5335" w:author="gsadi" w:date="2013-11-18T21:28:00Z">
              <w:r w:rsidRPr="00290B03">
                <w:rPr>
                  <w:rFonts w:ascii="Arial" w:hAnsi="Arial" w:cs="Arial"/>
                  <w:sz w:val="18"/>
                </w:rPr>
                <w:t>6.</w:t>
              </w:r>
            </w:ins>
          </w:p>
        </w:tc>
        <w:tc>
          <w:tcPr>
            <w:tcW w:w="2152" w:type="dxa"/>
            <w:tcPrChange w:id="5336" w:author="gsadi" w:date="2013-11-18T21:32:00Z">
              <w:tcPr>
                <w:tcW w:w="2333" w:type="dxa"/>
              </w:tcPr>
            </w:tcPrChange>
          </w:tcPr>
          <w:p w:rsidR="00ED6BE9" w:rsidRPr="00290B03" w:rsidRDefault="00ED6BE9" w:rsidP="006A5793">
            <w:pPr>
              <w:rPr>
                <w:ins w:id="5337" w:author="gsadi" w:date="2013-11-18T21:28:00Z"/>
                <w:rFonts w:ascii="Arial" w:hAnsi="Arial" w:cs="Arial"/>
                <w:sz w:val="18"/>
              </w:rPr>
            </w:pPr>
            <w:ins w:id="5338" w:author="gsadi" w:date="2013-11-18T21:30:00Z">
              <w:r w:rsidRPr="00ED6BE9">
                <w:rPr>
                  <w:rFonts w:ascii="Arial" w:hAnsi="Arial" w:cs="Arial"/>
                  <w:sz w:val="18"/>
                </w:rPr>
                <w:t>UPC</w:t>
              </w:r>
            </w:ins>
          </w:p>
        </w:tc>
        <w:tc>
          <w:tcPr>
            <w:tcW w:w="2070" w:type="dxa"/>
            <w:tcPrChange w:id="5339" w:author="gsadi" w:date="2013-11-18T21:32:00Z">
              <w:tcPr>
                <w:tcW w:w="1800" w:type="dxa"/>
              </w:tcPr>
            </w:tcPrChange>
          </w:tcPr>
          <w:p w:rsidR="00ED6BE9" w:rsidRPr="00290B03" w:rsidRDefault="00ED6BE9" w:rsidP="00F72EA9">
            <w:pPr>
              <w:rPr>
                <w:ins w:id="5340" w:author="gsadi" w:date="2013-11-18T21:28:00Z"/>
                <w:rFonts w:ascii="Arial" w:hAnsi="Arial" w:cs="Arial"/>
                <w:sz w:val="18"/>
              </w:rPr>
            </w:pPr>
            <w:ins w:id="5341" w:author="gsadi" w:date="2013-11-18T21:32:00Z">
              <w:r w:rsidRPr="00ED6BE9">
                <w:rPr>
                  <w:rFonts w:ascii="Arial" w:hAnsi="Arial" w:cs="Arial"/>
                  <w:sz w:val="18"/>
                </w:rPr>
                <w:t>Char(12)</w:t>
              </w:r>
            </w:ins>
          </w:p>
        </w:tc>
      </w:tr>
      <w:tr w:rsidR="00ED6BE9" w:rsidTr="00AF3AF0">
        <w:trPr>
          <w:ins w:id="5342" w:author="gsadi" w:date="2013-11-18T21:31:00Z"/>
        </w:trPr>
        <w:tc>
          <w:tcPr>
            <w:tcW w:w="728" w:type="dxa"/>
            <w:tcPrChange w:id="5343" w:author="gsadi" w:date="2013-11-18T21:32:00Z">
              <w:tcPr>
                <w:tcW w:w="728" w:type="dxa"/>
              </w:tcPr>
            </w:tcPrChange>
          </w:tcPr>
          <w:p w:rsidR="00ED6BE9" w:rsidRPr="00290B03" w:rsidRDefault="00ED6BE9" w:rsidP="00F72EA9">
            <w:pPr>
              <w:rPr>
                <w:ins w:id="5344" w:author="gsadi" w:date="2013-11-18T21:31:00Z"/>
                <w:rFonts w:ascii="Arial" w:hAnsi="Arial" w:cs="Arial"/>
                <w:sz w:val="18"/>
              </w:rPr>
            </w:pPr>
            <w:ins w:id="5345" w:author="gsadi" w:date="2013-11-18T21:31:00Z">
              <w:r>
                <w:rPr>
                  <w:rFonts w:ascii="Arial" w:hAnsi="Arial" w:cs="Arial"/>
                  <w:sz w:val="18"/>
                </w:rPr>
                <w:t>7.</w:t>
              </w:r>
            </w:ins>
          </w:p>
        </w:tc>
        <w:tc>
          <w:tcPr>
            <w:tcW w:w="2152" w:type="dxa"/>
            <w:tcPrChange w:id="5346" w:author="gsadi" w:date="2013-11-18T21:32:00Z">
              <w:tcPr>
                <w:tcW w:w="2422" w:type="dxa"/>
                <w:gridSpan w:val="2"/>
              </w:tcPr>
            </w:tcPrChange>
          </w:tcPr>
          <w:p w:rsidR="00ED6BE9" w:rsidRPr="00ED6BE9" w:rsidRDefault="00ED6BE9" w:rsidP="006A5793">
            <w:pPr>
              <w:rPr>
                <w:ins w:id="5347" w:author="gsadi" w:date="2013-11-18T21:31:00Z"/>
                <w:rFonts w:ascii="Arial" w:hAnsi="Arial" w:cs="Arial"/>
                <w:sz w:val="18"/>
              </w:rPr>
            </w:pPr>
            <w:ins w:id="5348" w:author="gsadi" w:date="2013-11-18T21:31:00Z">
              <w:r w:rsidRPr="00ED6BE9">
                <w:rPr>
                  <w:rFonts w:ascii="Arial" w:hAnsi="Arial" w:cs="Arial"/>
                  <w:sz w:val="18"/>
                </w:rPr>
                <w:t>On Hand Qty</w:t>
              </w:r>
            </w:ins>
          </w:p>
        </w:tc>
        <w:tc>
          <w:tcPr>
            <w:tcW w:w="2070" w:type="dxa"/>
            <w:tcPrChange w:id="5349" w:author="gsadi" w:date="2013-11-18T21:32:00Z">
              <w:tcPr>
                <w:tcW w:w="1800" w:type="dxa"/>
              </w:tcPr>
            </w:tcPrChange>
          </w:tcPr>
          <w:p w:rsidR="00ED6BE9" w:rsidRPr="00290B03" w:rsidRDefault="00ED6BE9" w:rsidP="00F72EA9">
            <w:pPr>
              <w:rPr>
                <w:ins w:id="5350" w:author="gsadi" w:date="2013-11-18T21:31:00Z"/>
                <w:rFonts w:ascii="Arial" w:hAnsi="Arial" w:cs="Arial"/>
                <w:sz w:val="18"/>
              </w:rPr>
            </w:pPr>
            <w:ins w:id="5351" w:author="gsadi" w:date="2013-11-18T21:31:00Z">
              <w:r w:rsidRPr="00ED6BE9">
                <w:rPr>
                  <w:rFonts w:ascii="Arial" w:hAnsi="Arial" w:cs="Arial"/>
                  <w:sz w:val="18"/>
                </w:rPr>
                <w:t>Char(7)</w:t>
              </w:r>
            </w:ins>
          </w:p>
        </w:tc>
      </w:tr>
      <w:tr w:rsidR="00ED6BE9" w:rsidTr="00AF3AF0">
        <w:trPr>
          <w:ins w:id="5352" w:author="gsadi" w:date="2013-11-18T21:31:00Z"/>
        </w:trPr>
        <w:tc>
          <w:tcPr>
            <w:tcW w:w="728" w:type="dxa"/>
            <w:tcPrChange w:id="5353" w:author="gsadi" w:date="2013-11-18T21:32:00Z">
              <w:tcPr>
                <w:tcW w:w="728" w:type="dxa"/>
              </w:tcPr>
            </w:tcPrChange>
          </w:tcPr>
          <w:p w:rsidR="00ED6BE9" w:rsidRPr="00290B03" w:rsidRDefault="00ED6BE9" w:rsidP="00F72EA9">
            <w:pPr>
              <w:rPr>
                <w:ins w:id="5354" w:author="gsadi" w:date="2013-11-18T21:31:00Z"/>
                <w:rFonts w:ascii="Arial" w:hAnsi="Arial" w:cs="Arial"/>
                <w:sz w:val="18"/>
              </w:rPr>
            </w:pPr>
            <w:ins w:id="5355" w:author="gsadi" w:date="2013-11-18T21:31:00Z">
              <w:r>
                <w:rPr>
                  <w:rFonts w:ascii="Arial" w:hAnsi="Arial" w:cs="Arial"/>
                  <w:sz w:val="18"/>
                </w:rPr>
                <w:t>8.</w:t>
              </w:r>
            </w:ins>
          </w:p>
        </w:tc>
        <w:tc>
          <w:tcPr>
            <w:tcW w:w="2152" w:type="dxa"/>
            <w:tcPrChange w:id="5356" w:author="gsadi" w:date="2013-11-18T21:32:00Z">
              <w:tcPr>
                <w:tcW w:w="2422" w:type="dxa"/>
                <w:gridSpan w:val="2"/>
              </w:tcPr>
            </w:tcPrChange>
          </w:tcPr>
          <w:p w:rsidR="00ED6BE9" w:rsidRPr="00ED6BE9" w:rsidRDefault="00ED6BE9" w:rsidP="00ED6BE9">
            <w:pPr>
              <w:rPr>
                <w:ins w:id="5357" w:author="gsadi" w:date="2013-11-18T21:31:00Z"/>
                <w:rFonts w:ascii="Arial" w:hAnsi="Arial" w:cs="Arial"/>
                <w:sz w:val="18"/>
              </w:rPr>
            </w:pPr>
            <w:ins w:id="5358" w:author="gsadi" w:date="2013-11-18T21:31:00Z">
              <w:r w:rsidRPr="00ED6BE9">
                <w:rPr>
                  <w:rFonts w:ascii="Arial" w:hAnsi="Arial" w:cs="Arial"/>
                  <w:sz w:val="18"/>
                </w:rPr>
                <w:t>SAP Customer Number</w:t>
              </w:r>
            </w:ins>
          </w:p>
        </w:tc>
        <w:tc>
          <w:tcPr>
            <w:tcW w:w="2070" w:type="dxa"/>
            <w:tcPrChange w:id="5359" w:author="gsadi" w:date="2013-11-18T21:32:00Z">
              <w:tcPr>
                <w:tcW w:w="1800" w:type="dxa"/>
              </w:tcPr>
            </w:tcPrChange>
          </w:tcPr>
          <w:p w:rsidR="00ED6BE9" w:rsidRPr="00290B03" w:rsidRDefault="00ED6BE9" w:rsidP="00F72EA9">
            <w:pPr>
              <w:rPr>
                <w:ins w:id="5360" w:author="gsadi" w:date="2013-11-18T21:31:00Z"/>
                <w:rFonts w:ascii="Arial" w:hAnsi="Arial" w:cs="Arial"/>
                <w:sz w:val="18"/>
              </w:rPr>
            </w:pPr>
            <w:ins w:id="5361" w:author="gsadi" w:date="2013-11-18T21:31:00Z">
              <w:r w:rsidRPr="00ED6BE9">
                <w:rPr>
                  <w:rFonts w:ascii="Arial" w:hAnsi="Arial" w:cs="Arial"/>
                  <w:sz w:val="18"/>
                </w:rPr>
                <w:t>Char(10)</w:t>
              </w:r>
            </w:ins>
          </w:p>
        </w:tc>
      </w:tr>
    </w:tbl>
    <w:p w:rsidR="00000000" w:rsidRDefault="003F6914">
      <w:pPr>
        <w:ind w:left="360"/>
        <w:rPr>
          <w:ins w:id="5362" w:author="gsadi" w:date="2013-11-18T21:28:00Z"/>
          <w:rFonts w:ascii="Arial" w:hAnsi="Arial" w:cs="Arial"/>
          <w:color w:val="000000"/>
          <w:szCs w:val="18"/>
        </w:rPr>
        <w:pPrChange w:id="5363" w:author="gsadi" w:date="2013-11-18T21:12:00Z">
          <w:pPr>
            <w:pStyle w:val="Heading5"/>
            <w:tabs>
              <w:tab w:val="num" w:pos="864"/>
            </w:tabs>
            <w:ind w:hanging="594"/>
          </w:pPr>
        </w:pPrChange>
      </w:pPr>
    </w:p>
    <w:p w:rsidR="00000000" w:rsidRDefault="003F6914">
      <w:pPr>
        <w:ind w:left="360"/>
        <w:rPr>
          <w:ins w:id="5364" w:author="gsadi" w:date="2013-11-18T21:28:00Z"/>
          <w:rFonts w:ascii="Arial" w:hAnsi="Arial" w:cs="Arial"/>
          <w:color w:val="000000"/>
          <w:szCs w:val="18"/>
        </w:rPr>
        <w:pPrChange w:id="5365" w:author="gsadi" w:date="2013-11-18T21:12:00Z">
          <w:pPr>
            <w:pStyle w:val="Heading5"/>
            <w:tabs>
              <w:tab w:val="num" w:pos="864"/>
            </w:tabs>
            <w:ind w:hanging="594"/>
          </w:pPr>
        </w:pPrChange>
      </w:pPr>
    </w:p>
    <w:p w:rsidR="00000000" w:rsidRDefault="003F6914">
      <w:pPr>
        <w:ind w:left="360"/>
        <w:rPr>
          <w:ins w:id="5366" w:author="gsadi" w:date="2013-11-18T21:28:00Z"/>
          <w:rFonts w:ascii="Arial" w:hAnsi="Arial" w:cs="Arial"/>
          <w:color w:val="000000"/>
          <w:szCs w:val="18"/>
        </w:rPr>
        <w:pPrChange w:id="5367" w:author="gsadi" w:date="2013-11-18T21:12:00Z">
          <w:pPr>
            <w:pStyle w:val="Heading5"/>
            <w:tabs>
              <w:tab w:val="num" w:pos="864"/>
            </w:tabs>
            <w:ind w:hanging="594"/>
          </w:pPr>
        </w:pPrChange>
      </w:pPr>
    </w:p>
    <w:p w:rsidR="00000000" w:rsidRDefault="003F6914">
      <w:pPr>
        <w:ind w:left="360"/>
        <w:rPr>
          <w:ins w:id="5368" w:author="gsadi" w:date="2013-11-18T21:28:00Z"/>
          <w:rFonts w:ascii="Arial" w:hAnsi="Arial" w:cs="Arial"/>
          <w:color w:val="000000"/>
          <w:szCs w:val="18"/>
        </w:rPr>
        <w:pPrChange w:id="5369" w:author="gsadi" w:date="2013-11-18T21:12:00Z">
          <w:pPr>
            <w:pStyle w:val="Heading5"/>
            <w:tabs>
              <w:tab w:val="num" w:pos="864"/>
            </w:tabs>
            <w:ind w:hanging="594"/>
          </w:pPr>
        </w:pPrChange>
      </w:pPr>
    </w:p>
    <w:p w:rsidR="00000000" w:rsidRDefault="003F6914">
      <w:pPr>
        <w:ind w:left="360"/>
        <w:rPr>
          <w:ins w:id="5370" w:author="gsadi" w:date="2013-11-18T21:28:00Z"/>
          <w:rFonts w:ascii="Arial" w:hAnsi="Arial" w:cs="Arial"/>
          <w:color w:val="000000"/>
          <w:szCs w:val="18"/>
        </w:rPr>
        <w:pPrChange w:id="5371" w:author="gsadi" w:date="2013-11-18T21:12:00Z">
          <w:pPr>
            <w:pStyle w:val="Heading5"/>
            <w:tabs>
              <w:tab w:val="num" w:pos="864"/>
            </w:tabs>
            <w:ind w:hanging="594"/>
          </w:pPr>
        </w:pPrChange>
      </w:pPr>
    </w:p>
    <w:p w:rsidR="00000000" w:rsidRDefault="003F6914">
      <w:pPr>
        <w:ind w:left="360"/>
        <w:rPr>
          <w:ins w:id="5372" w:author="gsadi" w:date="2013-11-18T21:28:00Z"/>
          <w:rFonts w:ascii="Arial" w:hAnsi="Arial" w:cs="Arial"/>
          <w:color w:val="000000"/>
          <w:szCs w:val="18"/>
        </w:rPr>
        <w:pPrChange w:id="5373" w:author="gsadi" w:date="2013-11-18T21:12:00Z">
          <w:pPr>
            <w:pStyle w:val="Heading5"/>
            <w:tabs>
              <w:tab w:val="num" w:pos="864"/>
            </w:tabs>
            <w:ind w:hanging="594"/>
          </w:pPr>
        </w:pPrChange>
      </w:pPr>
    </w:p>
    <w:p w:rsidR="00000000" w:rsidRDefault="003F6914">
      <w:pPr>
        <w:ind w:left="360"/>
        <w:rPr>
          <w:ins w:id="5374" w:author="gsadi" w:date="2013-11-18T21:28:00Z"/>
          <w:rFonts w:ascii="Arial" w:hAnsi="Arial" w:cs="Arial"/>
          <w:color w:val="000000"/>
          <w:szCs w:val="18"/>
        </w:rPr>
        <w:pPrChange w:id="5375" w:author="gsadi" w:date="2013-11-18T21:12:00Z">
          <w:pPr>
            <w:pStyle w:val="Heading5"/>
            <w:tabs>
              <w:tab w:val="num" w:pos="864"/>
            </w:tabs>
            <w:ind w:hanging="594"/>
          </w:pPr>
        </w:pPrChange>
      </w:pPr>
    </w:p>
    <w:p w:rsidR="00000000" w:rsidRDefault="003F6914">
      <w:pPr>
        <w:ind w:left="360"/>
        <w:rPr>
          <w:ins w:id="5376" w:author="gsadi" w:date="2013-11-18T21:28:00Z"/>
          <w:rFonts w:ascii="Arial" w:hAnsi="Arial" w:cs="Arial"/>
          <w:color w:val="000000"/>
          <w:szCs w:val="18"/>
        </w:rPr>
        <w:pPrChange w:id="5377" w:author="gsadi" w:date="2013-11-18T21:12:00Z">
          <w:pPr>
            <w:pStyle w:val="Heading5"/>
            <w:tabs>
              <w:tab w:val="num" w:pos="864"/>
            </w:tabs>
            <w:ind w:hanging="594"/>
          </w:pPr>
        </w:pPrChange>
      </w:pPr>
    </w:p>
    <w:p w:rsidR="00000000" w:rsidRDefault="002B0E74">
      <w:pPr>
        <w:rPr>
          <w:ins w:id="5378" w:author="gsadi" w:date="2013-11-18T21:25:00Z"/>
          <w:rFonts w:ascii="Arial" w:hAnsi="Arial" w:cs="Arial"/>
        </w:rPr>
        <w:pPrChange w:id="5379" w:author="gsadi" w:date="2013-11-25T16:14:00Z">
          <w:pPr>
            <w:ind w:left="450"/>
          </w:pPr>
        </w:pPrChange>
      </w:pPr>
      <w:ins w:id="5380" w:author="gsadi" w:date="2013-11-18T21:03:00Z">
        <w:r w:rsidRPr="002B0E74">
          <w:rPr>
            <w:rFonts w:ascii="Arial" w:hAnsi="Arial" w:cs="Arial"/>
            <w:color w:val="000000"/>
            <w:szCs w:val="18"/>
            <w:u w:val="single"/>
            <w:rPrChange w:id="5381" w:author="gsadi" w:date="2013-11-18T21:08:00Z">
              <w:rPr>
                <w:color w:val="0000FF"/>
                <w:u w:val="single"/>
              </w:rPr>
            </w:rPrChange>
          </w:rPr>
          <w:t>Retail Distros (RDO)</w:t>
        </w:r>
      </w:ins>
      <w:ins w:id="5382" w:author="gsadi" w:date="2013-11-18T21:04:00Z">
        <w:r>
          <w:rPr>
            <w:rFonts w:ascii="Arial" w:hAnsi="Arial" w:cs="Arial"/>
            <w:color w:val="000000"/>
            <w:szCs w:val="18"/>
            <w:u w:val="single"/>
          </w:rPr>
          <w:t>:</w:t>
        </w:r>
        <w:r w:rsidR="005C499F" w:rsidRPr="00D6706F">
          <w:rPr>
            <w:rFonts w:ascii="Arial" w:hAnsi="Arial" w:cs="Arial"/>
            <w:color w:val="000000"/>
            <w:szCs w:val="18"/>
          </w:rPr>
          <w:t xml:space="preserve"> </w:t>
        </w:r>
      </w:ins>
      <w:ins w:id="5383" w:author="gsadi" w:date="2013-11-18T21:08:00Z">
        <w:r w:rsidR="005C499F" w:rsidRPr="00D6706F">
          <w:rPr>
            <w:rFonts w:ascii="Arial" w:hAnsi="Arial" w:cs="Arial"/>
            <w:color w:val="000000"/>
            <w:szCs w:val="18"/>
          </w:rPr>
          <w:t>Distros released after the last interface and Not released distros will be sent to i2 SCP as retail demand</w:t>
        </w:r>
      </w:ins>
      <w:ins w:id="5384" w:author="gsadi" w:date="2013-11-18T21:24:00Z">
        <w:r w:rsidRPr="002B0E74">
          <w:rPr>
            <w:rFonts w:ascii="Arial" w:hAnsi="Arial" w:cs="Arial"/>
            <w:color w:val="000000"/>
            <w:szCs w:val="18"/>
            <w:rPrChange w:id="5385" w:author="gsadi" w:date="2013-11-18T21:32:00Z">
              <w:rPr>
                <w:rFonts w:ascii="Arial" w:hAnsi="Arial" w:cs="Arial"/>
                <w:color w:val="000000"/>
                <w:szCs w:val="18"/>
                <w:u w:val="single"/>
              </w:rPr>
            </w:rPrChange>
          </w:rPr>
          <w:t>.</w:t>
        </w:r>
      </w:ins>
      <w:ins w:id="5386" w:author="gsadi" w:date="2013-11-19T10:36:00Z">
        <w:r w:rsidR="00133AAB">
          <w:rPr>
            <w:rFonts w:ascii="Arial" w:hAnsi="Arial" w:cs="Arial"/>
            <w:color w:val="000000"/>
            <w:szCs w:val="18"/>
          </w:rPr>
          <w:t xml:space="preserve"> </w:t>
        </w:r>
      </w:ins>
      <w:ins w:id="5387" w:author="gsadi" w:date="2013-11-18T21:25:00Z">
        <w:r w:rsidR="00066E8E">
          <w:rPr>
            <w:rFonts w:ascii="Arial" w:hAnsi="Arial" w:cs="Arial"/>
          </w:rPr>
          <w:t>Layout, location, file name of</w:t>
        </w:r>
        <w:r w:rsidR="00066E8E" w:rsidRPr="00290B03">
          <w:rPr>
            <w:rFonts w:ascii="Arial" w:hAnsi="Arial" w:cs="Arial"/>
          </w:rPr>
          <w:t xml:space="preserve"> this feed</w:t>
        </w:r>
        <w:r w:rsidR="00A03A11">
          <w:rPr>
            <w:rFonts w:ascii="Arial" w:hAnsi="Arial" w:cs="Arial"/>
          </w:rPr>
          <w:t xml:space="preserve"> </w:t>
        </w:r>
      </w:ins>
      <w:ins w:id="5388" w:author="gsadi" w:date="2013-11-19T10:36:00Z">
        <w:r w:rsidR="00A03A11">
          <w:rPr>
            <w:rFonts w:ascii="Arial" w:hAnsi="Arial" w:cs="Arial"/>
          </w:rPr>
          <w:t>are</w:t>
        </w:r>
      </w:ins>
      <w:ins w:id="5389" w:author="gsadi" w:date="2013-11-18T21:25:00Z">
        <w:r w:rsidR="00066E8E">
          <w:rPr>
            <w:rFonts w:ascii="Arial" w:hAnsi="Arial" w:cs="Arial"/>
          </w:rPr>
          <w:t xml:space="preserve"> described below: </w:t>
        </w:r>
      </w:ins>
    </w:p>
    <w:p w:rsidR="00066E8E" w:rsidRDefault="00066E8E" w:rsidP="00066E8E">
      <w:pPr>
        <w:ind w:left="360"/>
        <w:rPr>
          <w:ins w:id="5390" w:author="gsadi" w:date="2013-11-18T21:25:00Z"/>
          <w:rFonts w:ascii="Arial" w:hAnsi="Arial" w:cs="Arial"/>
        </w:rPr>
      </w:pPr>
    </w:p>
    <w:p w:rsidR="00066E8E" w:rsidRPr="00290B03" w:rsidRDefault="00066E8E" w:rsidP="00066E8E">
      <w:pPr>
        <w:numPr>
          <w:ilvl w:val="0"/>
          <w:numId w:val="40"/>
        </w:numPr>
        <w:rPr>
          <w:ins w:id="5391" w:author="gsadi" w:date="2013-11-18T21:25:00Z"/>
          <w:rFonts w:ascii="Arial" w:hAnsi="Arial" w:cs="Arial"/>
        </w:rPr>
      </w:pPr>
      <w:ins w:id="5392" w:author="gsadi" w:date="2013-11-18T21:25:00Z">
        <w:r w:rsidRPr="00290B03">
          <w:rPr>
            <w:rFonts w:ascii="Arial" w:hAnsi="Arial" w:cs="Arial"/>
            <w:u w:val="single"/>
          </w:rPr>
          <w:t>Location:</w:t>
        </w:r>
        <w:r>
          <w:rPr>
            <w:rFonts w:ascii="Arial" w:hAnsi="Arial" w:cs="Arial"/>
          </w:rPr>
          <w:t xml:space="preserve"> $I2OD_FROM_IP</w:t>
        </w:r>
      </w:ins>
    </w:p>
    <w:p w:rsidR="00066E8E" w:rsidRDefault="00066E8E" w:rsidP="00066E8E">
      <w:pPr>
        <w:numPr>
          <w:ilvl w:val="0"/>
          <w:numId w:val="40"/>
        </w:numPr>
        <w:rPr>
          <w:ins w:id="5393" w:author="gsadi" w:date="2013-11-18T21:25:00Z"/>
          <w:rFonts w:ascii="Arial" w:hAnsi="Arial" w:cs="Arial"/>
        </w:rPr>
      </w:pPr>
      <w:ins w:id="5394" w:author="gsadi" w:date="2013-11-18T21:25:00Z">
        <w:r w:rsidRPr="00290B03">
          <w:rPr>
            <w:rFonts w:ascii="Arial" w:hAnsi="Arial" w:cs="Arial"/>
            <w:u w:val="single"/>
          </w:rPr>
          <w:t>File Name:</w:t>
        </w:r>
        <w:r w:rsidRPr="00290B03">
          <w:rPr>
            <w:rFonts w:ascii="Arial" w:hAnsi="Arial" w:cs="Arial"/>
          </w:rPr>
          <w:t xml:space="preserve"> </w:t>
        </w:r>
      </w:ins>
    </w:p>
    <w:p w:rsidR="00000000" w:rsidRDefault="00066E8E">
      <w:pPr>
        <w:numPr>
          <w:ilvl w:val="1"/>
          <w:numId w:val="40"/>
        </w:numPr>
        <w:rPr>
          <w:ins w:id="5395" w:author="gsadi" w:date="2013-11-18T21:25:00Z"/>
          <w:rFonts w:ascii="Arial" w:hAnsi="Arial" w:cs="Arial"/>
        </w:rPr>
        <w:pPrChange w:id="5396" w:author="gsadi" w:date="2013-11-18T21:25:00Z">
          <w:pPr>
            <w:numPr>
              <w:numId w:val="40"/>
            </w:numPr>
            <w:ind w:left="1080" w:hanging="360"/>
          </w:pPr>
        </w:pPrChange>
      </w:pPr>
      <w:ins w:id="5397" w:author="gsadi" w:date="2013-11-18T21:25:00Z">
        <w:r w:rsidRPr="00066E8E">
          <w:rPr>
            <w:rFonts w:ascii="Arial" w:hAnsi="Arial" w:cs="Arial"/>
          </w:rPr>
          <w:t>IP_DISTRO_vla.dat</w:t>
        </w:r>
      </w:ins>
    </w:p>
    <w:p w:rsidR="00000000" w:rsidRDefault="00066E8E">
      <w:pPr>
        <w:numPr>
          <w:ilvl w:val="1"/>
          <w:numId w:val="40"/>
        </w:numPr>
        <w:rPr>
          <w:ins w:id="5398" w:author="gsadi" w:date="2013-11-18T21:25:00Z"/>
          <w:rFonts w:ascii="Arial" w:hAnsi="Arial" w:cs="Arial"/>
        </w:rPr>
        <w:pPrChange w:id="5399" w:author="gsadi" w:date="2013-11-18T21:25:00Z">
          <w:pPr>
            <w:numPr>
              <w:numId w:val="40"/>
            </w:numPr>
            <w:ind w:left="1080" w:hanging="360"/>
          </w:pPr>
        </w:pPrChange>
      </w:pPr>
      <w:ins w:id="5400" w:author="gsadi" w:date="2013-11-18T21:25:00Z">
        <w:r w:rsidRPr="00066E8E">
          <w:rPr>
            <w:rFonts w:ascii="Arial" w:hAnsi="Arial" w:cs="Arial"/>
          </w:rPr>
          <w:t>IP_DISTRO_vans.dat</w:t>
        </w:r>
      </w:ins>
    </w:p>
    <w:p w:rsidR="00000000" w:rsidRDefault="00066E8E">
      <w:pPr>
        <w:numPr>
          <w:ilvl w:val="1"/>
          <w:numId w:val="40"/>
        </w:numPr>
        <w:rPr>
          <w:ins w:id="5401" w:author="gsadi" w:date="2013-11-18T21:25:00Z"/>
          <w:rFonts w:ascii="Arial" w:hAnsi="Arial" w:cs="Arial"/>
        </w:rPr>
        <w:pPrChange w:id="5402" w:author="gsadi" w:date="2013-11-18T21:25:00Z">
          <w:pPr>
            <w:numPr>
              <w:numId w:val="40"/>
            </w:numPr>
            <w:ind w:left="1080" w:hanging="360"/>
          </w:pPr>
        </w:pPrChange>
      </w:pPr>
      <w:ins w:id="5403" w:author="gsadi" w:date="2013-11-18T21:25:00Z">
        <w:r w:rsidRPr="00066E8E">
          <w:rPr>
            <w:rFonts w:ascii="Arial" w:hAnsi="Arial" w:cs="Arial"/>
          </w:rPr>
          <w:t>IP_DISTRO_TNF_CAN.dat</w:t>
        </w:r>
      </w:ins>
    </w:p>
    <w:p w:rsidR="00000000" w:rsidRDefault="00066E8E">
      <w:pPr>
        <w:numPr>
          <w:ilvl w:val="1"/>
          <w:numId w:val="40"/>
        </w:numPr>
        <w:rPr>
          <w:ins w:id="5404" w:author="gsadi" w:date="2013-11-18T21:25:00Z"/>
          <w:rFonts w:ascii="Arial" w:hAnsi="Arial" w:cs="Arial"/>
        </w:rPr>
        <w:pPrChange w:id="5405" w:author="gsadi" w:date="2013-11-18T21:25:00Z">
          <w:pPr>
            <w:numPr>
              <w:numId w:val="40"/>
            </w:numPr>
            <w:ind w:left="1080" w:hanging="360"/>
          </w:pPr>
        </w:pPrChange>
      </w:pPr>
      <w:ins w:id="5406" w:author="gsadi" w:date="2013-11-18T21:25:00Z">
        <w:r w:rsidRPr="00066E8E">
          <w:rPr>
            <w:rFonts w:ascii="Arial" w:hAnsi="Arial" w:cs="Arial"/>
          </w:rPr>
          <w:t>IP_DISTRO_LUCY.dat</w:t>
        </w:r>
      </w:ins>
    </w:p>
    <w:p w:rsidR="00000000" w:rsidRDefault="00066E8E">
      <w:pPr>
        <w:numPr>
          <w:ilvl w:val="1"/>
          <w:numId w:val="40"/>
        </w:numPr>
        <w:rPr>
          <w:ins w:id="5407" w:author="gsadi" w:date="2013-11-18T21:25:00Z"/>
          <w:rFonts w:ascii="Arial" w:hAnsi="Arial" w:cs="Arial"/>
        </w:rPr>
        <w:pPrChange w:id="5408" w:author="gsadi" w:date="2013-11-18T21:25:00Z">
          <w:pPr>
            <w:numPr>
              <w:numId w:val="40"/>
            </w:numPr>
            <w:ind w:left="1080" w:hanging="360"/>
          </w:pPr>
        </w:pPrChange>
      </w:pPr>
      <w:ins w:id="5409" w:author="gsadi" w:date="2013-11-18T21:25:00Z">
        <w:r w:rsidRPr="00066E8E">
          <w:rPr>
            <w:rFonts w:ascii="Arial" w:hAnsi="Arial" w:cs="Arial"/>
          </w:rPr>
          <w:t>IP_DISTRO_tnf.dat</w:t>
        </w:r>
      </w:ins>
    </w:p>
    <w:p w:rsidR="00000000" w:rsidRDefault="00066E8E">
      <w:pPr>
        <w:numPr>
          <w:ilvl w:val="1"/>
          <w:numId w:val="40"/>
        </w:numPr>
        <w:rPr>
          <w:ins w:id="5410" w:author="gsadi" w:date="2013-11-18T21:26:00Z"/>
          <w:rFonts w:ascii="Arial" w:hAnsi="Arial" w:cs="Arial"/>
        </w:rPr>
        <w:pPrChange w:id="5411" w:author="gsadi" w:date="2013-11-18T21:25:00Z">
          <w:pPr>
            <w:numPr>
              <w:numId w:val="40"/>
            </w:numPr>
            <w:ind w:left="1080" w:hanging="360"/>
          </w:pPr>
        </w:pPrChange>
      </w:pPr>
      <w:ins w:id="5412" w:author="gsadi" w:date="2013-11-18T21:25:00Z">
        <w:r w:rsidRPr="00066E8E">
          <w:rPr>
            <w:rFonts w:ascii="Arial" w:hAnsi="Arial" w:cs="Arial"/>
          </w:rPr>
          <w:t>IP_DISTRO_VANS_CAN.dat</w:t>
        </w:r>
      </w:ins>
    </w:p>
    <w:p w:rsidR="008A7BC3" w:rsidRDefault="008A7BC3" w:rsidP="008A7BC3">
      <w:pPr>
        <w:numPr>
          <w:ilvl w:val="1"/>
          <w:numId w:val="40"/>
        </w:numPr>
        <w:rPr>
          <w:ins w:id="5413" w:author="gsadi" w:date="2013-11-18T21:26:00Z"/>
          <w:rFonts w:ascii="Arial" w:hAnsi="Arial" w:cs="Arial"/>
        </w:rPr>
      </w:pPr>
      <w:ins w:id="5414" w:author="gsadi" w:date="2013-11-18T21:26:00Z">
        <w:r w:rsidRPr="00066E8E">
          <w:rPr>
            <w:rFonts w:ascii="Arial" w:hAnsi="Arial" w:cs="Arial"/>
          </w:rPr>
          <w:t>IP_DISTRO_VANS_CAN.dat</w:t>
        </w:r>
      </w:ins>
    </w:p>
    <w:p w:rsidR="00000000" w:rsidRDefault="008A7BC3">
      <w:pPr>
        <w:numPr>
          <w:ilvl w:val="1"/>
          <w:numId w:val="40"/>
        </w:numPr>
        <w:rPr>
          <w:ins w:id="5415" w:author="gsadi" w:date="2013-11-18T21:32:00Z"/>
          <w:rFonts w:ascii="Arial" w:hAnsi="Arial" w:cs="Arial"/>
        </w:rPr>
        <w:pPrChange w:id="5416" w:author="gsadi" w:date="2013-11-18T21:25:00Z">
          <w:pPr>
            <w:numPr>
              <w:numId w:val="40"/>
            </w:numPr>
            <w:ind w:left="1080" w:hanging="360"/>
          </w:pPr>
        </w:pPrChange>
      </w:pPr>
      <w:ins w:id="5417" w:author="gsadi" w:date="2013-11-18T21:26:00Z">
        <w:r>
          <w:rPr>
            <w:rFonts w:ascii="Arial" w:hAnsi="Arial" w:cs="Arial"/>
          </w:rPr>
          <w:t>IP_DISTRO_TBL.dat</w:t>
        </w:r>
      </w:ins>
    </w:p>
    <w:p w:rsidR="00000000" w:rsidRDefault="003F6914">
      <w:pPr>
        <w:ind w:left="1080"/>
        <w:rPr>
          <w:ins w:id="5418" w:author="gsadi" w:date="2013-11-18T21:50:00Z"/>
          <w:rFonts w:ascii="Arial" w:hAnsi="Arial" w:cs="Arial"/>
        </w:rPr>
        <w:pPrChange w:id="5419" w:author="gsadi" w:date="2013-11-18T21:50:00Z">
          <w:pPr>
            <w:numPr>
              <w:numId w:val="40"/>
            </w:numPr>
            <w:ind w:left="1080" w:hanging="360"/>
          </w:pPr>
        </w:pPrChange>
      </w:pPr>
    </w:p>
    <w:p w:rsidR="00066E8E" w:rsidRDefault="00066E8E" w:rsidP="00066E8E">
      <w:pPr>
        <w:numPr>
          <w:ilvl w:val="0"/>
          <w:numId w:val="40"/>
        </w:numPr>
        <w:rPr>
          <w:ins w:id="5420" w:author="gsadi" w:date="2013-11-18T21:34:00Z"/>
          <w:rFonts w:ascii="Arial" w:hAnsi="Arial" w:cs="Arial"/>
        </w:rPr>
      </w:pPr>
      <w:ins w:id="5421" w:author="gsadi" w:date="2013-11-18T21:25:00Z">
        <w:r w:rsidRPr="00290B03">
          <w:rPr>
            <w:rFonts w:ascii="Arial" w:hAnsi="Arial" w:cs="Arial"/>
          </w:rPr>
          <w:t xml:space="preserve">Layout of the </w:t>
        </w:r>
        <w:r>
          <w:rPr>
            <w:rFonts w:ascii="Arial" w:hAnsi="Arial" w:cs="Arial"/>
          </w:rPr>
          <w:t>detail record:</w:t>
        </w:r>
      </w:ins>
    </w:p>
    <w:p w:rsidR="00000000" w:rsidRDefault="003F6914">
      <w:pPr>
        <w:ind w:left="1080"/>
        <w:rPr>
          <w:ins w:id="5422" w:author="gsadi" w:date="2013-11-18T21:25:00Z"/>
          <w:rFonts w:ascii="Arial" w:hAnsi="Arial" w:cs="Arial"/>
          <w:sz w:val="18"/>
          <w:rPrChange w:id="5423" w:author="gsadi" w:date="2013-11-18T21:36:00Z">
            <w:rPr>
              <w:ins w:id="5424" w:author="gsadi" w:date="2013-11-18T21:25:00Z"/>
              <w:rFonts w:ascii="Arial" w:hAnsi="Arial" w:cs="Arial"/>
            </w:rPr>
          </w:rPrChange>
        </w:rPr>
        <w:pPrChange w:id="5425" w:author="gsadi" w:date="2013-11-18T21:34:00Z">
          <w:pPr>
            <w:numPr>
              <w:numId w:val="40"/>
            </w:numPr>
            <w:ind w:left="1080" w:hanging="360"/>
          </w:pPr>
        </w:pPrChange>
      </w:pPr>
    </w:p>
    <w:tbl>
      <w:tblPr>
        <w:tblStyle w:val="TableGrid"/>
        <w:tblpPr w:leftFromText="180" w:rightFromText="180" w:vertAnchor="text" w:tblpY="1"/>
        <w:tblOverlap w:val="never"/>
        <w:tblW w:w="0" w:type="auto"/>
        <w:tblInd w:w="1188" w:type="dxa"/>
        <w:tblLook w:val="04A0"/>
        <w:tblPrChange w:id="5426" w:author="gsadi" w:date="2013-11-18T21:36:00Z">
          <w:tblPr>
            <w:tblStyle w:val="TableGrid"/>
            <w:tblpPr w:leftFromText="180" w:rightFromText="180" w:vertAnchor="text" w:tblpY="1"/>
            <w:tblOverlap w:val="never"/>
            <w:tblW w:w="0" w:type="auto"/>
            <w:tblInd w:w="1188" w:type="dxa"/>
            <w:tblLook w:val="04A0"/>
          </w:tblPr>
        </w:tblPrChange>
      </w:tblPr>
      <w:tblGrid>
        <w:gridCol w:w="728"/>
        <w:gridCol w:w="2152"/>
        <w:gridCol w:w="1080"/>
        <w:tblGridChange w:id="5427">
          <w:tblGrid>
            <w:gridCol w:w="728"/>
            <w:gridCol w:w="2152"/>
            <w:gridCol w:w="360"/>
            <w:gridCol w:w="1710"/>
          </w:tblGrid>
        </w:tblGridChange>
      </w:tblGrid>
      <w:tr w:rsidR="001D7702" w:rsidRPr="001D7702" w:rsidTr="001D7702">
        <w:trPr>
          <w:ins w:id="5428" w:author="gsadi" w:date="2013-11-18T21:34:00Z"/>
        </w:trPr>
        <w:tc>
          <w:tcPr>
            <w:tcW w:w="728" w:type="dxa"/>
            <w:shd w:val="clear" w:color="auto" w:fill="BFBFBF" w:themeFill="background1" w:themeFillShade="BF"/>
            <w:tcPrChange w:id="5429" w:author="gsadi" w:date="2013-11-18T21:36:00Z">
              <w:tcPr>
                <w:tcW w:w="728" w:type="dxa"/>
                <w:shd w:val="clear" w:color="auto" w:fill="BFBFBF" w:themeFill="background1" w:themeFillShade="BF"/>
              </w:tcPr>
            </w:tcPrChange>
          </w:tcPr>
          <w:p w:rsidR="001D7702" w:rsidRPr="001D7702" w:rsidRDefault="002B0E74" w:rsidP="00F72EA9">
            <w:pPr>
              <w:rPr>
                <w:ins w:id="5430" w:author="gsadi" w:date="2013-11-18T21:34:00Z"/>
                <w:rFonts w:ascii="Arial" w:hAnsi="Arial" w:cs="Arial"/>
                <w:b/>
                <w:sz w:val="18"/>
                <w:szCs w:val="20"/>
                <w:rPrChange w:id="5431" w:author="gsadi" w:date="2013-11-18T21:36:00Z">
                  <w:rPr>
                    <w:ins w:id="5432" w:author="gsadi" w:date="2013-11-18T21:34:00Z"/>
                    <w:rFonts w:ascii="Arial" w:hAnsi="Arial" w:cs="Arial"/>
                    <w:b/>
                    <w:sz w:val="20"/>
                  </w:rPr>
                </w:rPrChange>
              </w:rPr>
            </w:pPr>
            <w:ins w:id="5433" w:author="gsadi" w:date="2013-11-18T21:34:00Z">
              <w:r w:rsidRPr="002B0E74">
                <w:rPr>
                  <w:rFonts w:ascii="Arial" w:hAnsi="Arial" w:cs="Arial"/>
                  <w:b/>
                  <w:sz w:val="18"/>
                  <w:szCs w:val="20"/>
                  <w:rPrChange w:id="5434" w:author="gsadi" w:date="2013-11-18T21:36:00Z">
                    <w:rPr>
                      <w:rFonts w:ascii="Arial" w:hAnsi="Arial" w:cs="Arial"/>
                      <w:b/>
                      <w:color w:val="0000FF"/>
                      <w:sz w:val="20"/>
                      <w:u w:val="single"/>
                    </w:rPr>
                  </w:rPrChange>
                </w:rPr>
                <w:t>S.No.</w:t>
              </w:r>
            </w:ins>
          </w:p>
        </w:tc>
        <w:tc>
          <w:tcPr>
            <w:tcW w:w="2152" w:type="dxa"/>
            <w:shd w:val="clear" w:color="auto" w:fill="BFBFBF" w:themeFill="background1" w:themeFillShade="BF"/>
            <w:tcPrChange w:id="5435" w:author="gsadi" w:date="2013-11-18T21:36:00Z">
              <w:tcPr>
                <w:tcW w:w="2512" w:type="dxa"/>
                <w:gridSpan w:val="2"/>
                <w:shd w:val="clear" w:color="auto" w:fill="BFBFBF" w:themeFill="background1" w:themeFillShade="BF"/>
              </w:tcPr>
            </w:tcPrChange>
          </w:tcPr>
          <w:p w:rsidR="001D7702" w:rsidRPr="001D7702" w:rsidRDefault="002B0E74" w:rsidP="00F72EA9">
            <w:pPr>
              <w:rPr>
                <w:ins w:id="5436" w:author="gsadi" w:date="2013-11-18T21:34:00Z"/>
                <w:rFonts w:ascii="Arial" w:hAnsi="Arial" w:cs="Arial"/>
                <w:b/>
                <w:sz w:val="18"/>
                <w:szCs w:val="20"/>
                <w:rPrChange w:id="5437" w:author="gsadi" w:date="2013-11-18T21:36:00Z">
                  <w:rPr>
                    <w:ins w:id="5438" w:author="gsadi" w:date="2013-11-18T21:34:00Z"/>
                    <w:rFonts w:ascii="Arial" w:hAnsi="Arial" w:cs="Arial"/>
                    <w:b/>
                    <w:sz w:val="20"/>
                  </w:rPr>
                </w:rPrChange>
              </w:rPr>
            </w:pPr>
            <w:ins w:id="5439" w:author="gsadi" w:date="2013-11-18T21:34:00Z">
              <w:r w:rsidRPr="002B0E74">
                <w:rPr>
                  <w:rFonts w:ascii="Arial" w:hAnsi="Arial" w:cs="Arial"/>
                  <w:b/>
                  <w:sz w:val="18"/>
                  <w:szCs w:val="20"/>
                  <w:rPrChange w:id="5440" w:author="gsadi" w:date="2013-11-18T21:36:00Z">
                    <w:rPr>
                      <w:rFonts w:ascii="Arial" w:hAnsi="Arial" w:cs="Arial"/>
                      <w:b/>
                      <w:color w:val="0000FF"/>
                      <w:sz w:val="20"/>
                      <w:u w:val="single"/>
                    </w:rPr>
                  </w:rPrChange>
                </w:rPr>
                <w:t>Field</w:t>
              </w:r>
            </w:ins>
          </w:p>
        </w:tc>
        <w:tc>
          <w:tcPr>
            <w:tcW w:w="1080" w:type="dxa"/>
            <w:shd w:val="clear" w:color="auto" w:fill="BFBFBF" w:themeFill="background1" w:themeFillShade="BF"/>
            <w:tcPrChange w:id="5441" w:author="gsadi" w:date="2013-11-18T21:36:00Z">
              <w:tcPr>
                <w:tcW w:w="1710" w:type="dxa"/>
                <w:shd w:val="clear" w:color="auto" w:fill="BFBFBF" w:themeFill="background1" w:themeFillShade="BF"/>
              </w:tcPr>
            </w:tcPrChange>
          </w:tcPr>
          <w:p w:rsidR="001D7702" w:rsidRPr="001D7702" w:rsidRDefault="002B0E74" w:rsidP="00F72EA9">
            <w:pPr>
              <w:rPr>
                <w:ins w:id="5442" w:author="gsadi" w:date="2013-11-18T21:34:00Z"/>
                <w:rFonts w:ascii="Arial" w:hAnsi="Arial" w:cs="Arial"/>
                <w:b/>
                <w:sz w:val="18"/>
                <w:szCs w:val="20"/>
                <w:rPrChange w:id="5443" w:author="gsadi" w:date="2013-11-18T21:36:00Z">
                  <w:rPr>
                    <w:ins w:id="5444" w:author="gsadi" w:date="2013-11-18T21:34:00Z"/>
                    <w:rFonts w:ascii="Arial" w:hAnsi="Arial" w:cs="Arial"/>
                    <w:b/>
                    <w:sz w:val="20"/>
                  </w:rPr>
                </w:rPrChange>
              </w:rPr>
            </w:pPr>
            <w:ins w:id="5445" w:author="gsadi" w:date="2013-11-18T21:34:00Z">
              <w:r w:rsidRPr="002B0E74">
                <w:rPr>
                  <w:rFonts w:ascii="Arial" w:hAnsi="Arial" w:cs="Arial"/>
                  <w:b/>
                  <w:sz w:val="18"/>
                  <w:szCs w:val="20"/>
                  <w:rPrChange w:id="5446" w:author="gsadi" w:date="2013-11-18T21:36:00Z">
                    <w:rPr>
                      <w:rFonts w:ascii="Arial" w:hAnsi="Arial" w:cs="Arial"/>
                      <w:b/>
                      <w:color w:val="0000FF"/>
                      <w:sz w:val="20"/>
                      <w:u w:val="single"/>
                    </w:rPr>
                  </w:rPrChange>
                </w:rPr>
                <w:t>Length</w:t>
              </w:r>
            </w:ins>
          </w:p>
        </w:tc>
      </w:tr>
      <w:tr w:rsidR="001D7702" w:rsidRPr="001D7702" w:rsidTr="001D7702">
        <w:trPr>
          <w:ins w:id="5447" w:author="gsadi" w:date="2013-11-18T21:34:00Z"/>
        </w:trPr>
        <w:tc>
          <w:tcPr>
            <w:tcW w:w="728" w:type="dxa"/>
            <w:tcPrChange w:id="5448" w:author="gsadi" w:date="2013-11-18T21:36:00Z">
              <w:tcPr>
                <w:tcW w:w="728" w:type="dxa"/>
              </w:tcPr>
            </w:tcPrChange>
          </w:tcPr>
          <w:p w:rsidR="001D7702" w:rsidRPr="008A21D0" w:rsidRDefault="001D7702" w:rsidP="00F72EA9">
            <w:pPr>
              <w:rPr>
                <w:ins w:id="5449" w:author="gsadi" w:date="2013-11-18T21:34:00Z"/>
                <w:rFonts w:ascii="Arial" w:hAnsi="Arial" w:cs="Arial"/>
                <w:sz w:val="18"/>
                <w:szCs w:val="20"/>
              </w:rPr>
            </w:pPr>
            <w:ins w:id="5450" w:author="gsadi" w:date="2013-11-18T21:34:00Z">
              <w:r w:rsidRPr="006A5793">
                <w:rPr>
                  <w:rFonts w:ascii="Arial" w:hAnsi="Arial" w:cs="Arial"/>
                  <w:sz w:val="18"/>
                  <w:szCs w:val="20"/>
                </w:rPr>
                <w:t>1.</w:t>
              </w:r>
            </w:ins>
          </w:p>
        </w:tc>
        <w:tc>
          <w:tcPr>
            <w:tcW w:w="2152" w:type="dxa"/>
            <w:tcPrChange w:id="5451" w:author="gsadi" w:date="2013-11-18T21:36:00Z">
              <w:tcPr>
                <w:tcW w:w="2512" w:type="dxa"/>
                <w:gridSpan w:val="2"/>
              </w:tcPr>
            </w:tcPrChange>
          </w:tcPr>
          <w:p w:rsidR="001D7702" w:rsidRPr="006A5793" w:rsidRDefault="002B0E74" w:rsidP="00F72EA9">
            <w:pPr>
              <w:rPr>
                <w:ins w:id="5452" w:author="gsadi" w:date="2013-11-18T21:34:00Z"/>
                <w:rFonts w:ascii="Arial" w:hAnsi="Arial" w:cs="Arial"/>
                <w:sz w:val="18"/>
                <w:szCs w:val="20"/>
              </w:rPr>
            </w:pPr>
            <w:ins w:id="5453" w:author="gsadi" w:date="2013-11-18T21:35:00Z">
              <w:r w:rsidRPr="002B0E74">
                <w:rPr>
                  <w:rFonts w:ascii="Arial" w:hAnsi="Arial" w:cs="Arial"/>
                  <w:sz w:val="18"/>
                  <w:szCs w:val="20"/>
                  <w:rPrChange w:id="5454" w:author="gsadi" w:date="2013-11-18T21:36:00Z">
                    <w:rPr>
                      <w:color w:val="0000FF"/>
                      <w:u w:val="single"/>
                    </w:rPr>
                  </w:rPrChange>
                </w:rPr>
                <w:t>Plant</w:t>
              </w:r>
            </w:ins>
          </w:p>
        </w:tc>
        <w:tc>
          <w:tcPr>
            <w:tcW w:w="1080" w:type="dxa"/>
            <w:tcPrChange w:id="5455" w:author="gsadi" w:date="2013-11-18T21:36:00Z">
              <w:tcPr>
                <w:tcW w:w="1710" w:type="dxa"/>
              </w:tcPr>
            </w:tcPrChange>
          </w:tcPr>
          <w:p w:rsidR="001D7702" w:rsidRPr="006A5793" w:rsidRDefault="002B0E74" w:rsidP="00F72EA9">
            <w:pPr>
              <w:rPr>
                <w:ins w:id="5456" w:author="gsadi" w:date="2013-11-18T21:34:00Z"/>
                <w:rFonts w:ascii="Arial" w:hAnsi="Arial" w:cs="Arial"/>
                <w:sz w:val="18"/>
                <w:szCs w:val="20"/>
              </w:rPr>
            </w:pPr>
            <w:ins w:id="5457" w:author="gsadi" w:date="2013-11-18T21:36:00Z">
              <w:r w:rsidRPr="002B0E74">
                <w:rPr>
                  <w:rFonts w:ascii="Arial" w:hAnsi="Arial" w:cs="Arial"/>
                  <w:sz w:val="18"/>
                  <w:szCs w:val="20"/>
                  <w:rPrChange w:id="5458" w:author="gsadi" w:date="2013-11-18T21:36:00Z">
                    <w:rPr>
                      <w:color w:val="0000FF"/>
                      <w:u w:val="single"/>
                    </w:rPr>
                  </w:rPrChange>
                </w:rPr>
                <w:t xml:space="preserve">Char(4)   </w:t>
              </w:r>
            </w:ins>
          </w:p>
        </w:tc>
      </w:tr>
      <w:tr w:rsidR="001D7702" w:rsidRPr="001D7702" w:rsidTr="001D7702">
        <w:trPr>
          <w:ins w:id="5459" w:author="gsadi" w:date="2013-11-18T21:34:00Z"/>
        </w:trPr>
        <w:tc>
          <w:tcPr>
            <w:tcW w:w="728" w:type="dxa"/>
            <w:tcPrChange w:id="5460" w:author="gsadi" w:date="2013-11-18T21:36:00Z">
              <w:tcPr>
                <w:tcW w:w="728" w:type="dxa"/>
              </w:tcPr>
            </w:tcPrChange>
          </w:tcPr>
          <w:p w:rsidR="001D7702" w:rsidRPr="008A21D0" w:rsidRDefault="001D7702" w:rsidP="00F72EA9">
            <w:pPr>
              <w:rPr>
                <w:ins w:id="5461" w:author="gsadi" w:date="2013-11-18T21:34:00Z"/>
                <w:rFonts w:ascii="Arial" w:hAnsi="Arial" w:cs="Arial"/>
                <w:sz w:val="18"/>
                <w:szCs w:val="20"/>
              </w:rPr>
            </w:pPr>
            <w:ins w:id="5462" w:author="gsadi" w:date="2013-11-18T21:34:00Z">
              <w:r w:rsidRPr="006A5793">
                <w:rPr>
                  <w:rFonts w:ascii="Arial" w:hAnsi="Arial" w:cs="Arial"/>
                  <w:sz w:val="18"/>
                  <w:szCs w:val="20"/>
                </w:rPr>
                <w:t>2.</w:t>
              </w:r>
            </w:ins>
          </w:p>
        </w:tc>
        <w:tc>
          <w:tcPr>
            <w:tcW w:w="2152" w:type="dxa"/>
            <w:tcPrChange w:id="5463" w:author="gsadi" w:date="2013-11-18T21:36:00Z">
              <w:tcPr>
                <w:tcW w:w="2512" w:type="dxa"/>
                <w:gridSpan w:val="2"/>
              </w:tcPr>
            </w:tcPrChange>
          </w:tcPr>
          <w:p w:rsidR="001D7702" w:rsidRPr="006A5793" w:rsidRDefault="002B0E74" w:rsidP="00F72EA9">
            <w:pPr>
              <w:rPr>
                <w:ins w:id="5464" w:author="gsadi" w:date="2013-11-18T21:34:00Z"/>
                <w:rFonts w:ascii="Arial" w:hAnsi="Arial" w:cs="Arial"/>
                <w:sz w:val="18"/>
                <w:szCs w:val="20"/>
              </w:rPr>
            </w:pPr>
            <w:ins w:id="5465" w:author="gsadi" w:date="2013-11-18T21:35:00Z">
              <w:r w:rsidRPr="002B0E74">
                <w:rPr>
                  <w:rFonts w:ascii="Arial" w:hAnsi="Arial" w:cs="Arial"/>
                  <w:sz w:val="18"/>
                  <w:szCs w:val="20"/>
                  <w:rPrChange w:id="5466" w:author="gsadi" w:date="2013-11-18T21:36:00Z">
                    <w:rPr>
                      <w:color w:val="0000FF"/>
                      <w:u w:val="single"/>
                    </w:rPr>
                  </w:rPrChange>
                </w:rPr>
                <w:t>Sale Org</w:t>
              </w:r>
            </w:ins>
          </w:p>
        </w:tc>
        <w:tc>
          <w:tcPr>
            <w:tcW w:w="1080" w:type="dxa"/>
            <w:tcPrChange w:id="5467" w:author="gsadi" w:date="2013-11-18T21:36:00Z">
              <w:tcPr>
                <w:tcW w:w="1710" w:type="dxa"/>
              </w:tcPr>
            </w:tcPrChange>
          </w:tcPr>
          <w:p w:rsidR="001D7702" w:rsidRPr="006A5793" w:rsidRDefault="002B0E74" w:rsidP="00F72EA9">
            <w:pPr>
              <w:rPr>
                <w:ins w:id="5468" w:author="gsadi" w:date="2013-11-18T21:34:00Z"/>
                <w:rFonts w:ascii="Arial" w:hAnsi="Arial" w:cs="Arial"/>
                <w:sz w:val="18"/>
                <w:szCs w:val="20"/>
              </w:rPr>
            </w:pPr>
            <w:ins w:id="5469" w:author="gsadi" w:date="2013-11-18T21:36:00Z">
              <w:r w:rsidRPr="002B0E74">
                <w:rPr>
                  <w:rFonts w:ascii="Arial" w:hAnsi="Arial" w:cs="Arial"/>
                  <w:sz w:val="18"/>
                  <w:szCs w:val="20"/>
                  <w:rPrChange w:id="5470" w:author="gsadi" w:date="2013-11-18T21:36:00Z">
                    <w:rPr>
                      <w:color w:val="0000FF"/>
                      <w:u w:val="single"/>
                    </w:rPr>
                  </w:rPrChange>
                </w:rPr>
                <w:t xml:space="preserve">Char(4)   </w:t>
              </w:r>
            </w:ins>
          </w:p>
        </w:tc>
      </w:tr>
      <w:tr w:rsidR="001D7702" w:rsidRPr="001D7702" w:rsidTr="001D7702">
        <w:trPr>
          <w:ins w:id="5471" w:author="gsadi" w:date="2013-11-18T21:34:00Z"/>
        </w:trPr>
        <w:tc>
          <w:tcPr>
            <w:tcW w:w="728" w:type="dxa"/>
            <w:tcPrChange w:id="5472" w:author="gsadi" w:date="2013-11-18T21:36:00Z">
              <w:tcPr>
                <w:tcW w:w="728" w:type="dxa"/>
              </w:tcPr>
            </w:tcPrChange>
          </w:tcPr>
          <w:p w:rsidR="001D7702" w:rsidRPr="008A21D0" w:rsidRDefault="001D7702" w:rsidP="00F72EA9">
            <w:pPr>
              <w:rPr>
                <w:ins w:id="5473" w:author="gsadi" w:date="2013-11-18T21:34:00Z"/>
                <w:rFonts w:ascii="Arial" w:hAnsi="Arial" w:cs="Arial"/>
                <w:sz w:val="18"/>
                <w:szCs w:val="20"/>
              </w:rPr>
            </w:pPr>
            <w:ins w:id="5474" w:author="gsadi" w:date="2013-11-18T21:34:00Z">
              <w:r w:rsidRPr="006A5793">
                <w:rPr>
                  <w:rFonts w:ascii="Arial" w:hAnsi="Arial" w:cs="Arial"/>
                  <w:sz w:val="18"/>
                  <w:szCs w:val="20"/>
                </w:rPr>
                <w:t>3.</w:t>
              </w:r>
            </w:ins>
          </w:p>
        </w:tc>
        <w:tc>
          <w:tcPr>
            <w:tcW w:w="2152" w:type="dxa"/>
            <w:tcPrChange w:id="5475" w:author="gsadi" w:date="2013-11-18T21:36:00Z">
              <w:tcPr>
                <w:tcW w:w="2512" w:type="dxa"/>
                <w:gridSpan w:val="2"/>
              </w:tcPr>
            </w:tcPrChange>
          </w:tcPr>
          <w:p w:rsidR="001D7702" w:rsidRPr="006A5793" w:rsidRDefault="002B0E74" w:rsidP="00F72EA9">
            <w:pPr>
              <w:rPr>
                <w:ins w:id="5476" w:author="gsadi" w:date="2013-11-18T21:34:00Z"/>
                <w:rFonts w:ascii="Arial" w:hAnsi="Arial" w:cs="Arial"/>
                <w:sz w:val="18"/>
                <w:szCs w:val="20"/>
              </w:rPr>
            </w:pPr>
            <w:ins w:id="5477" w:author="gsadi" w:date="2013-11-18T21:35:00Z">
              <w:r w:rsidRPr="002B0E74">
                <w:rPr>
                  <w:rFonts w:ascii="Arial" w:hAnsi="Arial" w:cs="Arial"/>
                  <w:sz w:val="18"/>
                  <w:szCs w:val="20"/>
                  <w:rPrChange w:id="5478" w:author="gsadi" w:date="2013-11-18T21:36:00Z">
                    <w:rPr>
                      <w:color w:val="0000FF"/>
                      <w:u w:val="single"/>
                    </w:rPr>
                  </w:rPrChange>
                </w:rPr>
                <w:t>Order Type</w:t>
              </w:r>
            </w:ins>
          </w:p>
        </w:tc>
        <w:tc>
          <w:tcPr>
            <w:tcW w:w="1080" w:type="dxa"/>
            <w:tcPrChange w:id="5479" w:author="gsadi" w:date="2013-11-18T21:36:00Z">
              <w:tcPr>
                <w:tcW w:w="1710" w:type="dxa"/>
              </w:tcPr>
            </w:tcPrChange>
          </w:tcPr>
          <w:p w:rsidR="001D7702" w:rsidRPr="006A5793" w:rsidRDefault="002B0E74" w:rsidP="00F72EA9">
            <w:pPr>
              <w:rPr>
                <w:ins w:id="5480" w:author="gsadi" w:date="2013-11-18T21:34:00Z"/>
                <w:rFonts w:ascii="Arial" w:hAnsi="Arial" w:cs="Arial"/>
                <w:sz w:val="18"/>
                <w:szCs w:val="20"/>
              </w:rPr>
            </w:pPr>
            <w:ins w:id="5481" w:author="gsadi" w:date="2013-11-18T21:36:00Z">
              <w:r w:rsidRPr="002B0E74">
                <w:rPr>
                  <w:rFonts w:ascii="Arial" w:hAnsi="Arial" w:cs="Arial"/>
                  <w:sz w:val="18"/>
                  <w:szCs w:val="20"/>
                  <w:rPrChange w:id="5482" w:author="gsadi" w:date="2013-11-18T21:36:00Z">
                    <w:rPr>
                      <w:color w:val="0000FF"/>
                      <w:u w:val="single"/>
                    </w:rPr>
                  </w:rPrChange>
                </w:rPr>
                <w:t xml:space="preserve">Char(3)   </w:t>
              </w:r>
            </w:ins>
          </w:p>
        </w:tc>
      </w:tr>
      <w:tr w:rsidR="001D7702" w:rsidRPr="001D7702" w:rsidTr="001D7702">
        <w:trPr>
          <w:ins w:id="5483" w:author="gsadi" w:date="2013-11-18T21:34:00Z"/>
        </w:trPr>
        <w:tc>
          <w:tcPr>
            <w:tcW w:w="728" w:type="dxa"/>
            <w:tcPrChange w:id="5484" w:author="gsadi" w:date="2013-11-18T21:36:00Z">
              <w:tcPr>
                <w:tcW w:w="728" w:type="dxa"/>
              </w:tcPr>
            </w:tcPrChange>
          </w:tcPr>
          <w:p w:rsidR="001D7702" w:rsidRPr="008A21D0" w:rsidRDefault="001D7702" w:rsidP="00F72EA9">
            <w:pPr>
              <w:rPr>
                <w:ins w:id="5485" w:author="gsadi" w:date="2013-11-18T21:34:00Z"/>
                <w:rFonts w:ascii="Arial" w:hAnsi="Arial" w:cs="Arial"/>
                <w:sz w:val="18"/>
                <w:szCs w:val="20"/>
              </w:rPr>
            </w:pPr>
            <w:ins w:id="5486" w:author="gsadi" w:date="2013-11-18T21:34:00Z">
              <w:r w:rsidRPr="006A5793">
                <w:rPr>
                  <w:rFonts w:ascii="Arial" w:hAnsi="Arial" w:cs="Arial"/>
                  <w:sz w:val="18"/>
                  <w:szCs w:val="20"/>
                </w:rPr>
                <w:t>4.</w:t>
              </w:r>
            </w:ins>
          </w:p>
        </w:tc>
        <w:tc>
          <w:tcPr>
            <w:tcW w:w="2152" w:type="dxa"/>
            <w:tcPrChange w:id="5487" w:author="gsadi" w:date="2013-11-18T21:36:00Z">
              <w:tcPr>
                <w:tcW w:w="2512" w:type="dxa"/>
                <w:gridSpan w:val="2"/>
              </w:tcPr>
            </w:tcPrChange>
          </w:tcPr>
          <w:p w:rsidR="001D7702" w:rsidRPr="006A5793" w:rsidRDefault="002B0E74" w:rsidP="00F72EA9">
            <w:pPr>
              <w:rPr>
                <w:ins w:id="5488" w:author="gsadi" w:date="2013-11-18T21:34:00Z"/>
                <w:rFonts w:ascii="Arial" w:hAnsi="Arial" w:cs="Arial"/>
                <w:sz w:val="18"/>
                <w:szCs w:val="20"/>
              </w:rPr>
            </w:pPr>
            <w:ins w:id="5489" w:author="gsadi" w:date="2013-11-18T21:35:00Z">
              <w:r w:rsidRPr="002B0E74">
                <w:rPr>
                  <w:rFonts w:ascii="Arial" w:hAnsi="Arial" w:cs="Arial"/>
                  <w:sz w:val="18"/>
                  <w:szCs w:val="20"/>
                  <w:rPrChange w:id="5490" w:author="gsadi" w:date="2013-11-18T21:36:00Z">
                    <w:rPr>
                      <w:color w:val="0000FF"/>
                      <w:u w:val="single"/>
                    </w:rPr>
                  </w:rPrChange>
                </w:rPr>
                <w:t>Material(Style color)</w:t>
              </w:r>
            </w:ins>
          </w:p>
        </w:tc>
        <w:tc>
          <w:tcPr>
            <w:tcW w:w="1080" w:type="dxa"/>
            <w:tcPrChange w:id="5491" w:author="gsadi" w:date="2013-11-18T21:36:00Z">
              <w:tcPr>
                <w:tcW w:w="1710" w:type="dxa"/>
              </w:tcPr>
            </w:tcPrChange>
          </w:tcPr>
          <w:p w:rsidR="001D7702" w:rsidRPr="006A5793" w:rsidRDefault="002B0E74" w:rsidP="00F72EA9">
            <w:pPr>
              <w:rPr>
                <w:ins w:id="5492" w:author="gsadi" w:date="2013-11-18T21:34:00Z"/>
                <w:rFonts w:ascii="Arial" w:hAnsi="Arial" w:cs="Arial"/>
                <w:sz w:val="18"/>
                <w:szCs w:val="20"/>
              </w:rPr>
            </w:pPr>
            <w:ins w:id="5493" w:author="gsadi" w:date="2013-11-18T21:36:00Z">
              <w:r w:rsidRPr="002B0E74">
                <w:rPr>
                  <w:rFonts w:ascii="Arial" w:hAnsi="Arial" w:cs="Arial"/>
                  <w:sz w:val="18"/>
                  <w:szCs w:val="20"/>
                  <w:rPrChange w:id="5494" w:author="gsadi" w:date="2013-11-18T21:36:00Z">
                    <w:rPr>
                      <w:color w:val="0000FF"/>
                      <w:u w:val="single"/>
                    </w:rPr>
                  </w:rPrChange>
                </w:rPr>
                <w:t xml:space="preserve">Char(18)  </w:t>
              </w:r>
            </w:ins>
          </w:p>
        </w:tc>
      </w:tr>
      <w:tr w:rsidR="001D7702" w:rsidRPr="001D7702" w:rsidTr="001D7702">
        <w:trPr>
          <w:ins w:id="5495" w:author="gsadi" w:date="2013-11-18T21:34:00Z"/>
        </w:trPr>
        <w:tc>
          <w:tcPr>
            <w:tcW w:w="728" w:type="dxa"/>
            <w:tcPrChange w:id="5496" w:author="gsadi" w:date="2013-11-18T21:36:00Z">
              <w:tcPr>
                <w:tcW w:w="728" w:type="dxa"/>
              </w:tcPr>
            </w:tcPrChange>
          </w:tcPr>
          <w:p w:rsidR="001D7702" w:rsidRPr="008A21D0" w:rsidRDefault="001D7702" w:rsidP="00F72EA9">
            <w:pPr>
              <w:rPr>
                <w:ins w:id="5497" w:author="gsadi" w:date="2013-11-18T21:34:00Z"/>
                <w:rFonts w:ascii="Arial" w:hAnsi="Arial" w:cs="Arial"/>
                <w:sz w:val="18"/>
                <w:szCs w:val="20"/>
              </w:rPr>
            </w:pPr>
            <w:ins w:id="5498" w:author="gsadi" w:date="2013-11-18T21:34:00Z">
              <w:r w:rsidRPr="006A5793">
                <w:rPr>
                  <w:rFonts w:ascii="Arial" w:hAnsi="Arial" w:cs="Arial"/>
                  <w:sz w:val="18"/>
                  <w:szCs w:val="20"/>
                </w:rPr>
                <w:t>5.</w:t>
              </w:r>
            </w:ins>
          </w:p>
        </w:tc>
        <w:tc>
          <w:tcPr>
            <w:tcW w:w="2152" w:type="dxa"/>
            <w:tcPrChange w:id="5499" w:author="gsadi" w:date="2013-11-18T21:36:00Z">
              <w:tcPr>
                <w:tcW w:w="2512" w:type="dxa"/>
                <w:gridSpan w:val="2"/>
              </w:tcPr>
            </w:tcPrChange>
          </w:tcPr>
          <w:p w:rsidR="001D7702" w:rsidRPr="006A5793" w:rsidRDefault="002B0E74" w:rsidP="00F72EA9">
            <w:pPr>
              <w:rPr>
                <w:ins w:id="5500" w:author="gsadi" w:date="2013-11-18T21:34:00Z"/>
                <w:rFonts w:ascii="Arial" w:hAnsi="Arial" w:cs="Arial"/>
                <w:sz w:val="18"/>
                <w:szCs w:val="20"/>
              </w:rPr>
            </w:pPr>
            <w:ins w:id="5501" w:author="gsadi" w:date="2013-11-18T21:35:00Z">
              <w:r w:rsidRPr="002B0E74">
                <w:rPr>
                  <w:rFonts w:ascii="Arial" w:hAnsi="Arial" w:cs="Arial"/>
                  <w:sz w:val="18"/>
                  <w:szCs w:val="20"/>
                  <w:rPrChange w:id="5502" w:author="gsadi" w:date="2013-11-18T21:36:00Z">
                    <w:rPr>
                      <w:color w:val="0000FF"/>
                      <w:u w:val="single"/>
                    </w:rPr>
                  </w:rPrChange>
                </w:rPr>
                <w:t>Size1</w:t>
              </w:r>
            </w:ins>
          </w:p>
        </w:tc>
        <w:tc>
          <w:tcPr>
            <w:tcW w:w="1080" w:type="dxa"/>
            <w:tcPrChange w:id="5503" w:author="gsadi" w:date="2013-11-18T21:36:00Z">
              <w:tcPr>
                <w:tcW w:w="1710" w:type="dxa"/>
              </w:tcPr>
            </w:tcPrChange>
          </w:tcPr>
          <w:p w:rsidR="001D7702" w:rsidRPr="006A5793" w:rsidRDefault="002B0E74" w:rsidP="00F72EA9">
            <w:pPr>
              <w:rPr>
                <w:ins w:id="5504" w:author="gsadi" w:date="2013-11-18T21:34:00Z"/>
                <w:rFonts w:ascii="Arial" w:hAnsi="Arial" w:cs="Arial"/>
                <w:sz w:val="18"/>
                <w:szCs w:val="20"/>
              </w:rPr>
            </w:pPr>
            <w:ins w:id="5505" w:author="gsadi" w:date="2013-11-18T21:36:00Z">
              <w:r w:rsidRPr="002B0E74">
                <w:rPr>
                  <w:rFonts w:ascii="Arial" w:hAnsi="Arial" w:cs="Arial"/>
                  <w:sz w:val="18"/>
                  <w:szCs w:val="20"/>
                  <w:rPrChange w:id="5506" w:author="gsadi" w:date="2013-11-18T21:36:00Z">
                    <w:rPr>
                      <w:color w:val="0000FF"/>
                      <w:u w:val="single"/>
                    </w:rPr>
                  </w:rPrChange>
                </w:rPr>
                <w:t xml:space="preserve">Char(6)   </w:t>
              </w:r>
            </w:ins>
          </w:p>
        </w:tc>
      </w:tr>
      <w:tr w:rsidR="001D7702" w:rsidRPr="001D7702" w:rsidTr="001D7702">
        <w:trPr>
          <w:ins w:id="5507" w:author="gsadi" w:date="2013-11-18T21:34:00Z"/>
        </w:trPr>
        <w:tc>
          <w:tcPr>
            <w:tcW w:w="728" w:type="dxa"/>
            <w:tcPrChange w:id="5508" w:author="gsadi" w:date="2013-11-18T21:36:00Z">
              <w:tcPr>
                <w:tcW w:w="728" w:type="dxa"/>
              </w:tcPr>
            </w:tcPrChange>
          </w:tcPr>
          <w:p w:rsidR="001D7702" w:rsidRPr="008A21D0" w:rsidRDefault="001D7702" w:rsidP="00F72EA9">
            <w:pPr>
              <w:rPr>
                <w:ins w:id="5509" w:author="gsadi" w:date="2013-11-18T21:34:00Z"/>
                <w:rFonts w:ascii="Arial" w:hAnsi="Arial" w:cs="Arial"/>
                <w:sz w:val="18"/>
                <w:szCs w:val="20"/>
              </w:rPr>
            </w:pPr>
            <w:ins w:id="5510" w:author="gsadi" w:date="2013-11-18T21:34:00Z">
              <w:r w:rsidRPr="006A5793">
                <w:rPr>
                  <w:rFonts w:ascii="Arial" w:hAnsi="Arial" w:cs="Arial"/>
                  <w:sz w:val="18"/>
                  <w:szCs w:val="20"/>
                </w:rPr>
                <w:t>6.</w:t>
              </w:r>
            </w:ins>
          </w:p>
        </w:tc>
        <w:tc>
          <w:tcPr>
            <w:tcW w:w="2152" w:type="dxa"/>
            <w:tcPrChange w:id="5511" w:author="gsadi" w:date="2013-11-18T21:36:00Z">
              <w:tcPr>
                <w:tcW w:w="2512" w:type="dxa"/>
                <w:gridSpan w:val="2"/>
              </w:tcPr>
            </w:tcPrChange>
          </w:tcPr>
          <w:p w:rsidR="001D7702" w:rsidRPr="006A5793" w:rsidRDefault="002B0E74" w:rsidP="00F72EA9">
            <w:pPr>
              <w:rPr>
                <w:ins w:id="5512" w:author="gsadi" w:date="2013-11-18T21:34:00Z"/>
                <w:rFonts w:ascii="Arial" w:hAnsi="Arial" w:cs="Arial"/>
                <w:sz w:val="18"/>
                <w:szCs w:val="20"/>
              </w:rPr>
            </w:pPr>
            <w:ins w:id="5513" w:author="gsadi" w:date="2013-11-18T21:35:00Z">
              <w:r w:rsidRPr="002B0E74">
                <w:rPr>
                  <w:rFonts w:ascii="Arial" w:hAnsi="Arial" w:cs="Arial"/>
                  <w:sz w:val="18"/>
                  <w:szCs w:val="20"/>
                  <w:rPrChange w:id="5514" w:author="gsadi" w:date="2013-11-18T21:36:00Z">
                    <w:rPr>
                      <w:color w:val="0000FF"/>
                      <w:u w:val="single"/>
                    </w:rPr>
                  </w:rPrChange>
                </w:rPr>
                <w:t>Size2</w:t>
              </w:r>
            </w:ins>
          </w:p>
        </w:tc>
        <w:tc>
          <w:tcPr>
            <w:tcW w:w="1080" w:type="dxa"/>
            <w:tcPrChange w:id="5515" w:author="gsadi" w:date="2013-11-18T21:36:00Z">
              <w:tcPr>
                <w:tcW w:w="1710" w:type="dxa"/>
              </w:tcPr>
            </w:tcPrChange>
          </w:tcPr>
          <w:p w:rsidR="001D7702" w:rsidRPr="006A5793" w:rsidRDefault="002B0E74" w:rsidP="00F72EA9">
            <w:pPr>
              <w:rPr>
                <w:ins w:id="5516" w:author="gsadi" w:date="2013-11-18T21:34:00Z"/>
                <w:rFonts w:ascii="Arial" w:hAnsi="Arial" w:cs="Arial"/>
                <w:sz w:val="18"/>
                <w:szCs w:val="20"/>
              </w:rPr>
            </w:pPr>
            <w:ins w:id="5517" w:author="gsadi" w:date="2013-11-18T21:36:00Z">
              <w:r w:rsidRPr="002B0E74">
                <w:rPr>
                  <w:rFonts w:ascii="Arial" w:hAnsi="Arial" w:cs="Arial"/>
                  <w:sz w:val="18"/>
                  <w:szCs w:val="20"/>
                  <w:rPrChange w:id="5518" w:author="gsadi" w:date="2013-11-18T21:36:00Z">
                    <w:rPr>
                      <w:color w:val="0000FF"/>
                      <w:u w:val="single"/>
                    </w:rPr>
                  </w:rPrChange>
                </w:rPr>
                <w:t xml:space="preserve">Char(6)   </w:t>
              </w:r>
            </w:ins>
          </w:p>
        </w:tc>
      </w:tr>
      <w:tr w:rsidR="001D7702" w:rsidRPr="001D7702" w:rsidTr="001D7702">
        <w:trPr>
          <w:ins w:id="5519" w:author="gsadi" w:date="2013-11-18T21:34:00Z"/>
        </w:trPr>
        <w:tc>
          <w:tcPr>
            <w:tcW w:w="728" w:type="dxa"/>
            <w:tcPrChange w:id="5520" w:author="gsadi" w:date="2013-11-18T21:36:00Z">
              <w:tcPr>
                <w:tcW w:w="728" w:type="dxa"/>
              </w:tcPr>
            </w:tcPrChange>
          </w:tcPr>
          <w:p w:rsidR="001D7702" w:rsidRPr="008A21D0" w:rsidRDefault="001D7702" w:rsidP="00F72EA9">
            <w:pPr>
              <w:rPr>
                <w:ins w:id="5521" w:author="gsadi" w:date="2013-11-18T21:34:00Z"/>
                <w:rFonts w:ascii="Arial" w:hAnsi="Arial" w:cs="Arial"/>
                <w:sz w:val="18"/>
                <w:szCs w:val="20"/>
              </w:rPr>
            </w:pPr>
            <w:ins w:id="5522" w:author="gsadi" w:date="2013-11-18T21:34:00Z">
              <w:r w:rsidRPr="006A5793">
                <w:rPr>
                  <w:rFonts w:ascii="Arial" w:hAnsi="Arial" w:cs="Arial"/>
                  <w:sz w:val="18"/>
                  <w:szCs w:val="20"/>
                </w:rPr>
                <w:t>7.</w:t>
              </w:r>
            </w:ins>
          </w:p>
        </w:tc>
        <w:tc>
          <w:tcPr>
            <w:tcW w:w="2152" w:type="dxa"/>
            <w:tcPrChange w:id="5523" w:author="gsadi" w:date="2013-11-18T21:36:00Z">
              <w:tcPr>
                <w:tcW w:w="2152" w:type="dxa"/>
              </w:tcPr>
            </w:tcPrChange>
          </w:tcPr>
          <w:p w:rsidR="001D7702" w:rsidRPr="006A5793" w:rsidRDefault="002B0E74" w:rsidP="00F72EA9">
            <w:pPr>
              <w:rPr>
                <w:ins w:id="5524" w:author="gsadi" w:date="2013-11-18T21:34:00Z"/>
                <w:rFonts w:ascii="Arial" w:hAnsi="Arial" w:cs="Arial"/>
                <w:sz w:val="18"/>
                <w:szCs w:val="20"/>
              </w:rPr>
            </w:pPr>
            <w:ins w:id="5525" w:author="gsadi" w:date="2013-11-18T21:35:00Z">
              <w:r w:rsidRPr="002B0E74">
                <w:rPr>
                  <w:rFonts w:ascii="Arial" w:hAnsi="Arial" w:cs="Arial"/>
                  <w:sz w:val="18"/>
                  <w:szCs w:val="20"/>
                  <w:rPrChange w:id="5526" w:author="gsadi" w:date="2013-11-18T21:36:00Z">
                    <w:rPr>
                      <w:color w:val="0000FF"/>
                      <w:u w:val="single"/>
                    </w:rPr>
                  </w:rPrChange>
                </w:rPr>
                <w:t>UPC</w:t>
              </w:r>
            </w:ins>
          </w:p>
        </w:tc>
        <w:tc>
          <w:tcPr>
            <w:tcW w:w="1080" w:type="dxa"/>
            <w:tcPrChange w:id="5527" w:author="gsadi" w:date="2013-11-18T21:36:00Z">
              <w:tcPr>
                <w:tcW w:w="2070" w:type="dxa"/>
                <w:gridSpan w:val="2"/>
              </w:tcPr>
            </w:tcPrChange>
          </w:tcPr>
          <w:p w:rsidR="001D7702" w:rsidRPr="006A5793" w:rsidRDefault="002B0E74" w:rsidP="00F72EA9">
            <w:pPr>
              <w:rPr>
                <w:ins w:id="5528" w:author="gsadi" w:date="2013-11-18T21:34:00Z"/>
                <w:rFonts w:ascii="Arial" w:hAnsi="Arial" w:cs="Arial"/>
                <w:sz w:val="18"/>
                <w:szCs w:val="20"/>
              </w:rPr>
            </w:pPr>
            <w:ins w:id="5529" w:author="gsadi" w:date="2013-11-18T21:36:00Z">
              <w:r w:rsidRPr="002B0E74">
                <w:rPr>
                  <w:rFonts w:ascii="Arial" w:hAnsi="Arial" w:cs="Arial"/>
                  <w:sz w:val="18"/>
                  <w:szCs w:val="20"/>
                  <w:rPrChange w:id="5530" w:author="gsadi" w:date="2013-11-18T21:36:00Z">
                    <w:rPr>
                      <w:color w:val="0000FF"/>
                      <w:u w:val="single"/>
                    </w:rPr>
                  </w:rPrChange>
                </w:rPr>
                <w:t xml:space="preserve">Char(12)  </w:t>
              </w:r>
            </w:ins>
          </w:p>
        </w:tc>
      </w:tr>
      <w:tr w:rsidR="001D7702" w:rsidRPr="001D7702" w:rsidTr="001D7702">
        <w:trPr>
          <w:trHeight w:val="60"/>
          <w:ins w:id="5531" w:author="gsadi" w:date="2013-11-18T21:34:00Z"/>
          <w:trPrChange w:id="5532" w:author="gsadi" w:date="2013-11-18T21:36:00Z">
            <w:trPr>
              <w:trHeight w:val="60"/>
            </w:trPr>
          </w:trPrChange>
        </w:trPr>
        <w:tc>
          <w:tcPr>
            <w:tcW w:w="728" w:type="dxa"/>
            <w:tcPrChange w:id="5533" w:author="gsadi" w:date="2013-11-18T21:36:00Z">
              <w:tcPr>
                <w:tcW w:w="728" w:type="dxa"/>
              </w:tcPr>
            </w:tcPrChange>
          </w:tcPr>
          <w:p w:rsidR="001D7702" w:rsidRPr="008A21D0" w:rsidRDefault="001D7702" w:rsidP="00F72EA9">
            <w:pPr>
              <w:rPr>
                <w:ins w:id="5534" w:author="gsadi" w:date="2013-11-18T21:34:00Z"/>
                <w:rFonts w:ascii="Arial" w:hAnsi="Arial" w:cs="Arial"/>
                <w:sz w:val="18"/>
                <w:szCs w:val="20"/>
              </w:rPr>
            </w:pPr>
            <w:ins w:id="5535" w:author="gsadi" w:date="2013-11-18T21:34:00Z">
              <w:r w:rsidRPr="006A5793">
                <w:rPr>
                  <w:rFonts w:ascii="Arial" w:hAnsi="Arial" w:cs="Arial"/>
                  <w:sz w:val="18"/>
                  <w:szCs w:val="20"/>
                </w:rPr>
                <w:lastRenderedPageBreak/>
                <w:t>8.</w:t>
              </w:r>
            </w:ins>
          </w:p>
        </w:tc>
        <w:tc>
          <w:tcPr>
            <w:tcW w:w="2152" w:type="dxa"/>
            <w:tcPrChange w:id="5536" w:author="gsadi" w:date="2013-11-18T21:36:00Z">
              <w:tcPr>
                <w:tcW w:w="2152" w:type="dxa"/>
              </w:tcPr>
            </w:tcPrChange>
          </w:tcPr>
          <w:p w:rsidR="001D7702" w:rsidRPr="006A5793" w:rsidRDefault="002B0E74" w:rsidP="00F72EA9">
            <w:pPr>
              <w:rPr>
                <w:ins w:id="5537" w:author="gsadi" w:date="2013-11-18T21:34:00Z"/>
                <w:rFonts w:ascii="Arial" w:hAnsi="Arial" w:cs="Arial"/>
                <w:sz w:val="18"/>
                <w:szCs w:val="20"/>
              </w:rPr>
            </w:pPr>
            <w:ins w:id="5538" w:author="gsadi" w:date="2013-11-18T21:35:00Z">
              <w:r w:rsidRPr="002B0E74">
                <w:rPr>
                  <w:rFonts w:ascii="Arial" w:hAnsi="Arial" w:cs="Arial"/>
                  <w:sz w:val="18"/>
                  <w:szCs w:val="20"/>
                  <w:rPrChange w:id="5539" w:author="gsadi" w:date="2013-11-18T21:36:00Z">
                    <w:rPr>
                      <w:color w:val="0000FF"/>
                      <w:u w:val="single"/>
                    </w:rPr>
                  </w:rPrChange>
                </w:rPr>
                <w:t>Total Distro Qty</w:t>
              </w:r>
            </w:ins>
          </w:p>
        </w:tc>
        <w:tc>
          <w:tcPr>
            <w:tcW w:w="1080" w:type="dxa"/>
            <w:tcPrChange w:id="5540" w:author="gsadi" w:date="2013-11-18T21:36:00Z">
              <w:tcPr>
                <w:tcW w:w="2070" w:type="dxa"/>
                <w:gridSpan w:val="2"/>
              </w:tcPr>
            </w:tcPrChange>
          </w:tcPr>
          <w:p w:rsidR="001D7702" w:rsidRPr="006A5793" w:rsidRDefault="002B0E74" w:rsidP="00F72EA9">
            <w:pPr>
              <w:rPr>
                <w:ins w:id="5541" w:author="gsadi" w:date="2013-11-18T21:34:00Z"/>
                <w:rFonts w:ascii="Arial" w:hAnsi="Arial" w:cs="Arial"/>
                <w:sz w:val="18"/>
                <w:szCs w:val="20"/>
              </w:rPr>
            </w:pPr>
            <w:ins w:id="5542" w:author="gsadi" w:date="2013-11-18T21:36:00Z">
              <w:r w:rsidRPr="002B0E74">
                <w:rPr>
                  <w:rFonts w:ascii="Arial" w:hAnsi="Arial" w:cs="Arial"/>
                  <w:sz w:val="18"/>
                  <w:szCs w:val="20"/>
                  <w:rPrChange w:id="5543" w:author="gsadi" w:date="2013-11-18T21:36:00Z">
                    <w:rPr>
                      <w:color w:val="0000FF"/>
                      <w:u w:val="single"/>
                    </w:rPr>
                  </w:rPrChange>
                </w:rPr>
                <w:t xml:space="preserve">Char(7)   </w:t>
              </w:r>
            </w:ins>
          </w:p>
        </w:tc>
      </w:tr>
      <w:tr w:rsidR="001D7702" w:rsidRPr="001D7702" w:rsidTr="001D7702">
        <w:trPr>
          <w:trHeight w:val="60"/>
          <w:ins w:id="5544" w:author="gsadi" w:date="2013-11-18T21:35:00Z"/>
          <w:trPrChange w:id="5545" w:author="gsadi" w:date="2013-11-18T21:36:00Z">
            <w:trPr>
              <w:trHeight w:val="60"/>
            </w:trPr>
          </w:trPrChange>
        </w:trPr>
        <w:tc>
          <w:tcPr>
            <w:tcW w:w="728" w:type="dxa"/>
            <w:tcPrChange w:id="5546" w:author="gsadi" w:date="2013-11-18T21:36:00Z">
              <w:tcPr>
                <w:tcW w:w="728" w:type="dxa"/>
              </w:tcPr>
            </w:tcPrChange>
          </w:tcPr>
          <w:p w:rsidR="001D7702" w:rsidRPr="008A21D0" w:rsidRDefault="001D7702" w:rsidP="00F72EA9">
            <w:pPr>
              <w:rPr>
                <w:ins w:id="5547" w:author="gsadi" w:date="2013-11-18T21:35:00Z"/>
                <w:rFonts w:ascii="Arial" w:hAnsi="Arial" w:cs="Arial"/>
                <w:sz w:val="18"/>
                <w:szCs w:val="20"/>
              </w:rPr>
            </w:pPr>
            <w:ins w:id="5548" w:author="gsadi" w:date="2013-11-18T21:35:00Z">
              <w:r w:rsidRPr="006A5793">
                <w:rPr>
                  <w:rFonts w:ascii="Arial" w:hAnsi="Arial" w:cs="Arial"/>
                  <w:sz w:val="18"/>
                  <w:szCs w:val="20"/>
                </w:rPr>
                <w:t>9.</w:t>
              </w:r>
            </w:ins>
          </w:p>
        </w:tc>
        <w:tc>
          <w:tcPr>
            <w:tcW w:w="2152" w:type="dxa"/>
            <w:tcPrChange w:id="5549" w:author="gsadi" w:date="2013-11-18T21:36:00Z">
              <w:tcPr>
                <w:tcW w:w="2512" w:type="dxa"/>
                <w:gridSpan w:val="2"/>
              </w:tcPr>
            </w:tcPrChange>
          </w:tcPr>
          <w:p w:rsidR="001D7702" w:rsidRPr="001D7702" w:rsidRDefault="002B0E74" w:rsidP="00F72EA9">
            <w:pPr>
              <w:rPr>
                <w:ins w:id="5550" w:author="gsadi" w:date="2013-11-18T21:35:00Z"/>
                <w:rFonts w:ascii="Arial" w:hAnsi="Arial" w:cs="Arial"/>
                <w:sz w:val="18"/>
                <w:szCs w:val="20"/>
                <w:rPrChange w:id="5551" w:author="gsadi" w:date="2013-11-18T21:36:00Z">
                  <w:rPr>
                    <w:ins w:id="5552" w:author="gsadi" w:date="2013-11-18T21:35:00Z"/>
                    <w:rFonts w:ascii="Arial" w:hAnsi="Arial" w:cs="Arial"/>
                    <w:sz w:val="18"/>
                  </w:rPr>
                </w:rPrChange>
              </w:rPr>
            </w:pPr>
            <w:ins w:id="5553" w:author="gsadi" w:date="2013-11-18T21:35:00Z">
              <w:r w:rsidRPr="002B0E74">
                <w:rPr>
                  <w:rFonts w:ascii="Arial" w:hAnsi="Arial" w:cs="Arial"/>
                  <w:sz w:val="18"/>
                  <w:szCs w:val="20"/>
                  <w:rPrChange w:id="5554" w:author="gsadi" w:date="2013-11-18T21:36:00Z">
                    <w:rPr>
                      <w:rFonts w:ascii="Arial" w:hAnsi="Arial" w:cs="Arial"/>
                      <w:color w:val="0000FF"/>
                      <w:sz w:val="18"/>
                      <w:u w:val="single"/>
                    </w:rPr>
                  </w:rPrChange>
                </w:rPr>
                <w:t>SAP Customer Number</w:t>
              </w:r>
            </w:ins>
          </w:p>
        </w:tc>
        <w:tc>
          <w:tcPr>
            <w:tcW w:w="1080" w:type="dxa"/>
            <w:tcPrChange w:id="5555" w:author="gsadi" w:date="2013-11-18T21:36:00Z">
              <w:tcPr>
                <w:tcW w:w="1710" w:type="dxa"/>
              </w:tcPr>
            </w:tcPrChange>
          </w:tcPr>
          <w:p w:rsidR="001D7702" w:rsidRPr="006A5793" w:rsidRDefault="002B0E74" w:rsidP="00F72EA9">
            <w:pPr>
              <w:rPr>
                <w:ins w:id="5556" w:author="gsadi" w:date="2013-11-18T21:35:00Z"/>
                <w:rFonts w:ascii="Arial" w:hAnsi="Arial" w:cs="Arial"/>
                <w:sz w:val="18"/>
                <w:szCs w:val="20"/>
              </w:rPr>
            </w:pPr>
            <w:ins w:id="5557" w:author="gsadi" w:date="2013-11-18T21:36:00Z">
              <w:r w:rsidRPr="002B0E74">
                <w:rPr>
                  <w:rFonts w:ascii="Arial" w:hAnsi="Arial" w:cs="Arial"/>
                  <w:sz w:val="18"/>
                  <w:szCs w:val="20"/>
                  <w:rPrChange w:id="5558" w:author="gsadi" w:date="2013-11-18T21:36:00Z">
                    <w:rPr>
                      <w:color w:val="0000FF"/>
                      <w:u w:val="single"/>
                    </w:rPr>
                  </w:rPrChange>
                </w:rPr>
                <w:t xml:space="preserve">Char(10)  </w:t>
              </w:r>
            </w:ins>
          </w:p>
        </w:tc>
      </w:tr>
    </w:tbl>
    <w:p w:rsidR="00066E8E" w:rsidRDefault="00066E8E" w:rsidP="00066E8E">
      <w:pPr>
        <w:ind w:left="360"/>
        <w:rPr>
          <w:ins w:id="5559" w:author="gsadi" w:date="2013-11-18T21:25:00Z"/>
          <w:rFonts w:ascii="Arial" w:hAnsi="Arial" w:cs="Arial"/>
          <w:color w:val="000000"/>
          <w:szCs w:val="18"/>
        </w:rPr>
      </w:pPr>
    </w:p>
    <w:p w:rsidR="00000000" w:rsidRDefault="003F6914">
      <w:pPr>
        <w:ind w:left="360"/>
        <w:rPr>
          <w:ins w:id="5560" w:author="gsadi" w:date="2013-11-18T21:34:00Z"/>
          <w:rFonts w:ascii="Arial" w:hAnsi="Arial" w:cs="Arial"/>
          <w:color w:val="000000"/>
          <w:szCs w:val="18"/>
          <w:u w:val="single"/>
        </w:rPr>
        <w:pPrChange w:id="5561" w:author="gsadi" w:date="2013-11-18T21:12:00Z">
          <w:pPr>
            <w:pStyle w:val="Heading5"/>
            <w:tabs>
              <w:tab w:val="num" w:pos="864"/>
            </w:tabs>
            <w:ind w:hanging="594"/>
          </w:pPr>
        </w:pPrChange>
      </w:pPr>
    </w:p>
    <w:p w:rsidR="00000000" w:rsidRDefault="00465468">
      <w:pPr>
        <w:pStyle w:val="Heading5"/>
        <w:tabs>
          <w:tab w:val="clear" w:pos="1008"/>
          <w:tab w:val="num" w:pos="0"/>
          <w:tab w:val="num" w:pos="864"/>
          <w:tab w:val="left" w:pos="1170"/>
        </w:tabs>
        <w:ind w:left="0" w:firstLine="0"/>
        <w:rPr>
          <w:ins w:id="5562" w:author="gsadi" w:date="2013-11-18T21:51:00Z"/>
          <w:rFonts w:ascii="Arial" w:hAnsi="Arial" w:cs="Arial"/>
          <w:rPrChange w:id="5563" w:author="gsadi" w:date="2013-11-25T12:10:00Z">
            <w:rPr>
              <w:ins w:id="5564" w:author="gsadi" w:date="2013-11-18T21:51:00Z"/>
            </w:rPr>
          </w:rPrChange>
        </w:rPr>
        <w:pPrChange w:id="5565" w:author="gsadi" w:date="2013-11-25T16:15:00Z">
          <w:pPr>
            <w:pStyle w:val="Heading5"/>
            <w:tabs>
              <w:tab w:val="clear" w:pos="1008"/>
              <w:tab w:val="num" w:pos="0"/>
              <w:tab w:val="num" w:pos="864"/>
            </w:tabs>
            <w:ind w:left="0" w:firstLine="0"/>
          </w:pPr>
        </w:pPrChange>
      </w:pPr>
      <w:ins w:id="5566" w:author="gsadi" w:date="2013-11-25T12:10:00Z">
        <w:r>
          <w:rPr>
            <w:rFonts w:ascii="Arial" w:hAnsi="Arial" w:cs="Arial"/>
          </w:rPr>
          <w:t xml:space="preserve"> </w:t>
        </w:r>
      </w:ins>
      <w:bookmarkStart w:id="5567" w:name="_Toc373183963"/>
      <w:r w:rsidR="002B0E74" w:rsidRPr="002B0E74">
        <w:rPr>
          <w:rFonts w:ascii="Arial" w:hAnsi="Arial" w:cs="Arial"/>
          <w:rPrChange w:id="5568" w:author="gsadi" w:date="2013-11-25T12:10:00Z">
            <w:rPr>
              <w:color w:val="0000FF"/>
              <w:u w:val="single"/>
            </w:rPr>
          </w:rPrChange>
        </w:rPr>
        <w:t>Unbooked Forecast</w:t>
      </w:r>
      <w:bookmarkEnd w:id="5567"/>
    </w:p>
    <w:p w:rsidR="00000000" w:rsidRDefault="00A30D57">
      <w:pPr>
        <w:tabs>
          <w:tab w:val="num" w:pos="0"/>
          <w:tab w:val="left" w:pos="8550"/>
          <w:tab w:val="left" w:pos="8730"/>
        </w:tabs>
        <w:ind w:right="-270"/>
        <w:rPr>
          <w:ins w:id="5569" w:author="gsadi" w:date="2013-11-18T22:03:00Z"/>
          <w:rFonts w:ascii="Arial" w:hAnsi="Arial" w:cs="Arial"/>
        </w:rPr>
        <w:pPrChange w:id="5570" w:author="gsadi" w:date="2013-11-18T21:51:00Z">
          <w:pPr>
            <w:pStyle w:val="Heading5"/>
            <w:tabs>
              <w:tab w:val="num" w:pos="864"/>
            </w:tabs>
            <w:ind w:hanging="594"/>
          </w:pPr>
        </w:pPrChange>
      </w:pPr>
      <w:ins w:id="5571" w:author="gsadi" w:date="2013-11-18T21:51:00Z">
        <w:r>
          <w:t xml:space="preserve"> </w:t>
        </w:r>
      </w:ins>
      <w:ins w:id="5572" w:author="gsadi" w:date="2013-11-18T21:59:00Z">
        <w:r w:rsidR="002B0E74" w:rsidRPr="002B0E74">
          <w:rPr>
            <w:rFonts w:ascii="Arial" w:hAnsi="Arial" w:cs="Arial"/>
            <w:rPrChange w:id="5573" w:author="gsadi" w:date="2013-11-18T21:59:00Z">
              <w:rPr>
                <w:b w:val="0"/>
                <w:bCs w:val="0"/>
                <w:i w:val="0"/>
                <w:iCs w:val="0"/>
                <w:color w:val="0000FF"/>
                <w:u w:val="single"/>
              </w:rPr>
            </w:rPrChange>
          </w:rPr>
          <w:t xml:space="preserve">Unbooked </w:t>
        </w:r>
        <w:r w:rsidR="00901831">
          <w:rPr>
            <w:rFonts w:ascii="Arial" w:hAnsi="Arial" w:cs="Arial"/>
          </w:rPr>
          <w:t xml:space="preserve">Forecast is </w:t>
        </w:r>
      </w:ins>
      <w:ins w:id="5574" w:author="gsadi" w:date="2013-11-18T22:01:00Z">
        <w:r w:rsidR="00F45794">
          <w:rPr>
            <w:rFonts w:ascii="Arial" w:hAnsi="Arial" w:cs="Arial"/>
          </w:rPr>
          <w:t xml:space="preserve">the output Logility Demand Planning solution. It is netted </w:t>
        </w:r>
      </w:ins>
    </w:p>
    <w:p w:rsidR="00B55B27" w:rsidRDefault="00F45794" w:rsidP="00D124F5">
      <w:pPr>
        <w:tabs>
          <w:tab w:val="num" w:pos="0"/>
          <w:tab w:val="left" w:pos="8550"/>
          <w:tab w:val="left" w:pos="8730"/>
        </w:tabs>
        <w:ind w:right="-270"/>
        <w:rPr>
          <w:ins w:id="5575" w:author="gsadi" w:date="2013-11-18T22:05:00Z"/>
          <w:rFonts w:ascii="Arial" w:hAnsi="Arial" w:cs="Arial"/>
        </w:rPr>
      </w:pPr>
      <w:ins w:id="5576" w:author="gsadi" w:date="2013-11-18T22:03:00Z">
        <w:r>
          <w:rPr>
            <w:rFonts w:ascii="Arial" w:hAnsi="Arial" w:cs="Arial"/>
          </w:rPr>
          <w:t xml:space="preserve"> </w:t>
        </w:r>
      </w:ins>
      <w:ins w:id="5577" w:author="gsadi" w:date="2013-11-18T22:02:00Z">
        <w:r>
          <w:rPr>
            <w:rFonts w:ascii="Arial" w:hAnsi="Arial" w:cs="Arial"/>
          </w:rPr>
          <w:t xml:space="preserve">forecast that is maintained at </w:t>
        </w:r>
      </w:ins>
      <w:ins w:id="5578" w:author="gsadi" w:date="2013-11-18T22:03:00Z">
        <w:r>
          <w:rPr>
            <w:rFonts w:ascii="Arial" w:hAnsi="Arial" w:cs="Arial"/>
          </w:rPr>
          <w:t xml:space="preserve">Stylecolor/Size/DC/Week level. </w:t>
        </w:r>
      </w:ins>
      <w:ins w:id="5579" w:author="gsadi" w:date="2013-11-18T22:05:00Z">
        <w:r>
          <w:rPr>
            <w:rFonts w:ascii="Arial" w:hAnsi="Arial" w:cs="Arial"/>
          </w:rPr>
          <w:t xml:space="preserve">Layout, location, </w:t>
        </w:r>
      </w:ins>
    </w:p>
    <w:p w:rsidR="00272D59" w:rsidRDefault="00B55B27" w:rsidP="00D32FB9">
      <w:pPr>
        <w:tabs>
          <w:tab w:val="num" w:pos="0"/>
        </w:tabs>
        <w:ind w:right="-270"/>
        <w:rPr>
          <w:ins w:id="5580" w:author="gsadi" w:date="2013-11-18T22:06:00Z"/>
          <w:rFonts w:ascii="Arial" w:hAnsi="Arial" w:cs="Arial"/>
          <w:color w:val="000000"/>
          <w:szCs w:val="18"/>
        </w:rPr>
      </w:pPr>
      <w:ins w:id="5581" w:author="gsadi" w:date="2013-11-18T22:05:00Z">
        <w:r>
          <w:rPr>
            <w:rFonts w:ascii="Arial" w:hAnsi="Arial" w:cs="Arial"/>
          </w:rPr>
          <w:t xml:space="preserve"> </w:t>
        </w:r>
        <w:r w:rsidR="00F45794">
          <w:rPr>
            <w:rFonts w:ascii="Arial" w:hAnsi="Arial" w:cs="Arial"/>
          </w:rPr>
          <w:t>file name of</w:t>
        </w:r>
        <w:r w:rsidR="00F45794" w:rsidRPr="00290B03">
          <w:rPr>
            <w:rFonts w:ascii="Arial" w:hAnsi="Arial" w:cs="Arial"/>
          </w:rPr>
          <w:t xml:space="preserve"> this feed</w:t>
        </w:r>
        <w:r w:rsidR="001E5BEE">
          <w:rPr>
            <w:rFonts w:ascii="Arial" w:hAnsi="Arial" w:cs="Arial"/>
          </w:rPr>
          <w:t xml:space="preserve"> is described below</w:t>
        </w:r>
      </w:ins>
      <w:ins w:id="5582" w:author="gsadi" w:date="2013-11-18T22:06:00Z">
        <w:r w:rsidR="001E5BEE">
          <w:rPr>
            <w:rFonts w:ascii="Arial" w:hAnsi="Arial" w:cs="Arial"/>
          </w:rPr>
          <w:t xml:space="preserve">. </w:t>
        </w:r>
        <w:r w:rsidR="001E5BEE" w:rsidRPr="00290B03">
          <w:rPr>
            <w:rFonts w:ascii="Arial" w:hAnsi="Arial" w:cs="Arial"/>
            <w:color w:val="000000"/>
            <w:szCs w:val="18"/>
          </w:rPr>
          <w:t>Th</w:t>
        </w:r>
        <w:r w:rsidR="00272D59">
          <w:rPr>
            <w:rFonts w:ascii="Arial" w:hAnsi="Arial" w:cs="Arial"/>
            <w:color w:val="000000"/>
            <w:szCs w:val="18"/>
          </w:rPr>
          <w:t xml:space="preserve">e assumption is that the fields   </w:t>
        </w:r>
      </w:ins>
    </w:p>
    <w:p w:rsidR="00272D59" w:rsidRDefault="00272D59" w:rsidP="00D32FB9">
      <w:pPr>
        <w:tabs>
          <w:tab w:val="num" w:pos="0"/>
        </w:tabs>
        <w:ind w:right="-270"/>
        <w:rPr>
          <w:ins w:id="5583" w:author="gsadi" w:date="2013-11-18T22:06:00Z"/>
          <w:rFonts w:ascii="Arial" w:hAnsi="Arial" w:cs="Arial"/>
          <w:color w:val="000000"/>
          <w:szCs w:val="18"/>
        </w:rPr>
      </w:pPr>
      <w:ins w:id="5584" w:author="gsadi" w:date="2013-11-18T22:06:00Z">
        <w:r>
          <w:rPr>
            <w:rFonts w:ascii="Arial" w:hAnsi="Arial" w:cs="Arial"/>
            <w:color w:val="000000"/>
            <w:szCs w:val="18"/>
          </w:rPr>
          <w:t xml:space="preserve"> </w:t>
        </w:r>
        <w:r w:rsidR="001E5BEE" w:rsidRPr="00290B03">
          <w:rPr>
            <w:rFonts w:ascii="Arial" w:hAnsi="Arial" w:cs="Arial"/>
            <w:color w:val="000000"/>
            <w:szCs w:val="18"/>
          </w:rPr>
          <w:t>which are highlighted in “green” will be sent to i</w:t>
        </w:r>
        <w:r>
          <w:rPr>
            <w:rFonts w:ascii="Arial" w:hAnsi="Arial" w:cs="Arial"/>
            <w:color w:val="000000"/>
            <w:szCs w:val="18"/>
          </w:rPr>
          <w:t xml:space="preserve">2 SCP and rest all will be sent </w:t>
        </w:r>
      </w:ins>
    </w:p>
    <w:p w:rsidR="00C35D20" w:rsidRDefault="00272D59" w:rsidP="00D32FB9">
      <w:pPr>
        <w:tabs>
          <w:tab w:val="num" w:pos="0"/>
        </w:tabs>
        <w:ind w:right="-270"/>
        <w:rPr>
          <w:ins w:id="5585" w:author="gsadi" w:date="2013-11-18T22:10:00Z"/>
          <w:rFonts w:ascii="Arial" w:hAnsi="Arial" w:cs="Arial"/>
          <w:color w:val="000000"/>
          <w:szCs w:val="18"/>
        </w:rPr>
      </w:pPr>
      <w:ins w:id="5586" w:author="gsadi" w:date="2013-11-18T22:06:00Z">
        <w:r>
          <w:rPr>
            <w:rFonts w:ascii="Arial" w:hAnsi="Arial" w:cs="Arial"/>
            <w:color w:val="000000"/>
            <w:szCs w:val="18"/>
          </w:rPr>
          <w:t xml:space="preserve"> </w:t>
        </w:r>
        <w:r w:rsidR="001E5BEE" w:rsidRPr="00290B03">
          <w:rPr>
            <w:rFonts w:ascii="Arial" w:hAnsi="Arial" w:cs="Arial"/>
            <w:color w:val="000000"/>
            <w:szCs w:val="18"/>
          </w:rPr>
          <w:t>as “blank” values.</w:t>
        </w:r>
      </w:ins>
      <w:ins w:id="5587" w:author="gsadi" w:date="2013-11-18T22:09:00Z">
        <w:r w:rsidR="00C35D20">
          <w:rPr>
            <w:rFonts w:ascii="Arial" w:hAnsi="Arial" w:cs="Arial"/>
            <w:color w:val="000000"/>
            <w:szCs w:val="18"/>
          </w:rPr>
          <w:t xml:space="preserve"> Unbooked Forecast would be tagged as </w:t>
        </w:r>
      </w:ins>
      <w:ins w:id="5588" w:author="gsadi" w:date="2013-11-18T22:10:00Z">
        <w:r w:rsidR="00C35D20">
          <w:rPr>
            <w:rFonts w:ascii="Arial" w:hAnsi="Arial" w:cs="Arial"/>
            <w:color w:val="000000"/>
            <w:szCs w:val="18"/>
          </w:rPr>
          <w:t xml:space="preserve">“UBF” in </w:t>
        </w:r>
      </w:ins>
    </w:p>
    <w:p w:rsidR="0025057B" w:rsidRPr="00290B03" w:rsidRDefault="00C35D20" w:rsidP="00D32FB9">
      <w:pPr>
        <w:tabs>
          <w:tab w:val="num" w:pos="0"/>
        </w:tabs>
        <w:ind w:right="-270"/>
        <w:rPr>
          <w:ins w:id="5589" w:author="gsadi" w:date="2013-11-19T10:36:00Z"/>
          <w:rFonts w:ascii="Arial" w:hAnsi="Arial" w:cs="Arial"/>
        </w:rPr>
      </w:pPr>
      <w:ins w:id="5590" w:author="gsadi" w:date="2013-11-18T22:10:00Z">
        <w:r>
          <w:rPr>
            <w:rFonts w:ascii="Arial" w:hAnsi="Arial" w:cs="Arial"/>
            <w:color w:val="000000"/>
            <w:szCs w:val="18"/>
          </w:rPr>
          <w:t xml:space="preserve"> DEMAND_ALL table</w:t>
        </w:r>
      </w:ins>
      <w:ins w:id="5591" w:author="gsadi" w:date="2013-11-19T10:36:00Z">
        <w:r w:rsidR="0025057B">
          <w:rPr>
            <w:rFonts w:ascii="Arial" w:hAnsi="Arial" w:cs="Arial"/>
            <w:color w:val="000000"/>
            <w:szCs w:val="18"/>
          </w:rPr>
          <w:t>.</w:t>
        </w:r>
        <w:r w:rsidR="0017592B">
          <w:rPr>
            <w:rFonts w:ascii="Arial" w:hAnsi="Arial" w:cs="Arial"/>
            <w:color w:val="000000"/>
            <w:szCs w:val="18"/>
          </w:rPr>
          <w:t xml:space="preserve"> </w:t>
        </w:r>
        <w:r w:rsidR="0025057B">
          <w:rPr>
            <w:rFonts w:ascii="Arial" w:hAnsi="Arial" w:cs="Arial"/>
          </w:rPr>
          <w:t>Layout, location, file name of</w:t>
        </w:r>
        <w:r w:rsidR="0025057B" w:rsidRPr="00290B03">
          <w:rPr>
            <w:rFonts w:ascii="Arial" w:hAnsi="Arial" w:cs="Arial"/>
          </w:rPr>
          <w:t xml:space="preserve"> this feed</w:t>
        </w:r>
        <w:r w:rsidR="0025057B">
          <w:rPr>
            <w:rFonts w:ascii="Arial" w:hAnsi="Arial" w:cs="Arial"/>
          </w:rPr>
          <w:t xml:space="preserve"> are described below:</w:t>
        </w:r>
      </w:ins>
    </w:p>
    <w:p w:rsidR="00F45794" w:rsidRPr="00290B03" w:rsidRDefault="00F45794" w:rsidP="00F45794">
      <w:pPr>
        <w:rPr>
          <w:ins w:id="5592" w:author="gsadi" w:date="2013-11-18T22:05:00Z"/>
        </w:rPr>
      </w:pPr>
    </w:p>
    <w:p w:rsidR="00F45794" w:rsidRPr="00290B03" w:rsidRDefault="00F45794" w:rsidP="00F45794">
      <w:pPr>
        <w:numPr>
          <w:ilvl w:val="0"/>
          <w:numId w:val="40"/>
        </w:numPr>
        <w:rPr>
          <w:ins w:id="5593" w:author="gsadi" w:date="2013-11-18T22:05:00Z"/>
          <w:rFonts w:ascii="Arial" w:hAnsi="Arial" w:cs="Arial"/>
        </w:rPr>
      </w:pPr>
      <w:ins w:id="5594" w:author="gsadi" w:date="2013-11-18T22:05:00Z">
        <w:r w:rsidRPr="00290B03">
          <w:rPr>
            <w:rFonts w:ascii="Arial" w:hAnsi="Arial" w:cs="Arial"/>
            <w:u w:val="single"/>
          </w:rPr>
          <w:t>Location:</w:t>
        </w:r>
        <w:r w:rsidRPr="00290B03">
          <w:rPr>
            <w:rFonts w:ascii="Arial" w:hAnsi="Arial" w:cs="Arial"/>
          </w:rPr>
          <w:t xml:space="preserve"> $I2OD_FROM_</w:t>
        </w:r>
        <w:r w:rsidR="00AA144A">
          <w:rPr>
            <w:rFonts w:ascii="Arial" w:hAnsi="Arial" w:cs="Arial"/>
          </w:rPr>
          <w:t>LOGILITY</w:t>
        </w:r>
      </w:ins>
    </w:p>
    <w:p w:rsidR="00F45794" w:rsidRDefault="00F45794" w:rsidP="00A30842">
      <w:pPr>
        <w:numPr>
          <w:ilvl w:val="0"/>
          <w:numId w:val="40"/>
        </w:numPr>
        <w:rPr>
          <w:ins w:id="5595" w:author="gsadi" w:date="2013-11-18T22:05:00Z"/>
          <w:rFonts w:ascii="Arial" w:hAnsi="Arial" w:cs="Arial"/>
        </w:rPr>
      </w:pPr>
      <w:ins w:id="5596" w:author="gsadi" w:date="2013-11-18T22:05:00Z">
        <w:r w:rsidRPr="00290B03">
          <w:rPr>
            <w:rFonts w:ascii="Arial" w:hAnsi="Arial" w:cs="Arial"/>
            <w:u w:val="single"/>
          </w:rPr>
          <w:t>File Name:</w:t>
        </w:r>
        <w:r w:rsidRPr="00290B03">
          <w:rPr>
            <w:rFonts w:ascii="Arial" w:hAnsi="Arial" w:cs="Arial"/>
          </w:rPr>
          <w:t xml:space="preserve"> </w:t>
        </w:r>
      </w:ins>
      <w:ins w:id="5597" w:author="gsadi" w:date="2013-11-18T22:06:00Z">
        <w:r w:rsidR="00A30842" w:rsidRPr="00A30842">
          <w:rPr>
            <w:rFonts w:ascii="Arial" w:hAnsi="Arial" w:cs="Arial"/>
          </w:rPr>
          <w:t>i2ods7_LOGILITY_UBF_orders.dat</w:t>
        </w:r>
      </w:ins>
    </w:p>
    <w:p w:rsidR="00F45794" w:rsidRPr="00290B03" w:rsidRDefault="00F45794" w:rsidP="00F45794">
      <w:pPr>
        <w:numPr>
          <w:ilvl w:val="0"/>
          <w:numId w:val="40"/>
        </w:numPr>
        <w:rPr>
          <w:ins w:id="5598" w:author="gsadi" w:date="2013-11-18T22:05:00Z"/>
          <w:rFonts w:ascii="Arial" w:hAnsi="Arial" w:cs="Arial"/>
        </w:rPr>
      </w:pPr>
      <w:ins w:id="5599" w:author="gsadi" w:date="2013-11-18T22:05:00Z">
        <w:r w:rsidRPr="00290B03">
          <w:rPr>
            <w:rFonts w:ascii="Arial" w:hAnsi="Arial" w:cs="Arial"/>
          </w:rPr>
          <w:t xml:space="preserve">Layout of the </w:t>
        </w:r>
        <w:r>
          <w:rPr>
            <w:rFonts w:ascii="Arial" w:hAnsi="Arial" w:cs="Arial"/>
          </w:rPr>
          <w:t>detail record:</w:t>
        </w:r>
      </w:ins>
    </w:p>
    <w:p w:rsidR="00000000" w:rsidRDefault="003F6914">
      <w:pPr>
        <w:ind w:left="360"/>
        <w:rPr>
          <w:ins w:id="5600" w:author="gsadi" w:date="2013-11-18T22:08:00Z"/>
          <w:rFonts w:ascii="Arial" w:hAnsi="Arial" w:cs="Arial"/>
        </w:rPr>
        <w:pPrChange w:id="5601" w:author="gsadi" w:date="2013-11-18T21:51:00Z">
          <w:pPr>
            <w:pStyle w:val="Heading5"/>
            <w:tabs>
              <w:tab w:val="num" w:pos="864"/>
            </w:tabs>
            <w:ind w:hanging="594"/>
          </w:pPr>
        </w:pPrChange>
      </w:pPr>
    </w:p>
    <w:tbl>
      <w:tblPr>
        <w:tblW w:w="7292" w:type="dxa"/>
        <w:tblInd w:w="1188" w:type="dxa"/>
        <w:tblLook w:val="04A0"/>
        <w:tblPrChange w:id="5602" w:author="gsadi" w:date="2013-11-18T22:08:00Z">
          <w:tblPr>
            <w:tblW w:w="7292" w:type="dxa"/>
            <w:tblInd w:w="1188" w:type="dxa"/>
            <w:tblLook w:val="04A0"/>
          </w:tblPr>
        </w:tblPrChange>
      </w:tblPr>
      <w:tblGrid>
        <w:gridCol w:w="2340"/>
        <w:gridCol w:w="2430"/>
        <w:gridCol w:w="2522"/>
        <w:tblGridChange w:id="5603">
          <w:tblGrid>
            <w:gridCol w:w="252"/>
            <w:gridCol w:w="2268"/>
            <w:gridCol w:w="732"/>
            <w:gridCol w:w="1240"/>
            <w:gridCol w:w="278"/>
            <w:gridCol w:w="2522"/>
          </w:tblGrid>
        </w:tblGridChange>
      </w:tblGrid>
      <w:tr w:rsidR="008E2743" w:rsidRPr="0064388F" w:rsidTr="008E2743">
        <w:trPr>
          <w:trHeight w:val="152"/>
          <w:ins w:id="5604" w:author="gsadi" w:date="2013-11-18T22:08:00Z"/>
          <w:trPrChange w:id="5605" w:author="gsadi" w:date="2013-11-18T22:08:00Z">
            <w:trPr>
              <w:trHeight w:val="152"/>
            </w:trPr>
          </w:trPrChange>
        </w:trPr>
        <w:tc>
          <w:tcPr>
            <w:tcW w:w="234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Change w:id="5606" w:author="gsadi" w:date="2013-11-18T22:08:00Z">
              <w:tcPr>
                <w:tcW w:w="25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tcPrChange>
          </w:tcPr>
          <w:p w:rsidR="008E2743" w:rsidRPr="005361CF" w:rsidRDefault="008E2743" w:rsidP="00F72EA9">
            <w:pPr>
              <w:jc w:val="center"/>
              <w:rPr>
                <w:ins w:id="5607" w:author="gsadi" w:date="2013-11-18T22:08:00Z"/>
                <w:rFonts w:ascii="Arial" w:hAnsi="Arial" w:cs="Arial"/>
                <w:b/>
                <w:bCs/>
                <w:color w:val="000000"/>
                <w:sz w:val="18"/>
                <w:szCs w:val="18"/>
              </w:rPr>
            </w:pPr>
            <w:ins w:id="5608" w:author="gsadi" w:date="2013-11-18T22:08:00Z">
              <w:r w:rsidRPr="005361CF">
                <w:rPr>
                  <w:rFonts w:ascii="Arial" w:hAnsi="Arial" w:cs="Arial"/>
                  <w:b/>
                  <w:bCs/>
                  <w:color w:val="000000"/>
                  <w:sz w:val="18"/>
                  <w:szCs w:val="18"/>
                </w:rPr>
                <w:t>Field Description</w:t>
              </w:r>
            </w:ins>
          </w:p>
        </w:tc>
        <w:tc>
          <w:tcPr>
            <w:tcW w:w="24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Change w:id="5609" w:author="gsadi" w:date="2013-11-18T22:08:00Z">
              <w:tcPr>
                <w:tcW w:w="2250" w:type="dxa"/>
                <w:gridSpan w:val="3"/>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tcPrChange>
          </w:tcPr>
          <w:p w:rsidR="008E2743" w:rsidRPr="005361CF" w:rsidRDefault="008E2743" w:rsidP="00F72EA9">
            <w:pPr>
              <w:jc w:val="center"/>
              <w:rPr>
                <w:ins w:id="5610" w:author="gsadi" w:date="2013-11-18T22:08:00Z"/>
                <w:rFonts w:ascii="Arial" w:hAnsi="Arial" w:cs="Arial"/>
                <w:b/>
                <w:bCs/>
                <w:color w:val="000000"/>
                <w:sz w:val="18"/>
                <w:szCs w:val="18"/>
              </w:rPr>
            </w:pPr>
            <w:ins w:id="5611" w:author="gsadi" w:date="2013-11-18T22:08:00Z">
              <w:r w:rsidRPr="005361CF">
                <w:rPr>
                  <w:rFonts w:ascii="Arial" w:hAnsi="Arial" w:cs="Arial"/>
                  <w:b/>
                  <w:bCs/>
                  <w:color w:val="000000"/>
                  <w:sz w:val="18"/>
                  <w:szCs w:val="18"/>
                </w:rPr>
                <w:t>Field Length</w:t>
              </w:r>
            </w:ins>
          </w:p>
        </w:tc>
        <w:tc>
          <w:tcPr>
            <w:tcW w:w="2522"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Change w:id="5612" w:author="gsadi" w:date="2013-11-18T22:08:00Z">
              <w:tcPr>
                <w:tcW w:w="2522"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tcPrChange>
          </w:tcPr>
          <w:p w:rsidR="008E2743" w:rsidRPr="005361CF" w:rsidRDefault="008E2743" w:rsidP="00F72EA9">
            <w:pPr>
              <w:jc w:val="center"/>
              <w:rPr>
                <w:ins w:id="5613" w:author="gsadi" w:date="2013-11-18T22:08:00Z"/>
                <w:rFonts w:ascii="Arial" w:hAnsi="Arial" w:cs="Arial"/>
                <w:b/>
                <w:bCs/>
                <w:color w:val="000000"/>
                <w:sz w:val="18"/>
                <w:szCs w:val="18"/>
              </w:rPr>
            </w:pPr>
            <w:ins w:id="5614" w:author="gsadi" w:date="2013-11-18T22:08:00Z">
              <w:r w:rsidRPr="005361CF">
                <w:rPr>
                  <w:rFonts w:ascii="Arial" w:hAnsi="Arial" w:cs="Arial"/>
                  <w:b/>
                  <w:bCs/>
                  <w:color w:val="000000"/>
                  <w:sz w:val="18"/>
                  <w:szCs w:val="18"/>
                </w:rPr>
                <w:t>Comments</w:t>
              </w:r>
            </w:ins>
          </w:p>
        </w:tc>
      </w:tr>
      <w:tr w:rsidR="008E2743" w:rsidRPr="0064388F" w:rsidTr="008E2743">
        <w:tblPrEx>
          <w:tblPrExChange w:id="5615" w:author="gsadi" w:date="2013-11-18T22:08:00Z">
            <w:tblPrEx>
              <w:tblW w:w="7040" w:type="dxa"/>
              <w:tblInd w:w="1440" w:type="dxa"/>
            </w:tblPrEx>
          </w:tblPrExChange>
        </w:tblPrEx>
        <w:trPr>
          <w:trHeight w:val="300"/>
          <w:ins w:id="5616" w:author="gsadi" w:date="2013-11-18T22:08:00Z"/>
          <w:trPrChange w:id="5617"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99FF33"/>
            <w:vAlign w:val="center"/>
            <w:hideMark/>
            <w:tcPrChange w:id="5618" w:author="gsadi" w:date="2013-11-18T22:08:00Z">
              <w:tcPr>
                <w:tcW w:w="3000" w:type="dxa"/>
                <w:gridSpan w:val="2"/>
                <w:tcBorders>
                  <w:top w:val="nil"/>
                  <w:left w:val="single" w:sz="4" w:space="0" w:color="auto"/>
                  <w:bottom w:val="single" w:sz="4" w:space="0" w:color="auto"/>
                  <w:right w:val="single" w:sz="4" w:space="0" w:color="auto"/>
                </w:tcBorders>
                <w:shd w:val="clear" w:color="auto" w:fill="99FF33"/>
                <w:vAlign w:val="center"/>
                <w:hideMark/>
              </w:tcPr>
            </w:tcPrChange>
          </w:tcPr>
          <w:p w:rsidR="008E2743" w:rsidRPr="006413B5" w:rsidRDefault="008E2743" w:rsidP="00F72EA9">
            <w:pPr>
              <w:jc w:val="center"/>
              <w:rPr>
                <w:ins w:id="5619" w:author="gsadi" w:date="2013-11-18T22:08:00Z"/>
                <w:rFonts w:ascii="Arial" w:hAnsi="Arial" w:cs="Arial"/>
                <w:b/>
                <w:sz w:val="18"/>
                <w:szCs w:val="18"/>
              </w:rPr>
            </w:pPr>
            <w:ins w:id="5620" w:author="gsadi" w:date="2013-11-18T22:08:00Z">
              <w:r w:rsidRPr="006413B5">
                <w:rPr>
                  <w:rFonts w:ascii="Arial" w:hAnsi="Arial" w:cs="Arial"/>
                  <w:b/>
                  <w:sz w:val="18"/>
                  <w:szCs w:val="18"/>
                </w:rPr>
                <w:t>Record Type</w:t>
              </w:r>
            </w:ins>
          </w:p>
        </w:tc>
        <w:tc>
          <w:tcPr>
            <w:tcW w:w="2430" w:type="dxa"/>
            <w:tcBorders>
              <w:top w:val="nil"/>
              <w:left w:val="nil"/>
              <w:bottom w:val="single" w:sz="4" w:space="0" w:color="auto"/>
              <w:right w:val="single" w:sz="4" w:space="0" w:color="auto"/>
            </w:tcBorders>
            <w:shd w:val="clear" w:color="auto" w:fill="99FF33"/>
            <w:vAlign w:val="center"/>
            <w:hideMark/>
            <w:tcPrChange w:id="5621" w:author="gsadi" w:date="2013-11-18T22:08:00Z">
              <w:tcPr>
                <w:tcW w:w="1240" w:type="dxa"/>
                <w:tcBorders>
                  <w:top w:val="nil"/>
                  <w:left w:val="nil"/>
                  <w:bottom w:val="single" w:sz="4" w:space="0" w:color="auto"/>
                  <w:right w:val="single" w:sz="4" w:space="0" w:color="auto"/>
                </w:tcBorders>
                <w:shd w:val="clear" w:color="auto" w:fill="99FF33"/>
                <w:vAlign w:val="center"/>
                <w:hideMark/>
              </w:tcPr>
            </w:tcPrChange>
          </w:tcPr>
          <w:p w:rsidR="008E2743" w:rsidRPr="006413B5" w:rsidRDefault="008E2743" w:rsidP="00F72EA9">
            <w:pPr>
              <w:jc w:val="center"/>
              <w:rPr>
                <w:ins w:id="5622" w:author="gsadi" w:date="2013-11-18T22:08:00Z"/>
                <w:rFonts w:ascii="Arial" w:hAnsi="Arial" w:cs="Arial"/>
                <w:b/>
                <w:sz w:val="18"/>
                <w:szCs w:val="18"/>
              </w:rPr>
            </w:pPr>
            <w:ins w:id="5623" w:author="gsadi" w:date="2013-11-18T22:08:00Z">
              <w:r w:rsidRPr="006413B5">
                <w:rPr>
                  <w:rFonts w:ascii="Arial" w:hAnsi="Arial" w:cs="Arial"/>
                  <w:b/>
                  <w:sz w:val="18"/>
                  <w:szCs w:val="18"/>
                </w:rPr>
                <w:t>Char(1)</w:t>
              </w:r>
            </w:ins>
          </w:p>
        </w:tc>
        <w:tc>
          <w:tcPr>
            <w:tcW w:w="2522" w:type="dxa"/>
            <w:tcBorders>
              <w:top w:val="nil"/>
              <w:left w:val="nil"/>
              <w:bottom w:val="single" w:sz="4" w:space="0" w:color="auto"/>
              <w:right w:val="single" w:sz="4" w:space="0" w:color="auto"/>
            </w:tcBorders>
            <w:shd w:val="clear" w:color="auto" w:fill="auto"/>
            <w:noWrap/>
            <w:vAlign w:val="bottom"/>
            <w:hideMark/>
            <w:tcPrChange w:id="5624"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FA23C8" w:rsidRDefault="008E2743" w:rsidP="00F72EA9">
            <w:pPr>
              <w:jc w:val="center"/>
              <w:rPr>
                <w:ins w:id="5625" w:author="gsadi" w:date="2013-11-18T22:08:00Z"/>
                <w:rFonts w:ascii="Arial" w:hAnsi="Arial" w:cs="Arial"/>
                <w:color w:val="000000"/>
                <w:sz w:val="18"/>
                <w:szCs w:val="18"/>
              </w:rPr>
            </w:pPr>
            <w:ins w:id="5626" w:author="gsadi" w:date="2013-11-18T22:08:00Z">
              <w:r>
                <w:rPr>
                  <w:rFonts w:ascii="Arial" w:hAnsi="Arial" w:cs="Arial"/>
                  <w:color w:val="000000"/>
                  <w:sz w:val="18"/>
                  <w:szCs w:val="18"/>
                </w:rPr>
                <w:t>“1” for detail record</w:t>
              </w:r>
            </w:ins>
          </w:p>
        </w:tc>
      </w:tr>
      <w:tr w:rsidR="008E2743" w:rsidRPr="0064388F" w:rsidTr="008E2743">
        <w:tblPrEx>
          <w:tblPrExChange w:id="5627" w:author="gsadi" w:date="2013-11-18T22:08:00Z">
            <w:tblPrEx>
              <w:tblW w:w="7040" w:type="dxa"/>
              <w:tblInd w:w="1440" w:type="dxa"/>
            </w:tblPrEx>
          </w:tblPrExChange>
        </w:tblPrEx>
        <w:trPr>
          <w:trHeight w:val="300"/>
          <w:ins w:id="5628" w:author="gsadi" w:date="2013-11-18T22:08:00Z"/>
          <w:trPrChange w:id="5629"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99FF33"/>
            <w:vAlign w:val="center"/>
            <w:hideMark/>
            <w:tcPrChange w:id="5630" w:author="gsadi" w:date="2013-11-18T22:08:00Z">
              <w:tcPr>
                <w:tcW w:w="3000" w:type="dxa"/>
                <w:gridSpan w:val="2"/>
                <w:tcBorders>
                  <w:top w:val="nil"/>
                  <w:left w:val="single" w:sz="4" w:space="0" w:color="auto"/>
                  <w:bottom w:val="single" w:sz="4" w:space="0" w:color="auto"/>
                  <w:right w:val="single" w:sz="4" w:space="0" w:color="auto"/>
                </w:tcBorders>
                <w:shd w:val="clear" w:color="auto" w:fill="99FF33"/>
                <w:vAlign w:val="center"/>
                <w:hideMark/>
              </w:tcPr>
            </w:tcPrChange>
          </w:tcPr>
          <w:p w:rsidR="008E2743" w:rsidRPr="006413B5" w:rsidRDefault="008E2743" w:rsidP="00F72EA9">
            <w:pPr>
              <w:jc w:val="center"/>
              <w:rPr>
                <w:ins w:id="5631" w:author="gsadi" w:date="2013-11-18T22:08:00Z"/>
                <w:rFonts w:ascii="Arial" w:hAnsi="Arial" w:cs="Arial"/>
                <w:b/>
                <w:sz w:val="18"/>
                <w:szCs w:val="18"/>
              </w:rPr>
            </w:pPr>
            <w:ins w:id="5632" w:author="gsadi" w:date="2013-11-18T22:08:00Z">
              <w:r w:rsidRPr="006413B5">
                <w:rPr>
                  <w:rFonts w:ascii="Arial" w:hAnsi="Arial" w:cs="Arial"/>
                  <w:b/>
                  <w:sz w:val="18"/>
                  <w:szCs w:val="18"/>
                </w:rPr>
                <w:t>Owner Code</w:t>
              </w:r>
            </w:ins>
          </w:p>
        </w:tc>
        <w:tc>
          <w:tcPr>
            <w:tcW w:w="2430" w:type="dxa"/>
            <w:tcBorders>
              <w:top w:val="nil"/>
              <w:left w:val="nil"/>
              <w:bottom w:val="single" w:sz="4" w:space="0" w:color="auto"/>
              <w:right w:val="single" w:sz="4" w:space="0" w:color="auto"/>
            </w:tcBorders>
            <w:shd w:val="clear" w:color="auto" w:fill="99FF33"/>
            <w:vAlign w:val="center"/>
            <w:hideMark/>
            <w:tcPrChange w:id="5633" w:author="gsadi" w:date="2013-11-18T22:08:00Z">
              <w:tcPr>
                <w:tcW w:w="1240" w:type="dxa"/>
                <w:tcBorders>
                  <w:top w:val="nil"/>
                  <w:left w:val="nil"/>
                  <w:bottom w:val="single" w:sz="4" w:space="0" w:color="auto"/>
                  <w:right w:val="single" w:sz="4" w:space="0" w:color="auto"/>
                </w:tcBorders>
                <w:shd w:val="clear" w:color="auto" w:fill="99FF33"/>
                <w:vAlign w:val="center"/>
                <w:hideMark/>
              </w:tcPr>
            </w:tcPrChange>
          </w:tcPr>
          <w:p w:rsidR="008E2743" w:rsidRPr="006413B5" w:rsidRDefault="008E2743" w:rsidP="00F72EA9">
            <w:pPr>
              <w:jc w:val="center"/>
              <w:rPr>
                <w:ins w:id="5634" w:author="gsadi" w:date="2013-11-18T22:08:00Z"/>
                <w:rFonts w:ascii="Arial" w:hAnsi="Arial" w:cs="Arial"/>
                <w:b/>
                <w:sz w:val="18"/>
                <w:szCs w:val="18"/>
              </w:rPr>
            </w:pPr>
            <w:ins w:id="5635" w:author="gsadi" w:date="2013-11-18T22:08:00Z">
              <w:r w:rsidRPr="006413B5">
                <w:rPr>
                  <w:rFonts w:ascii="Arial" w:hAnsi="Arial" w:cs="Arial"/>
                  <w:b/>
                  <w:sz w:val="18"/>
                  <w:szCs w:val="18"/>
                </w:rPr>
                <w:t>Char(2)</w:t>
              </w:r>
            </w:ins>
          </w:p>
        </w:tc>
        <w:tc>
          <w:tcPr>
            <w:tcW w:w="2522" w:type="dxa"/>
            <w:tcBorders>
              <w:top w:val="nil"/>
              <w:left w:val="nil"/>
              <w:bottom w:val="single" w:sz="4" w:space="0" w:color="auto"/>
              <w:right w:val="single" w:sz="4" w:space="0" w:color="auto"/>
            </w:tcBorders>
            <w:shd w:val="clear" w:color="auto" w:fill="auto"/>
            <w:noWrap/>
            <w:vAlign w:val="bottom"/>
            <w:hideMark/>
            <w:tcPrChange w:id="5636"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FA23C8" w:rsidRDefault="008E2743" w:rsidP="00F72EA9">
            <w:pPr>
              <w:jc w:val="center"/>
              <w:rPr>
                <w:ins w:id="5637" w:author="gsadi" w:date="2013-11-18T22:08:00Z"/>
                <w:rFonts w:ascii="Arial" w:hAnsi="Arial" w:cs="Arial"/>
                <w:color w:val="000000"/>
                <w:sz w:val="18"/>
                <w:szCs w:val="18"/>
              </w:rPr>
            </w:pPr>
            <w:ins w:id="5638" w:author="gsadi" w:date="2013-11-18T22:08:00Z">
              <w:r>
                <w:rPr>
                  <w:rFonts w:ascii="Arial" w:hAnsi="Arial" w:cs="Arial"/>
                  <w:color w:val="000000"/>
                  <w:sz w:val="18"/>
                  <w:szCs w:val="18"/>
                </w:rPr>
                <w:t xml:space="preserve">Default to </w:t>
              </w:r>
              <w:r w:rsidRPr="00FA23C8">
                <w:rPr>
                  <w:rFonts w:ascii="Arial" w:hAnsi="Arial" w:cs="Arial"/>
                  <w:color w:val="000000"/>
                  <w:sz w:val="18"/>
                  <w:szCs w:val="18"/>
                </w:rPr>
                <w:t> </w:t>
              </w:r>
              <w:r>
                <w:rPr>
                  <w:rFonts w:ascii="Arial" w:hAnsi="Arial" w:cs="Arial"/>
                  <w:color w:val="000000"/>
                  <w:sz w:val="18"/>
                  <w:szCs w:val="18"/>
                </w:rPr>
                <w:t xml:space="preserve">“O” </w:t>
              </w:r>
            </w:ins>
          </w:p>
        </w:tc>
      </w:tr>
      <w:tr w:rsidR="008E2743" w:rsidRPr="0064388F" w:rsidTr="008E2743">
        <w:tblPrEx>
          <w:tblPrExChange w:id="5639" w:author="gsadi" w:date="2013-11-18T22:08:00Z">
            <w:tblPrEx>
              <w:tblW w:w="7040" w:type="dxa"/>
              <w:tblInd w:w="1440" w:type="dxa"/>
            </w:tblPrEx>
          </w:tblPrExChange>
        </w:tblPrEx>
        <w:trPr>
          <w:trHeight w:val="300"/>
          <w:ins w:id="5640" w:author="gsadi" w:date="2013-11-18T22:08:00Z"/>
          <w:trPrChange w:id="5641"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642"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643" w:author="gsadi" w:date="2013-11-18T22:08:00Z"/>
                <w:rFonts w:ascii="Arial" w:hAnsi="Arial" w:cs="Arial"/>
                <w:sz w:val="18"/>
                <w:szCs w:val="18"/>
                <w:rPrChange w:id="5644" w:author="gsadi" w:date="2013-11-18T22:09:00Z">
                  <w:rPr>
                    <w:ins w:id="5645" w:author="gsadi" w:date="2013-11-18T22:08:00Z"/>
                    <w:rFonts w:ascii="Arial" w:hAnsi="Arial" w:cs="Arial"/>
                    <w:color w:val="4F81BD"/>
                    <w:sz w:val="18"/>
                    <w:szCs w:val="18"/>
                  </w:rPr>
                </w:rPrChange>
              </w:rPr>
            </w:pPr>
            <w:ins w:id="5646" w:author="gsadi" w:date="2013-11-18T22:08:00Z">
              <w:r w:rsidRPr="002B0E74">
                <w:rPr>
                  <w:rFonts w:ascii="Arial" w:hAnsi="Arial" w:cs="Arial"/>
                  <w:sz w:val="18"/>
                  <w:szCs w:val="18"/>
                  <w:rPrChange w:id="5647" w:author="gsadi" w:date="2013-11-18T22:09:00Z">
                    <w:rPr>
                      <w:rFonts w:ascii="Arial" w:hAnsi="Arial" w:cs="Arial"/>
                      <w:b/>
                      <w:bCs/>
                      <w:i/>
                      <w:iCs/>
                      <w:color w:val="4F81BD"/>
                      <w:sz w:val="18"/>
                      <w:szCs w:val="18"/>
                      <w:u w:val="single"/>
                    </w:rPr>
                  </w:rPrChange>
                </w:rPr>
                <w:t>Sales Org</w:t>
              </w:r>
            </w:ins>
          </w:p>
        </w:tc>
        <w:tc>
          <w:tcPr>
            <w:tcW w:w="2430" w:type="dxa"/>
            <w:tcBorders>
              <w:top w:val="nil"/>
              <w:left w:val="nil"/>
              <w:bottom w:val="single" w:sz="4" w:space="0" w:color="auto"/>
              <w:right w:val="single" w:sz="4" w:space="0" w:color="auto"/>
            </w:tcBorders>
            <w:shd w:val="clear" w:color="auto" w:fill="auto"/>
            <w:vAlign w:val="center"/>
            <w:hideMark/>
            <w:tcPrChange w:id="5648"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649" w:author="gsadi" w:date="2013-11-18T22:08:00Z"/>
                <w:rFonts w:ascii="Arial" w:hAnsi="Arial" w:cs="Arial"/>
                <w:sz w:val="18"/>
                <w:szCs w:val="18"/>
                <w:rPrChange w:id="5650" w:author="gsadi" w:date="2013-11-18T22:09:00Z">
                  <w:rPr>
                    <w:ins w:id="5651" w:author="gsadi" w:date="2013-11-18T22:08:00Z"/>
                    <w:rFonts w:ascii="Arial" w:hAnsi="Arial" w:cs="Arial"/>
                    <w:color w:val="4F81BD"/>
                    <w:sz w:val="18"/>
                    <w:szCs w:val="18"/>
                  </w:rPr>
                </w:rPrChange>
              </w:rPr>
            </w:pPr>
            <w:ins w:id="5652" w:author="gsadi" w:date="2013-11-18T22:08:00Z">
              <w:r w:rsidRPr="002B0E74">
                <w:rPr>
                  <w:rFonts w:ascii="Arial" w:hAnsi="Arial" w:cs="Arial"/>
                  <w:sz w:val="18"/>
                  <w:szCs w:val="18"/>
                  <w:rPrChange w:id="5653" w:author="gsadi" w:date="2013-11-18T22:09:00Z">
                    <w:rPr>
                      <w:rFonts w:ascii="Arial" w:hAnsi="Arial" w:cs="Arial"/>
                      <w:b/>
                      <w:bCs/>
                      <w:i/>
                      <w:iCs/>
                      <w:color w:val="4F81BD"/>
                      <w:sz w:val="18"/>
                      <w:szCs w:val="18"/>
                      <w:u w:val="single"/>
                    </w:rPr>
                  </w:rPrChange>
                </w:rPr>
                <w:t>Char(4)</w:t>
              </w:r>
            </w:ins>
          </w:p>
        </w:tc>
        <w:tc>
          <w:tcPr>
            <w:tcW w:w="2522" w:type="dxa"/>
            <w:tcBorders>
              <w:top w:val="nil"/>
              <w:left w:val="nil"/>
              <w:bottom w:val="single" w:sz="4" w:space="0" w:color="auto"/>
              <w:right w:val="single" w:sz="4" w:space="0" w:color="auto"/>
            </w:tcBorders>
            <w:shd w:val="clear" w:color="auto" w:fill="auto"/>
            <w:noWrap/>
            <w:vAlign w:val="bottom"/>
            <w:hideMark/>
            <w:tcPrChange w:id="5654"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655" w:author="gsadi" w:date="2013-11-18T22:08:00Z"/>
                <w:rFonts w:ascii="Arial" w:hAnsi="Arial" w:cs="Arial"/>
                <w:color w:val="000000"/>
                <w:sz w:val="18"/>
                <w:szCs w:val="18"/>
              </w:rPr>
            </w:pPr>
            <w:ins w:id="5656" w:author="gsadi" w:date="2013-11-18T22:08:00Z">
              <w:r w:rsidRPr="005361CF">
                <w:rPr>
                  <w:rFonts w:ascii="Arial" w:hAnsi="Arial" w:cs="Arial"/>
                  <w:color w:val="000000"/>
                  <w:sz w:val="18"/>
                  <w:szCs w:val="18"/>
                </w:rPr>
                <w:t> </w:t>
              </w:r>
            </w:ins>
          </w:p>
        </w:tc>
      </w:tr>
      <w:tr w:rsidR="008E2743" w:rsidRPr="0064388F" w:rsidTr="008E2743">
        <w:tblPrEx>
          <w:tblPrExChange w:id="5657" w:author="gsadi" w:date="2013-11-18T22:08:00Z">
            <w:tblPrEx>
              <w:tblW w:w="7040" w:type="dxa"/>
              <w:tblInd w:w="1440" w:type="dxa"/>
            </w:tblPrEx>
          </w:tblPrExChange>
        </w:tblPrEx>
        <w:trPr>
          <w:trHeight w:val="300"/>
          <w:ins w:id="5658" w:author="gsadi" w:date="2013-11-18T22:08:00Z"/>
          <w:trPrChange w:id="5659"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660"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661" w:author="gsadi" w:date="2013-11-18T22:08:00Z"/>
                <w:rFonts w:ascii="Arial" w:hAnsi="Arial" w:cs="Arial"/>
                <w:sz w:val="18"/>
                <w:szCs w:val="18"/>
                <w:rPrChange w:id="5662" w:author="gsadi" w:date="2013-11-18T22:09:00Z">
                  <w:rPr>
                    <w:ins w:id="5663" w:author="gsadi" w:date="2013-11-18T22:08:00Z"/>
                    <w:rFonts w:ascii="Arial" w:hAnsi="Arial" w:cs="Arial"/>
                    <w:color w:val="4F81BD"/>
                    <w:sz w:val="18"/>
                    <w:szCs w:val="18"/>
                  </w:rPr>
                </w:rPrChange>
              </w:rPr>
            </w:pPr>
            <w:ins w:id="5664" w:author="gsadi" w:date="2013-11-18T22:08:00Z">
              <w:r w:rsidRPr="002B0E74">
                <w:rPr>
                  <w:rFonts w:ascii="Arial" w:hAnsi="Arial" w:cs="Arial"/>
                  <w:sz w:val="18"/>
                  <w:szCs w:val="18"/>
                  <w:rPrChange w:id="5665" w:author="gsadi" w:date="2013-11-18T22:09:00Z">
                    <w:rPr>
                      <w:rFonts w:ascii="Arial" w:hAnsi="Arial" w:cs="Arial"/>
                      <w:b/>
                      <w:bCs/>
                      <w:i/>
                      <w:iCs/>
                      <w:color w:val="4F81BD"/>
                      <w:sz w:val="18"/>
                      <w:szCs w:val="18"/>
                      <w:u w:val="single"/>
                    </w:rPr>
                  </w:rPrChange>
                </w:rPr>
                <w:t>Distribution Channel</w:t>
              </w:r>
            </w:ins>
          </w:p>
        </w:tc>
        <w:tc>
          <w:tcPr>
            <w:tcW w:w="2430" w:type="dxa"/>
            <w:tcBorders>
              <w:top w:val="nil"/>
              <w:left w:val="nil"/>
              <w:bottom w:val="single" w:sz="4" w:space="0" w:color="auto"/>
              <w:right w:val="single" w:sz="4" w:space="0" w:color="auto"/>
            </w:tcBorders>
            <w:shd w:val="clear" w:color="auto" w:fill="auto"/>
            <w:vAlign w:val="center"/>
            <w:hideMark/>
            <w:tcPrChange w:id="5666"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667" w:author="gsadi" w:date="2013-11-18T22:08:00Z"/>
                <w:rFonts w:ascii="Arial" w:hAnsi="Arial" w:cs="Arial"/>
                <w:sz w:val="18"/>
                <w:szCs w:val="18"/>
                <w:rPrChange w:id="5668" w:author="gsadi" w:date="2013-11-18T22:09:00Z">
                  <w:rPr>
                    <w:ins w:id="5669" w:author="gsadi" w:date="2013-11-18T22:08:00Z"/>
                    <w:rFonts w:ascii="Arial" w:hAnsi="Arial" w:cs="Arial"/>
                    <w:color w:val="4F81BD"/>
                    <w:sz w:val="18"/>
                    <w:szCs w:val="18"/>
                  </w:rPr>
                </w:rPrChange>
              </w:rPr>
            </w:pPr>
            <w:ins w:id="5670" w:author="gsadi" w:date="2013-11-18T22:08:00Z">
              <w:r w:rsidRPr="002B0E74">
                <w:rPr>
                  <w:rFonts w:ascii="Arial" w:hAnsi="Arial" w:cs="Arial"/>
                  <w:sz w:val="18"/>
                  <w:szCs w:val="18"/>
                  <w:rPrChange w:id="5671" w:author="gsadi" w:date="2013-11-18T22:09:00Z">
                    <w:rPr>
                      <w:rFonts w:ascii="Arial" w:hAnsi="Arial" w:cs="Arial"/>
                      <w:b/>
                      <w:bCs/>
                      <w:i/>
                      <w:iCs/>
                      <w:color w:val="4F81BD"/>
                      <w:sz w:val="18"/>
                      <w:szCs w:val="18"/>
                      <w:u w:val="single"/>
                    </w:rPr>
                  </w:rPrChange>
                </w:rPr>
                <w:t>Char(2)</w:t>
              </w:r>
            </w:ins>
          </w:p>
        </w:tc>
        <w:tc>
          <w:tcPr>
            <w:tcW w:w="2522" w:type="dxa"/>
            <w:tcBorders>
              <w:top w:val="nil"/>
              <w:left w:val="nil"/>
              <w:bottom w:val="single" w:sz="4" w:space="0" w:color="auto"/>
              <w:right w:val="single" w:sz="4" w:space="0" w:color="auto"/>
            </w:tcBorders>
            <w:shd w:val="clear" w:color="auto" w:fill="auto"/>
            <w:noWrap/>
            <w:vAlign w:val="bottom"/>
            <w:hideMark/>
            <w:tcPrChange w:id="5672"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673" w:author="gsadi" w:date="2013-11-18T22:08:00Z"/>
                <w:rFonts w:ascii="Arial" w:hAnsi="Arial" w:cs="Arial"/>
                <w:color w:val="000000"/>
                <w:sz w:val="18"/>
                <w:szCs w:val="18"/>
              </w:rPr>
            </w:pPr>
            <w:ins w:id="5674" w:author="gsadi" w:date="2013-11-18T22:08:00Z">
              <w:r w:rsidRPr="005361CF">
                <w:rPr>
                  <w:rFonts w:ascii="Arial" w:hAnsi="Arial" w:cs="Arial"/>
                  <w:color w:val="000000"/>
                  <w:sz w:val="18"/>
                  <w:szCs w:val="18"/>
                </w:rPr>
                <w:t> </w:t>
              </w:r>
            </w:ins>
          </w:p>
        </w:tc>
      </w:tr>
      <w:tr w:rsidR="008E2743" w:rsidRPr="0064388F" w:rsidTr="008E2743">
        <w:tblPrEx>
          <w:tblPrExChange w:id="5675" w:author="gsadi" w:date="2013-11-18T22:08:00Z">
            <w:tblPrEx>
              <w:tblW w:w="7040" w:type="dxa"/>
              <w:tblInd w:w="1440" w:type="dxa"/>
            </w:tblPrEx>
          </w:tblPrExChange>
        </w:tblPrEx>
        <w:trPr>
          <w:trHeight w:val="300"/>
          <w:ins w:id="5676" w:author="gsadi" w:date="2013-11-18T22:08:00Z"/>
          <w:trPrChange w:id="5677"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678"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679" w:author="gsadi" w:date="2013-11-18T22:08:00Z"/>
                <w:rFonts w:ascii="Arial" w:hAnsi="Arial" w:cs="Arial"/>
                <w:sz w:val="18"/>
                <w:szCs w:val="18"/>
                <w:rPrChange w:id="5680" w:author="gsadi" w:date="2013-11-18T22:09:00Z">
                  <w:rPr>
                    <w:ins w:id="5681" w:author="gsadi" w:date="2013-11-18T22:08:00Z"/>
                    <w:rFonts w:ascii="Arial" w:hAnsi="Arial" w:cs="Arial"/>
                    <w:color w:val="4F81BD"/>
                    <w:sz w:val="18"/>
                    <w:szCs w:val="18"/>
                  </w:rPr>
                </w:rPrChange>
              </w:rPr>
            </w:pPr>
            <w:ins w:id="5682" w:author="gsadi" w:date="2013-11-18T22:08:00Z">
              <w:r w:rsidRPr="002B0E74">
                <w:rPr>
                  <w:rFonts w:ascii="Arial" w:hAnsi="Arial" w:cs="Arial"/>
                  <w:sz w:val="18"/>
                  <w:szCs w:val="18"/>
                  <w:rPrChange w:id="5683" w:author="gsadi" w:date="2013-11-18T22:09:00Z">
                    <w:rPr>
                      <w:rFonts w:ascii="Arial" w:hAnsi="Arial" w:cs="Arial"/>
                      <w:b/>
                      <w:bCs/>
                      <w:i/>
                      <w:iCs/>
                      <w:color w:val="4F81BD"/>
                      <w:sz w:val="18"/>
                      <w:szCs w:val="18"/>
                      <w:u w:val="single"/>
                    </w:rPr>
                  </w:rPrChange>
                </w:rPr>
                <w:t>Division</w:t>
              </w:r>
            </w:ins>
          </w:p>
        </w:tc>
        <w:tc>
          <w:tcPr>
            <w:tcW w:w="2430" w:type="dxa"/>
            <w:tcBorders>
              <w:top w:val="nil"/>
              <w:left w:val="nil"/>
              <w:bottom w:val="single" w:sz="4" w:space="0" w:color="auto"/>
              <w:right w:val="single" w:sz="4" w:space="0" w:color="auto"/>
            </w:tcBorders>
            <w:shd w:val="clear" w:color="auto" w:fill="auto"/>
            <w:vAlign w:val="center"/>
            <w:hideMark/>
            <w:tcPrChange w:id="5684"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685" w:author="gsadi" w:date="2013-11-18T22:08:00Z"/>
                <w:rFonts w:ascii="Arial" w:hAnsi="Arial" w:cs="Arial"/>
                <w:sz w:val="18"/>
                <w:szCs w:val="18"/>
                <w:rPrChange w:id="5686" w:author="gsadi" w:date="2013-11-18T22:09:00Z">
                  <w:rPr>
                    <w:ins w:id="5687" w:author="gsadi" w:date="2013-11-18T22:08:00Z"/>
                    <w:rFonts w:ascii="Arial" w:hAnsi="Arial" w:cs="Arial"/>
                    <w:color w:val="4F81BD"/>
                    <w:sz w:val="18"/>
                    <w:szCs w:val="18"/>
                  </w:rPr>
                </w:rPrChange>
              </w:rPr>
            </w:pPr>
            <w:ins w:id="5688" w:author="gsadi" w:date="2013-11-18T22:08:00Z">
              <w:r w:rsidRPr="002B0E74">
                <w:rPr>
                  <w:rFonts w:ascii="Arial" w:hAnsi="Arial" w:cs="Arial"/>
                  <w:sz w:val="18"/>
                  <w:szCs w:val="18"/>
                  <w:rPrChange w:id="5689" w:author="gsadi" w:date="2013-11-18T22:09:00Z">
                    <w:rPr>
                      <w:rFonts w:ascii="Arial" w:hAnsi="Arial" w:cs="Arial"/>
                      <w:b/>
                      <w:bCs/>
                      <w:i/>
                      <w:iCs/>
                      <w:color w:val="4F81BD"/>
                      <w:sz w:val="18"/>
                      <w:szCs w:val="18"/>
                      <w:u w:val="single"/>
                    </w:rPr>
                  </w:rPrChange>
                </w:rPr>
                <w:t>Char(2)</w:t>
              </w:r>
            </w:ins>
          </w:p>
        </w:tc>
        <w:tc>
          <w:tcPr>
            <w:tcW w:w="2522" w:type="dxa"/>
            <w:tcBorders>
              <w:top w:val="nil"/>
              <w:left w:val="nil"/>
              <w:bottom w:val="single" w:sz="4" w:space="0" w:color="auto"/>
              <w:right w:val="single" w:sz="4" w:space="0" w:color="auto"/>
            </w:tcBorders>
            <w:shd w:val="clear" w:color="auto" w:fill="auto"/>
            <w:noWrap/>
            <w:vAlign w:val="bottom"/>
            <w:hideMark/>
            <w:tcPrChange w:id="5690"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691" w:author="gsadi" w:date="2013-11-18T22:08:00Z"/>
                <w:rFonts w:ascii="Arial" w:hAnsi="Arial" w:cs="Arial"/>
                <w:color w:val="000000"/>
                <w:sz w:val="18"/>
                <w:szCs w:val="18"/>
              </w:rPr>
            </w:pPr>
            <w:ins w:id="5692" w:author="gsadi" w:date="2013-11-18T22:08:00Z">
              <w:r w:rsidRPr="005361CF">
                <w:rPr>
                  <w:rFonts w:ascii="Arial" w:hAnsi="Arial" w:cs="Arial"/>
                  <w:color w:val="000000"/>
                  <w:sz w:val="18"/>
                  <w:szCs w:val="18"/>
                </w:rPr>
                <w:t> </w:t>
              </w:r>
            </w:ins>
          </w:p>
        </w:tc>
      </w:tr>
      <w:tr w:rsidR="008E2743" w:rsidRPr="0064388F" w:rsidTr="008E2743">
        <w:tblPrEx>
          <w:tblPrExChange w:id="5693" w:author="gsadi" w:date="2013-11-18T22:08:00Z">
            <w:tblPrEx>
              <w:tblW w:w="7040" w:type="dxa"/>
              <w:tblInd w:w="1440" w:type="dxa"/>
            </w:tblPrEx>
          </w:tblPrExChange>
        </w:tblPrEx>
        <w:trPr>
          <w:trHeight w:val="300"/>
          <w:ins w:id="5694" w:author="gsadi" w:date="2013-11-18T22:08:00Z"/>
          <w:trPrChange w:id="5695"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696"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697" w:author="gsadi" w:date="2013-11-18T22:08:00Z"/>
                <w:rFonts w:ascii="Arial" w:hAnsi="Arial" w:cs="Arial"/>
                <w:sz w:val="18"/>
                <w:szCs w:val="18"/>
                <w:rPrChange w:id="5698" w:author="gsadi" w:date="2013-11-18T22:09:00Z">
                  <w:rPr>
                    <w:ins w:id="5699" w:author="gsadi" w:date="2013-11-18T22:08:00Z"/>
                    <w:rFonts w:ascii="Arial" w:hAnsi="Arial" w:cs="Arial"/>
                    <w:color w:val="4F81BD"/>
                    <w:sz w:val="18"/>
                    <w:szCs w:val="18"/>
                  </w:rPr>
                </w:rPrChange>
              </w:rPr>
            </w:pPr>
            <w:ins w:id="5700" w:author="gsadi" w:date="2013-11-18T22:08:00Z">
              <w:r w:rsidRPr="002B0E74">
                <w:rPr>
                  <w:rFonts w:ascii="Arial" w:hAnsi="Arial" w:cs="Arial"/>
                  <w:sz w:val="18"/>
                  <w:szCs w:val="18"/>
                  <w:rPrChange w:id="5701" w:author="gsadi" w:date="2013-11-18T22:09:00Z">
                    <w:rPr>
                      <w:rFonts w:ascii="Arial" w:hAnsi="Arial" w:cs="Arial"/>
                      <w:b/>
                      <w:bCs/>
                      <w:i/>
                      <w:iCs/>
                      <w:color w:val="4F81BD"/>
                      <w:sz w:val="18"/>
                      <w:szCs w:val="18"/>
                      <w:u w:val="single"/>
                    </w:rPr>
                  </w:rPrChange>
                </w:rPr>
                <w:t>Company Code</w:t>
              </w:r>
            </w:ins>
          </w:p>
        </w:tc>
        <w:tc>
          <w:tcPr>
            <w:tcW w:w="2430" w:type="dxa"/>
            <w:tcBorders>
              <w:top w:val="nil"/>
              <w:left w:val="nil"/>
              <w:bottom w:val="single" w:sz="4" w:space="0" w:color="auto"/>
              <w:right w:val="single" w:sz="4" w:space="0" w:color="auto"/>
            </w:tcBorders>
            <w:shd w:val="clear" w:color="auto" w:fill="auto"/>
            <w:vAlign w:val="center"/>
            <w:hideMark/>
            <w:tcPrChange w:id="5702"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703" w:author="gsadi" w:date="2013-11-18T22:08:00Z"/>
                <w:rFonts w:ascii="Arial" w:hAnsi="Arial" w:cs="Arial"/>
                <w:sz w:val="18"/>
                <w:szCs w:val="18"/>
                <w:rPrChange w:id="5704" w:author="gsadi" w:date="2013-11-18T22:09:00Z">
                  <w:rPr>
                    <w:ins w:id="5705" w:author="gsadi" w:date="2013-11-18T22:08:00Z"/>
                    <w:rFonts w:ascii="Arial" w:hAnsi="Arial" w:cs="Arial"/>
                    <w:color w:val="4F81BD"/>
                    <w:sz w:val="18"/>
                    <w:szCs w:val="18"/>
                  </w:rPr>
                </w:rPrChange>
              </w:rPr>
            </w:pPr>
            <w:ins w:id="5706" w:author="gsadi" w:date="2013-11-18T22:08:00Z">
              <w:r w:rsidRPr="002B0E74">
                <w:rPr>
                  <w:rFonts w:ascii="Arial" w:hAnsi="Arial" w:cs="Arial"/>
                  <w:sz w:val="18"/>
                  <w:szCs w:val="18"/>
                  <w:rPrChange w:id="5707" w:author="gsadi" w:date="2013-11-18T22:09:00Z">
                    <w:rPr>
                      <w:rFonts w:ascii="Arial" w:hAnsi="Arial" w:cs="Arial"/>
                      <w:b/>
                      <w:bCs/>
                      <w:i/>
                      <w:iCs/>
                      <w:color w:val="4F81BD"/>
                      <w:sz w:val="18"/>
                      <w:szCs w:val="18"/>
                      <w:u w:val="single"/>
                    </w:rPr>
                  </w:rPrChange>
                </w:rPr>
                <w:t>Char(4)</w:t>
              </w:r>
            </w:ins>
          </w:p>
        </w:tc>
        <w:tc>
          <w:tcPr>
            <w:tcW w:w="2522" w:type="dxa"/>
            <w:tcBorders>
              <w:top w:val="nil"/>
              <w:left w:val="nil"/>
              <w:bottom w:val="single" w:sz="4" w:space="0" w:color="auto"/>
              <w:right w:val="single" w:sz="4" w:space="0" w:color="auto"/>
            </w:tcBorders>
            <w:shd w:val="clear" w:color="auto" w:fill="auto"/>
            <w:noWrap/>
            <w:vAlign w:val="bottom"/>
            <w:hideMark/>
            <w:tcPrChange w:id="5708"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709" w:author="gsadi" w:date="2013-11-18T22:08:00Z"/>
                <w:rFonts w:ascii="Arial" w:hAnsi="Arial" w:cs="Arial"/>
                <w:color w:val="000000"/>
                <w:sz w:val="18"/>
                <w:szCs w:val="18"/>
              </w:rPr>
            </w:pPr>
            <w:ins w:id="5710" w:author="gsadi" w:date="2013-11-18T22:08:00Z">
              <w:r w:rsidRPr="005361CF">
                <w:rPr>
                  <w:rFonts w:ascii="Arial" w:hAnsi="Arial" w:cs="Arial"/>
                  <w:color w:val="000000"/>
                  <w:sz w:val="18"/>
                  <w:szCs w:val="18"/>
                </w:rPr>
                <w:t> </w:t>
              </w:r>
            </w:ins>
          </w:p>
        </w:tc>
      </w:tr>
      <w:tr w:rsidR="008E2743" w:rsidRPr="0064388F" w:rsidTr="008E2743">
        <w:tblPrEx>
          <w:tblPrExChange w:id="5711" w:author="gsadi" w:date="2013-11-18T22:08:00Z">
            <w:tblPrEx>
              <w:tblW w:w="7040" w:type="dxa"/>
              <w:tblInd w:w="1440" w:type="dxa"/>
            </w:tblPrEx>
          </w:tblPrExChange>
        </w:tblPrEx>
        <w:trPr>
          <w:trHeight w:val="300"/>
          <w:ins w:id="5712" w:author="gsadi" w:date="2013-11-18T22:08:00Z"/>
          <w:trPrChange w:id="5713"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714"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715" w:author="gsadi" w:date="2013-11-18T22:08:00Z"/>
                <w:rFonts w:ascii="Arial" w:hAnsi="Arial" w:cs="Arial"/>
                <w:sz w:val="18"/>
                <w:szCs w:val="18"/>
                <w:rPrChange w:id="5716" w:author="gsadi" w:date="2013-11-18T22:09:00Z">
                  <w:rPr>
                    <w:ins w:id="5717" w:author="gsadi" w:date="2013-11-18T22:08:00Z"/>
                    <w:rFonts w:ascii="Arial" w:hAnsi="Arial" w:cs="Arial"/>
                    <w:color w:val="4F81BD"/>
                    <w:sz w:val="18"/>
                    <w:szCs w:val="18"/>
                  </w:rPr>
                </w:rPrChange>
              </w:rPr>
            </w:pPr>
            <w:ins w:id="5718" w:author="gsadi" w:date="2013-11-18T22:08:00Z">
              <w:r w:rsidRPr="002B0E74">
                <w:rPr>
                  <w:rFonts w:ascii="Arial" w:hAnsi="Arial" w:cs="Arial"/>
                  <w:sz w:val="18"/>
                  <w:szCs w:val="18"/>
                  <w:rPrChange w:id="5719" w:author="gsadi" w:date="2013-11-18T22:09:00Z">
                    <w:rPr>
                      <w:rFonts w:ascii="Arial" w:hAnsi="Arial" w:cs="Arial"/>
                      <w:b/>
                      <w:bCs/>
                      <w:i/>
                      <w:iCs/>
                      <w:color w:val="4F81BD"/>
                      <w:sz w:val="18"/>
                      <w:szCs w:val="18"/>
                      <w:u w:val="single"/>
                    </w:rPr>
                  </w:rPrChange>
                </w:rPr>
                <w:t>Sold to Customer Number</w:t>
              </w:r>
            </w:ins>
          </w:p>
        </w:tc>
        <w:tc>
          <w:tcPr>
            <w:tcW w:w="2430" w:type="dxa"/>
            <w:tcBorders>
              <w:top w:val="nil"/>
              <w:left w:val="nil"/>
              <w:bottom w:val="single" w:sz="4" w:space="0" w:color="auto"/>
              <w:right w:val="single" w:sz="4" w:space="0" w:color="auto"/>
            </w:tcBorders>
            <w:shd w:val="clear" w:color="auto" w:fill="auto"/>
            <w:vAlign w:val="center"/>
            <w:hideMark/>
            <w:tcPrChange w:id="5720"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721" w:author="gsadi" w:date="2013-11-18T22:08:00Z"/>
                <w:rFonts w:ascii="Arial" w:hAnsi="Arial" w:cs="Arial"/>
                <w:sz w:val="18"/>
                <w:szCs w:val="18"/>
                <w:rPrChange w:id="5722" w:author="gsadi" w:date="2013-11-18T22:09:00Z">
                  <w:rPr>
                    <w:ins w:id="5723" w:author="gsadi" w:date="2013-11-18T22:08:00Z"/>
                    <w:rFonts w:ascii="Arial" w:hAnsi="Arial" w:cs="Arial"/>
                    <w:color w:val="4F81BD"/>
                    <w:sz w:val="18"/>
                    <w:szCs w:val="18"/>
                  </w:rPr>
                </w:rPrChange>
              </w:rPr>
            </w:pPr>
            <w:ins w:id="5724" w:author="gsadi" w:date="2013-11-18T22:08:00Z">
              <w:r w:rsidRPr="002B0E74">
                <w:rPr>
                  <w:rFonts w:ascii="Arial" w:hAnsi="Arial" w:cs="Arial"/>
                  <w:sz w:val="18"/>
                  <w:szCs w:val="18"/>
                  <w:rPrChange w:id="5725" w:author="gsadi" w:date="2013-11-18T22:09:00Z">
                    <w:rPr>
                      <w:rFonts w:ascii="Arial" w:hAnsi="Arial" w:cs="Arial"/>
                      <w:b/>
                      <w:bCs/>
                      <w:i/>
                      <w:iCs/>
                      <w:color w:val="4F81BD"/>
                      <w:sz w:val="18"/>
                      <w:szCs w:val="18"/>
                      <w:u w:val="single"/>
                    </w:rPr>
                  </w:rPrChange>
                </w:rPr>
                <w:t>Char(10)</w:t>
              </w:r>
            </w:ins>
          </w:p>
        </w:tc>
        <w:tc>
          <w:tcPr>
            <w:tcW w:w="2522" w:type="dxa"/>
            <w:tcBorders>
              <w:top w:val="nil"/>
              <w:left w:val="nil"/>
              <w:bottom w:val="single" w:sz="4" w:space="0" w:color="auto"/>
              <w:right w:val="single" w:sz="4" w:space="0" w:color="auto"/>
            </w:tcBorders>
            <w:shd w:val="clear" w:color="auto" w:fill="auto"/>
            <w:noWrap/>
            <w:vAlign w:val="bottom"/>
            <w:hideMark/>
            <w:tcPrChange w:id="5726"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727" w:author="gsadi" w:date="2013-11-18T22:08:00Z"/>
                <w:rFonts w:ascii="Arial" w:hAnsi="Arial" w:cs="Arial"/>
                <w:color w:val="000000"/>
                <w:sz w:val="18"/>
                <w:szCs w:val="18"/>
              </w:rPr>
            </w:pPr>
            <w:ins w:id="5728" w:author="gsadi" w:date="2013-11-18T22:08:00Z">
              <w:r w:rsidRPr="005361CF">
                <w:rPr>
                  <w:rFonts w:ascii="Arial" w:hAnsi="Arial" w:cs="Arial"/>
                  <w:color w:val="000000"/>
                  <w:sz w:val="18"/>
                  <w:szCs w:val="18"/>
                </w:rPr>
                <w:t> </w:t>
              </w:r>
            </w:ins>
          </w:p>
        </w:tc>
      </w:tr>
      <w:tr w:rsidR="008E2743" w:rsidRPr="0064388F" w:rsidTr="008E2743">
        <w:tblPrEx>
          <w:tblPrExChange w:id="5729" w:author="gsadi" w:date="2013-11-18T22:08:00Z">
            <w:tblPrEx>
              <w:tblW w:w="7040" w:type="dxa"/>
              <w:tblInd w:w="1440" w:type="dxa"/>
            </w:tblPrEx>
          </w:tblPrExChange>
        </w:tblPrEx>
        <w:trPr>
          <w:trHeight w:val="300"/>
          <w:ins w:id="5730" w:author="gsadi" w:date="2013-11-18T22:08:00Z"/>
          <w:trPrChange w:id="5731"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732"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733" w:author="gsadi" w:date="2013-11-18T22:08:00Z"/>
                <w:rFonts w:ascii="Arial" w:hAnsi="Arial" w:cs="Arial"/>
                <w:sz w:val="18"/>
                <w:szCs w:val="18"/>
                <w:rPrChange w:id="5734" w:author="gsadi" w:date="2013-11-18T22:09:00Z">
                  <w:rPr>
                    <w:ins w:id="5735" w:author="gsadi" w:date="2013-11-18T22:08:00Z"/>
                    <w:rFonts w:ascii="Arial" w:hAnsi="Arial" w:cs="Arial"/>
                    <w:color w:val="4F81BD"/>
                    <w:sz w:val="18"/>
                    <w:szCs w:val="18"/>
                  </w:rPr>
                </w:rPrChange>
              </w:rPr>
            </w:pPr>
            <w:ins w:id="5736" w:author="gsadi" w:date="2013-11-18T22:08:00Z">
              <w:r w:rsidRPr="002B0E74">
                <w:rPr>
                  <w:rFonts w:ascii="Arial" w:hAnsi="Arial" w:cs="Arial"/>
                  <w:sz w:val="18"/>
                  <w:szCs w:val="18"/>
                  <w:rPrChange w:id="5737" w:author="gsadi" w:date="2013-11-18T22:09:00Z">
                    <w:rPr>
                      <w:rFonts w:ascii="Arial" w:hAnsi="Arial" w:cs="Arial"/>
                      <w:b/>
                      <w:bCs/>
                      <w:i/>
                      <w:iCs/>
                      <w:color w:val="4F81BD"/>
                      <w:sz w:val="18"/>
                      <w:szCs w:val="18"/>
                      <w:u w:val="single"/>
                    </w:rPr>
                  </w:rPrChange>
                </w:rPr>
                <w:t>Country Code</w:t>
              </w:r>
            </w:ins>
          </w:p>
        </w:tc>
        <w:tc>
          <w:tcPr>
            <w:tcW w:w="2430" w:type="dxa"/>
            <w:tcBorders>
              <w:top w:val="nil"/>
              <w:left w:val="nil"/>
              <w:bottom w:val="single" w:sz="4" w:space="0" w:color="auto"/>
              <w:right w:val="single" w:sz="4" w:space="0" w:color="auto"/>
            </w:tcBorders>
            <w:shd w:val="clear" w:color="auto" w:fill="auto"/>
            <w:vAlign w:val="center"/>
            <w:hideMark/>
            <w:tcPrChange w:id="5738"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739" w:author="gsadi" w:date="2013-11-18T22:08:00Z"/>
                <w:rFonts w:ascii="Arial" w:hAnsi="Arial" w:cs="Arial"/>
                <w:sz w:val="18"/>
                <w:szCs w:val="18"/>
                <w:rPrChange w:id="5740" w:author="gsadi" w:date="2013-11-18T22:09:00Z">
                  <w:rPr>
                    <w:ins w:id="5741" w:author="gsadi" w:date="2013-11-18T22:08:00Z"/>
                    <w:rFonts w:ascii="Arial" w:hAnsi="Arial" w:cs="Arial"/>
                    <w:color w:val="4F81BD"/>
                    <w:sz w:val="18"/>
                    <w:szCs w:val="18"/>
                  </w:rPr>
                </w:rPrChange>
              </w:rPr>
            </w:pPr>
            <w:ins w:id="5742" w:author="gsadi" w:date="2013-11-18T22:08:00Z">
              <w:r w:rsidRPr="002B0E74">
                <w:rPr>
                  <w:rFonts w:ascii="Arial" w:hAnsi="Arial" w:cs="Arial"/>
                  <w:sz w:val="18"/>
                  <w:szCs w:val="18"/>
                  <w:rPrChange w:id="5743" w:author="gsadi" w:date="2013-11-18T22:09:00Z">
                    <w:rPr>
                      <w:rFonts w:ascii="Arial" w:hAnsi="Arial" w:cs="Arial"/>
                      <w:b/>
                      <w:bCs/>
                      <w:i/>
                      <w:iCs/>
                      <w:color w:val="4F81BD"/>
                      <w:sz w:val="18"/>
                      <w:szCs w:val="18"/>
                      <w:u w:val="single"/>
                    </w:rPr>
                  </w:rPrChange>
                </w:rPr>
                <w:t>Char(3)</w:t>
              </w:r>
            </w:ins>
          </w:p>
        </w:tc>
        <w:tc>
          <w:tcPr>
            <w:tcW w:w="2522" w:type="dxa"/>
            <w:tcBorders>
              <w:top w:val="nil"/>
              <w:left w:val="nil"/>
              <w:bottom w:val="single" w:sz="4" w:space="0" w:color="auto"/>
              <w:right w:val="single" w:sz="4" w:space="0" w:color="auto"/>
            </w:tcBorders>
            <w:shd w:val="clear" w:color="auto" w:fill="auto"/>
            <w:noWrap/>
            <w:vAlign w:val="bottom"/>
            <w:hideMark/>
            <w:tcPrChange w:id="5744"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745" w:author="gsadi" w:date="2013-11-18T22:08:00Z"/>
                <w:rFonts w:ascii="Arial" w:hAnsi="Arial" w:cs="Arial"/>
                <w:color w:val="000000"/>
                <w:sz w:val="18"/>
                <w:szCs w:val="18"/>
              </w:rPr>
            </w:pPr>
            <w:ins w:id="5746" w:author="gsadi" w:date="2013-11-18T22:08:00Z">
              <w:r w:rsidRPr="005361CF">
                <w:rPr>
                  <w:rFonts w:ascii="Arial" w:hAnsi="Arial" w:cs="Arial"/>
                  <w:color w:val="000000"/>
                  <w:sz w:val="18"/>
                  <w:szCs w:val="18"/>
                </w:rPr>
                <w:t> </w:t>
              </w:r>
            </w:ins>
          </w:p>
        </w:tc>
      </w:tr>
      <w:tr w:rsidR="008E2743" w:rsidRPr="0064388F" w:rsidTr="008E2743">
        <w:tblPrEx>
          <w:tblPrExChange w:id="5747" w:author="gsadi" w:date="2013-11-18T22:08:00Z">
            <w:tblPrEx>
              <w:tblW w:w="7040" w:type="dxa"/>
              <w:tblInd w:w="1440" w:type="dxa"/>
            </w:tblPrEx>
          </w:tblPrExChange>
        </w:tblPrEx>
        <w:trPr>
          <w:trHeight w:val="300"/>
          <w:ins w:id="5748" w:author="gsadi" w:date="2013-11-18T22:08:00Z"/>
          <w:trPrChange w:id="5749"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750"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751" w:author="gsadi" w:date="2013-11-18T22:08:00Z"/>
                <w:rFonts w:ascii="Arial" w:hAnsi="Arial" w:cs="Arial"/>
                <w:sz w:val="18"/>
                <w:szCs w:val="18"/>
                <w:rPrChange w:id="5752" w:author="gsadi" w:date="2013-11-18T22:09:00Z">
                  <w:rPr>
                    <w:ins w:id="5753" w:author="gsadi" w:date="2013-11-18T22:08:00Z"/>
                    <w:rFonts w:ascii="Arial" w:hAnsi="Arial" w:cs="Arial"/>
                    <w:color w:val="4F81BD"/>
                    <w:sz w:val="18"/>
                    <w:szCs w:val="18"/>
                  </w:rPr>
                </w:rPrChange>
              </w:rPr>
            </w:pPr>
            <w:ins w:id="5754" w:author="gsadi" w:date="2013-11-18T22:08:00Z">
              <w:r w:rsidRPr="002B0E74">
                <w:rPr>
                  <w:rFonts w:ascii="Arial" w:hAnsi="Arial" w:cs="Arial"/>
                  <w:sz w:val="18"/>
                  <w:szCs w:val="18"/>
                  <w:rPrChange w:id="5755" w:author="gsadi" w:date="2013-11-18T22:09:00Z">
                    <w:rPr>
                      <w:rFonts w:ascii="Arial" w:hAnsi="Arial" w:cs="Arial"/>
                      <w:b/>
                      <w:bCs/>
                      <w:i/>
                      <w:iCs/>
                      <w:color w:val="4F81BD"/>
                      <w:sz w:val="18"/>
                      <w:szCs w:val="18"/>
                      <w:u w:val="single"/>
                    </w:rPr>
                  </w:rPrChange>
                </w:rPr>
                <w:t>Account Class</w:t>
              </w:r>
            </w:ins>
          </w:p>
        </w:tc>
        <w:tc>
          <w:tcPr>
            <w:tcW w:w="2430" w:type="dxa"/>
            <w:tcBorders>
              <w:top w:val="nil"/>
              <w:left w:val="nil"/>
              <w:bottom w:val="single" w:sz="4" w:space="0" w:color="auto"/>
              <w:right w:val="single" w:sz="4" w:space="0" w:color="auto"/>
            </w:tcBorders>
            <w:shd w:val="clear" w:color="auto" w:fill="auto"/>
            <w:vAlign w:val="center"/>
            <w:hideMark/>
            <w:tcPrChange w:id="5756"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757" w:author="gsadi" w:date="2013-11-18T22:08:00Z"/>
                <w:rFonts w:ascii="Arial" w:hAnsi="Arial" w:cs="Arial"/>
                <w:sz w:val="18"/>
                <w:szCs w:val="18"/>
                <w:rPrChange w:id="5758" w:author="gsadi" w:date="2013-11-18T22:09:00Z">
                  <w:rPr>
                    <w:ins w:id="5759" w:author="gsadi" w:date="2013-11-18T22:08:00Z"/>
                    <w:rFonts w:ascii="Arial" w:hAnsi="Arial" w:cs="Arial"/>
                    <w:color w:val="4F81BD"/>
                    <w:sz w:val="18"/>
                    <w:szCs w:val="18"/>
                  </w:rPr>
                </w:rPrChange>
              </w:rPr>
            </w:pPr>
            <w:ins w:id="5760" w:author="gsadi" w:date="2013-11-18T22:08:00Z">
              <w:r w:rsidRPr="002B0E74">
                <w:rPr>
                  <w:rFonts w:ascii="Arial" w:hAnsi="Arial" w:cs="Arial"/>
                  <w:sz w:val="18"/>
                  <w:szCs w:val="18"/>
                  <w:rPrChange w:id="5761" w:author="gsadi" w:date="2013-11-18T22:09:00Z">
                    <w:rPr>
                      <w:rFonts w:ascii="Arial" w:hAnsi="Arial" w:cs="Arial"/>
                      <w:b/>
                      <w:bCs/>
                      <w:i/>
                      <w:iCs/>
                      <w:color w:val="4F81BD"/>
                      <w:sz w:val="18"/>
                      <w:szCs w:val="18"/>
                      <w:u w:val="single"/>
                    </w:rPr>
                  </w:rPrChange>
                </w:rPr>
                <w:t>Char(4)</w:t>
              </w:r>
            </w:ins>
          </w:p>
        </w:tc>
        <w:tc>
          <w:tcPr>
            <w:tcW w:w="2522" w:type="dxa"/>
            <w:tcBorders>
              <w:top w:val="nil"/>
              <w:left w:val="nil"/>
              <w:bottom w:val="single" w:sz="4" w:space="0" w:color="auto"/>
              <w:right w:val="single" w:sz="4" w:space="0" w:color="auto"/>
            </w:tcBorders>
            <w:shd w:val="clear" w:color="auto" w:fill="auto"/>
            <w:noWrap/>
            <w:vAlign w:val="bottom"/>
            <w:hideMark/>
            <w:tcPrChange w:id="5762"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763" w:author="gsadi" w:date="2013-11-18T22:08:00Z"/>
                <w:rFonts w:ascii="Arial" w:hAnsi="Arial" w:cs="Arial"/>
                <w:color w:val="000000"/>
                <w:sz w:val="18"/>
                <w:szCs w:val="18"/>
              </w:rPr>
            </w:pPr>
            <w:ins w:id="5764" w:author="gsadi" w:date="2013-11-18T22:08:00Z">
              <w:r w:rsidRPr="005361CF">
                <w:rPr>
                  <w:rFonts w:ascii="Arial" w:hAnsi="Arial" w:cs="Arial"/>
                  <w:color w:val="000000"/>
                  <w:sz w:val="18"/>
                  <w:szCs w:val="18"/>
                </w:rPr>
                <w:t> </w:t>
              </w:r>
            </w:ins>
          </w:p>
        </w:tc>
      </w:tr>
      <w:tr w:rsidR="008E2743" w:rsidRPr="0064388F" w:rsidTr="008E2743">
        <w:tblPrEx>
          <w:tblPrExChange w:id="5765" w:author="gsadi" w:date="2013-11-18T22:08:00Z">
            <w:tblPrEx>
              <w:tblW w:w="7040" w:type="dxa"/>
              <w:tblInd w:w="1440" w:type="dxa"/>
            </w:tblPrEx>
          </w:tblPrExChange>
        </w:tblPrEx>
        <w:trPr>
          <w:trHeight w:val="300"/>
          <w:ins w:id="5766" w:author="gsadi" w:date="2013-11-18T22:08:00Z"/>
          <w:trPrChange w:id="5767"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000000" w:fill="00FF00"/>
            <w:vAlign w:val="center"/>
            <w:hideMark/>
            <w:tcPrChange w:id="5768" w:author="gsadi" w:date="2013-11-18T22:08:00Z">
              <w:tcPr>
                <w:tcW w:w="3000" w:type="dxa"/>
                <w:gridSpan w:val="2"/>
                <w:tcBorders>
                  <w:top w:val="nil"/>
                  <w:left w:val="single" w:sz="4" w:space="0" w:color="auto"/>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769" w:author="gsadi" w:date="2013-11-18T22:08:00Z"/>
                <w:rFonts w:ascii="Arial" w:hAnsi="Arial" w:cs="Arial"/>
                <w:b/>
                <w:bCs/>
                <w:sz w:val="18"/>
                <w:szCs w:val="18"/>
                <w:rPrChange w:id="5770" w:author="gsadi" w:date="2013-11-18T22:09:00Z">
                  <w:rPr>
                    <w:ins w:id="5771" w:author="gsadi" w:date="2013-11-18T22:08:00Z"/>
                    <w:rFonts w:ascii="Arial" w:hAnsi="Arial" w:cs="Arial"/>
                    <w:b/>
                    <w:bCs/>
                    <w:color w:val="000000"/>
                    <w:sz w:val="18"/>
                    <w:szCs w:val="18"/>
                  </w:rPr>
                </w:rPrChange>
              </w:rPr>
            </w:pPr>
            <w:ins w:id="5772" w:author="gsadi" w:date="2013-11-18T22:08:00Z">
              <w:r w:rsidRPr="002B0E74">
                <w:rPr>
                  <w:rFonts w:ascii="Arial" w:hAnsi="Arial" w:cs="Arial"/>
                  <w:b/>
                  <w:bCs/>
                  <w:sz w:val="18"/>
                  <w:szCs w:val="18"/>
                  <w:rPrChange w:id="5773" w:author="gsadi" w:date="2013-11-18T22:09:00Z">
                    <w:rPr>
                      <w:rFonts w:ascii="Arial" w:hAnsi="Arial" w:cs="Arial"/>
                      <w:b/>
                      <w:bCs/>
                      <w:i/>
                      <w:iCs/>
                      <w:color w:val="000000"/>
                      <w:sz w:val="18"/>
                      <w:szCs w:val="18"/>
                      <w:u w:val="single"/>
                    </w:rPr>
                  </w:rPrChange>
                </w:rPr>
                <w:t>Shipping Location</w:t>
              </w:r>
            </w:ins>
          </w:p>
        </w:tc>
        <w:tc>
          <w:tcPr>
            <w:tcW w:w="2430" w:type="dxa"/>
            <w:tcBorders>
              <w:top w:val="nil"/>
              <w:left w:val="nil"/>
              <w:bottom w:val="single" w:sz="4" w:space="0" w:color="auto"/>
              <w:right w:val="single" w:sz="4" w:space="0" w:color="auto"/>
            </w:tcBorders>
            <w:shd w:val="clear" w:color="000000" w:fill="00FF00"/>
            <w:vAlign w:val="center"/>
            <w:hideMark/>
            <w:tcPrChange w:id="5774" w:author="gsadi" w:date="2013-11-18T22:08:00Z">
              <w:tcPr>
                <w:tcW w:w="1240" w:type="dxa"/>
                <w:tcBorders>
                  <w:top w:val="nil"/>
                  <w:left w:val="nil"/>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775" w:author="gsadi" w:date="2013-11-18T22:08:00Z"/>
                <w:rFonts w:ascii="Arial" w:hAnsi="Arial" w:cs="Arial"/>
                <w:b/>
                <w:bCs/>
                <w:sz w:val="18"/>
                <w:szCs w:val="18"/>
                <w:rPrChange w:id="5776" w:author="gsadi" w:date="2013-11-18T22:09:00Z">
                  <w:rPr>
                    <w:ins w:id="5777" w:author="gsadi" w:date="2013-11-18T22:08:00Z"/>
                    <w:rFonts w:ascii="Arial" w:hAnsi="Arial" w:cs="Arial"/>
                    <w:b/>
                    <w:bCs/>
                    <w:color w:val="000000"/>
                    <w:sz w:val="18"/>
                    <w:szCs w:val="18"/>
                  </w:rPr>
                </w:rPrChange>
              </w:rPr>
            </w:pPr>
            <w:ins w:id="5778" w:author="gsadi" w:date="2013-11-18T22:08:00Z">
              <w:r w:rsidRPr="002B0E74">
                <w:rPr>
                  <w:rFonts w:ascii="Arial" w:hAnsi="Arial" w:cs="Arial"/>
                  <w:b/>
                  <w:bCs/>
                  <w:sz w:val="18"/>
                  <w:szCs w:val="18"/>
                  <w:rPrChange w:id="5779" w:author="gsadi" w:date="2013-11-18T22:09:00Z">
                    <w:rPr>
                      <w:rFonts w:ascii="Arial" w:hAnsi="Arial" w:cs="Arial"/>
                      <w:b/>
                      <w:bCs/>
                      <w:i/>
                      <w:iCs/>
                      <w:color w:val="000000"/>
                      <w:sz w:val="18"/>
                      <w:szCs w:val="18"/>
                      <w:u w:val="single"/>
                    </w:rPr>
                  </w:rPrChange>
                </w:rPr>
                <w:t>Char(4)</w:t>
              </w:r>
            </w:ins>
          </w:p>
        </w:tc>
        <w:tc>
          <w:tcPr>
            <w:tcW w:w="2522" w:type="dxa"/>
            <w:tcBorders>
              <w:top w:val="nil"/>
              <w:left w:val="nil"/>
              <w:bottom w:val="single" w:sz="4" w:space="0" w:color="auto"/>
              <w:right w:val="single" w:sz="4" w:space="0" w:color="auto"/>
            </w:tcBorders>
            <w:shd w:val="clear" w:color="auto" w:fill="auto"/>
            <w:noWrap/>
            <w:vAlign w:val="bottom"/>
            <w:hideMark/>
            <w:tcPrChange w:id="5780"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781" w:author="gsadi" w:date="2013-11-18T22:08:00Z"/>
                <w:rFonts w:ascii="Arial" w:hAnsi="Arial" w:cs="Arial"/>
                <w:color w:val="000000"/>
                <w:sz w:val="18"/>
                <w:szCs w:val="18"/>
              </w:rPr>
            </w:pPr>
            <w:ins w:id="5782" w:author="gsadi" w:date="2013-11-18T22:08:00Z">
              <w:r>
                <w:rPr>
                  <w:rFonts w:ascii="Arial" w:hAnsi="Arial" w:cs="Arial"/>
                  <w:color w:val="000000"/>
                  <w:sz w:val="18"/>
                  <w:szCs w:val="18"/>
                </w:rPr>
                <w:t>DC</w:t>
              </w:r>
              <w:r w:rsidRPr="005361CF">
                <w:rPr>
                  <w:rFonts w:ascii="Arial" w:hAnsi="Arial" w:cs="Arial"/>
                  <w:color w:val="000000"/>
                  <w:sz w:val="18"/>
                  <w:szCs w:val="18"/>
                </w:rPr>
                <w:t> </w:t>
              </w:r>
            </w:ins>
          </w:p>
        </w:tc>
      </w:tr>
      <w:tr w:rsidR="008E2743" w:rsidRPr="0064388F" w:rsidTr="008E2743">
        <w:tblPrEx>
          <w:tblPrExChange w:id="5783" w:author="gsadi" w:date="2013-11-18T22:08:00Z">
            <w:tblPrEx>
              <w:tblW w:w="7040" w:type="dxa"/>
              <w:tblInd w:w="1440" w:type="dxa"/>
            </w:tblPrEx>
          </w:tblPrExChange>
        </w:tblPrEx>
        <w:trPr>
          <w:trHeight w:val="300"/>
          <w:ins w:id="5784" w:author="gsadi" w:date="2013-11-18T22:08:00Z"/>
          <w:trPrChange w:id="5785"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000000" w:fill="00FF00"/>
            <w:vAlign w:val="center"/>
            <w:hideMark/>
            <w:tcPrChange w:id="5786" w:author="gsadi" w:date="2013-11-18T22:08:00Z">
              <w:tcPr>
                <w:tcW w:w="3000" w:type="dxa"/>
                <w:gridSpan w:val="2"/>
                <w:tcBorders>
                  <w:top w:val="nil"/>
                  <w:left w:val="single" w:sz="4" w:space="0" w:color="auto"/>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787" w:author="gsadi" w:date="2013-11-18T22:08:00Z"/>
                <w:rFonts w:ascii="Arial" w:hAnsi="Arial" w:cs="Arial"/>
                <w:b/>
                <w:bCs/>
                <w:sz w:val="18"/>
                <w:szCs w:val="18"/>
                <w:rPrChange w:id="5788" w:author="gsadi" w:date="2013-11-18T22:09:00Z">
                  <w:rPr>
                    <w:ins w:id="5789" w:author="gsadi" w:date="2013-11-18T22:08:00Z"/>
                    <w:rFonts w:ascii="Arial" w:hAnsi="Arial" w:cs="Arial"/>
                    <w:b/>
                    <w:bCs/>
                    <w:color w:val="000000"/>
                    <w:sz w:val="18"/>
                    <w:szCs w:val="18"/>
                  </w:rPr>
                </w:rPrChange>
              </w:rPr>
            </w:pPr>
            <w:ins w:id="5790" w:author="gsadi" w:date="2013-11-18T22:08:00Z">
              <w:r w:rsidRPr="002B0E74">
                <w:rPr>
                  <w:rFonts w:ascii="Arial" w:hAnsi="Arial" w:cs="Arial"/>
                  <w:b/>
                  <w:bCs/>
                  <w:sz w:val="18"/>
                  <w:szCs w:val="18"/>
                  <w:rPrChange w:id="5791" w:author="gsadi" w:date="2013-11-18T22:09:00Z">
                    <w:rPr>
                      <w:rFonts w:ascii="Arial" w:hAnsi="Arial" w:cs="Arial"/>
                      <w:b/>
                      <w:bCs/>
                      <w:i/>
                      <w:iCs/>
                      <w:color w:val="000000"/>
                      <w:sz w:val="18"/>
                      <w:szCs w:val="18"/>
                      <w:u w:val="single"/>
                    </w:rPr>
                  </w:rPrChange>
                </w:rPr>
                <w:t>Material</w:t>
              </w:r>
            </w:ins>
          </w:p>
        </w:tc>
        <w:tc>
          <w:tcPr>
            <w:tcW w:w="2430" w:type="dxa"/>
            <w:tcBorders>
              <w:top w:val="nil"/>
              <w:left w:val="nil"/>
              <w:bottom w:val="single" w:sz="4" w:space="0" w:color="auto"/>
              <w:right w:val="single" w:sz="4" w:space="0" w:color="auto"/>
            </w:tcBorders>
            <w:shd w:val="clear" w:color="000000" w:fill="00FF00"/>
            <w:vAlign w:val="center"/>
            <w:hideMark/>
            <w:tcPrChange w:id="5792" w:author="gsadi" w:date="2013-11-18T22:08:00Z">
              <w:tcPr>
                <w:tcW w:w="1240" w:type="dxa"/>
                <w:tcBorders>
                  <w:top w:val="nil"/>
                  <w:left w:val="nil"/>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793" w:author="gsadi" w:date="2013-11-18T22:08:00Z"/>
                <w:rFonts w:ascii="Arial" w:hAnsi="Arial" w:cs="Arial"/>
                <w:b/>
                <w:bCs/>
                <w:sz w:val="18"/>
                <w:szCs w:val="18"/>
                <w:rPrChange w:id="5794" w:author="gsadi" w:date="2013-11-18T22:09:00Z">
                  <w:rPr>
                    <w:ins w:id="5795" w:author="gsadi" w:date="2013-11-18T22:08:00Z"/>
                    <w:rFonts w:ascii="Arial" w:hAnsi="Arial" w:cs="Arial"/>
                    <w:b/>
                    <w:bCs/>
                    <w:color w:val="000000"/>
                    <w:sz w:val="18"/>
                    <w:szCs w:val="18"/>
                  </w:rPr>
                </w:rPrChange>
              </w:rPr>
            </w:pPr>
            <w:ins w:id="5796" w:author="gsadi" w:date="2013-11-18T22:08:00Z">
              <w:r w:rsidRPr="002B0E74">
                <w:rPr>
                  <w:rFonts w:ascii="Arial" w:hAnsi="Arial" w:cs="Arial"/>
                  <w:b/>
                  <w:bCs/>
                  <w:sz w:val="18"/>
                  <w:szCs w:val="18"/>
                  <w:rPrChange w:id="5797" w:author="gsadi" w:date="2013-11-18T22:09:00Z">
                    <w:rPr>
                      <w:rFonts w:ascii="Arial" w:hAnsi="Arial" w:cs="Arial"/>
                      <w:b/>
                      <w:bCs/>
                      <w:i/>
                      <w:iCs/>
                      <w:color w:val="000000"/>
                      <w:sz w:val="18"/>
                      <w:szCs w:val="18"/>
                      <w:u w:val="single"/>
                    </w:rPr>
                  </w:rPrChange>
                </w:rPr>
                <w:t>Char(18)</w:t>
              </w:r>
            </w:ins>
          </w:p>
        </w:tc>
        <w:tc>
          <w:tcPr>
            <w:tcW w:w="2522" w:type="dxa"/>
            <w:tcBorders>
              <w:top w:val="nil"/>
              <w:left w:val="nil"/>
              <w:bottom w:val="single" w:sz="4" w:space="0" w:color="auto"/>
              <w:right w:val="single" w:sz="4" w:space="0" w:color="auto"/>
            </w:tcBorders>
            <w:shd w:val="clear" w:color="auto" w:fill="auto"/>
            <w:noWrap/>
            <w:vAlign w:val="bottom"/>
            <w:hideMark/>
            <w:tcPrChange w:id="5798"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799" w:author="gsadi" w:date="2013-11-18T22:08:00Z"/>
                <w:rFonts w:ascii="Arial" w:hAnsi="Arial" w:cs="Arial"/>
                <w:color w:val="000000"/>
                <w:sz w:val="18"/>
                <w:szCs w:val="18"/>
              </w:rPr>
            </w:pPr>
            <w:ins w:id="5800" w:author="gsadi" w:date="2013-11-18T22:08:00Z">
              <w:r w:rsidRPr="005361CF">
                <w:rPr>
                  <w:rFonts w:ascii="Arial" w:hAnsi="Arial" w:cs="Arial"/>
                  <w:color w:val="000000"/>
                  <w:sz w:val="18"/>
                  <w:szCs w:val="18"/>
                </w:rPr>
                <w:t> </w:t>
              </w:r>
              <w:r>
                <w:rPr>
                  <w:rFonts w:ascii="Arial" w:hAnsi="Arial" w:cs="Arial"/>
                  <w:color w:val="000000"/>
                  <w:sz w:val="18"/>
                  <w:szCs w:val="18"/>
                </w:rPr>
                <w:t>Style Color</w:t>
              </w:r>
            </w:ins>
          </w:p>
        </w:tc>
      </w:tr>
      <w:tr w:rsidR="008E2743" w:rsidRPr="0064388F" w:rsidTr="008E2743">
        <w:tblPrEx>
          <w:tblPrExChange w:id="5801" w:author="gsadi" w:date="2013-11-18T22:08:00Z">
            <w:tblPrEx>
              <w:tblW w:w="7040" w:type="dxa"/>
              <w:tblInd w:w="1440" w:type="dxa"/>
            </w:tblPrEx>
          </w:tblPrExChange>
        </w:tblPrEx>
        <w:trPr>
          <w:trHeight w:val="300"/>
          <w:ins w:id="5802" w:author="gsadi" w:date="2013-11-18T22:08:00Z"/>
          <w:trPrChange w:id="5803"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804"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805" w:author="gsadi" w:date="2013-11-18T22:08:00Z"/>
                <w:rFonts w:ascii="Arial" w:hAnsi="Arial" w:cs="Arial"/>
                <w:sz w:val="18"/>
                <w:szCs w:val="18"/>
                <w:rPrChange w:id="5806" w:author="gsadi" w:date="2013-11-18T22:09:00Z">
                  <w:rPr>
                    <w:ins w:id="5807" w:author="gsadi" w:date="2013-11-18T22:08:00Z"/>
                    <w:rFonts w:ascii="Arial" w:hAnsi="Arial" w:cs="Arial"/>
                    <w:color w:val="4F81BD"/>
                    <w:sz w:val="18"/>
                    <w:szCs w:val="18"/>
                  </w:rPr>
                </w:rPrChange>
              </w:rPr>
            </w:pPr>
            <w:ins w:id="5808" w:author="gsadi" w:date="2013-11-18T22:08:00Z">
              <w:r w:rsidRPr="002B0E74">
                <w:rPr>
                  <w:rFonts w:ascii="Arial" w:hAnsi="Arial" w:cs="Arial"/>
                  <w:sz w:val="18"/>
                  <w:szCs w:val="18"/>
                  <w:rPrChange w:id="5809" w:author="gsadi" w:date="2013-11-18T22:09:00Z">
                    <w:rPr>
                      <w:rFonts w:ascii="Arial" w:hAnsi="Arial" w:cs="Arial"/>
                      <w:b/>
                      <w:bCs/>
                      <w:i/>
                      <w:iCs/>
                      <w:color w:val="4F81BD"/>
                      <w:sz w:val="18"/>
                      <w:szCs w:val="18"/>
                      <w:u w:val="single"/>
                    </w:rPr>
                  </w:rPrChange>
                </w:rPr>
                <w:t>Base Grid Value</w:t>
              </w:r>
            </w:ins>
          </w:p>
        </w:tc>
        <w:tc>
          <w:tcPr>
            <w:tcW w:w="2430" w:type="dxa"/>
            <w:tcBorders>
              <w:top w:val="nil"/>
              <w:left w:val="nil"/>
              <w:bottom w:val="single" w:sz="4" w:space="0" w:color="auto"/>
              <w:right w:val="single" w:sz="4" w:space="0" w:color="auto"/>
            </w:tcBorders>
            <w:shd w:val="clear" w:color="auto" w:fill="auto"/>
            <w:vAlign w:val="center"/>
            <w:hideMark/>
            <w:tcPrChange w:id="5810"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811" w:author="gsadi" w:date="2013-11-18T22:08:00Z"/>
                <w:rFonts w:ascii="Arial" w:hAnsi="Arial" w:cs="Arial"/>
                <w:sz w:val="18"/>
                <w:szCs w:val="18"/>
                <w:rPrChange w:id="5812" w:author="gsadi" w:date="2013-11-18T22:09:00Z">
                  <w:rPr>
                    <w:ins w:id="5813" w:author="gsadi" w:date="2013-11-18T22:08:00Z"/>
                    <w:rFonts w:ascii="Arial" w:hAnsi="Arial" w:cs="Arial"/>
                    <w:color w:val="4F81BD"/>
                    <w:sz w:val="18"/>
                    <w:szCs w:val="18"/>
                  </w:rPr>
                </w:rPrChange>
              </w:rPr>
            </w:pPr>
            <w:ins w:id="5814" w:author="gsadi" w:date="2013-11-18T22:08:00Z">
              <w:r w:rsidRPr="002B0E74">
                <w:rPr>
                  <w:rFonts w:ascii="Arial" w:hAnsi="Arial" w:cs="Arial"/>
                  <w:sz w:val="18"/>
                  <w:szCs w:val="18"/>
                  <w:rPrChange w:id="5815" w:author="gsadi" w:date="2013-11-18T22:09:00Z">
                    <w:rPr>
                      <w:rFonts w:ascii="Arial" w:hAnsi="Arial" w:cs="Arial"/>
                      <w:b/>
                      <w:bCs/>
                      <w:i/>
                      <w:iCs/>
                      <w:color w:val="4F81BD"/>
                      <w:sz w:val="18"/>
                      <w:szCs w:val="18"/>
                      <w:u w:val="single"/>
                    </w:rPr>
                  </w:rPrChange>
                </w:rPr>
                <w:t>Char(8)</w:t>
              </w:r>
            </w:ins>
          </w:p>
        </w:tc>
        <w:tc>
          <w:tcPr>
            <w:tcW w:w="2522" w:type="dxa"/>
            <w:tcBorders>
              <w:top w:val="nil"/>
              <w:left w:val="nil"/>
              <w:bottom w:val="single" w:sz="4" w:space="0" w:color="auto"/>
              <w:right w:val="single" w:sz="4" w:space="0" w:color="auto"/>
            </w:tcBorders>
            <w:shd w:val="clear" w:color="auto" w:fill="auto"/>
            <w:noWrap/>
            <w:vAlign w:val="bottom"/>
            <w:hideMark/>
            <w:tcPrChange w:id="5816"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817" w:author="gsadi" w:date="2013-11-18T22:08:00Z"/>
                <w:rFonts w:ascii="Arial" w:hAnsi="Arial" w:cs="Arial"/>
                <w:color w:val="000000"/>
                <w:sz w:val="18"/>
                <w:szCs w:val="18"/>
              </w:rPr>
            </w:pPr>
            <w:ins w:id="5818" w:author="gsadi" w:date="2013-11-18T22:08:00Z">
              <w:r w:rsidRPr="005361CF">
                <w:rPr>
                  <w:rFonts w:ascii="Arial" w:hAnsi="Arial" w:cs="Arial"/>
                  <w:color w:val="000000"/>
                  <w:sz w:val="18"/>
                  <w:szCs w:val="18"/>
                </w:rPr>
                <w:t> </w:t>
              </w:r>
            </w:ins>
          </w:p>
        </w:tc>
      </w:tr>
      <w:tr w:rsidR="008E2743" w:rsidRPr="0064388F" w:rsidTr="008E2743">
        <w:tblPrEx>
          <w:tblPrExChange w:id="5819" w:author="gsadi" w:date="2013-11-18T22:08:00Z">
            <w:tblPrEx>
              <w:tblW w:w="7040" w:type="dxa"/>
              <w:tblInd w:w="1440" w:type="dxa"/>
            </w:tblPrEx>
          </w:tblPrExChange>
        </w:tblPrEx>
        <w:trPr>
          <w:trHeight w:val="300"/>
          <w:ins w:id="5820" w:author="gsadi" w:date="2013-11-18T22:08:00Z"/>
          <w:trPrChange w:id="5821"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000000" w:fill="00FF00"/>
            <w:vAlign w:val="center"/>
            <w:hideMark/>
            <w:tcPrChange w:id="5822" w:author="gsadi" w:date="2013-11-18T22:08:00Z">
              <w:tcPr>
                <w:tcW w:w="3000" w:type="dxa"/>
                <w:gridSpan w:val="2"/>
                <w:tcBorders>
                  <w:top w:val="nil"/>
                  <w:left w:val="single" w:sz="4" w:space="0" w:color="auto"/>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823" w:author="gsadi" w:date="2013-11-18T22:08:00Z"/>
                <w:rFonts w:ascii="Arial" w:hAnsi="Arial" w:cs="Arial"/>
                <w:b/>
                <w:bCs/>
                <w:sz w:val="18"/>
                <w:szCs w:val="18"/>
                <w:rPrChange w:id="5824" w:author="gsadi" w:date="2013-11-18T22:09:00Z">
                  <w:rPr>
                    <w:ins w:id="5825" w:author="gsadi" w:date="2013-11-18T22:08:00Z"/>
                    <w:rFonts w:ascii="Arial" w:hAnsi="Arial" w:cs="Arial"/>
                    <w:b/>
                    <w:bCs/>
                    <w:color w:val="000000"/>
                    <w:sz w:val="18"/>
                    <w:szCs w:val="18"/>
                  </w:rPr>
                </w:rPrChange>
              </w:rPr>
            </w:pPr>
            <w:ins w:id="5826" w:author="gsadi" w:date="2013-11-18T22:08:00Z">
              <w:r w:rsidRPr="002B0E74">
                <w:rPr>
                  <w:rFonts w:ascii="Arial" w:hAnsi="Arial" w:cs="Arial"/>
                  <w:b/>
                  <w:bCs/>
                  <w:sz w:val="18"/>
                  <w:szCs w:val="18"/>
                  <w:rPrChange w:id="5827" w:author="gsadi" w:date="2013-11-18T22:09:00Z">
                    <w:rPr>
                      <w:rFonts w:ascii="Arial" w:hAnsi="Arial" w:cs="Arial"/>
                      <w:b/>
                      <w:bCs/>
                      <w:i/>
                      <w:iCs/>
                      <w:color w:val="000000"/>
                      <w:sz w:val="18"/>
                      <w:szCs w:val="18"/>
                      <w:u w:val="single"/>
                    </w:rPr>
                  </w:rPrChange>
                </w:rPr>
                <w:t>Dim 1</w:t>
              </w:r>
            </w:ins>
          </w:p>
        </w:tc>
        <w:tc>
          <w:tcPr>
            <w:tcW w:w="2430" w:type="dxa"/>
            <w:tcBorders>
              <w:top w:val="nil"/>
              <w:left w:val="nil"/>
              <w:bottom w:val="single" w:sz="4" w:space="0" w:color="auto"/>
              <w:right w:val="single" w:sz="4" w:space="0" w:color="auto"/>
            </w:tcBorders>
            <w:shd w:val="clear" w:color="000000" w:fill="00FF00"/>
            <w:vAlign w:val="center"/>
            <w:hideMark/>
            <w:tcPrChange w:id="5828" w:author="gsadi" w:date="2013-11-18T22:08:00Z">
              <w:tcPr>
                <w:tcW w:w="1240" w:type="dxa"/>
                <w:tcBorders>
                  <w:top w:val="nil"/>
                  <w:left w:val="nil"/>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829" w:author="gsadi" w:date="2013-11-18T22:08:00Z"/>
                <w:rFonts w:ascii="Arial" w:hAnsi="Arial" w:cs="Arial"/>
                <w:b/>
                <w:bCs/>
                <w:sz w:val="18"/>
                <w:szCs w:val="18"/>
                <w:rPrChange w:id="5830" w:author="gsadi" w:date="2013-11-18T22:09:00Z">
                  <w:rPr>
                    <w:ins w:id="5831" w:author="gsadi" w:date="2013-11-18T22:08:00Z"/>
                    <w:rFonts w:ascii="Arial" w:hAnsi="Arial" w:cs="Arial"/>
                    <w:b/>
                    <w:bCs/>
                    <w:color w:val="000000"/>
                    <w:sz w:val="18"/>
                    <w:szCs w:val="18"/>
                  </w:rPr>
                </w:rPrChange>
              </w:rPr>
            </w:pPr>
            <w:ins w:id="5832" w:author="gsadi" w:date="2013-11-18T22:08:00Z">
              <w:r w:rsidRPr="002B0E74">
                <w:rPr>
                  <w:rFonts w:ascii="Arial" w:hAnsi="Arial" w:cs="Arial"/>
                  <w:b/>
                  <w:bCs/>
                  <w:sz w:val="18"/>
                  <w:szCs w:val="18"/>
                  <w:rPrChange w:id="5833" w:author="gsadi" w:date="2013-11-18T22:09:00Z">
                    <w:rPr>
                      <w:rFonts w:ascii="Arial" w:hAnsi="Arial" w:cs="Arial"/>
                      <w:b/>
                      <w:bCs/>
                      <w:i/>
                      <w:iCs/>
                      <w:color w:val="000000"/>
                      <w:sz w:val="18"/>
                      <w:szCs w:val="18"/>
                      <w:u w:val="single"/>
                    </w:rPr>
                  </w:rPrChange>
                </w:rPr>
                <w:t>Char(8)</w:t>
              </w:r>
            </w:ins>
          </w:p>
        </w:tc>
        <w:tc>
          <w:tcPr>
            <w:tcW w:w="2522" w:type="dxa"/>
            <w:tcBorders>
              <w:top w:val="nil"/>
              <w:left w:val="nil"/>
              <w:bottom w:val="single" w:sz="4" w:space="0" w:color="auto"/>
              <w:right w:val="single" w:sz="4" w:space="0" w:color="auto"/>
            </w:tcBorders>
            <w:shd w:val="clear" w:color="auto" w:fill="auto"/>
            <w:noWrap/>
            <w:vAlign w:val="bottom"/>
            <w:hideMark/>
            <w:tcPrChange w:id="5834"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835" w:author="gsadi" w:date="2013-11-18T22:08:00Z"/>
                <w:rFonts w:ascii="Arial" w:hAnsi="Arial" w:cs="Arial"/>
                <w:color w:val="000000"/>
                <w:sz w:val="18"/>
                <w:szCs w:val="18"/>
              </w:rPr>
            </w:pPr>
            <w:ins w:id="5836" w:author="gsadi" w:date="2013-11-18T22:08:00Z">
              <w:r w:rsidRPr="005361CF">
                <w:rPr>
                  <w:rFonts w:ascii="Arial" w:hAnsi="Arial" w:cs="Arial"/>
                  <w:color w:val="000000"/>
                  <w:sz w:val="18"/>
                  <w:szCs w:val="18"/>
                </w:rPr>
                <w:t> </w:t>
              </w:r>
              <w:r>
                <w:rPr>
                  <w:rFonts w:ascii="Arial" w:hAnsi="Arial" w:cs="Arial"/>
                  <w:color w:val="000000"/>
                  <w:sz w:val="18"/>
                  <w:szCs w:val="18"/>
                </w:rPr>
                <w:t>Size 1</w:t>
              </w:r>
            </w:ins>
          </w:p>
        </w:tc>
      </w:tr>
      <w:tr w:rsidR="008E2743" w:rsidRPr="0064388F" w:rsidTr="008E2743">
        <w:tblPrEx>
          <w:tblPrExChange w:id="5837" w:author="gsadi" w:date="2013-11-18T22:08:00Z">
            <w:tblPrEx>
              <w:tblW w:w="7040" w:type="dxa"/>
              <w:tblInd w:w="1440" w:type="dxa"/>
            </w:tblPrEx>
          </w:tblPrExChange>
        </w:tblPrEx>
        <w:trPr>
          <w:trHeight w:val="300"/>
          <w:ins w:id="5838" w:author="gsadi" w:date="2013-11-18T22:08:00Z"/>
          <w:trPrChange w:id="5839"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000000" w:fill="00FF00"/>
            <w:vAlign w:val="center"/>
            <w:hideMark/>
            <w:tcPrChange w:id="5840" w:author="gsadi" w:date="2013-11-18T22:08:00Z">
              <w:tcPr>
                <w:tcW w:w="3000" w:type="dxa"/>
                <w:gridSpan w:val="2"/>
                <w:tcBorders>
                  <w:top w:val="nil"/>
                  <w:left w:val="single" w:sz="4" w:space="0" w:color="auto"/>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841" w:author="gsadi" w:date="2013-11-18T22:08:00Z"/>
                <w:rFonts w:ascii="Arial" w:hAnsi="Arial" w:cs="Arial"/>
                <w:b/>
                <w:bCs/>
                <w:sz w:val="18"/>
                <w:szCs w:val="18"/>
                <w:rPrChange w:id="5842" w:author="gsadi" w:date="2013-11-18T22:09:00Z">
                  <w:rPr>
                    <w:ins w:id="5843" w:author="gsadi" w:date="2013-11-18T22:08:00Z"/>
                    <w:rFonts w:ascii="Arial" w:hAnsi="Arial" w:cs="Arial"/>
                    <w:b/>
                    <w:bCs/>
                    <w:color w:val="000000"/>
                    <w:sz w:val="18"/>
                    <w:szCs w:val="18"/>
                  </w:rPr>
                </w:rPrChange>
              </w:rPr>
            </w:pPr>
            <w:ins w:id="5844" w:author="gsadi" w:date="2013-11-18T22:08:00Z">
              <w:r w:rsidRPr="002B0E74">
                <w:rPr>
                  <w:rFonts w:ascii="Arial" w:hAnsi="Arial" w:cs="Arial"/>
                  <w:b/>
                  <w:bCs/>
                  <w:sz w:val="18"/>
                  <w:szCs w:val="18"/>
                  <w:rPrChange w:id="5845" w:author="gsadi" w:date="2013-11-18T22:09:00Z">
                    <w:rPr>
                      <w:rFonts w:ascii="Arial" w:hAnsi="Arial" w:cs="Arial"/>
                      <w:b/>
                      <w:bCs/>
                      <w:i/>
                      <w:iCs/>
                      <w:color w:val="000000"/>
                      <w:sz w:val="18"/>
                      <w:szCs w:val="18"/>
                      <w:u w:val="single"/>
                    </w:rPr>
                  </w:rPrChange>
                </w:rPr>
                <w:t>Dim 2</w:t>
              </w:r>
            </w:ins>
          </w:p>
        </w:tc>
        <w:tc>
          <w:tcPr>
            <w:tcW w:w="2430" w:type="dxa"/>
            <w:tcBorders>
              <w:top w:val="nil"/>
              <w:left w:val="nil"/>
              <w:bottom w:val="single" w:sz="4" w:space="0" w:color="auto"/>
              <w:right w:val="single" w:sz="4" w:space="0" w:color="auto"/>
            </w:tcBorders>
            <w:shd w:val="clear" w:color="000000" w:fill="00FF00"/>
            <w:vAlign w:val="center"/>
            <w:hideMark/>
            <w:tcPrChange w:id="5846" w:author="gsadi" w:date="2013-11-18T22:08:00Z">
              <w:tcPr>
                <w:tcW w:w="1240" w:type="dxa"/>
                <w:tcBorders>
                  <w:top w:val="nil"/>
                  <w:left w:val="nil"/>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847" w:author="gsadi" w:date="2013-11-18T22:08:00Z"/>
                <w:rFonts w:ascii="Arial" w:hAnsi="Arial" w:cs="Arial"/>
                <w:b/>
                <w:bCs/>
                <w:sz w:val="18"/>
                <w:szCs w:val="18"/>
                <w:rPrChange w:id="5848" w:author="gsadi" w:date="2013-11-18T22:09:00Z">
                  <w:rPr>
                    <w:ins w:id="5849" w:author="gsadi" w:date="2013-11-18T22:08:00Z"/>
                    <w:rFonts w:ascii="Arial" w:hAnsi="Arial" w:cs="Arial"/>
                    <w:b/>
                    <w:bCs/>
                    <w:color w:val="000000"/>
                    <w:sz w:val="18"/>
                    <w:szCs w:val="18"/>
                  </w:rPr>
                </w:rPrChange>
              </w:rPr>
            </w:pPr>
            <w:ins w:id="5850" w:author="gsadi" w:date="2013-11-18T22:08:00Z">
              <w:r w:rsidRPr="002B0E74">
                <w:rPr>
                  <w:rFonts w:ascii="Arial" w:hAnsi="Arial" w:cs="Arial"/>
                  <w:b/>
                  <w:bCs/>
                  <w:sz w:val="18"/>
                  <w:szCs w:val="18"/>
                  <w:rPrChange w:id="5851" w:author="gsadi" w:date="2013-11-18T22:09:00Z">
                    <w:rPr>
                      <w:rFonts w:ascii="Arial" w:hAnsi="Arial" w:cs="Arial"/>
                      <w:b/>
                      <w:bCs/>
                      <w:i/>
                      <w:iCs/>
                      <w:color w:val="000000"/>
                      <w:sz w:val="18"/>
                      <w:szCs w:val="18"/>
                      <w:u w:val="single"/>
                    </w:rPr>
                  </w:rPrChange>
                </w:rPr>
                <w:t>Char(8)</w:t>
              </w:r>
            </w:ins>
          </w:p>
        </w:tc>
        <w:tc>
          <w:tcPr>
            <w:tcW w:w="2522" w:type="dxa"/>
            <w:tcBorders>
              <w:top w:val="nil"/>
              <w:left w:val="nil"/>
              <w:bottom w:val="single" w:sz="4" w:space="0" w:color="auto"/>
              <w:right w:val="single" w:sz="4" w:space="0" w:color="auto"/>
            </w:tcBorders>
            <w:shd w:val="clear" w:color="auto" w:fill="auto"/>
            <w:noWrap/>
            <w:vAlign w:val="bottom"/>
            <w:hideMark/>
            <w:tcPrChange w:id="5852"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853" w:author="gsadi" w:date="2013-11-18T22:08:00Z"/>
                <w:rFonts w:ascii="Arial" w:hAnsi="Arial" w:cs="Arial"/>
                <w:color w:val="000000"/>
                <w:sz w:val="18"/>
                <w:szCs w:val="18"/>
              </w:rPr>
            </w:pPr>
            <w:ins w:id="5854" w:author="gsadi" w:date="2013-11-18T22:08:00Z">
              <w:r w:rsidRPr="005361CF">
                <w:rPr>
                  <w:rFonts w:ascii="Arial" w:hAnsi="Arial" w:cs="Arial"/>
                  <w:color w:val="000000"/>
                  <w:sz w:val="18"/>
                  <w:szCs w:val="18"/>
                </w:rPr>
                <w:t> </w:t>
              </w:r>
              <w:r>
                <w:rPr>
                  <w:rFonts w:ascii="Arial" w:hAnsi="Arial" w:cs="Arial"/>
                  <w:color w:val="000000"/>
                  <w:sz w:val="18"/>
                  <w:szCs w:val="18"/>
                </w:rPr>
                <w:t>Size 2</w:t>
              </w:r>
            </w:ins>
          </w:p>
        </w:tc>
      </w:tr>
      <w:tr w:rsidR="008E2743" w:rsidRPr="0064388F" w:rsidTr="008E2743">
        <w:tblPrEx>
          <w:tblPrExChange w:id="5855" w:author="gsadi" w:date="2013-11-18T22:08:00Z">
            <w:tblPrEx>
              <w:tblW w:w="7040" w:type="dxa"/>
              <w:tblInd w:w="1440" w:type="dxa"/>
            </w:tblPrEx>
          </w:tblPrExChange>
        </w:tblPrEx>
        <w:trPr>
          <w:trHeight w:val="300"/>
          <w:ins w:id="5856" w:author="gsadi" w:date="2013-11-18T22:08:00Z"/>
          <w:trPrChange w:id="5857"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858"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859" w:author="gsadi" w:date="2013-11-18T22:08:00Z"/>
                <w:rFonts w:ascii="Arial" w:hAnsi="Arial" w:cs="Arial"/>
                <w:sz w:val="18"/>
                <w:szCs w:val="18"/>
                <w:rPrChange w:id="5860" w:author="gsadi" w:date="2013-11-18T22:09:00Z">
                  <w:rPr>
                    <w:ins w:id="5861" w:author="gsadi" w:date="2013-11-18T22:08:00Z"/>
                    <w:rFonts w:ascii="Arial" w:hAnsi="Arial" w:cs="Arial"/>
                    <w:color w:val="4F81BD"/>
                    <w:sz w:val="18"/>
                    <w:szCs w:val="18"/>
                  </w:rPr>
                </w:rPrChange>
              </w:rPr>
            </w:pPr>
            <w:ins w:id="5862" w:author="gsadi" w:date="2013-11-18T22:08:00Z">
              <w:r w:rsidRPr="002B0E74">
                <w:rPr>
                  <w:rFonts w:ascii="Arial" w:hAnsi="Arial" w:cs="Arial"/>
                  <w:sz w:val="18"/>
                  <w:szCs w:val="18"/>
                  <w:rPrChange w:id="5863" w:author="gsadi" w:date="2013-11-18T22:09:00Z">
                    <w:rPr>
                      <w:rFonts w:ascii="Arial" w:hAnsi="Arial" w:cs="Arial"/>
                      <w:b/>
                      <w:bCs/>
                      <w:i/>
                      <w:iCs/>
                      <w:color w:val="4F81BD"/>
                      <w:sz w:val="18"/>
                      <w:szCs w:val="18"/>
                      <w:u w:val="single"/>
                    </w:rPr>
                  </w:rPrChange>
                </w:rPr>
                <w:t>Dim 3</w:t>
              </w:r>
            </w:ins>
          </w:p>
        </w:tc>
        <w:tc>
          <w:tcPr>
            <w:tcW w:w="2430" w:type="dxa"/>
            <w:tcBorders>
              <w:top w:val="nil"/>
              <w:left w:val="nil"/>
              <w:bottom w:val="single" w:sz="4" w:space="0" w:color="auto"/>
              <w:right w:val="single" w:sz="4" w:space="0" w:color="auto"/>
            </w:tcBorders>
            <w:shd w:val="clear" w:color="auto" w:fill="auto"/>
            <w:vAlign w:val="center"/>
            <w:hideMark/>
            <w:tcPrChange w:id="5864"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865" w:author="gsadi" w:date="2013-11-18T22:08:00Z"/>
                <w:rFonts w:ascii="Arial" w:hAnsi="Arial" w:cs="Arial"/>
                <w:sz w:val="18"/>
                <w:szCs w:val="18"/>
                <w:rPrChange w:id="5866" w:author="gsadi" w:date="2013-11-18T22:09:00Z">
                  <w:rPr>
                    <w:ins w:id="5867" w:author="gsadi" w:date="2013-11-18T22:08:00Z"/>
                    <w:rFonts w:ascii="Arial" w:hAnsi="Arial" w:cs="Arial"/>
                    <w:color w:val="4F81BD"/>
                    <w:sz w:val="18"/>
                    <w:szCs w:val="18"/>
                  </w:rPr>
                </w:rPrChange>
              </w:rPr>
            </w:pPr>
            <w:ins w:id="5868" w:author="gsadi" w:date="2013-11-18T22:08:00Z">
              <w:r w:rsidRPr="002B0E74">
                <w:rPr>
                  <w:rFonts w:ascii="Arial" w:hAnsi="Arial" w:cs="Arial"/>
                  <w:sz w:val="18"/>
                  <w:szCs w:val="18"/>
                  <w:rPrChange w:id="5869" w:author="gsadi" w:date="2013-11-18T22:09:00Z">
                    <w:rPr>
                      <w:rFonts w:ascii="Arial" w:hAnsi="Arial" w:cs="Arial"/>
                      <w:b/>
                      <w:bCs/>
                      <w:i/>
                      <w:iCs/>
                      <w:color w:val="4F81BD"/>
                      <w:sz w:val="18"/>
                      <w:szCs w:val="18"/>
                      <w:u w:val="single"/>
                    </w:rPr>
                  </w:rPrChange>
                </w:rPr>
                <w:t>Char(8)</w:t>
              </w:r>
            </w:ins>
          </w:p>
        </w:tc>
        <w:tc>
          <w:tcPr>
            <w:tcW w:w="2522" w:type="dxa"/>
            <w:tcBorders>
              <w:top w:val="nil"/>
              <w:left w:val="nil"/>
              <w:bottom w:val="single" w:sz="4" w:space="0" w:color="auto"/>
              <w:right w:val="single" w:sz="4" w:space="0" w:color="auto"/>
            </w:tcBorders>
            <w:shd w:val="clear" w:color="auto" w:fill="auto"/>
            <w:noWrap/>
            <w:vAlign w:val="bottom"/>
            <w:hideMark/>
            <w:tcPrChange w:id="5870"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871" w:author="gsadi" w:date="2013-11-18T22:08:00Z"/>
                <w:rFonts w:ascii="Arial" w:hAnsi="Arial" w:cs="Arial"/>
                <w:color w:val="000000"/>
                <w:sz w:val="18"/>
                <w:szCs w:val="18"/>
              </w:rPr>
            </w:pPr>
            <w:ins w:id="5872" w:author="gsadi" w:date="2013-11-18T22:08:00Z">
              <w:r w:rsidRPr="005361CF">
                <w:rPr>
                  <w:rFonts w:ascii="Arial" w:hAnsi="Arial" w:cs="Arial"/>
                  <w:color w:val="000000"/>
                  <w:sz w:val="18"/>
                  <w:szCs w:val="18"/>
                </w:rPr>
                <w:t> </w:t>
              </w:r>
            </w:ins>
          </w:p>
        </w:tc>
      </w:tr>
      <w:tr w:rsidR="008E2743" w:rsidRPr="0064388F" w:rsidTr="008E2743">
        <w:tblPrEx>
          <w:tblPrExChange w:id="5873" w:author="gsadi" w:date="2013-11-18T22:08:00Z">
            <w:tblPrEx>
              <w:tblW w:w="7040" w:type="dxa"/>
              <w:tblInd w:w="1440" w:type="dxa"/>
            </w:tblPrEx>
          </w:tblPrExChange>
        </w:tblPrEx>
        <w:trPr>
          <w:trHeight w:val="300"/>
          <w:ins w:id="5874" w:author="gsadi" w:date="2013-11-18T22:08:00Z"/>
          <w:trPrChange w:id="5875"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000000" w:fill="00FF00"/>
            <w:vAlign w:val="center"/>
            <w:hideMark/>
            <w:tcPrChange w:id="5876" w:author="gsadi" w:date="2013-11-18T22:08:00Z">
              <w:tcPr>
                <w:tcW w:w="3000" w:type="dxa"/>
                <w:gridSpan w:val="2"/>
                <w:tcBorders>
                  <w:top w:val="nil"/>
                  <w:left w:val="single" w:sz="4" w:space="0" w:color="auto"/>
                  <w:bottom w:val="single" w:sz="4" w:space="0" w:color="auto"/>
                  <w:right w:val="single" w:sz="4" w:space="0" w:color="auto"/>
                </w:tcBorders>
                <w:shd w:val="clear" w:color="000000" w:fill="00FF00"/>
                <w:vAlign w:val="center"/>
                <w:hideMark/>
              </w:tcPr>
            </w:tcPrChange>
          </w:tcPr>
          <w:p w:rsidR="008E2743" w:rsidRPr="008E2743" w:rsidRDefault="008E2743" w:rsidP="00F72EA9">
            <w:pPr>
              <w:jc w:val="center"/>
              <w:rPr>
                <w:ins w:id="5877" w:author="gsadi" w:date="2013-11-18T22:08:00Z"/>
                <w:rFonts w:ascii="Arial" w:hAnsi="Arial" w:cs="Arial"/>
                <w:b/>
                <w:bCs/>
                <w:sz w:val="18"/>
                <w:szCs w:val="18"/>
              </w:rPr>
            </w:pPr>
            <w:ins w:id="5878" w:author="gsadi" w:date="2013-11-18T22:08:00Z">
              <w:r w:rsidRPr="008E2743">
                <w:rPr>
                  <w:rFonts w:ascii="Arial" w:hAnsi="Arial" w:cs="Arial"/>
                  <w:b/>
                  <w:bCs/>
                  <w:sz w:val="18"/>
                  <w:szCs w:val="18"/>
                </w:rPr>
                <w:t>Confirm Date</w:t>
              </w:r>
            </w:ins>
          </w:p>
        </w:tc>
        <w:tc>
          <w:tcPr>
            <w:tcW w:w="2430" w:type="dxa"/>
            <w:tcBorders>
              <w:top w:val="nil"/>
              <w:left w:val="nil"/>
              <w:bottom w:val="single" w:sz="4" w:space="0" w:color="auto"/>
              <w:right w:val="single" w:sz="4" w:space="0" w:color="auto"/>
            </w:tcBorders>
            <w:shd w:val="clear" w:color="000000" w:fill="00FF00"/>
            <w:vAlign w:val="center"/>
            <w:hideMark/>
            <w:tcPrChange w:id="5879" w:author="gsadi" w:date="2013-11-18T22:08:00Z">
              <w:tcPr>
                <w:tcW w:w="1240" w:type="dxa"/>
                <w:tcBorders>
                  <w:top w:val="nil"/>
                  <w:left w:val="nil"/>
                  <w:bottom w:val="single" w:sz="4" w:space="0" w:color="auto"/>
                  <w:right w:val="single" w:sz="4" w:space="0" w:color="auto"/>
                </w:tcBorders>
                <w:shd w:val="clear" w:color="000000" w:fill="00FF00"/>
                <w:vAlign w:val="center"/>
                <w:hideMark/>
              </w:tcPr>
            </w:tcPrChange>
          </w:tcPr>
          <w:p w:rsidR="008E2743" w:rsidRPr="008E2743" w:rsidRDefault="008E2743" w:rsidP="00F72EA9">
            <w:pPr>
              <w:jc w:val="center"/>
              <w:rPr>
                <w:ins w:id="5880" w:author="gsadi" w:date="2013-11-18T22:08:00Z"/>
                <w:rFonts w:ascii="Arial" w:hAnsi="Arial" w:cs="Arial"/>
                <w:b/>
                <w:bCs/>
                <w:sz w:val="18"/>
                <w:szCs w:val="18"/>
              </w:rPr>
            </w:pPr>
            <w:ins w:id="5881" w:author="gsadi" w:date="2013-11-18T22:08:00Z">
              <w:r w:rsidRPr="008E2743">
                <w:rPr>
                  <w:rFonts w:ascii="Arial" w:hAnsi="Arial" w:cs="Arial"/>
                  <w:b/>
                  <w:bCs/>
                  <w:sz w:val="18"/>
                  <w:szCs w:val="18"/>
                </w:rPr>
                <w:t>Char(8)</w:t>
              </w:r>
            </w:ins>
          </w:p>
        </w:tc>
        <w:tc>
          <w:tcPr>
            <w:tcW w:w="2522" w:type="dxa"/>
            <w:tcBorders>
              <w:top w:val="nil"/>
              <w:left w:val="nil"/>
              <w:bottom w:val="single" w:sz="4" w:space="0" w:color="auto"/>
              <w:right w:val="single" w:sz="4" w:space="0" w:color="auto"/>
            </w:tcBorders>
            <w:shd w:val="clear" w:color="auto" w:fill="auto"/>
            <w:noWrap/>
            <w:vAlign w:val="bottom"/>
            <w:hideMark/>
            <w:tcPrChange w:id="5882"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883" w:author="gsadi" w:date="2013-11-18T22:08:00Z"/>
                <w:rFonts w:ascii="Arial" w:hAnsi="Arial" w:cs="Arial"/>
                <w:color w:val="000000"/>
                <w:sz w:val="18"/>
                <w:szCs w:val="18"/>
              </w:rPr>
            </w:pPr>
            <w:ins w:id="5884" w:author="gsadi" w:date="2013-11-18T22:08:00Z">
              <w:r w:rsidRPr="005361CF">
                <w:rPr>
                  <w:rFonts w:ascii="Arial" w:hAnsi="Arial" w:cs="Arial"/>
                  <w:color w:val="000000"/>
                  <w:sz w:val="18"/>
                  <w:szCs w:val="18"/>
                </w:rPr>
                <w:t> </w:t>
              </w:r>
              <w:r>
                <w:rPr>
                  <w:rFonts w:ascii="Arial" w:hAnsi="Arial" w:cs="Arial"/>
                  <w:color w:val="000000"/>
                  <w:sz w:val="18"/>
                  <w:szCs w:val="18"/>
                </w:rPr>
                <w:t>Fcst Date</w:t>
              </w:r>
            </w:ins>
          </w:p>
        </w:tc>
      </w:tr>
      <w:tr w:rsidR="008E2743" w:rsidRPr="0064388F" w:rsidTr="008E2743">
        <w:tblPrEx>
          <w:tblPrExChange w:id="5885" w:author="gsadi" w:date="2013-11-18T22:08:00Z">
            <w:tblPrEx>
              <w:tblW w:w="7040" w:type="dxa"/>
              <w:tblInd w:w="1440" w:type="dxa"/>
            </w:tblPrEx>
          </w:tblPrExChange>
        </w:tblPrEx>
        <w:trPr>
          <w:trHeight w:val="300"/>
          <w:ins w:id="5886" w:author="gsadi" w:date="2013-11-18T22:08:00Z"/>
          <w:trPrChange w:id="5887"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000000" w:fill="00FF00"/>
            <w:vAlign w:val="center"/>
            <w:hideMark/>
            <w:tcPrChange w:id="5888" w:author="gsadi" w:date="2013-11-18T22:08:00Z">
              <w:tcPr>
                <w:tcW w:w="3000" w:type="dxa"/>
                <w:gridSpan w:val="2"/>
                <w:tcBorders>
                  <w:top w:val="nil"/>
                  <w:left w:val="single" w:sz="4" w:space="0" w:color="auto"/>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889" w:author="gsadi" w:date="2013-11-18T22:08:00Z"/>
                <w:rFonts w:ascii="Arial" w:hAnsi="Arial" w:cs="Arial"/>
                <w:b/>
                <w:bCs/>
                <w:sz w:val="18"/>
                <w:szCs w:val="18"/>
                <w:rPrChange w:id="5890" w:author="gsadi" w:date="2013-11-18T22:09:00Z">
                  <w:rPr>
                    <w:ins w:id="5891" w:author="gsadi" w:date="2013-11-18T22:08:00Z"/>
                    <w:rFonts w:ascii="Arial" w:hAnsi="Arial" w:cs="Arial"/>
                    <w:b/>
                    <w:bCs/>
                    <w:color w:val="000000"/>
                    <w:sz w:val="18"/>
                    <w:szCs w:val="18"/>
                  </w:rPr>
                </w:rPrChange>
              </w:rPr>
            </w:pPr>
            <w:ins w:id="5892" w:author="gsadi" w:date="2013-11-18T22:08:00Z">
              <w:r w:rsidRPr="002B0E74">
                <w:rPr>
                  <w:rFonts w:ascii="Arial" w:hAnsi="Arial" w:cs="Arial"/>
                  <w:b/>
                  <w:bCs/>
                  <w:sz w:val="18"/>
                  <w:szCs w:val="18"/>
                  <w:rPrChange w:id="5893" w:author="gsadi" w:date="2013-11-18T22:09:00Z">
                    <w:rPr>
                      <w:rFonts w:ascii="Arial" w:hAnsi="Arial" w:cs="Arial"/>
                      <w:b/>
                      <w:bCs/>
                      <w:i/>
                      <w:iCs/>
                      <w:color w:val="000000"/>
                      <w:sz w:val="18"/>
                      <w:szCs w:val="18"/>
                      <w:u w:val="single"/>
                    </w:rPr>
                  </w:rPrChange>
                </w:rPr>
                <w:t>Demand Type Indicator</w:t>
              </w:r>
            </w:ins>
          </w:p>
        </w:tc>
        <w:tc>
          <w:tcPr>
            <w:tcW w:w="2430" w:type="dxa"/>
            <w:tcBorders>
              <w:top w:val="nil"/>
              <w:left w:val="nil"/>
              <w:bottom w:val="single" w:sz="4" w:space="0" w:color="auto"/>
              <w:right w:val="single" w:sz="4" w:space="0" w:color="auto"/>
            </w:tcBorders>
            <w:shd w:val="clear" w:color="000000" w:fill="00FF00"/>
            <w:vAlign w:val="center"/>
            <w:hideMark/>
            <w:tcPrChange w:id="5894" w:author="gsadi" w:date="2013-11-18T22:08:00Z">
              <w:tcPr>
                <w:tcW w:w="1240" w:type="dxa"/>
                <w:tcBorders>
                  <w:top w:val="nil"/>
                  <w:left w:val="nil"/>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895" w:author="gsadi" w:date="2013-11-18T22:08:00Z"/>
                <w:rFonts w:ascii="Arial" w:hAnsi="Arial" w:cs="Arial"/>
                <w:b/>
                <w:bCs/>
                <w:sz w:val="18"/>
                <w:szCs w:val="18"/>
                <w:rPrChange w:id="5896" w:author="gsadi" w:date="2013-11-18T22:09:00Z">
                  <w:rPr>
                    <w:ins w:id="5897" w:author="gsadi" w:date="2013-11-18T22:08:00Z"/>
                    <w:rFonts w:ascii="Arial" w:hAnsi="Arial" w:cs="Arial"/>
                    <w:b/>
                    <w:bCs/>
                    <w:color w:val="000000"/>
                    <w:sz w:val="18"/>
                    <w:szCs w:val="18"/>
                  </w:rPr>
                </w:rPrChange>
              </w:rPr>
            </w:pPr>
            <w:ins w:id="5898" w:author="gsadi" w:date="2013-11-18T22:08:00Z">
              <w:r w:rsidRPr="002B0E74">
                <w:rPr>
                  <w:rFonts w:ascii="Arial" w:hAnsi="Arial" w:cs="Arial"/>
                  <w:b/>
                  <w:bCs/>
                  <w:sz w:val="18"/>
                  <w:szCs w:val="18"/>
                  <w:rPrChange w:id="5899" w:author="gsadi" w:date="2013-11-18T22:09:00Z">
                    <w:rPr>
                      <w:rFonts w:ascii="Arial" w:hAnsi="Arial" w:cs="Arial"/>
                      <w:b/>
                      <w:bCs/>
                      <w:i/>
                      <w:iCs/>
                      <w:color w:val="000000"/>
                      <w:sz w:val="18"/>
                      <w:szCs w:val="18"/>
                      <w:u w:val="single"/>
                    </w:rPr>
                  </w:rPrChange>
                </w:rPr>
                <w:t>Char(1)</w:t>
              </w:r>
            </w:ins>
          </w:p>
        </w:tc>
        <w:tc>
          <w:tcPr>
            <w:tcW w:w="2522" w:type="dxa"/>
            <w:tcBorders>
              <w:top w:val="nil"/>
              <w:left w:val="nil"/>
              <w:bottom w:val="single" w:sz="4" w:space="0" w:color="auto"/>
              <w:right w:val="single" w:sz="4" w:space="0" w:color="auto"/>
            </w:tcBorders>
            <w:shd w:val="clear" w:color="auto" w:fill="auto"/>
            <w:vAlign w:val="center"/>
            <w:hideMark/>
            <w:tcPrChange w:id="5900" w:author="gsadi" w:date="2013-11-18T22:08:00Z">
              <w:tcPr>
                <w:tcW w:w="2800" w:type="dxa"/>
                <w:gridSpan w:val="2"/>
                <w:tcBorders>
                  <w:top w:val="nil"/>
                  <w:left w:val="nil"/>
                  <w:bottom w:val="single" w:sz="4" w:space="0" w:color="auto"/>
                  <w:right w:val="single" w:sz="4" w:space="0" w:color="auto"/>
                </w:tcBorders>
                <w:shd w:val="clear" w:color="auto" w:fill="auto"/>
                <w:vAlign w:val="center"/>
                <w:hideMark/>
              </w:tcPr>
            </w:tcPrChange>
          </w:tcPr>
          <w:p w:rsidR="008E2743" w:rsidRPr="005361CF" w:rsidRDefault="002B0E74" w:rsidP="00F72EA9">
            <w:pPr>
              <w:jc w:val="center"/>
              <w:rPr>
                <w:ins w:id="5901" w:author="gsadi" w:date="2013-11-18T22:08:00Z"/>
                <w:rFonts w:ascii="Arial" w:hAnsi="Arial" w:cs="Arial"/>
                <w:color w:val="4F81BD"/>
                <w:sz w:val="18"/>
                <w:szCs w:val="18"/>
              </w:rPr>
            </w:pPr>
            <w:ins w:id="5902" w:author="gsadi" w:date="2013-11-18T22:08:00Z">
              <w:r w:rsidRPr="002B0E74">
                <w:rPr>
                  <w:rFonts w:ascii="Arial" w:hAnsi="Arial" w:cs="Arial"/>
                  <w:sz w:val="18"/>
                  <w:szCs w:val="18"/>
                  <w:rPrChange w:id="5903" w:author="gsadi" w:date="2013-11-18T22:09:00Z">
                    <w:rPr>
                      <w:rFonts w:ascii="Arial" w:hAnsi="Arial" w:cs="Arial"/>
                      <w:b/>
                      <w:bCs/>
                      <w:i/>
                      <w:iCs/>
                      <w:color w:val="4F81BD"/>
                      <w:sz w:val="18"/>
                      <w:szCs w:val="18"/>
                      <w:u w:val="single"/>
                    </w:rPr>
                  </w:rPrChange>
                </w:rPr>
                <w:t>Default value "F"</w:t>
              </w:r>
            </w:ins>
          </w:p>
        </w:tc>
      </w:tr>
      <w:tr w:rsidR="008E2743" w:rsidRPr="0064388F" w:rsidTr="008E2743">
        <w:tblPrEx>
          <w:tblPrExChange w:id="5904" w:author="gsadi" w:date="2013-11-18T22:08:00Z">
            <w:tblPrEx>
              <w:tblW w:w="7040" w:type="dxa"/>
              <w:tblInd w:w="1440" w:type="dxa"/>
            </w:tblPrEx>
          </w:tblPrExChange>
        </w:tblPrEx>
        <w:trPr>
          <w:trHeight w:val="300"/>
          <w:ins w:id="5905" w:author="gsadi" w:date="2013-11-18T22:08:00Z"/>
          <w:trPrChange w:id="5906"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907"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908" w:author="gsadi" w:date="2013-11-18T22:08:00Z"/>
                <w:rFonts w:ascii="Arial" w:hAnsi="Arial" w:cs="Arial"/>
                <w:sz w:val="18"/>
                <w:szCs w:val="18"/>
                <w:rPrChange w:id="5909" w:author="gsadi" w:date="2013-11-18T22:09:00Z">
                  <w:rPr>
                    <w:ins w:id="5910" w:author="gsadi" w:date="2013-11-18T22:08:00Z"/>
                    <w:rFonts w:ascii="Arial" w:hAnsi="Arial" w:cs="Arial"/>
                    <w:color w:val="4F81BD"/>
                    <w:sz w:val="18"/>
                    <w:szCs w:val="18"/>
                  </w:rPr>
                </w:rPrChange>
              </w:rPr>
            </w:pPr>
            <w:ins w:id="5911" w:author="gsadi" w:date="2013-11-18T22:08:00Z">
              <w:r w:rsidRPr="002B0E74">
                <w:rPr>
                  <w:rFonts w:ascii="Arial" w:hAnsi="Arial" w:cs="Arial"/>
                  <w:sz w:val="18"/>
                  <w:szCs w:val="18"/>
                  <w:rPrChange w:id="5912" w:author="gsadi" w:date="2013-11-18T22:09:00Z">
                    <w:rPr>
                      <w:rFonts w:ascii="Arial" w:hAnsi="Arial" w:cs="Arial"/>
                      <w:b/>
                      <w:bCs/>
                      <w:i/>
                      <w:iCs/>
                      <w:color w:val="4F81BD"/>
                      <w:sz w:val="18"/>
                      <w:szCs w:val="18"/>
                      <w:u w:val="single"/>
                    </w:rPr>
                  </w:rPrChange>
                </w:rPr>
                <w:t>Sales UOM</w:t>
              </w:r>
            </w:ins>
          </w:p>
        </w:tc>
        <w:tc>
          <w:tcPr>
            <w:tcW w:w="2430" w:type="dxa"/>
            <w:tcBorders>
              <w:top w:val="nil"/>
              <w:left w:val="nil"/>
              <w:bottom w:val="single" w:sz="4" w:space="0" w:color="auto"/>
              <w:right w:val="single" w:sz="4" w:space="0" w:color="auto"/>
            </w:tcBorders>
            <w:shd w:val="clear" w:color="auto" w:fill="auto"/>
            <w:vAlign w:val="center"/>
            <w:hideMark/>
            <w:tcPrChange w:id="5913"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914" w:author="gsadi" w:date="2013-11-18T22:08:00Z"/>
                <w:rFonts w:ascii="Arial" w:hAnsi="Arial" w:cs="Arial"/>
                <w:sz w:val="18"/>
                <w:szCs w:val="18"/>
                <w:rPrChange w:id="5915" w:author="gsadi" w:date="2013-11-18T22:09:00Z">
                  <w:rPr>
                    <w:ins w:id="5916" w:author="gsadi" w:date="2013-11-18T22:08:00Z"/>
                    <w:rFonts w:ascii="Arial" w:hAnsi="Arial" w:cs="Arial"/>
                    <w:color w:val="4F81BD"/>
                    <w:sz w:val="18"/>
                    <w:szCs w:val="18"/>
                  </w:rPr>
                </w:rPrChange>
              </w:rPr>
            </w:pPr>
            <w:ins w:id="5917" w:author="gsadi" w:date="2013-11-18T22:08:00Z">
              <w:r w:rsidRPr="002B0E74">
                <w:rPr>
                  <w:rFonts w:ascii="Arial" w:hAnsi="Arial" w:cs="Arial"/>
                  <w:sz w:val="18"/>
                  <w:szCs w:val="18"/>
                  <w:rPrChange w:id="5918" w:author="gsadi" w:date="2013-11-18T22:09:00Z">
                    <w:rPr>
                      <w:rFonts w:ascii="Arial" w:hAnsi="Arial" w:cs="Arial"/>
                      <w:b/>
                      <w:bCs/>
                      <w:i/>
                      <w:iCs/>
                      <w:color w:val="4F81BD"/>
                      <w:sz w:val="18"/>
                      <w:szCs w:val="18"/>
                      <w:u w:val="single"/>
                    </w:rPr>
                  </w:rPrChange>
                </w:rPr>
                <w:t>Char(3)</w:t>
              </w:r>
            </w:ins>
          </w:p>
        </w:tc>
        <w:tc>
          <w:tcPr>
            <w:tcW w:w="2522" w:type="dxa"/>
            <w:tcBorders>
              <w:top w:val="nil"/>
              <w:left w:val="nil"/>
              <w:bottom w:val="single" w:sz="4" w:space="0" w:color="auto"/>
              <w:right w:val="single" w:sz="4" w:space="0" w:color="auto"/>
            </w:tcBorders>
            <w:shd w:val="clear" w:color="auto" w:fill="auto"/>
            <w:noWrap/>
            <w:vAlign w:val="bottom"/>
            <w:hideMark/>
            <w:tcPrChange w:id="5919"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920" w:author="gsadi" w:date="2013-11-18T22:08:00Z"/>
                <w:rFonts w:ascii="Arial" w:hAnsi="Arial" w:cs="Arial"/>
                <w:color w:val="000000"/>
                <w:sz w:val="18"/>
                <w:szCs w:val="18"/>
              </w:rPr>
            </w:pPr>
            <w:ins w:id="5921" w:author="gsadi" w:date="2013-11-18T22:08:00Z">
              <w:r w:rsidRPr="005361CF">
                <w:rPr>
                  <w:rFonts w:ascii="Arial" w:hAnsi="Arial" w:cs="Arial"/>
                  <w:color w:val="000000"/>
                  <w:sz w:val="18"/>
                  <w:szCs w:val="18"/>
                </w:rPr>
                <w:t> </w:t>
              </w:r>
            </w:ins>
          </w:p>
        </w:tc>
      </w:tr>
      <w:tr w:rsidR="008E2743" w:rsidRPr="0064388F" w:rsidTr="008E2743">
        <w:tblPrEx>
          <w:tblPrExChange w:id="5922" w:author="gsadi" w:date="2013-11-18T22:08:00Z">
            <w:tblPrEx>
              <w:tblW w:w="7040" w:type="dxa"/>
              <w:tblInd w:w="1440" w:type="dxa"/>
            </w:tblPrEx>
          </w:tblPrExChange>
        </w:tblPrEx>
        <w:trPr>
          <w:trHeight w:val="300"/>
          <w:ins w:id="5923" w:author="gsadi" w:date="2013-11-18T22:08:00Z"/>
          <w:trPrChange w:id="5924"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000000" w:fill="00FF00"/>
            <w:vAlign w:val="center"/>
            <w:hideMark/>
            <w:tcPrChange w:id="5925" w:author="gsadi" w:date="2013-11-18T22:08:00Z">
              <w:tcPr>
                <w:tcW w:w="3000" w:type="dxa"/>
                <w:gridSpan w:val="2"/>
                <w:tcBorders>
                  <w:top w:val="nil"/>
                  <w:left w:val="single" w:sz="4" w:space="0" w:color="auto"/>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926" w:author="gsadi" w:date="2013-11-18T22:08:00Z"/>
                <w:rFonts w:ascii="Arial" w:hAnsi="Arial" w:cs="Arial"/>
                <w:b/>
                <w:bCs/>
                <w:sz w:val="18"/>
                <w:szCs w:val="18"/>
                <w:rPrChange w:id="5927" w:author="gsadi" w:date="2013-11-18T22:09:00Z">
                  <w:rPr>
                    <w:ins w:id="5928" w:author="gsadi" w:date="2013-11-18T22:08:00Z"/>
                    <w:rFonts w:ascii="Arial" w:hAnsi="Arial" w:cs="Arial"/>
                    <w:b/>
                    <w:bCs/>
                    <w:color w:val="000000"/>
                    <w:sz w:val="18"/>
                    <w:szCs w:val="18"/>
                  </w:rPr>
                </w:rPrChange>
              </w:rPr>
            </w:pPr>
            <w:ins w:id="5929" w:author="gsadi" w:date="2013-11-18T22:08:00Z">
              <w:r w:rsidRPr="002B0E74">
                <w:rPr>
                  <w:rFonts w:ascii="Arial" w:hAnsi="Arial" w:cs="Arial"/>
                  <w:b/>
                  <w:bCs/>
                  <w:sz w:val="18"/>
                  <w:szCs w:val="18"/>
                  <w:rPrChange w:id="5930" w:author="gsadi" w:date="2013-11-18T22:09:00Z">
                    <w:rPr>
                      <w:rFonts w:ascii="Arial" w:hAnsi="Arial" w:cs="Arial"/>
                      <w:b/>
                      <w:bCs/>
                      <w:i/>
                      <w:iCs/>
                      <w:color w:val="000000"/>
                      <w:sz w:val="18"/>
                      <w:szCs w:val="18"/>
                      <w:u w:val="single"/>
                    </w:rPr>
                  </w:rPrChange>
                </w:rPr>
                <w:t>Base UOM</w:t>
              </w:r>
            </w:ins>
          </w:p>
        </w:tc>
        <w:tc>
          <w:tcPr>
            <w:tcW w:w="2430" w:type="dxa"/>
            <w:tcBorders>
              <w:top w:val="nil"/>
              <w:left w:val="nil"/>
              <w:bottom w:val="single" w:sz="4" w:space="0" w:color="auto"/>
              <w:right w:val="single" w:sz="4" w:space="0" w:color="auto"/>
            </w:tcBorders>
            <w:shd w:val="clear" w:color="000000" w:fill="00FF00"/>
            <w:vAlign w:val="center"/>
            <w:hideMark/>
            <w:tcPrChange w:id="5931" w:author="gsadi" w:date="2013-11-18T22:08:00Z">
              <w:tcPr>
                <w:tcW w:w="1240" w:type="dxa"/>
                <w:tcBorders>
                  <w:top w:val="nil"/>
                  <w:left w:val="nil"/>
                  <w:bottom w:val="single" w:sz="4" w:space="0" w:color="auto"/>
                  <w:right w:val="single" w:sz="4" w:space="0" w:color="auto"/>
                </w:tcBorders>
                <w:shd w:val="clear" w:color="000000" w:fill="00FF00"/>
                <w:vAlign w:val="center"/>
                <w:hideMark/>
              </w:tcPr>
            </w:tcPrChange>
          </w:tcPr>
          <w:p w:rsidR="008E2743" w:rsidRPr="008E2743" w:rsidRDefault="002B0E74" w:rsidP="00F72EA9">
            <w:pPr>
              <w:jc w:val="center"/>
              <w:rPr>
                <w:ins w:id="5932" w:author="gsadi" w:date="2013-11-18T22:08:00Z"/>
                <w:rFonts w:ascii="Arial" w:hAnsi="Arial" w:cs="Arial"/>
                <w:b/>
                <w:bCs/>
                <w:sz w:val="18"/>
                <w:szCs w:val="18"/>
                <w:rPrChange w:id="5933" w:author="gsadi" w:date="2013-11-18T22:09:00Z">
                  <w:rPr>
                    <w:ins w:id="5934" w:author="gsadi" w:date="2013-11-18T22:08:00Z"/>
                    <w:rFonts w:ascii="Arial" w:hAnsi="Arial" w:cs="Arial"/>
                    <w:b/>
                    <w:bCs/>
                    <w:color w:val="000000"/>
                    <w:sz w:val="18"/>
                    <w:szCs w:val="18"/>
                  </w:rPr>
                </w:rPrChange>
              </w:rPr>
            </w:pPr>
            <w:ins w:id="5935" w:author="gsadi" w:date="2013-11-18T22:08:00Z">
              <w:r w:rsidRPr="002B0E74">
                <w:rPr>
                  <w:rFonts w:ascii="Arial" w:hAnsi="Arial" w:cs="Arial"/>
                  <w:b/>
                  <w:bCs/>
                  <w:sz w:val="18"/>
                  <w:szCs w:val="18"/>
                  <w:rPrChange w:id="5936" w:author="gsadi" w:date="2013-11-18T22:09:00Z">
                    <w:rPr>
                      <w:rFonts w:ascii="Arial" w:hAnsi="Arial" w:cs="Arial"/>
                      <w:b/>
                      <w:bCs/>
                      <w:i/>
                      <w:iCs/>
                      <w:color w:val="000000"/>
                      <w:sz w:val="18"/>
                      <w:szCs w:val="18"/>
                      <w:u w:val="single"/>
                    </w:rPr>
                  </w:rPrChange>
                </w:rPr>
                <w:t>Char(3)</w:t>
              </w:r>
            </w:ins>
          </w:p>
        </w:tc>
        <w:tc>
          <w:tcPr>
            <w:tcW w:w="2522" w:type="dxa"/>
            <w:tcBorders>
              <w:top w:val="nil"/>
              <w:left w:val="nil"/>
              <w:bottom w:val="single" w:sz="4" w:space="0" w:color="auto"/>
              <w:right w:val="single" w:sz="4" w:space="0" w:color="auto"/>
            </w:tcBorders>
            <w:shd w:val="clear" w:color="auto" w:fill="auto"/>
            <w:noWrap/>
            <w:vAlign w:val="bottom"/>
            <w:hideMark/>
            <w:tcPrChange w:id="5937"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938" w:author="gsadi" w:date="2013-11-18T22:08:00Z"/>
                <w:rFonts w:ascii="Arial" w:hAnsi="Arial" w:cs="Arial"/>
                <w:color w:val="000000"/>
                <w:sz w:val="18"/>
                <w:szCs w:val="18"/>
              </w:rPr>
            </w:pPr>
            <w:ins w:id="5939" w:author="gsadi" w:date="2013-11-18T22:08:00Z">
              <w:r w:rsidRPr="005361CF">
                <w:rPr>
                  <w:rFonts w:ascii="Arial" w:hAnsi="Arial" w:cs="Arial"/>
                  <w:color w:val="000000"/>
                  <w:sz w:val="18"/>
                  <w:szCs w:val="18"/>
                </w:rPr>
                <w:t> </w:t>
              </w:r>
            </w:ins>
          </w:p>
        </w:tc>
      </w:tr>
      <w:tr w:rsidR="008E2743" w:rsidRPr="0064388F" w:rsidTr="008E2743">
        <w:tblPrEx>
          <w:tblPrExChange w:id="5940" w:author="gsadi" w:date="2013-11-18T22:08:00Z">
            <w:tblPrEx>
              <w:tblW w:w="7040" w:type="dxa"/>
              <w:tblInd w:w="1440" w:type="dxa"/>
            </w:tblPrEx>
          </w:tblPrExChange>
        </w:tblPrEx>
        <w:trPr>
          <w:trHeight w:val="300"/>
          <w:ins w:id="5941" w:author="gsadi" w:date="2013-11-18T22:08:00Z"/>
          <w:trPrChange w:id="5942"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99FF33"/>
            <w:vAlign w:val="center"/>
            <w:hideMark/>
            <w:tcPrChange w:id="5943" w:author="gsadi" w:date="2013-11-18T22:08:00Z">
              <w:tcPr>
                <w:tcW w:w="3000" w:type="dxa"/>
                <w:gridSpan w:val="2"/>
                <w:tcBorders>
                  <w:top w:val="nil"/>
                  <w:left w:val="single" w:sz="4" w:space="0" w:color="auto"/>
                  <w:bottom w:val="single" w:sz="4" w:space="0" w:color="auto"/>
                  <w:right w:val="single" w:sz="4" w:space="0" w:color="auto"/>
                </w:tcBorders>
                <w:shd w:val="clear" w:color="auto" w:fill="99FF33"/>
                <w:vAlign w:val="center"/>
                <w:hideMark/>
              </w:tcPr>
            </w:tcPrChange>
          </w:tcPr>
          <w:p w:rsidR="008E2743" w:rsidRPr="008E2743" w:rsidRDefault="002B0E74" w:rsidP="00F72EA9">
            <w:pPr>
              <w:jc w:val="center"/>
              <w:rPr>
                <w:ins w:id="5944" w:author="gsadi" w:date="2013-11-18T22:08:00Z"/>
                <w:rFonts w:ascii="Arial" w:hAnsi="Arial" w:cs="Arial"/>
                <w:b/>
                <w:bCs/>
                <w:sz w:val="18"/>
                <w:szCs w:val="18"/>
                <w:rPrChange w:id="5945" w:author="gsadi" w:date="2013-11-18T22:09:00Z">
                  <w:rPr>
                    <w:ins w:id="5946" w:author="gsadi" w:date="2013-11-18T22:08:00Z"/>
                    <w:rFonts w:ascii="Arial" w:hAnsi="Arial" w:cs="Arial"/>
                    <w:b/>
                    <w:bCs/>
                    <w:color w:val="000000"/>
                    <w:sz w:val="18"/>
                    <w:szCs w:val="18"/>
                  </w:rPr>
                </w:rPrChange>
              </w:rPr>
            </w:pPr>
            <w:ins w:id="5947" w:author="gsadi" w:date="2013-11-18T22:08:00Z">
              <w:r w:rsidRPr="002B0E74">
                <w:rPr>
                  <w:rFonts w:ascii="Arial" w:hAnsi="Arial" w:cs="Arial"/>
                  <w:b/>
                  <w:bCs/>
                  <w:sz w:val="18"/>
                  <w:szCs w:val="18"/>
                  <w:rPrChange w:id="5948" w:author="gsadi" w:date="2013-11-18T22:09:00Z">
                    <w:rPr>
                      <w:rFonts w:ascii="Arial" w:hAnsi="Arial" w:cs="Arial"/>
                      <w:b/>
                      <w:bCs/>
                      <w:i/>
                      <w:iCs/>
                      <w:color w:val="000000"/>
                      <w:sz w:val="18"/>
                      <w:szCs w:val="18"/>
                      <w:u w:val="single"/>
                    </w:rPr>
                  </w:rPrChange>
                </w:rPr>
                <w:t>Open Qty</w:t>
              </w:r>
            </w:ins>
          </w:p>
        </w:tc>
        <w:tc>
          <w:tcPr>
            <w:tcW w:w="2430" w:type="dxa"/>
            <w:tcBorders>
              <w:top w:val="nil"/>
              <w:left w:val="nil"/>
              <w:bottom w:val="single" w:sz="4" w:space="0" w:color="auto"/>
              <w:right w:val="single" w:sz="4" w:space="0" w:color="auto"/>
            </w:tcBorders>
            <w:shd w:val="clear" w:color="auto" w:fill="99FF33"/>
            <w:vAlign w:val="center"/>
            <w:hideMark/>
            <w:tcPrChange w:id="5949" w:author="gsadi" w:date="2013-11-18T22:08:00Z">
              <w:tcPr>
                <w:tcW w:w="1240" w:type="dxa"/>
                <w:tcBorders>
                  <w:top w:val="nil"/>
                  <w:left w:val="nil"/>
                  <w:bottom w:val="single" w:sz="4" w:space="0" w:color="auto"/>
                  <w:right w:val="single" w:sz="4" w:space="0" w:color="auto"/>
                </w:tcBorders>
                <w:shd w:val="clear" w:color="auto" w:fill="99FF33"/>
                <w:vAlign w:val="center"/>
                <w:hideMark/>
              </w:tcPr>
            </w:tcPrChange>
          </w:tcPr>
          <w:p w:rsidR="008E2743" w:rsidRPr="008E2743" w:rsidRDefault="002B0E74" w:rsidP="00F72EA9">
            <w:pPr>
              <w:jc w:val="center"/>
              <w:rPr>
                <w:ins w:id="5950" w:author="gsadi" w:date="2013-11-18T22:08:00Z"/>
                <w:rFonts w:ascii="Arial" w:hAnsi="Arial" w:cs="Arial"/>
                <w:b/>
                <w:bCs/>
                <w:sz w:val="18"/>
                <w:szCs w:val="18"/>
                <w:rPrChange w:id="5951" w:author="gsadi" w:date="2013-11-18T22:09:00Z">
                  <w:rPr>
                    <w:ins w:id="5952" w:author="gsadi" w:date="2013-11-18T22:08:00Z"/>
                    <w:rFonts w:ascii="Arial" w:hAnsi="Arial" w:cs="Arial"/>
                    <w:b/>
                    <w:bCs/>
                    <w:color w:val="000000"/>
                    <w:sz w:val="18"/>
                    <w:szCs w:val="18"/>
                  </w:rPr>
                </w:rPrChange>
              </w:rPr>
            </w:pPr>
            <w:ins w:id="5953" w:author="gsadi" w:date="2013-11-18T22:08:00Z">
              <w:r w:rsidRPr="002B0E74">
                <w:rPr>
                  <w:rFonts w:ascii="Arial" w:hAnsi="Arial" w:cs="Arial"/>
                  <w:b/>
                  <w:bCs/>
                  <w:sz w:val="18"/>
                  <w:szCs w:val="18"/>
                  <w:rPrChange w:id="5954" w:author="gsadi" w:date="2013-11-18T22:09:00Z">
                    <w:rPr>
                      <w:rFonts w:ascii="Arial" w:hAnsi="Arial" w:cs="Arial"/>
                      <w:b/>
                      <w:bCs/>
                      <w:i/>
                      <w:iCs/>
                      <w:color w:val="000000"/>
                      <w:sz w:val="18"/>
                      <w:szCs w:val="18"/>
                      <w:u w:val="single"/>
                    </w:rPr>
                  </w:rPrChange>
                </w:rPr>
                <w:t>Char(14)</w:t>
              </w:r>
            </w:ins>
          </w:p>
        </w:tc>
        <w:tc>
          <w:tcPr>
            <w:tcW w:w="2522" w:type="dxa"/>
            <w:tcBorders>
              <w:top w:val="nil"/>
              <w:left w:val="nil"/>
              <w:bottom w:val="single" w:sz="4" w:space="0" w:color="auto"/>
              <w:right w:val="single" w:sz="4" w:space="0" w:color="auto"/>
            </w:tcBorders>
            <w:shd w:val="clear" w:color="auto" w:fill="auto"/>
            <w:noWrap/>
            <w:vAlign w:val="bottom"/>
            <w:hideMark/>
            <w:tcPrChange w:id="5955"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5956" w:author="gsadi" w:date="2013-11-18T22:08:00Z"/>
                <w:rFonts w:ascii="Arial" w:hAnsi="Arial" w:cs="Arial"/>
                <w:color w:val="000000"/>
                <w:sz w:val="18"/>
                <w:szCs w:val="18"/>
              </w:rPr>
            </w:pPr>
            <w:ins w:id="5957" w:author="gsadi" w:date="2013-11-18T22:08:00Z">
              <w:r>
                <w:rPr>
                  <w:rFonts w:ascii="Arial" w:hAnsi="Arial" w:cs="Arial"/>
                  <w:color w:val="000000"/>
                  <w:sz w:val="18"/>
                  <w:szCs w:val="18"/>
                </w:rPr>
                <w:t>Fcst qty</w:t>
              </w:r>
              <w:r w:rsidRPr="005361CF">
                <w:rPr>
                  <w:rFonts w:ascii="Arial" w:hAnsi="Arial" w:cs="Arial"/>
                  <w:color w:val="000000"/>
                  <w:sz w:val="18"/>
                  <w:szCs w:val="18"/>
                </w:rPr>
                <w:t> </w:t>
              </w:r>
            </w:ins>
          </w:p>
        </w:tc>
      </w:tr>
      <w:tr w:rsidR="008E2743" w:rsidRPr="0064388F" w:rsidTr="008E2743">
        <w:tblPrEx>
          <w:tblPrExChange w:id="5958" w:author="gsadi" w:date="2013-11-18T22:08:00Z">
            <w:tblPrEx>
              <w:tblW w:w="7040" w:type="dxa"/>
              <w:tblInd w:w="1440" w:type="dxa"/>
            </w:tblPrEx>
          </w:tblPrExChange>
        </w:tblPrEx>
        <w:trPr>
          <w:trHeight w:val="300"/>
          <w:ins w:id="5959" w:author="gsadi" w:date="2013-11-18T22:08:00Z"/>
          <w:trPrChange w:id="5960"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961"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962" w:author="gsadi" w:date="2013-11-18T22:08:00Z"/>
                <w:rFonts w:ascii="Arial" w:hAnsi="Arial" w:cs="Arial"/>
                <w:sz w:val="18"/>
                <w:szCs w:val="18"/>
                <w:rPrChange w:id="5963" w:author="gsadi" w:date="2013-11-18T22:09:00Z">
                  <w:rPr>
                    <w:ins w:id="5964" w:author="gsadi" w:date="2013-11-18T22:08:00Z"/>
                    <w:rFonts w:ascii="Arial" w:hAnsi="Arial" w:cs="Arial"/>
                    <w:color w:val="4F81BD"/>
                    <w:sz w:val="18"/>
                    <w:szCs w:val="18"/>
                  </w:rPr>
                </w:rPrChange>
              </w:rPr>
            </w:pPr>
            <w:ins w:id="5965" w:author="gsadi" w:date="2013-11-18T22:08:00Z">
              <w:r w:rsidRPr="002B0E74">
                <w:rPr>
                  <w:rFonts w:ascii="Arial" w:hAnsi="Arial" w:cs="Arial"/>
                  <w:sz w:val="18"/>
                  <w:szCs w:val="18"/>
                  <w:rPrChange w:id="5966" w:author="gsadi" w:date="2013-11-18T22:09:00Z">
                    <w:rPr>
                      <w:rFonts w:ascii="Arial" w:hAnsi="Arial" w:cs="Arial"/>
                      <w:b/>
                      <w:bCs/>
                      <w:i/>
                      <w:iCs/>
                      <w:color w:val="4F81BD"/>
                      <w:sz w:val="18"/>
                      <w:szCs w:val="18"/>
                      <w:u w:val="single"/>
                    </w:rPr>
                  </w:rPrChange>
                </w:rPr>
                <w:t>Sign1</w:t>
              </w:r>
            </w:ins>
          </w:p>
        </w:tc>
        <w:tc>
          <w:tcPr>
            <w:tcW w:w="2430" w:type="dxa"/>
            <w:tcBorders>
              <w:top w:val="nil"/>
              <w:left w:val="nil"/>
              <w:bottom w:val="single" w:sz="4" w:space="0" w:color="auto"/>
              <w:right w:val="single" w:sz="4" w:space="0" w:color="auto"/>
            </w:tcBorders>
            <w:shd w:val="clear" w:color="auto" w:fill="auto"/>
            <w:vAlign w:val="center"/>
            <w:hideMark/>
            <w:tcPrChange w:id="5967"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968" w:author="gsadi" w:date="2013-11-18T22:08:00Z"/>
                <w:rFonts w:ascii="Arial" w:hAnsi="Arial" w:cs="Arial"/>
                <w:sz w:val="18"/>
                <w:szCs w:val="18"/>
                <w:rPrChange w:id="5969" w:author="gsadi" w:date="2013-11-18T22:09:00Z">
                  <w:rPr>
                    <w:ins w:id="5970" w:author="gsadi" w:date="2013-11-18T22:08:00Z"/>
                    <w:rFonts w:ascii="Arial" w:hAnsi="Arial" w:cs="Arial"/>
                    <w:color w:val="4F81BD"/>
                    <w:sz w:val="18"/>
                    <w:szCs w:val="18"/>
                  </w:rPr>
                </w:rPrChange>
              </w:rPr>
            </w:pPr>
            <w:ins w:id="5971" w:author="gsadi" w:date="2013-11-18T22:08:00Z">
              <w:r w:rsidRPr="002B0E74">
                <w:rPr>
                  <w:rFonts w:ascii="Arial" w:hAnsi="Arial" w:cs="Arial"/>
                  <w:sz w:val="18"/>
                  <w:szCs w:val="18"/>
                  <w:rPrChange w:id="5972" w:author="gsadi" w:date="2013-11-18T22:09:00Z">
                    <w:rPr>
                      <w:rFonts w:ascii="Arial" w:hAnsi="Arial" w:cs="Arial"/>
                      <w:b/>
                      <w:bCs/>
                      <w:i/>
                      <w:iCs/>
                      <w:color w:val="4F81BD"/>
                      <w:sz w:val="18"/>
                      <w:szCs w:val="18"/>
                      <w:u w:val="single"/>
                    </w:rPr>
                  </w:rPrChange>
                </w:rPr>
                <w:t>Char(1)</w:t>
              </w:r>
            </w:ins>
          </w:p>
        </w:tc>
        <w:tc>
          <w:tcPr>
            <w:tcW w:w="2522" w:type="dxa"/>
            <w:tcBorders>
              <w:top w:val="nil"/>
              <w:left w:val="nil"/>
              <w:bottom w:val="single" w:sz="4" w:space="0" w:color="auto"/>
              <w:right w:val="single" w:sz="4" w:space="0" w:color="auto"/>
            </w:tcBorders>
            <w:shd w:val="clear" w:color="auto" w:fill="auto"/>
            <w:vAlign w:val="center"/>
            <w:hideMark/>
            <w:tcPrChange w:id="5973" w:author="gsadi" w:date="2013-11-18T22:08:00Z">
              <w:tcPr>
                <w:tcW w:w="2800" w:type="dxa"/>
                <w:gridSpan w:val="2"/>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974" w:author="gsadi" w:date="2013-11-18T22:08:00Z"/>
                <w:rFonts w:ascii="Arial" w:hAnsi="Arial" w:cs="Arial"/>
                <w:sz w:val="18"/>
                <w:szCs w:val="18"/>
                <w:rPrChange w:id="5975" w:author="gsadi" w:date="2013-11-18T22:09:00Z">
                  <w:rPr>
                    <w:ins w:id="5976" w:author="gsadi" w:date="2013-11-18T22:08:00Z"/>
                    <w:rFonts w:ascii="Arial" w:hAnsi="Arial" w:cs="Arial"/>
                    <w:color w:val="4F81BD"/>
                    <w:sz w:val="18"/>
                    <w:szCs w:val="18"/>
                  </w:rPr>
                </w:rPrChange>
              </w:rPr>
            </w:pPr>
            <w:ins w:id="5977" w:author="gsadi" w:date="2013-11-18T22:08:00Z">
              <w:r w:rsidRPr="002B0E74">
                <w:rPr>
                  <w:rFonts w:ascii="Arial" w:hAnsi="Arial" w:cs="Arial"/>
                  <w:sz w:val="18"/>
                  <w:szCs w:val="18"/>
                  <w:rPrChange w:id="5978" w:author="gsadi" w:date="2013-11-18T22:09:00Z">
                    <w:rPr>
                      <w:rFonts w:ascii="Arial" w:hAnsi="Arial" w:cs="Arial"/>
                      <w:b/>
                      <w:bCs/>
                      <w:i/>
                      <w:iCs/>
                      <w:color w:val="4F81BD"/>
                      <w:sz w:val="18"/>
                      <w:szCs w:val="18"/>
                      <w:u w:val="single"/>
                    </w:rPr>
                  </w:rPrChange>
                </w:rPr>
                <w:t xml:space="preserve">Default sign "+" </w:t>
              </w:r>
            </w:ins>
          </w:p>
        </w:tc>
      </w:tr>
      <w:tr w:rsidR="008E2743" w:rsidRPr="0064388F" w:rsidTr="008E2743">
        <w:tblPrEx>
          <w:tblPrExChange w:id="5979" w:author="gsadi" w:date="2013-11-18T22:08:00Z">
            <w:tblPrEx>
              <w:tblW w:w="7040" w:type="dxa"/>
              <w:tblInd w:w="1440" w:type="dxa"/>
            </w:tblPrEx>
          </w:tblPrExChange>
        </w:tblPrEx>
        <w:trPr>
          <w:trHeight w:val="300"/>
          <w:ins w:id="5980" w:author="gsadi" w:date="2013-11-18T22:08:00Z"/>
          <w:trPrChange w:id="5981"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000000" w:fill="00FF00"/>
            <w:vAlign w:val="center"/>
            <w:hideMark/>
            <w:tcPrChange w:id="5982" w:author="gsadi" w:date="2013-11-18T22:08:00Z">
              <w:tcPr>
                <w:tcW w:w="3000" w:type="dxa"/>
                <w:gridSpan w:val="2"/>
                <w:tcBorders>
                  <w:top w:val="nil"/>
                  <w:left w:val="single" w:sz="4" w:space="0" w:color="auto"/>
                  <w:bottom w:val="single" w:sz="4" w:space="0" w:color="auto"/>
                  <w:right w:val="single" w:sz="4" w:space="0" w:color="auto"/>
                </w:tcBorders>
                <w:shd w:val="clear" w:color="000000" w:fill="00FF00"/>
                <w:vAlign w:val="center"/>
                <w:hideMark/>
              </w:tcPr>
            </w:tcPrChange>
          </w:tcPr>
          <w:p w:rsidR="008E2743" w:rsidRPr="008E2743" w:rsidRDefault="008E2743" w:rsidP="00F72EA9">
            <w:pPr>
              <w:jc w:val="center"/>
              <w:rPr>
                <w:ins w:id="5983" w:author="gsadi" w:date="2013-11-18T22:08:00Z"/>
                <w:rFonts w:ascii="Arial" w:hAnsi="Arial" w:cs="Arial"/>
                <w:b/>
                <w:sz w:val="18"/>
                <w:szCs w:val="18"/>
              </w:rPr>
            </w:pPr>
            <w:ins w:id="5984" w:author="gsadi" w:date="2013-11-18T22:08:00Z">
              <w:r w:rsidRPr="008E2743">
                <w:rPr>
                  <w:rFonts w:ascii="Arial" w:hAnsi="Arial" w:cs="Arial"/>
                  <w:b/>
                  <w:sz w:val="18"/>
                  <w:szCs w:val="18"/>
                </w:rPr>
                <w:t>Allocated Qty</w:t>
              </w:r>
            </w:ins>
          </w:p>
        </w:tc>
        <w:tc>
          <w:tcPr>
            <w:tcW w:w="2430" w:type="dxa"/>
            <w:tcBorders>
              <w:top w:val="nil"/>
              <w:left w:val="nil"/>
              <w:bottom w:val="single" w:sz="4" w:space="0" w:color="auto"/>
              <w:right w:val="single" w:sz="4" w:space="0" w:color="auto"/>
            </w:tcBorders>
            <w:shd w:val="clear" w:color="000000" w:fill="00FF00"/>
            <w:vAlign w:val="center"/>
            <w:hideMark/>
            <w:tcPrChange w:id="5985" w:author="gsadi" w:date="2013-11-18T22:08:00Z">
              <w:tcPr>
                <w:tcW w:w="1240" w:type="dxa"/>
                <w:tcBorders>
                  <w:top w:val="nil"/>
                  <w:left w:val="nil"/>
                  <w:bottom w:val="single" w:sz="4" w:space="0" w:color="auto"/>
                  <w:right w:val="single" w:sz="4" w:space="0" w:color="auto"/>
                </w:tcBorders>
                <w:shd w:val="clear" w:color="000000" w:fill="00FF00"/>
                <w:vAlign w:val="center"/>
                <w:hideMark/>
              </w:tcPr>
            </w:tcPrChange>
          </w:tcPr>
          <w:p w:rsidR="008E2743" w:rsidRPr="008E2743" w:rsidRDefault="008E2743" w:rsidP="00F72EA9">
            <w:pPr>
              <w:jc w:val="center"/>
              <w:rPr>
                <w:ins w:id="5986" w:author="gsadi" w:date="2013-11-18T22:08:00Z"/>
                <w:rFonts w:ascii="Arial" w:hAnsi="Arial" w:cs="Arial"/>
                <w:b/>
                <w:sz w:val="18"/>
                <w:szCs w:val="18"/>
              </w:rPr>
            </w:pPr>
            <w:ins w:id="5987" w:author="gsadi" w:date="2013-11-18T22:08:00Z">
              <w:r w:rsidRPr="008E2743">
                <w:rPr>
                  <w:rFonts w:ascii="Arial" w:hAnsi="Arial" w:cs="Arial"/>
                  <w:b/>
                  <w:sz w:val="18"/>
                  <w:szCs w:val="18"/>
                </w:rPr>
                <w:t>Char(14)</w:t>
              </w:r>
            </w:ins>
          </w:p>
        </w:tc>
        <w:tc>
          <w:tcPr>
            <w:tcW w:w="2522" w:type="dxa"/>
            <w:tcBorders>
              <w:top w:val="nil"/>
              <w:left w:val="nil"/>
              <w:bottom w:val="single" w:sz="4" w:space="0" w:color="auto"/>
              <w:right w:val="single" w:sz="4" w:space="0" w:color="auto"/>
            </w:tcBorders>
            <w:shd w:val="clear" w:color="auto" w:fill="auto"/>
            <w:noWrap/>
            <w:vAlign w:val="bottom"/>
            <w:hideMark/>
            <w:tcPrChange w:id="5988"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8E2743" w:rsidRDefault="002B0E74" w:rsidP="00F72EA9">
            <w:pPr>
              <w:jc w:val="center"/>
              <w:rPr>
                <w:ins w:id="5989" w:author="gsadi" w:date="2013-11-18T22:08:00Z"/>
                <w:rFonts w:ascii="Arial" w:hAnsi="Arial" w:cs="Arial"/>
                <w:sz w:val="18"/>
                <w:szCs w:val="18"/>
                <w:rPrChange w:id="5990" w:author="gsadi" w:date="2013-11-18T22:09:00Z">
                  <w:rPr>
                    <w:ins w:id="5991" w:author="gsadi" w:date="2013-11-18T22:08:00Z"/>
                    <w:rFonts w:ascii="Arial" w:hAnsi="Arial" w:cs="Arial"/>
                    <w:color w:val="4F81BD"/>
                    <w:sz w:val="18"/>
                    <w:szCs w:val="18"/>
                  </w:rPr>
                </w:rPrChange>
              </w:rPr>
            </w:pPr>
            <w:ins w:id="5992" w:author="gsadi" w:date="2013-11-18T22:08:00Z">
              <w:r w:rsidRPr="002B0E74">
                <w:rPr>
                  <w:rFonts w:ascii="Arial" w:hAnsi="Arial" w:cs="Arial"/>
                  <w:sz w:val="18"/>
                  <w:szCs w:val="18"/>
                  <w:rPrChange w:id="5993" w:author="gsadi" w:date="2013-11-18T22:09:00Z">
                    <w:rPr>
                      <w:rFonts w:ascii="Arial" w:hAnsi="Arial" w:cs="Arial"/>
                      <w:b/>
                      <w:bCs/>
                      <w:i/>
                      <w:iCs/>
                      <w:color w:val="4F81BD"/>
                      <w:sz w:val="18"/>
                      <w:szCs w:val="18"/>
                      <w:u w:val="single"/>
                    </w:rPr>
                  </w:rPrChange>
                </w:rPr>
                <w:t>All Zeros </w:t>
              </w:r>
            </w:ins>
          </w:p>
        </w:tc>
      </w:tr>
      <w:tr w:rsidR="008E2743" w:rsidRPr="0064388F" w:rsidTr="008E2743">
        <w:tblPrEx>
          <w:tblPrExChange w:id="5994" w:author="gsadi" w:date="2013-11-18T22:08:00Z">
            <w:tblPrEx>
              <w:tblW w:w="7040" w:type="dxa"/>
              <w:tblInd w:w="1440" w:type="dxa"/>
            </w:tblPrEx>
          </w:tblPrExChange>
        </w:tblPrEx>
        <w:trPr>
          <w:trHeight w:val="300"/>
          <w:ins w:id="5995" w:author="gsadi" w:date="2013-11-18T22:08:00Z"/>
          <w:trPrChange w:id="5996"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5997"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5998" w:author="gsadi" w:date="2013-11-18T22:08:00Z"/>
                <w:rFonts w:ascii="Arial" w:hAnsi="Arial" w:cs="Arial"/>
                <w:sz w:val="18"/>
                <w:szCs w:val="18"/>
                <w:rPrChange w:id="5999" w:author="gsadi" w:date="2013-11-18T22:09:00Z">
                  <w:rPr>
                    <w:ins w:id="6000" w:author="gsadi" w:date="2013-11-18T22:08:00Z"/>
                    <w:rFonts w:ascii="Arial" w:hAnsi="Arial" w:cs="Arial"/>
                    <w:color w:val="4F81BD"/>
                    <w:sz w:val="18"/>
                    <w:szCs w:val="18"/>
                  </w:rPr>
                </w:rPrChange>
              </w:rPr>
            </w:pPr>
            <w:ins w:id="6001" w:author="gsadi" w:date="2013-11-18T22:08:00Z">
              <w:r w:rsidRPr="002B0E74">
                <w:rPr>
                  <w:rFonts w:ascii="Arial" w:hAnsi="Arial" w:cs="Arial"/>
                  <w:sz w:val="18"/>
                  <w:szCs w:val="18"/>
                  <w:rPrChange w:id="6002" w:author="gsadi" w:date="2013-11-18T22:09:00Z">
                    <w:rPr>
                      <w:rFonts w:ascii="Arial" w:hAnsi="Arial" w:cs="Arial"/>
                      <w:b/>
                      <w:bCs/>
                      <w:i/>
                      <w:iCs/>
                      <w:color w:val="4F81BD"/>
                      <w:sz w:val="18"/>
                      <w:szCs w:val="18"/>
                      <w:u w:val="single"/>
                    </w:rPr>
                  </w:rPrChange>
                </w:rPr>
                <w:t>Sign2</w:t>
              </w:r>
            </w:ins>
          </w:p>
        </w:tc>
        <w:tc>
          <w:tcPr>
            <w:tcW w:w="2430" w:type="dxa"/>
            <w:tcBorders>
              <w:top w:val="nil"/>
              <w:left w:val="nil"/>
              <w:bottom w:val="single" w:sz="4" w:space="0" w:color="auto"/>
              <w:right w:val="single" w:sz="4" w:space="0" w:color="auto"/>
            </w:tcBorders>
            <w:shd w:val="clear" w:color="auto" w:fill="auto"/>
            <w:vAlign w:val="center"/>
            <w:hideMark/>
            <w:tcPrChange w:id="6003"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04" w:author="gsadi" w:date="2013-11-18T22:08:00Z"/>
                <w:rFonts w:ascii="Arial" w:hAnsi="Arial" w:cs="Arial"/>
                <w:sz w:val="18"/>
                <w:szCs w:val="18"/>
                <w:rPrChange w:id="6005" w:author="gsadi" w:date="2013-11-18T22:09:00Z">
                  <w:rPr>
                    <w:ins w:id="6006" w:author="gsadi" w:date="2013-11-18T22:08:00Z"/>
                    <w:rFonts w:ascii="Arial" w:hAnsi="Arial" w:cs="Arial"/>
                    <w:color w:val="4F81BD"/>
                    <w:sz w:val="18"/>
                    <w:szCs w:val="18"/>
                  </w:rPr>
                </w:rPrChange>
              </w:rPr>
            </w:pPr>
            <w:ins w:id="6007" w:author="gsadi" w:date="2013-11-18T22:08:00Z">
              <w:r w:rsidRPr="002B0E74">
                <w:rPr>
                  <w:rFonts w:ascii="Arial" w:hAnsi="Arial" w:cs="Arial"/>
                  <w:sz w:val="18"/>
                  <w:szCs w:val="18"/>
                  <w:rPrChange w:id="6008" w:author="gsadi" w:date="2013-11-18T22:09:00Z">
                    <w:rPr>
                      <w:rFonts w:ascii="Arial" w:hAnsi="Arial" w:cs="Arial"/>
                      <w:b/>
                      <w:bCs/>
                      <w:i/>
                      <w:iCs/>
                      <w:color w:val="4F81BD"/>
                      <w:sz w:val="18"/>
                      <w:szCs w:val="18"/>
                      <w:u w:val="single"/>
                    </w:rPr>
                  </w:rPrChange>
                </w:rPr>
                <w:t>Char(1)</w:t>
              </w:r>
            </w:ins>
          </w:p>
        </w:tc>
        <w:tc>
          <w:tcPr>
            <w:tcW w:w="2522" w:type="dxa"/>
            <w:tcBorders>
              <w:top w:val="nil"/>
              <w:left w:val="nil"/>
              <w:bottom w:val="single" w:sz="4" w:space="0" w:color="auto"/>
              <w:right w:val="single" w:sz="4" w:space="0" w:color="auto"/>
            </w:tcBorders>
            <w:shd w:val="clear" w:color="auto" w:fill="auto"/>
            <w:vAlign w:val="center"/>
            <w:hideMark/>
            <w:tcPrChange w:id="6009" w:author="gsadi" w:date="2013-11-18T22:08:00Z">
              <w:tcPr>
                <w:tcW w:w="2800" w:type="dxa"/>
                <w:gridSpan w:val="2"/>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10" w:author="gsadi" w:date="2013-11-18T22:08:00Z"/>
                <w:rFonts w:ascii="Arial" w:hAnsi="Arial" w:cs="Arial"/>
                <w:sz w:val="18"/>
                <w:szCs w:val="18"/>
                <w:rPrChange w:id="6011" w:author="gsadi" w:date="2013-11-18T22:09:00Z">
                  <w:rPr>
                    <w:ins w:id="6012" w:author="gsadi" w:date="2013-11-18T22:08:00Z"/>
                    <w:rFonts w:ascii="Arial" w:hAnsi="Arial" w:cs="Arial"/>
                    <w:color w:val="4F81BD"/>
                    <w:sz w:val="18"/>
                    <w:szCs w:val="18"/>
                  </w:rPr>
                </w:rPrChange>
              </w:rPr>
            </w:pPr>
            <w:ins w:id="6013" w:author="gsadi" w:date="2013-11-18T22:08:00Z">
              <w:r w:rsidRPr="002B0E74">
                <w:rPr>
                  <w:rFonts w:ascii="Arial" w:hAnsi="Arial" w:cs="Arial"/>
                  <w:sz w:val="18"/>
                  <w:szCs w:val="18"/>
                  <w:rPrChange w:id="6014" w:author="gsadi" w:date="2013-11-18T22:09:00Z">
                    <w:rPr>
                      <w:rFonts w:ascii="Arial" w:hAnsi="Arial" w:cs="Arial"/>
                      <w:b/>
                      <w:bCs/>
                      <w:i/>
                      <w:iCs/>
                      <w:color w:val="4F81BD"/>
                      <w:sz w:val="18"/>
                      <w:szCs w:val="18"/>
                      <w:u w:val="single"/>
                    </w:rPr>
                  </w:rPrChange>
                </w:rPr>
                <w:t xml:space="preserve">Default sign "+" </w:t>
              </w:r>
            </w:ins>
          </w:p>
        </w:tc>
      </w:tr>
      <w:tr w:rsidR="008E2743" w:rsidRPr="0064388F" w:rsidTr="008E2743">
        <w:tblPrEx>
          <w:tblPrExChange w:id="6015" w:author="gsadi" w:date="2013-11-18T22:08:00Z">
            <w:tblPrEx>
              <w:tblW w:w="7040" w:type="dxa"/>
              <w:tblInd w:w="1440" w:type="dxa"/>
            </w:tblPrEx>
          </w:tblPrExChange>
        </w:tblPrEx>
        <w:trPr>
          <w:trHeight w:val="300"/>
          <w:ins w:id="6016" w:author="gsadi" w:date="2013-11-18T22:08:00Z"/>
          <w:trPrChange w:id="6017"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018"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19" w:author="gsadi" w:date="2013-11-18T22:08:00Z"/>
                <w:rFonts w:ascii="Arial" w:hAnsi="Arial" w:cs="Arial"/>
                <w:sz w:val="18"/>
                <w:szCs w:val="18"/>
                <w:rPrChange w:id="6020" w:author="gsadi" w:date="2013-11-18T22:09:00Z">
                  <w:rPr>
                    <w:ins w:id="6021" w:author="gsadi" w:date="2013-11-18T22:08:00Z"/>
                    <w:rFonts w:ascii="Arial" w:hAnsi="Arial" w:cs="Arial"/>
                    <w:color w:val="4F81BD"/>
                    <w:sz w:val="18"/>
                    <w:szCs w:val="18"/>
                  </w:rPr>
                </w:rPrChange>
              </w:rPr>
            </w:pPr>
            <w:ins w:id="6022" w:author="gsadi" w:date="2013-11-18T22:08:00Z">
              <w:r w:rsidRPr="002B0E74">
                <w:rPr>
                  <w:rFonts w:ascii="Arial" w:hAnsi="Arial" w:cs="Arial"/>
                  <w:sz w:val="18"/>
                  <w:szCs w:val="18"/>
                  <w:rPrChange w:id="6023" w:author="gsadi" w:date="2013-11-18T22:09:00Z">
                    <w:rPr>
                      <w:rFonts w:ascii="Arial" w:hAnsi="Arial" w:cs="Arial"/>
                      <w:b/>
                      <w:bCs/>
                      <w:i/>
                      <w:iCs/>
                      <w:color w:val="4F81BD"/>
                      <w:sz w:val="18"/>
                      <w:szCs w:val="18"/>
                      <w:u w:val="single"/>
                    </w:rPr>
                  </w:rPrChange>
                </w:rPr>
                <w:lastRenderedPageBreak/>
                <w:t>Delivered Qty</w:t>
              </w:r>
            </w:ins>
          </w:p>
        </w:tc>
        <w:tc>
          <w:tcPr>
            <w:tcW w:w="2430" w:type="dxa"/>
            <w:tcBorders>
              <w:top w:val="nil"/>
              <w:left w:val="nil"/>
              <w:bottom w:val="single" w:sz="4" w:space="0" w:color="auto"/>
              <w:right w:val="single" w:sz="4" w:space="0" w:color="auto"/>
            </w:tcBorders>
            <w:shd w:val="clear" w:color="auto" w:fill="auto"/>
            <w:vAlign w:val="center"/>
            <w:hideMark/>
            <w:tcPrChange w:id="6024"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25" w:author="gsadi" w:date="2013-11-18T22:08:00Z"/>
                <w:rFonts w:ascii="Arial" w:hAnsi="Arial" w:cs="Arial"/>
                <w:sz w:val="18"/>
                <w:szCs w:val="18"/>
                <w:rPrChange w:id="6026" w:author="gsadi" w:date="2013-11-18T22:09:00Z">
                  <w:rPr>
                    <w:ins w:id="6027" w:author="gsadi" w:date="2013-11-18T22:08:00Z"/>
                    <w:rFonts w:ascii="Arial" w:hAnsi="Arial" w:cs="Arial"/>
                    <w:color w:val="4F81BD"/>
                    <w:sz w:val="18"/>
                    <w:szCs w:val="18"/>
                  </w:rPr>
                </w:rPrChange>
              </w:rPr>
            </w:pPr>
            <w:ins w:id="6028" w:author="gsadi" w:date="2013-11-18T22:08:00Z">
              <w:r w:rsidRPr="002B0E74">
                <w:rPr>
                  <w:rFonts w:ascii="Arial" w:hAnsi="Arial" w:cs="Arial"/>
                  <w:sz w:val="18"/>
                  <w:szCs w:val="18"/>
                  <w:rPrChange w:id="6029" w:author="gsadi" w:date="2013-11-18T22:09:00Z">
                    <w:rPr>
                      <w:rFonts w:ascii="Arial" w:hAnsi="Arial" w:cs="Arial"/>
                      <w:b/>
                      <w:bCs/>
                      <w:i/>
                      <w:iCs/>
                      <w:color w:val="4F81BD"/>
                      <w:sz w:val="18"/>
                      <w:szCs w:val="18"/>
                      <w:u w:val="single"/>
                    </w:rPr>
                  </w:rPrChange>
                </w:rPr>
                <w:t>Char(14)</w:t>
              </w:r>
            </w:ins>
          </w:p>
        </w:tc>
        <w:tc>
          <w:tcPr>
            <w:tcW w:w="2522" w:type="dxa"/>
            <w:tcBorders>
              <w:top w:val="nil"/>
              <w:left w:val="nil"/>
              <w:bottom w:val="single" w:sz="4" w:space="0" w:color="auto"/>
              <w:right w:val="single" w:sz="4" w:space="0" w:color="auto"/>
            </w:tcBorders>
            <w:shd w:val="clear" w:color="auto" w:fill="auto"/>
            <w:noWrap/>
            <w:vAlign w:val="bottom"/>
            <w:hideMark/>
            <w:tcPrChange w:id="6030"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8E2743" w:rsidRDefault="002B0E74" w:rsidP="00F72EA9">
            <w:pPr>
              <w:jc w:val="center"/>
              <w:rPr>
                <w:ins w:id="6031" w:author="gsadi" w:date="2013-11-18T22:08:00Z"/>
                <w:rFonts w:ascii="Arial" w:hAnsi="Arial" w:cs="Arial"/>
                <w:sz w:val="18"/>
                <w:szCs w:val="18"/>
                <w:rPrChange w:id="6032" w:author="gsadi" w:date="2013-11-18T22:09:00Z">
                  <w:rPr>
                    <w:ins w:id="6033" w:author="gsadi" w:date="2013-11-18T22:08:00Z"/>
                    <w:rFonts w:ascii="Arial" w:hAnsi="Arial" w:cs="Arial"/>
                    <w:color w:val="000000"/>
                    <w:sz w:val="18"/>
                    <w:szCs w:val="18"/>
                  </w:rPr>
                </w:rPrChange>
              </w:rPr>
            </w:pPr>
            <w:ins w:id="6034" w:author="gsadi" w:date="2013-11-18T22:08:00Z">
              <w:r w:rsidRPr="002B0E74">
                <w:rPr>
                  <w:rFonts w:ascii="Arial" w:hAnsi="Arial" w:cs="Arial"/>
                  <w:sz w:val="18"/>
                  <w:szCs w:val="18"/>
                  <w:rPrChange w:id="6035" w:author="gsadi" w:date="2013-11-18T22:09:00Z">
                    <w:rPr>
                      <w:rFonts w:ascii="Arial" w:hAnsi="Arial" w:cs="Arial"/>
                      <w:b/>
                      <w:bCs/>
                      <w:i/>
                      <w:iCs/>
                      <w:color w:val="000000"/>
                      <w:sz w:val="18"/>
                      <w:szCs w:val="18"/>
                      <w:u w:val="single"/>
                    </w:rPr>
                  </w:rPrChange>
                </w:rPr>
                <w:t> </w:t>
              </w:r>
            </w:ins>
          </w:p>
        </w:tc>
      </w:tr>
      <w:tr w:rsidR="008E2743" w:rsidRPr="0064388F" w:rsidTr="008E2743">
        <w:tblPrEx>
          <w:tblPrExChange w:id="6036" w:author="gsadi" w:date="2013-11-18T22:08:00Z">
            <w:tblPrEx>
              <w:tblW w:w="7040" w:type="dxa"/>
              <w:tblInd w:w="1440" w:type="dxa"/>
            </w:tblPrEx>
          </w:tblPrExChange>
        </w:tblPrEx>
        <w:trPr>
          <w:trHeight w:val="300"/>
          <w:ins w:id="6037" w:author="gsadi" w:date="2013-11-18T22:08:00Z"/>
          <w:trPrChange w:id="6038"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039"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40" w:author="gsadi" w:date="2013-11-18T22:08:00Z"/>
                <w:rFonts w:ascii="Arial" w:hAnsi="Arial" w:cs="Arial"/>
                <w:sz w:val="18"/>
                <w:szCs w:val="18"/>
                <w:rPrChange w:id="6041" w:author="gsadi" w:date="2013-11-18T22:09:00Z">
                  <w:rPr>
                    <w:ins w:id="6042" w:author="gsadi" w:date="2013-11-18T22:08:00Z"/>
                    <w:rFonts w:ascii="Arial" w:hAnsi="Arial" w:cs="Arial"/>
                    <w:color w:val="4F81BD"/>
                    <w:sz w:val="18"/>
                    <w:szCs w:val="18"/>
                  </w:rPr>
                </w:rPrChange>
              </w:rPr>
            </w:pPr>
            <w:ins w:id="6043" w:author="gsadi" w:date="2013-11-18T22:08:00Z">
              <w:r w:rsidRPr="002B0E74">
                <w:rPr>
                  <w:rFonts w:ascii="Arial" w:hAnsi="Arial" w:cs="Arial"/>
                  <w:sz w:val="18"/>
                  <w:szCs w:val="18"/>
                  <w:rPrChange w:id="6044" w:author="gsadi" w:date="2013-11-18T22:09:00Z">
                    <w:rPr>
                      <w:rFonts w:ascii="Arial" w:hAnsi="Arial" w:cs="Arial"/>
                      <w:b/>
                      <w:bCs/>
                      <w:i/>
                      <w:iCs/>
                      <w:color w:val="4F81BD"/>
                      <w:sz w:val="18"/>
                      <w:szCs w:val="18"/>
                      <w:u w:val="single"/>
                    </w:rPr>
                  </w:rPrChange>
                </w:rPr>
                <w:t>Sign3</w:t>
              </w:r>
            </w:ins>
          </w:p>
        </w:tc>
        <w:tc>
          <w:tcPr>
            <w:tcW w:w="2430" w:type="dxa"/>
            <w:tcBorders>
              <w:top w:val="nil"/>
              <w:left w:val="nil"/>
              <w:bottom w:val="single" w:sz="4" w:space="0" w:color="auto"/>
              <w:right w:val="single" w:sz="4" w:space="0" w:color="auto"/>
            </w:tcBorders>
            <w:shd w:val="clear" w:color="auto" w:fill="auto"/>
            <w:vAlign w:val="center"/>
            <w:hideMark/>
            <w:tcPrChange w:id="6045"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46" w:author="gsadi" w:date="2013-11-18T22:08:00Z"/>
                <w:rFonts w:ascii="Arial" w:hAnsi="Arial" w:cs="Arial"/>
                <w:sz w:val="18"/>
                <w:szCs w:val="18"/>
                <w:rPrChange w:id="6047" w:author="gsadi" w:date="2013-11-18T22:09:00Z">
                  <w:rPr>
                    <w:ins w:id="6048" w:author="gsadi" w:date="2013-11-18T22:08:00Z"/>
                    <w:rFonts w:ascii="Arial" w:hAnsi="Arial" w:cs="Arial"/>
                    <w:color w:val="4F81BD"/>
                    <w:sz w:val="18"/>
                    <w:szCs w:val="18"/>
                  </w:rPr>
                </w:rPrChange>
              </w:rPr>
            </w:pPr>
            <w:ins w:id="6049" w:author="gsadi" w:date="2013-11-18T22:08:00Z">
              <w:r w:rsidRPr="002B0E74">
                <w:rPr>
                  <w:rFonts w:ascii="Arial" w:hAnsi="Arial" w:cs="Arial"/>
                  <w:sz w:val="18"/>
                  <w:szCs w:val="18"/>
                  <w:rPrChange w:id="6050" w:author="gsadi" w:date="2013-11-18T22:09:00Z">
                    <w:rPr>
                      <w:rFonts w:ascii="Arial" w:hAnsi="Arial" w:cs="Arial"/>
                      <w:b/>
                      <w:bCs/>
                      <w:i/>
                      <w:iCs/>
                      <w:color w:val="4F81BD"/>
                      <w:sz w:val="18"/>
                      <w:szCs w:val="18"/>
                      <w:u w:val="single"/>
                    </w:rPr>
                  </w:rPrChange>
                </w:rPr>
                <w:t>Char(1)</w:t>
              </w:r>
            </w:ins>
          </w:p>
        </w:tc>
        <w:tc>
          <w:tcPr>
            <w:tcW w:w="2522" w:type="dxa"/>
            <w:tcBorders>
              <w:top w:val="nil"/>
              <w:left w:val="nil"/>
              <w:bottom w:val="single" w:sz="4" w:space="0" w:color="auto"/>
              <w:right w:val="single" w:sz="4" w:space="0" w:color="auto"/>
            </w:tcBorders>
            <w:shd w:val="clear" w:color="auto" w:fill="auto"/>
            <w:vAlign w:val="center"/>
            <w:hideMark/>
            <w:tcPrChange w:id="6051" w:author="gsadi" w:date="2013-11-18T22:08:00Z">
              <w:tcPr>
                <w:tcW w:w="2800" w:type="dxa"/>
                <w:gridSpan w:val="2"/>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52" w:author="gsadi" w:date="2013-11-18T22:08:00Z"/>
                <w:rFonts w:ascii="Arial" w:hAnsi="Arial" w:cs="Arial"/>
                <w:sz w:val="18"/>
                <w:szCs w:val="18"/>
                <w:rPrChange w:id="6053" w:author="gsadi" w:date="2013-11-18T22:09:00Z">
                  <w:rPr>
                    <w:ins w:id="6054" w:author="gsadi" w:date="2013-11-18T22:08:00Z"/>
                    <w:rFonts w:ascii="Arial" w:hAnsi="Arial" w:cs="Arial"/>
                    <w:color w:val="4F81BD"/>
                    <w:sz w:val="18"/>
                    <w:szCs w:val="18"/>
                  </w:rPr>
                </w:rPrChange>
              </w:rPr>
            </w:pPr>
            <w:ins w:id="6055" w:author="gsadi" w:date="2013-11-18T22:08:00Z">
              <w:r w:rsidRPr="002B0E74">
                <w:rPr>
                  <w:rFonts w:ascii="Arial" w:hAnsi="Arial" w:cs="Arial"/>
                  <w:sz w:val="18"/>
                  <w:szCs w:val="18"/>
                  <w:rPrChange w:id="6056" w:author="gsadi" w:date="2013-11-18T22:09:00Z">
                    <w:rPr>
                      <w:rFonts w:ascii="Arial" w:hAnsi="Arial" w:cs="Arial"/>
                      <w:b/>
                      <w:bCs/>
                      <w:i/>
                      <w:iCs/>
                      <w:color w:val="4F81BD"/>
                      <w:sz w:val="18"/>
                      <w:szCs w:val="18"/>
                      <w:u w:val="single"/>
                    </w:rPr>
                  </w:rPrChange>
                </w:rPr>
                <w:t>Default sign "+" or leave blank</w:t>
              </w:r>
            </w:ins>
          </w:p>
        </w:tc>
      </w:tr>
      <w:tr w:rsidR="008E2743" w:rsidRPr="0064388F" w:rsidTr="008E2743">
        <w:tblPrEx>
          <w:tblPrExChange w:id="6057" w:author="gsadi" w:date="2013-11-18T22:08:00Z">
            <w:tblPrEx>
              <w:tblW w:w="7040" w:type="dxa"/>
              <w:tblInd w:w="1440" w:type="dxa"/>
            </w:tblPrEx>
          </w:tblPrExChange>
        </w:tblPrEx>
        <w:trPr>
          <w:trHeight w:val="300"/>
          <w:ins w:id="6058" w:author="gsadi" w:date="2013-11-18T22:08:00Z"/>
          <w:trPrChange w:id="6059"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060"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61" w:author="gsadi" w:date="2013-11-18T22:08:00Z"/>
                <w:rFonts w:ascii="Arial" w:hAnsi="Arial" w:cs="Arial"/>
                <w:sz w:val="18"/>
                <w:szCs w:val="18"/>
                <w:rPrChange w:id="6062" w:author="gsadi" w:date="2013-11-18T22:09:00Z">
                  <w:rPr>
                    <w:ins w:id="6063" w:author="gsadi" w:date="2013-11-18T22:08:00Z"/>
                    <w:rFonts w:ascii="Arial" w:hAnsi="Arial" w:cs="Arial"/>
                    <w:color w:val="4F81BD"/>
                    <w:sz w:val="18"/>
                    <w:szCs w:val="18"/>
                  </w:rPr>
                </w:rPrChange>
              </w:rPr>
            </w:pPr>
            <w:ins w:id="6064" w:author="gsadi" w:date="2013-11-18T22:08:00Z">
              <w:r w:rsidRPr="002B0E74">
                <w:rPr>
                  <w:rFonts w:ascii="Arial" w:hAnsi="Arial" w:cs="Arial"/>
                  <w:sz w:val="18"/>
                  <w:szCs w:val="18"/>
                  <w:rPrChange w:id="6065" w:author="gsadi" w:date="2013-11-18T22:09:00Z">
                    <w:rPr>
                      <w:rFonts w:ascii="Arial" w:hAnsi="Arial" w:cs="Arial"/>
                      <w:b/>
                      <w:bCs/>
                      <w:i/>
                      <w:iCs/>
                      <w:color w:val="4F81BD"/>
                      <w:sz w:val="18"/>
                      <w:szCs w:val="18"/>
                      <w:u w:val="single"/>
                    </w:rPr>
                  </w:rPrChange>
                </w:rPr>
                <w:t>Style color</w:t>
              </w:r>
            </w:ins>
          </w:p>
        </w:tc>
        <w:tc>
          <w:tcPr>
            <w:tcW w:w="2430" w:type="dxa"/>
            <w:tcBorders>
              <w:top w:val="nil"/>
              <w:left w:val="nil"/>
              <w:bottom w:val="single" w:sz="4" w:space="0" w:color="auto"/>
              <w:right w:val="single" w:sz="4" w:space="0" w:color="auto"/>
            </w:tcBorders>
            <w:shd w:val="clear" w:color="auto" w:fill="auto"/>
            <w:vAlign w:val="center"/>
            <w:hideMark/>
            <w:tcPrChange w:id="6066"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67" w:author="gsadi" w:date="2013-11-18T22:08:00Z"/>
                <w:rFonts w:ascii="Arial" w:hAnsi="Arial" w:cs="Arial"/>
                <w:sz w:val="18"/>
                <w:szCs w:val="18"/>
                <w:rPrChange w:id="6068" w:author="gsadi" w:date="2013-11-18T22:09:00Z">
                  <w:rPr>
                    <w:ins w:id="6069" w:author="gsadi" w:date="2013-11-18T22:08:00Z"/>
                    <w:rFonts w:ascii="Arial" w:hAnsi="Arial" w:cs="Arial"/>
                    <w:color w:val="4F81BD"/>
                    <w:sz w:val="18"/>
                    <w:szCs w:val="18"/>
                  </w:rPr>
                </w:rPrChange>
              </w:rPr>
            </w:pPr>
            <w:ins w:id="6070" w:author="gsadi" w:date="2013-11-18T22:08:00Z">
              <w:r w:rsidRPr="002B0E74">
                <w:rPr>
                  <w:rFonts w:ascii="Arial" w:hAnsi="Arial" w:cs="Arial"/>
                  <w:sz w:val="18"/>
                  <w:szCs w:val="18"/>
                  <w:rPrChange w:id="6071" w:author="gsadi" w:date="2013-11-18T22:09:00Z">
                    <w:rPr>
                      <w:rFonts w:ascii="Arial" w:hAnsi="Arial" w:cs="Arial"/>
                      <w:b/>
                      <w:bCs/>
                      <w:i/>
                      <w:iCs/>
                      <w:color w:val="4F81BD"/>
                      <w:sz w:val="18"/>
                      <w:szCs w:val="18"/>
                      <w:u w:val="single"/>
                    </w:rPr>
                  </w:rPrChange>
                </w:rPr>
                <w:t>Char(18)</w:t>
              </w:r>
            </w:ins>
          </w:p>
        </w:tc>
        <w:tc>
          <w:tcPr>
            <w:tcW w:w="2522" w:type="dxa"/>
            <w:tcBorders>
              <w:top w:val="nil"/>
              <w:left w:val="nil"/>
              <w:bottom w:val="single" w:sz="4" w:space="0" w:color="auto"/>
              <w:right w:val="single" w:sz="4" w:space="0" w:color="auto"/>
            </w:tcBorders>
            <w:shd w:val="clear" w:color="auto" w:fill="auto"/>
            <w:noWrap/>
            <w:vAlign w:val="bottom"/>
            <w:hideMark/>
            <w:tcPrChange w:id="6072"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073" w:author="gsadi" w:date="2013-11-18T22:08:00Z"/>
                <w:rFonts w:ascii="Arial" w:hAnsi="Arial" w:cs="Arial"/>
                <w:color w:val="000000"/>
                <w:sz w:val="18"/>
                <w:szCs w:val="18"/>
              </w:rPr>
            </w:pPr>
            <w:ins w:id="6074" w:author="gsadi" w:date="2013-11-18T22:08:00Z">
              <w:r w:rsidRPr="005361CF">
                <w:rPr>
                  <w:rFonts w:ascii="Arial" w:hAnsi="Arial" w:cs="Arial"/>
                  <w:color w:val="000000"/>
                  <w:sz w:val="18"/>
                  <w:szCs w:val="18"/>
                </w:rPr>
                <w:t> </w:t>
              </w:r>
            </w:ins>
          </w:p>
        </w:tc>
      </w:tr>
      <w:tr w:rsidR="008E2743" w:rsidRPr="0064388F" w:rsidTr="008E2743">
        <w:tblPrEx>
          <w:tblPrExChange w:id="6075" w:author="gsadi" w:date="2013-11-18T22:08:00Z">
            <w:tblPrEx>
              <w:tblW w:w="7040" w:type="dxa"/>
              <w:tblInd w:w="1440" w:type="dxa"/>
            </w:tblPrEx>
          </w:tblPrExChange>
        </w:tblPrEx>
        <w:trPr>
          <w:trHeight w:val="300"/>
          <w:ins w:id="6076" w:author="gsadi" w:date="2013-11-18T22:08:00Z"/>
          <w:trPrChange w:id="6077"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078"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79" w:author="gsadi" w:date="2013-11-18T22:08:00Z"/>
                <w:rFonts w:ascii="Arial" w:hAnsi="Arial" w:cs="Arial"/>
                <w:sz w:val="18"/>
                <w:szCs w:val="18"/>
                <w:rPrChange w:id="6080" w:author="gsadi" w:date="2013-11-18T22:09:00Z">
                  <w:rPr>
                    <w:ins w:id="6081" w:author="gsadi" w:date="2013-11-18T22:08:00Z"/>
                    <w:rFonts w:ascii="Arial" w:hAnsi="Arial" w:cs="Arial"/>
                    <w:color w:val="4F81BD"/>
                    <w:sz w:val="18"/>
                    <w:szCs w:val="18"/>
                  </w:rPr>
                </w:rPrChange>
              </w:rPr>
            </w:pPr>
            <w:ins w:id="6082" w:author="gsadi" w:date="2013-11-18T22:08:00Z">
              <w:r w:rsidRPr="002B0E74">
                <w:rPr>
                  <w:rFonts w:ascii="Arial" w:hAnsi="Arial" w:cs="Arial"/>
                  <w:sz w:val="18"/>
                  <w:szCs w:val="18"/>
                  <w:rPrChange w:id="6083" w:author="gsadi" w:date="2013-11-18T22:09:00Z">
                    <w:rPr>
                      <w:rFonts w:ascii="Arial" w:hAnsi="Arial" w:cs="Arial"/>
                      <w:b/>
                      <w:bCs/>
                      <w:i/>
                      <w:iCs/>
                      <w:color w:val="4F81BD"/>
                      <w:sz w:val="18"/>
                      <w:szCs w:val="18"/>
                      <w:u w:val="single"/>
                    </w:rPr>
                  </w:rPrChange>
                </w:rPr>
                <w:t>Document Category</w:t>
              </w:r>
            </w:ins>
          </w:p>
        </w:tc>
        <w:tc>
          <w:tcPr>
            <w:tcW w:w="2430" w:type="dxa"/>
            <w:tcBorders>
              <w:top w:val="nil"/>
              <w:left w:val="nil"/>
              <w:bottom w:val="single" w:sz="4" w:space="0" w:color="auto"/>
              <w:right w:val="single" w:sz="4" w:space="0" w:color="auto"/>
            </w:tcBorders>
            <w:shd w:val="clear" w:color="auto" w:fill="auto"/>
            <w:vAlign w:val="center"/>
            <w:hideMark/>
            <w:tcPrChange w:id="6084"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85" w:author="gsadi" w:date="2013-11-18T22:08:00Z"/>
                <w:rFonts w:ascii="Arial" w:hAnsi="Arial" w:cs="Arial"/>
                <w:sz w:val="18"/>
                <w:szCs w:val="18"/>
                <w:rPrChange w:id="6086" w:author="gsadi" w:date="2013-11-18T22:09:00Z">
                  <w:rPr>
                    <w:ins w:id="6087" w:author="gsadi" w:date="2013-11-18T22:08:00Z"/>
                    <w:rFonts w:ascii="Arial" w:hAnsi="Arial" w:cs="Arial"/>
                    <w:color w:val="4F81BD"/>
                    <w:sz w:val="18"/>
                    <w:szCs w:val="18"/>
                  </w:rPr>
                </w:rPrChange>
              </w:rPr>
            </w:pPr>
            <w:ins w:id="6088" w:author="gsadi" w:date="2013-11-18T22:08:00Z">
              <w:r w:rsidRPr="002B0E74">
                <w:rPr>
                  <w:rFonts w:ascii="Arial" w:hAnsi="Arial" w:cs="Arial"/>
                  <w:sz w:val="18"/>
                  <w:szCs w:val="18"/>
                  <w:rPrChange w:id="6089" w:author="gsadi" w:date="2013-11-18T22:09:00Z">
                    <w:rPr>
                      <w:rFonts w:ascii="Arial" w:hAnsi="Arial" w:cs="Arial"/>
                      <w:b/>
                      <w:bCs/>
                      <w:i/>
                      <w:iCs/>
                      <w:color w:val="4F81BD"/>
                      <w:sz w:val="18"/>
                      <w:szCs w:val="18"/>
                      <w:u w:val="single"/>
                    </w:rPr>
                  </w:rPrChange>
                </w:rPr>
                <w:t>Char(1)</w:t>
              </w:r>
            </w:ins>
          </w:p>
        </w:tc>
        <w:tc>
          <w:tcPr>
            <w:tcW w:w="2522" w:type="dxa"/>
            <w:tcBorders>
              <w:top w:val="nil"/>
              <w:left w:val="nil"/>
              <w:bottom w:val="single" w:sz="4" w:space="0" w:color="auto"/>
              <w:right w:val="single" w:sz="4" w:space="0" w:color="auto"/>
            </w:tcBorders>
            <w:shd w:val="clear" w:color="auto" w:fill="auto"/>
            <w:noWrap/>
            <w:vAlign w:val="bottom"/>
            <w:hideMark/>
            <w:tcPrChange w:id="6090"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091" w:author="gsadi" w:date="2013-11-18T22:08:00Z"/>
                <w:rFonts w:ascii="Arial" w:hAnsi="Arial" w:cs="Arial"/>
                <w:color w:val="000000"/>
                <w:sz w:val="18"/>
                <w:szCs w:val="18"/>
              </w:rPr>
            </w:pPr>
            <w:ins w:id="6092" w:author="gsadi" w:date="2013-11-18T22:08:00Z">
              <w:r w:rsidRPr="005361CF">
                <w:rPr>
                  <w:rFonts w:ascii="Arial" w:hAnsi="Arial" w:cs="Arial"/>
                  <w:color w:val="000000"/>
                  <w:sz w:val="18"/>
                  <w:szCs w:val="18"/>
                </w:rPr>
                <w:t> </w:t>
              </w:r>
            </w:ins>
          </w:p>
        </w:tc>
      </w:tr>
      <w:tr w:rsidR="008E2743" w:rsidRPr="0064388F" w:rsidTr="008E2743">
        <w:tblPrEx>
          <w:tblPrExChange w:id="6093" w:author="gsadi" w:date="2013-11-18T22:08:00Z">
            <w:tblPrEx>
              <w:tblW w:w="7040" w:type="dxa"/>
              <w:tblInd w:w="1440" w:type="dxa"/>
            </w:tblPrEx>
          </w:tblPrExChange>
        </w:tblPrEx>
        <w:trPr>
          <w:trHeight w:val="300"/>
          <w:ins w:id="6094" w:author="gsadi" w:date="2013-11-18T22:08:00Z"/>
          <w:trPrChange w:id="6095"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096"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097" w:author="gsadi" w:date="2013-11-18T22:08:00Z"/>
                <w:rFonts w:ascii="Arial" w:hAnsi="Arial" w:cs="Arial"/>
                <w:sz w:val="18"/>
                <w:szCs w:val="18"/>
                <w:rPrChange w:id="6098" w:author="gsadi" w:date="2013-11-18T22:09:00Z">
                  <w:rPr>
                    <w:ins w:id="6099" w:author="gsadi" w:date="2013-11-18T22:08:00Z"/>
                    <w:rFonts w:ascii="Arial" w:hAnsi="Arial" w:cs="Arial"/>
                    <w:color w:val="4F81BD"/>
                    <w:sz w:val="18"/>
                    <w:szCs w:val="18"/>
                  </w:rPr>
                </w:rPrChange>
              </w:rPr>
            </w:pPr>
            <w:ins w:id="6100" w:author="gsadi" w:date="2013-11-18T22:08:00Z">
              <w:r w:rsidRPr="002B0E74">
                <w:rPr>
                  <w:rFonts w:ascii="Arial" w:hAnsi="Arial" w:cs="Arial"/>
                  <w:sz w:val="18"/>
                  <w:szCs w:val="18"/>
                  <w:rPrChange w:id="6101" w:author="gsadi" w:date="2013-11-18T22:09:00Z">
                    <w:rPr>
                      <w:rFonts w:ascii="Arial" w:hAnsi="Arial" w:cs="Arial"/>
                      <w:b/>
                      <w:bCs/>
                      <w:i/>
                      <w:iCs/>
                      <w:color w:val="4F81BD"/>
                      <w:sz w:val="18"/>
                      <w:szCs w:val="18"/>
                      <w:u w:val="single"/>
                    </w:rPr>
                  </w:rPrChange>
                </w:rPr>
                <w:t>Sales Document Type</w:t>
              </w:r>
            </w:ins>
          </w:p>
        </w:tc>
        <w:tc>
          <w:tcPr>
            <w:tcW w:w="2430" w:type="dxa"/>
            <w:tcBorders>
              <w:top w:val="nil"/>
              <w:left w:val="nil"/>
              <w:bottom w:val="single" w:sz="4" w:space="0" w:color="auto"/>
              <w:right w:val="single" w:sz="4" w:space="0" w:color="auto"/>
            </w:tcBorders>
            <w:shd w:val="clear" w:color="auto" w:fill="auto"/>
            <w:vAlign w:val="center"/>
            <w:hideMark/>
            <w:tcPrChange w:id="6102"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103" w:author="gsadi" w:date="2013-11-18T22:08:00Z"/>
                <w:rFonts w:ascii="Arial" w:hAnsi="Arial" w:cs="Arial"/>
                <w:sz w:val="18"/>
                <w:szCs w:val="18"/>
                <w:rPrChange w:id="6104" w:author="gsadi" w:date="2013-11-18T22:09:00Z">
                  <w:rPr>
                    <w:ins w:id="6105" w:author="gsadi" w:date="2013-11-18T22:08:00Z"/>
                    <w:rFonts w:ascii="Arial" w:hAnsi="Arial" w:cs="Arial"/>
                    <w:color w:val="4F81BD"/>
                    <w:sz w:val="18"/>
                    <w:szCs w:val="18"/>
                  </w:rPr>
                </w:rPrChange>
              </w:rPr>
            </w:pPr>
            <w:ins w:id="6106" w:author="gsadi" w:date="2013-11-18T22:08:00Z">
              <w:r w:rsidRPr="002B0E74">
                <w:rPr>
                  <w:rFonts w:ascii="Arial" w:hAnsi="Arial" w:cs="Arial"/>
                  <w:sz w:val="18"/>
                  <w:szCs w:val="18"/>
                  <w:rPrChange w:id="6107" w:author="gsadi" w:date="2013-11-18T22:09:00Z">
                    <w:rPr>
                      <w:rFonts w:ascii="Arial" w:hAnsi="Arial" w:cs="Arial"/>
                      <w:b/>
                      <w:bCs/>
                      <w:i/>
                      <w:iCs/>
                      <w:color w:val="4F81BD"/>
                      <w:sz w:val="18"/>
                      <w:szCs w:val="18"/>
                      <w:u w:val="single"/>
                    </w:rPr>
                  </w:rPrChange>
                </w:rPr>
                <w:t>Char(4)</w:t>
              </w:r>
            </w:ins>
          </w:p>
        </w:tc>
        <w:tc>
          <w:tcPr>
            <w:tcW w:w="2522" w:type="dxa"/>
            <w:tcBorders>
              <w:top w:val="nil"/>
              <w:left w:val="nil"/>
              <w:bottom w:val="single" w:sz="4" w:space="0" w:color="auto"/>
              <w:right w:val="single" w:sz="4" w:space="0" w:color="auto"/>
            </w:tcBorders>
            <w:shd w:val="clear" w:color="auto" w:fill="auto"/>
            <w:noWrap/>
            <w:vAlign w:val="bottom"/>
            <w:hideMark/>
            <w:tcPrChange w:id="6108"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109" w:author="gsadi" w:date="2013-11-18T22:08:00Z"/>
                <w:rFonts w:ascii="Arial" w:hAnsi="Arial" w:cs="Arial"/>
                <w:color w:val="000000"/>
                <w:sz w:val="18"/>
                <w:szCs w:val="18"/>
              </w:rPr>
            </w:pPr>
            <w:ins w:id="6110" w:author="gsadi" w:date="2013-11-18T22:08:00Z">
              <w:r w:rsidRPr="005361CF">
                <w:rPr>
                  <w:rFonts w:ascii="Arial" w:hAnsi="Arial" w:cs="Arial"/>
                  <w:color w:val="000000"/>
                  <w:sz w:val="18"/>
                  <w:szCs w:val="18"/>
                </w:rPr>
                <w:t> </w:t>
              </w:r>
            </w:ins>
          </w:p>
        </w:tc>
      </w:tr>
      <w:tr w:rsidR="008E2743" w:rsidRPr="0064388F" w:rsidTr="008E2743">
        <w:tblPrEx>
          <w:tblPrExChange w:id="6111" w:author="gsadi" w:date="2013-11-18T22:08:00Z">
            <w:tblPrEx>
              <w:tblW w:w="7040" w:type="dxa"/>
              <w:tblInd w:w="1440" w:type="dxa"/>
            </w:tblPrEx>
          </w:tblPrExChange>
        </w:tblPrEx>
        <w:trPr>
          <w:trHeight w:val="300"/>
          <w:ins w:id="6112" w:author="gsadi" w:date="2013-11-18T22:08:00Z"/>
          <w:trPrChange w:id="6113"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114"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115" w:author="gsadi" w:date="2013-11-18T22:08:00Z"/>
                <w:rFonts w:ascii="Arial" w:hAnsi="Arial" w:cs="Arial"/>
                <w:sz w:val="18"/>
                <w:szCs w:val="18"/>
                <w:rPrChange w:id="6116" w:author="gsadi" w:date="2013-11-18T22:09:00Z">
                  <w:rPr>
                    <w:ins w:id="6117" w:author="gsadi" w:date="2013-11-18T22:08:00Z"/>
                    <w:rFonts w:ascii="Arial" w:hAnsi="Arial" w:cs="Arial"/>
                    <w:color w:val="4F81BD"/>
                    <w:sz w:val="18"/>
                    <w:szCs w:val="18"/>
                  </w:rPr>
                </w:rPrChange>
              </w:rPr>
            </w:pPr>
            <w:ins w:id="6118" w:author="gsadi" w:date="2013-11-18T22:08:00Z">
              <w:r w:rsidRPr="002B0E74">
                <w:rPr>
                  <w:rFonts w:ascii="Arial" w:hAnsi="Arial" w:cs="Arial"/>
                  <w:sz w:val="18"/>
                  <w:szCs w:val="18"/>
                  <w:rPrChange w:id="6119" w:author="gsadi" w:date="2013-11-18T22:09:00Z">
                    <w:rPr>
                      <w:rFonts w:ascii="Arial" w:hAnsi="Arial" w:cs="Arial"/>
                      <w:b/>
                      <w:bCs/>
                      <w:i/>
                      <w:iCs/>
                      <w:color w:val="4F81BD"/>
                      <w:sz w:val="18"/>
                      <w:szCs w:val="18"/>
                      <w:u w:val="single"/>
                    </w:rPr>
                  </w:rPrChange>
                </w:rPr>
                <w:t>Sales Order Number</w:t>
              </w:r>
            </w:ins>
          </w:p>
        </w:tc>
        <w:tc>
          <w:tcPr>
            <w:tcW w:w="2430" w:type="dxa"/>
            <w:tcBorders>
              <w:top w:val="nil"/>
              <w:left w:val="nil"/>
              <w:bottom w:val="single" w:sz="4" w:space="0" w:color="auto"/>
              <w:right w:val="single" w:sz="4" w:space="0" w:color="auto"/>
            </w:tcBorders>
            <w:shd w:val="clear" w:color="auto" w:fill="auto"/>
            <w:vAlign w:val="center"/>
            <w:hideMark/>
            <w:tcPrChange w:id="6120"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121" w:author="gsadi" w:date="2013-11-18T22:08:00Z"/>
                <w:rFonts w:ascii="Arial" w:hAnsi="Arial" w:cs="Arial"/>
                <w:sz w:val="18"/>
                <w:szCs w:val="18"/>
                <w:rPrChange w:id="6122" w:author="gsadi" w:date="2013-11-18T22:09:00Z">
                  <w:rPr>
                    <w:ins w:id="6123" w:author="gsadi" w:date="2013-11-18T22:08:00Z"/>
                    <w:rFonts w:ascii="Arial" w:hAnsi="Arial" w:cs="Arial"/>
                    <w:color w:val="4F81BD"/>
                    <w:sz w:val="18"/>
                    <w:szCs w:val="18"/>
                  </w:rPr>
                </w:rPrChange>
              </w:rPr>
            </w:pPr>
            <w:ins w:id="6124" w:author="gsadi" w:date="2013-11-18T22:08:00Z">
              <w:r w:rsidRPr="002B0E74">
                <w:rPr>
                  <w:rFonts w:ascii="Arial" w:hAnsi="Arial" w:cs="Arial"/>
                  <w:sz w:val="18"/>
                  <w:szCs w:val="18"/>
                  <w:rPrChange w:id="6125" w:author="gsadi" w:date="2013-11-18T22:09:00Z">
                    <w:rPr>
                      <w:rFonts w:ascii="Arial" w:hAnsi="Arial" w:cs="Arial"/>
                      <w:b/>
                      <w:bCs/>
                      <w:i/>
                      <w:iCs/>
                      <w:color w:val="4F81BD"/>
                      <w:sz w:val="18"/>
                      <w:szCs w:val="18"/>
                      <w:u w:val="single"/>
                    </w:rPr>
                  </w:rPrChange>
                </w:rPr>
                <w:t>Char(10)</w:t>
              </w:r>
            </w:ins>
          </w:p>
        </w:tc>
        <w:tc>
          <w:tcPr>
            <w:tcW w:w="2522" w:type="dxa"/>
            <w:tcBorders>
              <w:top w:val="nil"/>
              <w:left w:val="nil"/>
              <w:bottom w:val="single" w:sz="4" w:space="0" w:color="auto"/>
              <w:right w:val="single" w:sz="4" w:space="0" w:color="auto"/>
            </w:tcBorders>
            <w:shd w:val="clear" w:color="auto" w:fill="auto"/>
            <w:noWrap/>
            <w:vAlign w:val="bottom"/>
            <w:hideMark/>
            <w:tcPrChange w:id="6126"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127" w:author="gsadi" w:date="2013-11-18T22:08:00Z"/>
                <w:rFonts w:ascii="Arial" w:hAnsi="Arial" w:cs="Arial"/>
                <w:color w:val="000000"/>
                <w:sz w:val="18"/>
                <w:szCs w:val="18"/>
              </w:rPr>
            </w:pPr>
            <w:ins w:id="6128" w:author="gsadi" w:date="2013-11-18T22:08:00Z">
              <w:r w:rsidRPr="005361CF">
                <w:rPr>
                  <w:rFonts w:ascii="Arial" w:hAnsi="Arial" w:cs="Arial"/>
                  <w:color w:val="000000"/>
                  <w:sz w:val="18"/>
                  <w:szCs w:val="18"/>
                </w:rPr>
                <w:t> </w:t>
              </w:r>
            </w:ins>
          </w:p>
        </w:tc>
      </w:tr>
      <w:tr w:rsidR="008E2743" w:rsidRPr="0064388F" w:rsidTr="008E2743">
        <w:tblPrEx>
          <w:tblPrExChange w:id="6129" w:author="gsadi" w:date="2013-11-18T22:08:00Z">
            <w:tblPrEx>
              <w:tblW w:w="7040" w:type="dxa"/>
              <w:tblInd w:w="1440" w:type="dxa"/>
            </w:tblPrEx>
          </w:tblPrExChange>
        </w:tblPrEx>
        <w:trPr>
          <w:trHeight w:val="300"/>
          <w:ins w:id="6130" w:author="gsadi" w:date="2013-11-18T22:08:00Z"/>
          <w:trPrChange w:id="6131"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132"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133" w:author="gsadi" w:date="2013-11-18T22:08:00Z"/>
                <w:rFonts w:ascii="Arial" w:hAnsi="Arial" w:cs="Arial"/>
                <w:sz w:val="18"/>
                <w:szCs w:val="18"/>
                <w:rPrChange w:id="6134" w:author="gsadi" w:date="2013-11-18T22:09:00Z">
                  <w:rPr>
                    <w:ins w:id="6135" w:author="gsadi" w:date="2013-11-18T22:08:00Z"/>
                    <w:rFonts w:ascii="Arial" w:hAnsi="Arial" w:cs="Arial"/>
                    <w:color w:val="4F81BD"/>
                    <w:sz w:val="18"/>
                    <w:szCs w:val="18"/>
                  </w:rPr>
                </w:rPrChange>
              </w:rPr>
            </w:pPr>
            <w:ins w:id="6136" w:author="gsadi" w:date="2013-11-18T22:08:00Z">
              <w:r w:rsidRPr="002B0E74">
                <w:rPr>
                  <w:rFonts w:ascii="Arial" w:hAnsi="Arial" w:cs="Arial"/>
                  <w:sz w:val="18"/>
                  <w:szCs w:val="18"/>
                  <w:rPrChange w:id="6137" w:author="gsadi" w:date="2013-11-18T22:09:00Z">
                    <w:rPr>
                      <w:rFonts w:ascii="Arial" w:hAnsi="Arial" w:cs="Arial"/>
                      <w:b/>
                      <w:bCs/>
                      <w:i/>
                      <w:iCs/>
                      <w:color w:val="4F81BD"/>
                      <w:sz w:val="18"/>
                      <w:szCs w:val="18"/>
                      <w:u w:val="single"/>
                    </w:rPr>
                  </w:rPrChange>
                </w:rPr>
                <w:t>Sales Doc Line Item</w:t>
              </w:r>
            </w:ins>
          </w:p>
        </w:tc>
        <w:tc>
          <w:tcPr>
            <w:tcW w:w="2430" w:type="dxa"/>
            <w:tcBorders>
              <w:top w:val="nil"/>
              <w:left w:val="nil"/>
              <w:bottom w:val="single" w:sz="4" w:space="0" w:color="auto"/>
              <w:right w:val="single" w:sz="4" w:space="0" w:color="auto"/>
            </w:tcBorders>
            <w:shd w:val="clear" w:color="auto" w:fill="auto"/>
            <w:vAlign w:val="center"/>
            <w:hideMark/>
            <w:tcPrChange w:id="6138"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139" w:author="gsadi" w:date="2013-11-18T22:08:00Z"/>
                <w:rFonts w:ascii="Arial" w:hAnsi="Arial" w:cs="Arial"/>
                <w:sz w:val="18"/>
                <w:szCs w:val="18"/>
                <w:rPrChange w:id="6140" w:author="gsadi" w:date="2013-11-18T22:09:00Z">
                  <w:rPr>
                    <w:ins w:id="6141" w:author="gsadi" w:date="2013-11-18T22:08:00Z"/>
                    <w:rFonts w:ascii="Arial" w:hAnsi="Arial" w:cs="Arial"/>
                    <w:color w:val="4F81BD"/>
                    <w:sz w:val="18"/>
                    <w:szCs w:val="18"/>
                  </w:rPr>
                </w:rPrChange>
              </w:rPr>
            </w:pPr>
            <w:ins w:id="6142" w:author="gsadi" w:date="2013-11-18T22:08:00Z">
              <w:r w:rsidRPr="002B0E74">
                <w:rPr>
                  <w:rFonts w:ascii="Arial" w:hAnsi="Arial" w:cs="Arial"/>
                  <w:sz w:val="18"/>
                  <w:szCs w:val="18"/>
                  <w:rPrChange w:id="6143" w:author="gsadi" w:date="2013-11-18T22:09:00Z">
                    <w:rPr>
                      <w:rFonts w:ascii="Arial" w:hAnsi="Arial" w:cs="Arial"/>
                      <w:b/>
                      <w:bCs/>
                      <w:i/>
                      <w:iCs/>
                      <w:color w:val="4F81BD"/>
                      <w:sz w:val="18"/>
                      <w:szCs w:val="18"/>
                      <w:u w:val="single"/>
                    </w:rPr>
                  </w:rPrChange>
                </w:rPr>
                <w:t>Char(6)</w:t>
              </w:r>
            </w:ins>
          </w:p>
        </w:tc>
        <w:tc>
          <w:tcPr>
            <w:tcW w:w="2522" w:type="dxa"/>
            <w:tcBorders>
              <w:top w:val="nil"/>
              <w:left w:val="nil"/>
              <w:bottom w:val="single" w:sz="4" w:space="0" w:color="auto"/>
              <w:right w:val="single" w:sz="4" w:space="0" w:color="auto"/>
            </w:tcBorders>
            <w:shd w:val="clear" w:color="auto" w:fill="auto"/>
            <w:noWrap/>
            <w:vAlign w:val="bottom"/>
            <w:hideMark/>
            <w:tcPrChange w:id="6144"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145" w:author="gsadi" w:date="2013-11-18T22:08:00Z"/>
                <w:rFonts w:ascii="Arial" w:hAnsi="Arial" w:cs="Arial"/>
                <w:color w:val="000000"/>
                <w:sz w:val="18"/>
                <w:szCs w:val="18"/>
              </w:rPr>
            </w:pPr>
            <w:ins w:id="6146" w:author="gsadi" w:date="2013-11-18T22:08:00Z">
              <w:r w:rsidRPr="005361CF">
                <w:rPr>
                  <w:rFonts w:ascii="Arial" w:hAnsi="Arial" w:cs="Arial"/>
                  <w:color w:val="000000"/>
                  <w:sz w:val="18"/>
                  <w:szCs w:val="18"/>
                </w:rPr>
                <w:t> </w:t>
              </w:r>
            </w:ins>
          </w:p>
        </w:tc>
      </w:tr>
      <w:tr w:rsidR="008E2743" w:rsidRPr="0064388F" w:rsidTr="008E2743">
        <w:tblPrEx>
          <w:tblPrExChange w:id="6147" w:author="gsadi" w:date="2013-11-18T22:08:00Z">
            <w:tblPrEx>
              <w:tblW w:w="7040" w:type="dxa"/>
              <w:tblInd w:w="1440" w:type="dxa"/>
            </w:tblPrEx>
          </w:tblPrExChange>
        </w:tblPrEx>
        <w:trPr>
          <w:trHeight w:val="300"/>
          <w:ins w:id="6148" w:author="gsadi" w:date="2013-11-18T22:08:00Z"/>
          <w:trPrChange w:id="6149"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150"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151" w:author="gsadi" w:date="2013-11-18T22:08:00Z"/>
                <w:rFonts w:ascii="Arial" w:hAnsi="Arial" w:cs="Arial"/>
                <w:sz w:val="18"/>
                <w:szCs w:val="18"/>
                <w:rPrChange w:id="6152" w:author="gsadi" w:date="2013-11-18T22:09:00Z">
                  <w:rPr>
                    <w:ins w:id="6153" w:author="gsadi" w:date="2013-11-18T22:08:00Z"/>
                    <w:rFonts w:ascii="Arial" w:hAnsi="Arial" w:cs="Arial"/>
                    <w:color w:val="4F81BD"/>
                    <w:sz w:val="18"/>
                    <w:szCs w:val="18"/>
                  </w:rPr>
                </w:rPrChange>
              </w:rPr>
            </w:pPr>
            <w:ins w:id="6154" w:author="gsadi" w:date="2013-11-18T22:08:00Z">
              <w:r w:rsidRPr="002B0E74">
                <w:rPr>
                  <w:rFonts w:ascii="Arial" w:hAnsi="Arial" w:cs="Arial"/>
                  <w:sz w:val="18"/>
                  <w:szCs w:val="18"/>
                  <w:rPrChange w:id="6155" w:author="gsadi" w:date="2013-11-18T22:09:00Z">
                    <w:rPr>
                      <w:rFonts w:ascii="Arial" w:hAnsi="Arial" w:cs="Arial"/>
                      <w:b/>
                      <w:bCs/>
                      <w:i/>
                      <w:iCs/>
                      <w:color w:val="4F81BD"/>
                      <w:sz w:val="18"/>
                      <w:szCs w:val="18"/>
                      <w:u w:val="single"/>
                    </w:rPr>
                  </w:rPrChange>
                </w:rPr>
                <w:t>Sales Doc Schedule Line</w:t>
              </w:r>
            </w:ins>
          </w:p>
        </w:tc>
        <w:tc>
          <w:tcPr>
            <w:tcW w:w="2430" w:type="dxa"/>
            <w:tcBorders>
              <w:top w:val="nil"/>
              <w:left w:val="nil"/>
              <w:bottom w:val="single" w:sz="4" w:space="0" w:color="auto"/>
              <w:right w:val="single" w:sz="4" w:space="0" w:color="auto"/>
            </w:tcBorders>
            <w:shd w:val="clear" w:color="auto" w:fill="auto"/>
            <w:vAlign w:val="center"/>
            <w:hideMark/>
            <w:tcPrChange w:id="6156"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157" w:author="gsadi" w:date="2013-11-18T22:08:00Z"/>
                <w:rFonts w:ascii="Arial" w:hAnsi="Arial" w:cs="Arial"/>
                <w:sz w:val="18"/>
                <w:szCs w:val="18"/>
                <w:rPrChange w:id="6158" w:author="gsadi" w:date="2013-11-18T22:09:00Z">
                  <w:rPr>
                    <w:ins w:id="6159" w:author="gsadi" w:date="2013-11-18T22:08:00Z"/>
                    <w:rFonts w:ascii="Arial" w:hAnsi="Arial" w:cs="Arial"/>
                    <w:color w:val="4F81BD"/>
                    <w:sz w:val="18"/>
                    <w:szCs w:val="18"/>
                  </w:rPr>
                </w:rPrChange>
              </w:rPr>
            </w:pPr>
            <w:ins w:id="6160" w:author="gsadi" w:date="2013-11-18T22:08:00Z">
              <w:r w:rsidRPr="002B0E74">
                <w:rPr>
                  <w:rFonts w:ascii="Arial" w:hAnsi="Arial" w:cs="Arial"/>
                  <w:sz w:val="18"/>
                  <w:szCs w:val="18"/>
                  <w:rPrChange w:id="6161" w:author="gsadi" w:date="2013-11-18T22:09:00Z">
                    <w:rPr>
                      <w:rFonts w:ascii="Arial" w:hAnsi="Arial" w:cs="Arial"/>
                      <w:b/>
                      <w:bCs/>
                      <w:i/>
                      <w:iCs/>
                      <w:color w:val="4F81BD"/>
                      <w:sz w:val="18"/>
                      <w:szCs w:val="18"/>
                      <w:u w:val="single"/>
                    </w:rPr>
                  </w:rPrChange>
                </w:rPr>
                <w:t>Char(4)</w:t>
              </w:r>
            </w:ins>
          </w:p>
        </w:tc>
        <w:tc>
          <w:tcPr>
            <w:tcW w:w="2522" w:type="dxa"/>
            <w:tcBorders>
              <w:top w:val="nil"/>
              <w:left w:val="nil"/>
              <w:bottom w:val="single" w:sz="4" w:space="0" w:color="auto"/>
              <w:right w:val="single" w:sz="4" w:space="0" w:color="auto"/>
            </w:tcBorders>
            <w:shd w:val="clear" w:color="auto" w:fill="auto"/>
            <w:noWrap/>
            <w:vAlign w:val="bottom"/>
            <w:hideMark/>
            <w:tcPrChange w:id="6162"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163" w:author="gsadi" w:date="2013-11-18T22:08:00Z"/>
                <w:rFonts w:ascii="Arial" w:hAnsi="Arial" w:cs="Arial"/>
                <w:color w:val="000000"/>
                <w:sz w:val="18"/>
                <w:szCs w:val="18"/>
              </w:rPr>
            </w:pPr>
            <w:ins w:id="6164" w:author="gsadi" w:date="2013-11-18T22:08:00Z">
              <w:r w:rsidRPr="005361CF">
                <w:rPr>
                  <w:rFonts w:ascii="Arial" w:hAnsi="Arial" w:cs="Arial"/>
                  <w:color w:val="000000"/>
                  <w:sz w:val="18"/>
                  <w:szCs w:val="18"/>
                </w:rPr>
                <w:t> </w:t>
              </w:r>
            </w:ins>
          </w:p>
        </w:tc>
      </w:tr>
      <w:tr w:rsidR="008E2743" w:rsidRPr="0064388F" w:rsidTr="008E2743">
        <w:tblPrEx>
          <w:tblPrExChange w:id="6165" w:author="gsadi" w:date="2013-11-18T22:08:00Z">
            <w:tblPrEx>
              <w:tblW w:w="7040" w:type="dxa"/>
              <w:tblInd w:w="1440" w:type="dxa"/>
            </w:tblPrEx>
          </w:tblPrExChange>
        </w:tblPrEx>
        <w:trPr>
          <w:trHeight w:val="300"/>
          <w:ins w:id="6166" w:author="gsadi" w:date="2013-11-18T22:08:00Z"/>
          <w:trPrChange w:id="6167"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168"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169" w:author="gsadi" w:date="2013-11-18T22:08:00Z"/>
                <w:rFonts w:ascii="Arial" w:hAnsi="Arial" w:cs="Arial"/>
                <w:sz w:val="18"/>
                <w:szCs w:val="18"/>
                <w:rPrChange w:id="6170" w:author="gsadi" w:date="2013-11-18T22:09:00Z">
                  <w:rPr>
                    <w:ins w:id="6171" w:author="gsadi" w:date="2013-11-18T22:08:00Z"/>
                    <w:rFonts w:ascii="Arial" w:hAnsi="Arial" w:cs="Arial"/>
                    <w:color w:val="4F81BD"/>
                    <w:sz w:val="18"/>
                    <w:szCs w:val="18"/>
                  </w:rPr>
                </w:rPrChange>
              </w:rPr>
            </w:pPr>
            <w:ins w:id="6172" w:author="gsadi" w:date="2013-11-18T22:08:00Z">
              <w:r w:rsidRPr="002B0E74">
                <w:rPr>
                  <w:rFonts w:ascii="Arial" w:hAnsi="Arial" w:cs="Arial"/>
                  <w:sz w:val="18"/>
                  <w:szCs w:val="18"/>
                  <w:rPrChange w:id="6173" w:author="gsadi" w:date="2013-11-18T22:09:00Z">
                    <w:rPr>
                      <w:rFonts w:ascii="Arial" w:hAnsi="Arial" w:cs="Arial"/>
                      <w:b/>
                      <w:bCs/>
                      <w:i/>
                      <w:iCs/>
                      <w:color w:val="4F81BD"/>
                      <w:sz w:val="18"/>
                      <w:szCs w:val="18"/>
                      <w:u w:val="single"/>
                    </w:rPr>
                  </w:rPrChange>
                </w:rPr>
                <w:t>Ship To Customer Number</w:t>
              </w:r>
            </w:ins>
          </w:p>
        </w:tc>
        <w:tc>
          <w:tcPr>
            <w:tcW w:w="2430" w:type="dxa"/>
            <w:tcBorders>
              <w:top w:val="nil"/>
              <w:left w:val="nil"/>
              <w:bottom w:val="single" w:sz="4" w:space="0" w:color="auto"/>
              <w:right w:val="single" w:sz="4" w:space="0" w:color="auto"/>
            </w:tcBorders>
            <w:shd w:val="clear" w:color="auto" w:fill="auto"/>
            <w:vAlign w:val="center"/>
            <w:hideMark/>
            <w:tcPrChange w:id="6174"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175" w:author="gsadi" w:date="2013-11-18T22:08:00Z"/>
                <w:rFonts w:ascii="Arial" w:hAnsi="Arial" w:cs="Arial"/>
                <w:sz w:val="18"/>
                <w:szCs w:val="18"/>
                <w:rPrChange w:id="6176" w:author="gsadi" w:date="2013-11-18T22:09:00Z">
                  <w:rPr>
                    <w:ins w:id="6177" w:author="gsadi" w:date="2013-11-18T22:08:00Z"/>
                    <w:rFonts w:ascii="Arial" w:hAnsi="Arial" w:cs="Arial"/>
                    <w:color w:val="4F81BD"/>
                    <w:sz w:val="18"/>
                    <w:szCs w:val="18"/>
                  </w:rPr>
                </w:rPrChange>
              </w:rPr>
            </w:pPr>
            <w:ins w:id="6178" w:author="gsadi" w:date="2013-11-18T22:08:00Z">
              <w:r w:rsidRPr="002B0E74">
                <w:rPr>
                  <w:rFonts w:ascii="Arial" w:hAnsi="Arial" w:cs="Arial"/>
                  <w:sz w:val="18"/>
                  <w:szCs w:val="18"/>
                  <w:rPrChange w:id="6179" w:author="gsadi" w:date="2013-11-18T22:09:00Z">
                    <w:rPr>
                      <w:rFonts w:ascii="Arial" w:hAnsi="Arial" w:cs="Arial"/>
                      <w:b/>
                      <w:bCs/>
                      <w:i/>
                      <w:iCs/>
                      <w:color w:val="4F81BD"/>
                      <w:sz w:val="18"/>
                      <w:szCs w:val="18"/>
                      <w:u w:val="single"/>
                    </w:rPr>
                  </w:rPrChange>
                </w:rPr>
                <w:t>Char(10)</w:t>
              </w:r>
            </w:ins>
          </w:p>
        </w:tc>
        <w:tc>
          <w:tcPr>
            <w:tcW w:w="2522" w:type="dxa"/>
            <w:tcBorders>
              <w:top w:val="nil"/>
              <w:left w:val="nil"/>
              <w:bottom w:val="single" w:sz="4" w:space="0" w:color="auto"/>
              <w:right w:val="single" w:sz="4" w:space="0" w:color="auto"/>
            </w:tcBorders>
            <w:shd w:val="clear" w:color="auto" w:fill="auto"/>
            <w:noWrap/>
            <w:vAlign w:val="bottom"/>
            <w:hideMark/>
            <w:tcPrChange w:id="6180"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181" w:author="gsadi" w:date="2013-11-18T22:08:00Z"/>
                <w:rFonts w:ascii="Arial" w:hAnsi="Arial" w:cs="Arial"/>
                <w:color w:val="000000"/>
                <w:sz w:val="18"/>
                <w:szCs w:val="18"/>
              </w:rPr>
            </w:pPr>
            <w:ins w:id="6182" w:author="gsadi" w:date="2013-11-18T22:08:00Z">
              <w:r w:rsidRPr="005361CF">
                <w:rPr>
                  <w:rFonts w:ascii="Arial" w:hAnsi="Arial" w:cs="Arial"/>
                  <w:color w:val="000000"/>
                  <w:sz w:val="18"/>
                  <w:szCs w:val="18"/>
                </w:rPr>
                <w:t> </w:t>
              </w:r>
            </w:ins>
          </w:p>
        </w:tc>
      </w:tr>
      <w:tr w:rsidR="008E2743" w:rsidRPr="0064388F" w:rsidTr="008E2743">
        <w:tblPrEx>
          <w:tblPrExChange w:id="6183" w:author="gsadi" w:date="2013-11-18T22:08:00Z">
            <w:tblPrEx>
              <w:tblW w:w="7040" w:type="dxa"/>
              <w:tblInd w:w="1440" w:type="dxa"/>
            </w:tblPrEx>
          </w:tblPrExChange>
        </w:tblPrEx>
        <w:trPr>
          <w:trHeight w:val="300"/>
          <w:ins w:id="6184" w:author="gsadi" w:date="2013-11-18T22:08:00Z"/>
          <w:trPrChange w:id="6185"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186"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187" w:author="gsadi" w:date="2013-11-18T22:08:00Z"/>
                <w:rFonts w:ascii="Arial" w:hAnsi="Arial" w:cs="Arial"/>
                <w:sz w:val="18"/>
                <w:szCs w:val="18"/>
                <w:rPrChange w:id="6188" w:author="gsadi" w:date="2013-11-18T22:09:00Z">
                  <w:rPr>
                    <w:ins w:id="6189" w:author="gsadi" w:date="2013-11-18T22:08:00Z"/>
                    <w:rFonts w:ascii="Arial" w:hAnsi="Arial" w:cs="Arial"/>
                    <w:color w:val="4F81BD"/>
                    <w:sz w:val="18"/>
                    <w:szCs w:val="18"/>
                  </w:rPr>
                </w:rPrChange>
              </w:rPr>
            </w:pPr>
            <w:ins w:id="6190" w:author="gsadi" w:date="2013-11-18T22:08:00Z">
              <w:r w:rsidRPr="002B0E74">
                <w:rPr>
                  <w:rFonts w:ascii="Arial" w:hAnsi="Arial" w:cs="Arial"/>
                  <w:sz w:val="18"/>
                  <w:szCs w:val="18"/>
                  <w:rPrChange w:id="6191" w:author="gsadi" w:date="2013-11-18T22:09:00Z">
                    <w:rPr>
                      <w:rFonts w:ascii="Arial" w:hAnsi="Arial" w:cs="Arial"/>
                      <w:b/>
                      <w:bCs/>
                      <w:i/>
                      <w:iCs/>
                      <w:color w:val="4F81BD"/>
                      <w:sz w:val="18"/>
                      <w:szCs w:val="18"/>
                      <w:u w:val="single"/>
                    </w:rPr>
                  </w:rPrChange>
                </w:rPr>
                <w:t>Item Category</w:t>
              </w:r>
            </w:ins>
          </w:p>
        </w:tc>
        <w:tc>
          <w:tcPr>
            <w:tcW w:w="2430" w:type="dxa"/>
            <w:tcBorders>
              <w:top w:val="nil"/>
              <w:left w:val="nil"/>
              <w:bottom w:val="single" w:sz="4" w:space="0" w:color="auto"/>
              <w:right w:val="single" w:sz="4" w:space="0" w:color="auto"/>
            </w:tcBorders>
            <w:shd w:val="clear" w:color="auto" w:fill="auto"/>
            <w:vAlign w:val="center"/>
            <w:hideMark/>
            <w:tcPrChange w:id="6192"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193" w:author="gsadi" w:date="2013-11-18T22:08:00Z"/>
                <w:rFonts w:ascii="Arial" w:hAnsi="Arial" w:cs="Arial"/>
                <w:sz w:val="18"/>
                <w:szCs w:val="18"/>
                <w:rPrChange w:id="6194" w:author="gsadi" w:date="2013-11-18T22:09:00Z">
                  <w:rPr>
                    <w:ins w:id="6195" w:author="gsadi" w:date="2013-11-18T22:08:00Z"/>
                    <w:rFonts w:ascii="Arial" w:hAnsi="Arial" w:cs="Arial"/>
                    <w:color w:val="4F81BD"/>
                    <w:sz w:val="18"/>
                    <w:szCs w:val="18"/>
                  </w:rPr>
                </w:rPrChange>
              </w:rPr>
            </w:pPr>
            <w:ins w:id="6196" w:author="gsadi" w:date="2013-11-18T22:08:00Z">
              <w:r w:rsidRPr="002B0E74">
                <w:rPr>
                  <w:rFonts w:ascii="Arial" w:hAnsi="Arial" w:cs="Arial"/>
                  <w:sz w:val="18"/>
                  <w:szCs w:val="18"/>
                  <w:rPrChange w:id="6197" w:author="gsadi" w:date="2013-11-18T22:09:00Z">
                    <w:rPr>
                      <w:rFonts w:ascii="Arial" w:hAnsi="Arial" w:cs="Arial"/>
                      <w:b/>
                      <w:bCs/>
                      <w:i/>
                      <w:iCs/>
                      <w:color w:val="4F81BD"/>
                      <w:sz w:val="18"/>
                      <w:szCs w:val="18"/>
                      <w:u w:val="single"/>
                    </w:rPr>
                  </w:rPrChange>
                </w:rPr>
                <w:t>Char(4)</w:t>
              </w:r>
            </w:ins>
          </w:p>
        </w:tc>
        <w:tc>
          <w:tcPr>
            <w:tcW w:w="2522" w:type="dxa"/>
            <w:tcBorders>
              <w:top w:val="nil"/>
              <w:left w:val="nil"/>
              <w:bottom w:val="single" w:sz="4" w:space="0" w:color="auto"/>
              <w:right w:val="single" w:sz="4" w:space="0" w:color="auto"/>
            </w:tcBorders>
            <w:shd w:val="clear" w:color="auto" w:fill="auto"/>
            <w:noWrap/>
            <w:vAlign w:val="bottom"/>
            <w:hideMark/>
            <w:tcPrChange w:id="6198"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199" w:author="gsadi" w:date="2013-11-18T22:08:00Z"/>
                <w:rFonts w:ascii="Arial" w:hAnsi="Arial" w:cs="Arial"/>
                <w:color w:val="000000"/>
                <w:sz w:val="18"/>
                <w:szCs w:val="18"/>
              </w:rPr>
            </w:pPr>
            <w:ins w:id="6200" w:author="gsadi" w:date="2013-11-18T22:08:00Z">
              <w:r w:rsidRPr="005361CF">
                <w:rPr>
                  <w:rFonts w:ascii="Arial" w:hAnsi="Arial" w:cs="Arial"/>
                  <w:color w:val="000000"/>
                  <w:sz w:val="18"/>
                  <w:szCs w:val="18"/>
                </w:rPr>
                <w:t> </w:t>
              </w:r>
            </w:ins>
          </w:p>
        </w:tc>
      </w:tr>
      <w:tr w:rsidR="008E2743" w:rsidRPr="0064388F" w:rsidTr="008E2743">
        <w:tblPrEx>
          <w:tblPrExChange w:id="6201" w:author="gsadi" w:date="2013-11-18T22:08:00Z">
            <w:tblPrEx>
              <w:tblW w:w="7040" w:type="dxa"/>
              <w:tblInd w:w="1440" w:type="dxa"/>
            </w:tblPrEx>
          </w:tblPrExChange>
        </w:tblPrEx>
        <w:trPr>
          <w:trHeight w:val="300"/>
          <w:ins w:id="6202" w:author="gsadi" w:date="2013-11-18T22:08:00Z"/>
          <w:trPrChange w:id="6203"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204"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205" w:author="gsadi" w:date="2013-11-18T22:08:00Z"/>
                <w:rFonts w:ascii="Arial" w:hAnsi="Arial" w:cs="Arial"/>
                <w:sz w:val="18"/>
                <w:szCs w:val="18"/>
                <w:rPrChange w:id="6206" w:author="gsadi" w:date="2013-11-18T22:09:00Z">
                  <w:rPr>
                    <w:ins w:id="6207" w:author="gsadi" w:date="2013-11-18T22:08:00Z"/>
                    <w:rFonts w:ascii="Arial" w:hAnsi="Arial" w:cs="Arial"/>
                    <w:color w:val="4F81BD"/>
                    <w:sz w:val="18"/>
                    <w:szCs w:val="18"/>
                  </w:rPr>
                </w:rPrChange>
              </w:rPr>
            </w:pPr>
            <w:ins w:id="6208" w:author="gsadi" w:date="2013-11-18T22:08:00Z">
              <w:r w:rsidRPr="002B0E74">
                <w:rPr>
                  <w:rFonts w:ascii="Arial" w:hAnsi="Arial" w:cs="Arial"/>
                  <w:sz w:val="18"/>
                  <w:szCs w:val="18"/>
                  <w:rPrChange w:id="6209" w:author="gsadi" w:date="2013-11-18T22:09:00Z">
                    <w:rPr>
                      <w:rFonts w:ascii="Arial" w:hAnsi="Arial" w:cs="Arial"/>
                      <w:b/>
                      <w:bCs/>
                      <w:i/>
                      <w:iCs/>
                      <w:color w:val="4F81BD"/>
                      <w:sz w:val="18"/>
                      <w:szCs w:val="18"/>
                      <w:u w:val="single"/>
                    </w:rPr>
                  </w:rPrChange>
                </w:rPr>
                <w:t>Contract Document Number</w:t>
              </w:r>
            </w:ins>
          </w:p>
        </w:tc>
        <w:tc>
          <w:tcPr>
            <w:tcW w:w="2430" w:type="dxa"/>
            <w:tcBorders>
              <w:top w:val="nil"/>
              <w:left w:val="nil"/>
              <w:bottom w:val="single" w:sz="4" w:space="0" w:color="auto"/>
              <w:right w:val="single" w:sz="4" w:space="0" w:color="auto"/>
            </w:tcBorders>
            <w:shd w:val="clear" w:color="auto" w:fill="auto"/>
            <w:vAlign w:val="center"/>
            <w:hideMark/>
            <w:tcPrChange w:id="6210"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211" w:author="gsadi" w:date="2013-11-18T22:08:00Z"/>
                <w:rFonts w:ascii="Arial" w:hAnsi="Arial" w:cs="Arial"/>
                <w:sz w:val="18"/>
                <w:szCs w:val="18"/>
                <w:rPrChange w:id="6212" w:author="gsadi" w:date="2013-11-18T22:09:00Z">
                  <w:rPr>
                    <w:ins w:id="6213" w:author="gsadi" w:date="2013-11-18T22:08:00Z"/>
                    <w:rFonts w:ascii="Arial" w:hAnsi="Arial" w:cs="Arial"/>
                    <w:color w:val="4F81BD"/>
                    <w:sz w:val="18"/>
                    <w:szCs w:val="18"/>
                  </w:rPr>
                </w:rPrChange>
              </w:rPr>
            </w:pPr>
            <w:ins w:id="6214" w:author="gsadi" w:date="2013-11-18T22:08:00Z">
              <w:r w:rsidRPr="002B0E74">
                <w:rPr>
                  <w:rFonts w:ascii="Arial" w:hAnsi="Arial" w:cs="Arial"/>
                  <w:sz w:val="18"/>
                  <w:szCs w:val="18"/>
                  <w:rPrChange w:id="6215" w:author="gsadi" w:date="2013-11-18T22:09:00Z">
                    <w:rPr>
                      <w:rFonts w:ascii="Arial" w:hAnsi="Arial" w:cs="Arial"/>
                      <w:b/>
                      <w:bCs/>
                      <w:i/>
                      <w:iCs/>
                      <w:color w:val="4F81BD"/>
                      <w:sz w:val="18"/>
                      <w:szCs w:val="18"/>
                      <w:u w:val="single"/>
                    </w:rPr>
                  </w:rPrChange>
                </w:rPr>
                <w:t>Char(10)</w:t>
              </w:r>
            </w:ins>
          </w:p>
        </w:tc>
        <w:tc>
          <w:tcPr>
            <w:tcW w:w="2522" w:type="dxa"/>
            <w:tcBorders>
              <w:top w:val="nil"/>
              <w:left w:val="nil"/>
              <w:bottom w:val="single" w:sz="4" w:space="0" w:color="auto"/>
              <w:right w:val="single" w:sz="4" w:space="0" w:color="auto"/>
            </w:tcBorders>
            <w:shd w:val="clear" w:color="auto" w:fill="auto"/>
            <w:noWrap/>
            <w:vAlign w:val="bottom"/>
            <w:hideMark/>
            <w:tcPrChange w:id="6216"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217" w:author="gsadi" w:date="2013-11-18T22:08:00Z"/>
                <w:rFonts w:ascii="Arial" w:hAnsi="Arial" w:cs="Arial"/>
                <w:color w:val="000000"/>
                <w:sz w:val="18"/>
                <w:szCs w:val="18"/>
              </w:rPr>
            </w:pPr>
            <w:ins w:id="6218" w:author="gsadi" w:date="2013-11-18T22:08:00Z">
              <w:r w:rsidRPr="005361CF">
                <w:rPr>
                  <w:rFonts w:ascii="Arial" w:hAnsi="Arial" w:cs="Arial"/>
                  <w:color w:val="000000"/>
                  <w:sz w:val="18"/>
                  <w:szCs w:val="18"/>
                </w:rPr>
                <w:t> </w:t>
              </w:r>
            </w:ins>
          </w:p>
        </w:tc>
      </w:tr>
      <w:tr w:rsidR="008E2743" w:rsidRPr="0064388F" w:rsidTr="008E2743">
        <w:tblPrEx>
          <w:tblPrExChange w:id="6219" w:author="gsadi" w:date="2013-11-18T22:08:00Z">
            <w:tblPrEx>
              <w:tblW w:w="7040" w:type="dxa"/>
              <w:tblInd w:w="1440" w:type="dxa"/>
            </w:tblPrEx>
          </w:tblPrExChange>
        </w:tblPrEx>
        <w:trPr>
          <w:trHeight w:val="300"/>
          <w:ins w:id="6220" w:author="gsadi" w:date="2013-11-18T22:08:00Z"/>
          <w:trPrChange w:id="6221"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222"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223" w:author="gsadi" w:date="2013-11-18T22:08:00Z"/>
                <w:rFonts w:ascii="Arial" w:hAnsi="Arial" w:cs="Arial"/>
                <w:sz w:val="18"/>
                <w:szCs w:val="18"/>
                <w:rPrChange w:id="6224" w:author="gsadi" w:date="2013-11-18T22:09:00Z">
                  <w:rPr>
                    <w:ins w:id="6225" w:author="gsadi" w:date="2013-11-18T22:08:00Z"/>
                    <w:rFonts w:ascii="Arial" w:hAnsi="Arial" w:cs="Arial"/>
                    <w:color w:val="4F81BD"/>
                    <w:sz w:val="18"/>
                    <w:szCs w:val="18"/>
                  </w:rPr>
                </w:rPrChange>
              </w:rPr>
            </w:pPr>
            <w:ins w:id="6226" w:author="gsadi" w:date="2013-11-18T22:08:00Z">
              <w:r w:rsidRPr="002B0E74">
                <w:rPr>
                  <w:rFonts w:ascii="Arial" w:hAnsi="Arial" w:cs="Arial"/>
                  <w:sz w:val="18"/>
                  <w:szCs w:val="18"/>
                  <w:rPrChange w:id="6227" w:author="gsadi" w:date="2013-11-18T22:09:00Z">
                    <w:rPr>
                      <w:rFonts w:ascii="Arial" w:hAnsi="Arial" w:cs="Arial"/>
                      <w:b/>
                      <w:bCs/>
                      <w:i/>
                      <w:iCs/>
                      <w:color w:val="4F81BD"/>
                      <w:sz w:val="18"/>
                      <w:szCs w:val="18"/>
                      <w:u w:val="single"/>
                    </w:rPr>
                  </w:rPrChange>
                </w:rPr>
                <w:t>Contract Document Line Item</w:t>
              </w:r>
            </w:ins>
          </w:p>
        </w:tc>
        <w:tc>
          <w:tcPr>
            <w:tcW w:w="2430" w:type="dxa"/>
            <w:tcBorders>
              <w:top w:val="nil"/>
              <w:left w:val="nil"/>
              <w:bottom w:val="single" w:sz="4" w:space="0" w:color="auto"/>
              <w:right w:val="single" w:sz="4" w:space="0" w:color="auto"/>
            </w:tcBorders>
            <w:shd w:val="clear" w:color="auto" w:fill="auto"/>
            <w:vAlign w:val="center"/>
            <w:hideMark/>
            <w:tcPrChange w:id="6228"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229" w:author="gsadi" w:date="2013-11-18T22:08:00Z"/>
                <w:rFonts w:ascii="Arial" w:hAnsi="Arial" w:cs="Arial"/>
                <w:sz w:val="18"/>
                <w:szCs w:val="18"/>
                <w:rPrChange w:id="6230" w:author="gsadi" w:date="2013-11-18T22:09:00Z">
                  <w:rPr>
                    <w:ins w:id="6231" w:author="gsadi" w:date="2013-11-18T22:08:00Z"/>
                    <w:rFonts w:ascii="Arial" w:hAnsi="Arial" w:cs="Arial"/>
                    <w:color w:val="4F81BD"/>
                    <w:sz w:val="18"/>
                    <w:szCs w:val="18"/>
                  </w:rPr>
                </w:rPrChange>
              </w:rPr>
            </w:pPr>
            <w:ins w:id="6232" w:author="gsadi" w:date="2013-11-18T22:08:00Z">
              <w:r w:rsidRPr="002B0E74">
                <w:rPr>
                  <w:rFonts w:ascii="Arial" w:hAnsi="Arial" w:cs="Arial"/>
                  <w:sz w:val="18"/>
                  <w:szCs w:val="18"/>
                  <w:rPrChange w:id="6233" w:author="gsadi" w:date="2013-11-18T22:09:00Z">
                    <w:rPr>
                      <w:rFonts w:ascii="Arial" w:hAnsi="Arial" w:cs="Arial"/>
                      <w:b/>
                      <w:bCs/>
                      <w:i/>
                      <w:iCs/>
                      <w:color w:val="4F81BD"/>
                      <w:sz w:val="18"/>
                      <w:szCs w:val="18"/>
                      <w:u w:val="single"/>
                    </w:rPr>
                  </w:rPrChange>
                </w:rPr>
                <w:t>Char(6)</w:t>
              </w:r>
            </w:ins>
          </w:p>
        </w:tc>
        <w:tc>
          <w:tcPr>
            <w:tcW w:w="2522" w:type="dxa"/>
            <w:tcBorders>
              <w:top w:val="nil"/>
              <w:left w:val="nil"/>
              <w:bottom w:val="single" w:sz="4" w:space="0" w:color="auto"/>
              <w:right w:val="single" w:sz="4" w:space="0" w:color="auto"/>
            </w:tcBorders>
            <w:shd w:val="clear" w:color="auto" w:fill="auto"/>
            <w:noWrap/>
            <w:vAlign w:val="bottom"/>
            <w:hideMark/>
            <w:tcPrChange w:id="6234"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235" w:author="gsadi" w:date="2013-11-18T22:08:00Z"/>
                <w:rFonts w:ascii="Arial" w:hAnsi="Arial" w:cs="Arial"/>
                <w:color w:val="000000"/>
                <w:sz w:val="18"/>
                <w:szCs w:val="18"/>
              </w:rPr>
            </w:pPr>
            <w:ins w:id="6236" w:author="gsadi" w:date="2013-11-18T22:08:00Z">
              <w:r w:rsidRPr="005361CF">
                <w:rPr>
                  <w:rFonts w:ascii="Arial" w:hAnsi="Arial" w:cs="Arial"/>
                  <w:color w:val="000000"/>
                  <w:sz w:val="18"/>
                  <w:szCs w:val="18"/>
                </w:rPr>
                <w:t> </w:t>
              </w:r>
            </w:ins>
          </w:p>
        </w:tc>
      </w:tr>
      <w:tr w:rsidR="008E2743" w:rsidRPr="0064388F" w:rsidTr="008E2743">
        <w:tblPrEx>
          <w:tblPrExChange w:id="6237" w:author="gsadi" w:date="2013-11-18T22:08:00Z">
            <w:tblPrEx>
              <w:tblW w:w="7040" w:type="dxa"/>
              <w:tblInd w:w="1440" w:type="dxa"/>
            </w:tblPrEx>
          </w:tblPrExChange>
        </w:tblPrEx>
        <w:trPr>
          <w:trHeight w:val="300"/>
          <w:ins w:id="6238" w:author="gsadi" w:date="2013-11-18T22:08:00Z"/>
          <w:trPrChange w:id="6239"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240"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241" w:author="gsadi" w:date="2013-11-18T22:08:00Z"/>
                <w:rFonts w:ascii="Arial" w:hAnsi="Arial" w:cs="Arial"/>
                <w:sz w:val="18"/>
                <w:szCs w:val="18"/>
                <w:rPrChange w:id="6242" w:author="gsadi" w:date="2013-11-18T22:09:00Z">
                  <w:rPr>
                    <w:ins w:id="6243" w:author="gsadi" w:date="2013-11-18T22:08:00Z"/>
                    <w:rFonts w:ascii="Arial" w:hAnsi="Arial" w:cs="Arial"/>
                    <w:color w:val="4F81BD"/>
                    <w:sz w:val="18"/>
                    <w:szCs w:val="18"/>
                  </w:rPr>
                </w:rPrChange>
              </w:rPr>
            </w:pPr>
            <w:ins w:id="6244" w:author="gsadi" w:date="2013-11-18T22:08:00Z">
              <w:r w:rsidRPr="002B0E74">
                <w:rPr>
                  <w:rFonts w:ascii="Arial" w:hAnsi="Arial" w:cs="Arial"/>
                  <w:sz w:val="18"/>
                  <w:szCs w:val="18"/>
                  <w:rPrChange w:id="6245" w:author="gsadi" w:date="2013-11-18T22:09:00Z">
                    <w:rPr>
                      <w:rFonts w:ascii="Arial" w:hAnsi="Arial" w:cs="Arial"/>
                      <w:b/>
                      <w:bCs/>
                      <w:i/>
                      <w:iCs/>
                      <w:color w:val="4F81BD"/>
                      <w:sz w:val="18"/>
                      <w:szCs w:val="18"/>
                      <w:u w:val="single"/>
                    </w:rPr>
                  </w:rPrChange>
                </w:rPr>
                <w:t>Sales Season</w:t>
              </w:r>
            </w:ins>
          </w:p>
        </w:tc>
        <w:tc>
          <w:tcPr>
            <w:tcW w:w="2430" w:type="dxa"/>
            <w:tcBorders>
              <w:top w:val="nil"/>
              <w:left w:val="nil"/>
              <w:bottom w:val="single" w:sz="4" w:space="0" w:color="auto"/>
              <w:right w:val="single" w:sz="4" w:space="0" w:color="auto"/>
            </w:tcBorders>
            <w:shd w:val="clear" w:color="auto" w:fill="auto"/>
            <w:vAlign w:val="center"/>
            <w:hideMark/>
            <w:tcPrChange w:id="6246"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247" w:author="gsadi" w:date="2013-11-18T22:08:00Z"/>
                <w:rFonts w:ascii="Arial" w:hAnsi="Arial" w:cs="Arial"/>
                <w:sz w:val="18"/>
                <w:szCs w:val="18"/>
                <w:rPrChange w:id="6248" w:author="gsadi" w:date="2013-11-18T22:09:00Z">
                  <w:rPr>
                    <w:ins w:id="6249" w:author="gsadi" w:date="2013-11-18T22:08:00Z"/>
                    <w:rFonts w:ascii="Arial" w:hAnsi="Arial" w:cs="Arial"/>
                    <w:color w:val="4F81BD"/>
                    <w:sz w:val="18"/>
                    <w:szCs w:val="18"/>
                  </w:rPr>
                </w:rPrChange>
              </w:rPr>
            </w:pPr>
            <w:ins w:id="6250" w:author="gsadi" w:date="2013-11-18T22:08:00Z">
              <w:r w:rsidRPr="002B0E74">
                <w:rPr>
                  <w:rFonts w:ascii="Arial" w:hAnsi="Arial" w:cs="Arial"/>
                  <w:sz w:val="18"/>
                  <w:szCs w:val="18"/>
                  <w:rPrChange w:id="6251" w:author="gsadi" w:date="2013-11-18T22:09:00Z">
                    <w:rPr>
                      <w:rFonts w:ascii="Arial" w:hAnsi="Arial" w:cs="Arial"/>
                      <w:b/>
                      <w:bCs/>
                      <w:i/>
                      <w:iCs/>
                      <w:color w:val="4F81BD"/>
                      <w:sz w:val="18"/>
                      <w:szCs w:val="18"/>
                      <w:u w:val="single"/>
                    </w:rPr>
                  </w:rPrChange>
                </w:rPr>
                <w:t>Char(3)</w:t>
              </w:r>
            </w:ins>
          </w:p>
        </w:tc>
        <w:tc>
          <w:tcPr>
            <w:tcW w:w="2522" w:type="dxa"/>
            <w:tcBorders>
              <w:top w:val="nil"/>
              <w:left w:val="nil"/>
              <w:bottom w:val="single" w:sz="4" w:space="0" w:color="auto"/>
              <w:right w:val="single" w:sz="4" w:space="0" w:color="auto"/>
            </w:tcBorders>
            <w:shd w:val="clear" w:color="auto" w:fill="auto"/>
            <w:noWrap/>
            <w:vAlign w:val="bottom"/>
            <w:hideMark/>
            <w:tcPrChange w:id="6252"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253" w:author="gsadi" w:date="2013-11-18T22:08:00Z"/>
                <w:rFonts w:ascii="Arial" w:hAnsi="Arial" w:cs="Arial"/>
                <w:color w:val="000000"/>
                <w:sz w:val="18"/>
                <w:szCs w:val="18"/>
              </w:rPr>
            </w:pPr>
            <w:ins w:id="6254" w:author="gsadi" w:date="2013-11-18T22:08:00Z">
              <w:r w:rsidRPr="005361CF">
                <w:rPr>
                  <w:rFonts w:ascii="Arial" w:hAnsi="Arial" w:cs="Arial"/>
                  <w:color w:val="000000"/>
                  <w:sz w:val="18"/>
                  <w:szCs w:val="18"/>
                </w:rPr>
                <w:t> </w:t>
              </w:r>
            </w:ins>
          </w:p>
        </w:tc>
      </w:tr>
      <w:tr w:rsidR="008E2743" w:rsidRPr="0064388F" w:rsidTr="008E2743">
        <w:tblPrEx>
          <w:tblPrExChange w:id="6255" w:author="gsadi" w:date="2013-11-18T22:08:00Z">
            <w:tblPrEx>
              <w:tblW w:w="7040" w:type="dxa"/>
              <w:tblInd w:w="1440" w:type="dxa"/>
            </w:tblPrEx>
          </w:tblPrExChange>
        </w:tblPrEx>
        <w:trPr>
          <w:trHeight w:val="300"/>
          <w:ins w:id="6256" w:author="gsadi" w:date="2013-11-18T22:08:00Z"/>
          <w:trPrChange w:id="6257"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258"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259" w:author="gsadi" w:date="2013-11-18T22:08:00Z"/>
                <w:rFonts w:ascii="Arial" w:hAnsi="Arial" w:cs="Arial"/>
                <w:sz w:val="18"/>
                <w:szCs w:val="18"/>
                <w:rPrChange w:id="6260" w:author="gsadi" w:date="2013-11-18T22:09:00Z">
                  <w:rPr>
                    <w:ins w:id="6261" w:author="gsadi" w:date="2013-11-18T22:08:00Z"/>
                    <w:rFonts w:ascii="Arial" w:hAnsi="Arial" w:cs="Arial"/>
                    <w:color w:val="4F81BD"/>
                    <w:sz w:val="18"/>
                    <w:szCs w:val="18"/>
                  </w:rPr>
                </w:rPrChange>
              </w:rPr>
            </w:pPr>
            <w:ins w:id="6262" w:author="gsadi" w:date="2013-11-18T22:08:00Z">
              <w:r w:rsidRPr="002B0E74">
                <w:rPr>
                  <w:rFonts w:ascii="Arial" w:hAnsi="Arial" w:cs="Arial"/>
                  <w:sz w:val="18"/>
                  <w:szCs w:val="18"/>
                  <w:rPrChange w:id="6263" w:author="gsadi" w:date="2013-11-18T22:09:00Z">
                    <w:rPr>
                      <w:rFonts w:ascii="Arial" w:hAnsi="Arial" w:cs="Arial"/>
                      <w:b/>
                      <w:bCs/>
                      <w:i/>
                      <w:iCs/>
                      <w:color w:val="4F81BD"/>
                      <w:sz w:val="18"/>
                      <w:szCs w:val="18"/>
                      <w:u w:val="single"/>
                    </w:rPr>
                  </w:rPrChange>
                </w:rPr>
                <w:t>Sales Collection</w:t>
              </w:r>
            </w:ins>
          </w:p>
        </w:tc>
        <w:tc>
          <w:tcPr>
            <w:tcW w:w="2430" w:type="dxa"/>
            <w:tcBorders>
              <w:top w:val="nil"/>
              <w:left w:val="nil"/>
              <w:bottom w:val="single" w:sz="4" w:space="0" w:color="auto"/>
              <w:right w:val="single" w:sz="4" w:space="0" w:color="auto"/>
            </w:tcBorders>
            <w:shd w:val="clear" w:color="auto" w:fill="auto"/>
            <w:vAlign w:val="center"/>
            <w:hideMark/>
            <w:tcPrChange w:id="6264"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265" w:author="gsadi" w:date="2013-11-18T22:08:00Z"/>
                <w:rFonts w:ascii="Arial" w:hAnsi="Arial" w:cs="Arial"/>
                <w:sz w:val="18"/>
                <w:szCs w:val="18"/>
                <w:rPrChange w:id="6266" w:author="gsadi" w:date="2013-11-18T22:09:00Z">
                  <w:rPr>
                    <w:ins w:id="6267" w:author="gsadi" w:date="2013-11-18T22:08:00Z"/>
                    <w:rFonts w:ascii="Arial" w:hAnsi="Arial" w:cs="Arial"/>
                    <w:color w:val="4F81BD"/>
                    <w:sz w:val="18"/>
                    <w:szCs w:val="18"/>
                  </w:rPr>
                </w:rPrChange>
              </w:rPr>
            </w:pPr>
            <w:ins w:id="6268" w:author="gsadi" w:date="2013-11-18T22:08:00Z">
              <w:r w:rsidRPr="002B0E74">
                <w:rPr>
                  <w:rFonts w:ascii="Arial" w:hAnsi="Arial" w:cs="Arial"/>
                  <w:sz w:val="18"/>
                  <w:szCs w:val="18"/>
                  <w:rPrChange w:id="6269" w:author="gsadi" w:date="2013-11-18T22:09:00Z">
                    <w:rPr>
                      <w:rFonts w:ascii="Arial" w:hAnsi="Arial" w:cs="Arial"/>
                      <w:b/>
                      <w:bCs/>
                      <w:i/>
                      <w:iCs/>
                      <w:color w:val="4F81BD"/>
                      <w:sz w:val="18"/>
                      <w:szCs w:val="18"/>
                      <w:u w:val="single"/>
                    </w:rPr>
                  </w:rPrChange>
                </w:rPr>
                <w:t>Char(4)</w:t>
              </w:r>
            </w:ins>
          </w:p>
        </w:tc>
        <w:tc>
          <w:tcPr>
            <w:tcW w:w="2522" w:type="dxa"/>
            <w:tcBorders>
              <w:top w:val="nil"/>
              <w:left w:val="nil"/>
              <w:bottom w:val="single" w:sz="4" w:space="0" w:color="auto"/>
              <w:right w:val="single" w:sz="4" w:space="0" w:color="auto"/>
            </w:tcBorders>
            <w:shd w:val="clear" w:color="auto" w:fill="auto"/>
            <w:noWrap/>
            <w:vAlign w:val="bottom"/>
            <w:hideMark/>
            <w:tcPrChange w:id="6270"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271" w:author="gsadi" w:date="2013-11-18T22:08:00Z"/>
                <w:rFonts w:ascii="Arial" w:hAnsi="Arial" w:cs="Arial"/>
                <w:color w:val="000000"/>
                <w:sz w:val="18"/>
                <w:szCs w:val="18"/>
              </w:rPr>
            </w:pPr>
            <w:ins w:id="6272" w:author="gsadi" w:date="2013-11-18T22:08:00Z">
              <w:r w:rsidRPr="005361CF">
                <w:rPr>
                  <w:rFonts w:ascii="Arial" w:hAnsi="Arial" w:cs="Arial"/>
                  <w:color w:val="000000"/>
                  <w:sz w:val="18"/>
                  <w:szCs w:val="18"/>
                </w:rPr>
                <w:t> </w:t>
              </w:r>
            </w:ins>
          </w:p>
        </w:tc>
      </w:tr>
      <w:tr w:rsidR="008E2743" w:rsidRPr="0064388F" w:rsidTr="008E2743">
        <w:tblPrEx>
          <w:tblPrExChange w:id="6273" w:author="gsadi" w:date="2013-11-18T22:08:00Z">
            <w:tblPrEx>
              <w:tblW w:w="7040" w:type="dxa"/>
              <w:tblInd w:w="1440" w:type="dxa"/>
            </w:tblPrEx>
          </w:tblPrExChange>
        </w:tblPrEx>
        <w:trPr>
          <w:trHeight w:val="300"/>
          <w:ins w:id="6274" w:author="gsadi" w:date="2013-11-18T22:08:00Z"/>
          <w:trPrChange w:id="6275"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276"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277" w:author="gsadi" w:date="2013-11-18T22:08:00Z"/>
                <w:rFonts w:ascii="Arial" w:hAnsi="Arial" w:cs="Arial"/>
                <w:sz w:val="18"/>
                <w:szCs w:val="18"/>
                <w:rPrChange w:id="6278" w:author="gsadi" w:date="2013-11-18T22:09:00Z">
                  <w:rPr>
                    <w:ins w:id="6279" w:author="gsadi" w:date="2013-11-18T22:08:00Z"/>
                    <w:rFonts w:ascii="Arial" w:hAnsi="Arial" w:cs="Arial"/>
                    <w:color w:val="4F81BD"/>
                    <w:sz w:val="18"/>
                    <w:szCs w:val="18"/>
                  </w:rPr>
                </w:rPrChange>
              </w:rPr>
            </w:pPr>
            <w:ins w:id="6280" w:author="gsadi" w:date="2013-11-18T22:08:00Z">
              <w:r w:rsidRPr="002B0E74">
                <w:rPr>
                  <w:rFonts w:ascii="Arial" w:hAnsi="Arial" w:cs="Arial"/>
                  <w:sz w:val="18"/>
                  <w:szCs w:val="18"/>
                  <w:rPrChange w:id="6281" w:author="gsadi" w:date="2013-11-18T22:09:00Z">
                    <w:rPr>
                      <w:rFonts w:ascii="Arial" w:hAnsi="Arial" w:cs="Arial"/>
                      <w:b/>
                      <w:bCs/>
                      <w:i/>
                      <w:iCs/>
                      <w:color w:val="4F81BD"/>
                      <w:sz w:val="18"/>
                      <w:szCs w:val="18"/>
                      <w:u w:val="single"/>
                    </w:rPr>
                  </w:rPrChange>
                </w:rPr>
                <w:t>Sales Theme</w:t>
              </w:r>
            </w:ins>
          </w:p>
        </w:tc>
        <w:tc>
          <w:tcPr>
            <w:tcW w:w="2430" w:type="dxa"/>
            <w:tcBorders>
              <w:top w:val="nil"/>
              <w:left w:val="nil"/>
              <w:bottom w:val="single" w:sz="4" w:space="0" w:color="auto"/>
              <w:right w:val="single" w:sz="4" w:space="0" w:color="auto"/>
            </w:tcBorders>
            <w:shd w:val="clear" w:color="auto" w:fill="auto"/>
            <w:vAlign w:val="center"/>
            <w:hideMark/>
            <w:tcPrChange w:id="6282"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283" w:author="gsadi" w:date="2013-11-18T22:08:00Z"/>
                <w:rFonts w:ascii="Arial" w:hAnsi="Arial" w:cs="Arial"/>
                <w:sz w:val="18"/>
                <w:szCs w:val="18"/>
                <w:rPrChange w:id="6284" w:author="gsadi" w:date="2013-11-18T22:09:00Z">
                  <w:rPr>
                    <w:ins w:id="6285" w:author="gsadi" w:date="2013-11-18T22:08:00Z"/>
                    <w:rFonts w:ascii="Arial" w:hAnsi="Arial" w:cs="Arial"/>
                    <w:color w:val="4F81BD"/>
                    <w:sz w:val="18"/>
                    <w:szCs w:val="18"/>
                  </w:rPr>
                </w:rPrChange>
              </w:rPr>
            </w:pPr>
            <w:ins w:id="6286" w:author="gsadi" w:date="2013-11-18T22:08:00Z">
              <w:r w:rsidRPr="002B0E74">
                <w:rPr>
                  <w:rFonts w:ascii="Arial" w:hAnsi="Arial" w:cs="Arial"/>
                  <w:sz w:val="18"/>
                  <w:szCs w:val="18"/>
                  <w:rPrChange w:id="6287" w:author="gsadi" w:date="2013-11-18T22:09:00Z">
                    <w:rPr>
                      <w:rFonts w:ascii="Arial" w:hAnsi="Arial" w:cs="Arial"/>
                      <w:b/>
                      <w:bCs/>
                      <w:i/>
                      <w:iCs/>
                      <w:color w:val="4F81BD"/>
                      <w:sz w:val="18"/>
                      <w:szCs w:val="18"/>
                      <w:u w:val="single"/>
                    </w:rPr>
                  </w:rPrChange>
                </w:rPr>
                <w:t>Char(4)</w:t>
              </w:r>
            </w:ins>
          </w:p>
        </w:tc>
        <w:tc>
          <w:tcPr>
            <w:tcW w:w="2522" w:type="dxa"/>
            <w:tcBorders>
              <w:top w:val="nil"/>
              <w:left w:val="nil"/>
              <w:bottom w:val="single" w:sz="4" w:space="0" w:color="auto"/>
              <w:right w:val="single" w:sz="4" w:space="0" w:color="auto"/>
            </w:tcBorders>
            <w:shd w:val="clear" w:color="auto" w:fill="auto"/>
            <w:noWrap/>
            <w:vAlign w:val="bottom"/>
            <w:hideMark/>
            <w:tcPrChange w:id="6288"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289" w:author="gsadi" w:date="2013-11-18T22:08:00Z"/>
                <w:rFonts w:ascii="Arial" w:hAnsi="Arial" w:cs="Arial"/>
                <w:color w:val="000000"/>
                <w:sz w:val="18"/>
                <w:szCs w:val="18"/>
              </w:rPr>
            </w:pPr>
            <w:ins w:id="6290" w:author="gsadi" w:date="2013-11-18T22:08:00Z">
              <w:r w:rsidRPr="005361CF">
                <w:rPr>
                  <w:rFonts w:ascii="Arial" w:hAnsi="Arial" w:cs="Arial"/>
                  <w:color w:val="000000"/>
                  <w:sz w:val="18"/>
                  <w:szCs w:val="18"/>
                </w:rPr>
                <w:t> </w:t>
              </w:r>
            </w:ins>
          </w:p>
        </w:tc>
      </w:tr>
      <w:tr w:rsidR="008E2743" w:rsidRPr="0064388F" w:rsidTr="008E2743">
        <w:tblPrEx>
          <w:tblPrExChange w:id="6291" w:author="gsadi" w:date="2013-11-18T22:08:00Z">
            <w:tblPrEx>
              <w:tblW w:w="7040" w:type="dxa"/>
              <w:tblInd w:w="1440" w:type="dxa"/>
            </w:tblPrEx>
          </w:tblPrExChange>
        </w:tblPrEx>
        <w:trPr>
          <w:trHeight w:val="300"/>
          <w:ins w:id="6292" w:author="gsadi" w:date="2013-11-18T22:08:00Z"/>
          <w:trPrChange w:id="6293"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294"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295" w:author="gsadi" w:date="2013-11-18T22:08:00Z"/>
                <w:rFonts w:ascii="Arial" w:hAnsi="Arial" w:cs="Arial"/>
                <w:sz w:val="18"/>
                <w:szCs w:val="18"/>
                <w:rPrChange w:id="6296" w:author="gsadi" w:date="2013-11-18T22:09:00Z">
                  <w:rPr>
                    <w:ins w:id="6297" w:author="gsadi" w:date="2013-11-18T22:08:00Z"/>
                    <w:rFonts w:ascii="Arial" w:hAnsi="Arial" w:cs="Arial"/>
                    <w:color w:val="4F81BD"/>
                    <w:sz w:val="18"/>
                    <w:szCs w:val="18"/>
                  </w:rPr>
                </w:rPrChange>
              </w:rPr>
            </w:pPr>
            <w:ins w:id="6298" w:author="gsadi" w:date="2013-11-18T22:08:00Z">
              <w:r w:rsidRPr="002B0E74">
                <w:rPr>
                  <w:rFonts w:ascii="Arial" w:hAnsi="Arial" w:cs="Arial"/>
                  <w:sz w:val="18"/>
                  <w:szCs w:val="18"/>
                  <w:rPrChange w:id="6299" w:author="gsadi" w:date="2013-11-18T22:09:00Z">
                    <w:rPr>
                      <w:rFonts w:ascii="Arial" w:hAnsi="Arial" w:cs="Arial"/>
                      <w:b/>
                      <w:bCs/>
                      <w:i/>
                      <w:iCs/>
                      <w:color w:val="4F81BD"/>
                      <w:sz w:val="18"/>
                      <w:szCs w:val="18"/>
                      <w:u w:val="single"/>
                    </w:rPr>
                  </w:rPrChange>
                </w:rPr>
                <w:t>Creation Date</w:t>
              </w:r>
            </w:ins>
          </w:p>
        </w:tc>
        <w:tc>
          <w:tcPr>
            <w:tcW w:w="2430" w:type="dxa"/>
            <w:tcBorders>
              <w:top w:val="nil"/>
              <w:left w:val="nil"/>
              <w:bottom w:val="single" w:sz="4" w:space="0" w:color="auto"/>
              <w:right w:val="single" w:sz="4" w:space="0" w:color="auto"/>
            </w:tcBorders>
            <w:shd w:val="clear" w:color="auto" w:fill="auto"/>
            <w:vAlign w:val="center"/>
            <w:hideMark/>
            <w:tcPrChange w:id="6300"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301" w:author="gsadi" w:date="2013-11-18T22:08:00Z"/>
                <w:rFonts w:ascii="Arial" w:hAnsi="Arial" w:cs="Arial"/>
                <w:sz w:val="18"/>
                <w:szCs w:val="18"/>
                <w:rPrChange w:id="6302" w:author="gsadi" w:date="2013-11-18T22:09:00Z">
                  <w:rPr>
                    <w:ins w:id="6303" w:author="gsadi" w:date="2013-11-18T22:08:00Z"/>
                    <w:rFonts w:ascii="Arial" w:hAnsi="Arial" w:cs="Arial"/>
                    <w:color w:val="4F81BD"/>
                    <w:sz w:val="18"/>
                    <w:szCs w:val="18"/>
                  </w:rPr>
                </w:rPrChange>
              </w:rPr>
            </w:pPr>
            <w:ins w:id="6304" w:author="gsadi" w:date="2013-11-18T22:08:00Z">
              <w:r w:rsidRPr="002B0E74">
                <w:rPr>
                  <w:rFonts w:ascii="Arial" w:hAnsi="Arial" w:cs="Arial"/>
                  <w:sz w:val="18"/>
                  <w:szCs w:val="18"/>
                  <w:rPrChange w:id="6305" w:author="gsadi" w:date="2013-11-18T22:09:00Z">
                    <w:rPr>
                      <w:rFonts w:ascii="Arial" w:hAnsi="Arial" w:cs="Arial"/>
                      <w:b/>
                      <w:bCs/>
                      <w:i/>
                      <w:iCs/>
                      <w:color w:val="4F81BD"/>
                      <w:sz w:val="18"/>
                      <w:szCs w:val="18"/>
                      <w:u w:val="single"/>
                    </w:rPr>
                  </w:rPrChange>
                </w:rPr>
                <w:t>Char(8)</w:t>
              </w:r>
            </w:ins>
          </w:p>
        </w:tc>
        <w:tc>
          <w:tcPr>
            <w:tcW w:w="2522" w:type="dxa"/>
            <w:tcBorders>
              <w:top w:val="nil"/>
              <w:left w:val="nil"/>
              <w:bottom w:val="single" w:sz="4" w:space="0" w:color="auto"/>
              <w:right w:val="single" w:sz="4" w:space="0" w:color="auto"/>
            </w:tcBorders>
            <w:shd w:val="clear" w:color="auto" w:fill="auto"/>
            <w:noWrap/>
            <w:vAlign w:val="bottom"/>
            <w:hideMark/>
            <w:tcPrChange w:id="6306"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307" w:author="gsadi" w:date="2013-11-18T22:08:00Z"/>
                <w:rFonts w:ascii="Arial" w:hAnsi="Arial" w:cs="Arial"/>
                <w:color w:val="000000"/>
                <w:sz w:val="18"/>
                <w:szCs w:val="18"/>
              </w:rPr>
            </w:pPr>
            <w:ins w:id="6308" w:author="gsadi" w:date="2013-11-18T22:08:00Z">
              <w:r w:rsidRPr="005361CF">
                <w:rPr>
                  <w:rFonts w:ascii="Arial" w:hAnsi="Arial" w:cs="Arial"/>
                  <w:color w:val="000000"/>
                  <w:sz w:val="18"/>
                  <w:szCs w:val="18"/>
                </w:rPr>
                <w:t> </w:t>
              </w:r>
            </w:ins>
          </w:p>
        </w:tc>
      </w:tr>
      <w:tr w:rsidR="008E2743" w:rsidRPr="0064388F" w:rsidTr="008E2743">
        <w:tblPrEx>
          <w:tblPrExChange w:id="6309" w:author="gsadi" w:date="2013-11-18T22:08:00Z">
            <w:tblPrEx>
              <w:tblW w:w="7040" w:type="dxa"/>
              <w:tblInd w:w="1440" w:type="dxa"/>
            </w:tblPrEx>
          </w:tblPrExChange>
        </w:tblPrEx>
        <w:trPr>
          <w:trHeight w:val="300"/>
          <w:ins w:id="6310" w:author="gsadi" w:date="2013-11-18T22:08:00Z"/>
          <w:trPrChange w:id="6311"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312"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313" w:author="gsadi" w:date="2013-11-18T22:08:00Z"/>
                <w:rFonts w:ascii="Arial" w:hAnsi="Arial" w:cs="Arial"/>
                <w:sz w:val="18"/>
                <w:szCs w:val="18"/>
                <w:rPrChange w:id="6314" w:author="gsadi" w:date="2013-11-18T22:09:00Z">
                  <w:rPr>
                    <w:ins w:id="6315" w:author="gsadi" w:date="2013-11-18T22:08:00Z"/>
                    <w:rFonts w:ascii="Arial" w:hAnsi="Arial" w:cs="Arial"/>
                    <w:color w:val="4F81BD"/>
                    <w:sz w:val="18"/>
                    <w:szCs w:val="18"/>
                  </w:rPr>
                </w:rPrChange>
              </w:rPr>
            </w:pPr>
            <w:ins w:id="6316" w:author="gsadi" w:date="2013-11-18T22:08:00Z">
              <w:r w:rsidRPr="002B0E74">
                <w:rPr>
                  <w:rFonts w:ascii="Arial" w:hAnsi="Arial" w:cs="Arial"/>
                  <w:sz w:val="18"/>
                  <w:szCs w:val="18"/>
                  <w:rPrChange w:id="6317" w:author="gsadi" w:date="2013-11-18T22:09:00Z">
                    <w:rPr>
                      <w:rFonts w:ascii="Arial" w:hAnsi="Arial" w:cs="Arial"/>
                      <w:b/>
                      <w:bCs/>
                      <w:i/>
                      <w:iCs/>
                      <w:color w:val="4F81BD"/>
                      <w:sz w:val="18"/>
                      <w:szCs w:val="18"/>
                      <w:u w:val="single"/>
                    </w:rPr>
                  </w:rPrChange>
                </w:rPr>
                <w:t>Last Change Date</w:t>
              </w:r>
            </w:ins>
          </w:p>
        </w:tc>
        <w:tc>
          <w:tcPr>
            <w:tcW w:w="2430" w:type="dxa"/>
            <w:tcBorders>
              <w:top w:val="nil"/>
              <w:left w:val="nil"/>
              <w:bottom w:val="single" w:sz="4" w:space="0" w:color="auto"/>
              <w:right w:val="single" w:sz="4" w:space="0" w:color="auto"/>
            </w:tcBorders>
            <w:shd w:val="clear" w:color="auto" w:fill="auto"/>
            <w:vAlign w:val="center"/>
            <w:hideMark/>
            <w:tcPrChange w:id="6318"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319" w:author="gsadi" w:date="2013-11-18T22:08:00Z"/>
                <w:rFonts w:ascii="Arial" w:hAnsi="Arial" w:cs="Arial"/>
                <w:sz w:val="18"/>
                <w:szCs w:val="18"/>
                <w:rPrChange w:id="6320" w:author="gsadi" w:date="2013-11-18T22:09:00Z">
                  <w:rPr>
                    <w:ins w:id="6321" w:author="gsadi" w:date="2013-11-18T22:08:00Z"/>
                    <w:rFonts w:ascii="Arial" w:hAnsi="Arial" w:cs="Arial"/>
                    <w:color w:val="4F81BD"/>
                    <w:sz w:val="18"/>
                    <w:szCs w:val="18"/>
                  </w:rPr>
                </w:rPrChange>
              </w:rPr>
            </w:pPr>
            <w:ins w:id="6322" w:author="gsadi" w:date="2013-11-18T22:08:00Z">
              <w:r w:rsidRPr="002B0E74">
                <w:rPr>
                  <w:rFonts w:ascii="Arial" w:hAnsi="Arial" w:cs="Arial"/>
                  <w:sz w:val="18"/>
                  <w:szCs w:val="18"/>
                  <w:rPrChange w:id="6323" w:author="gsadi" w:date="2013-11-18T22:09:00Z">
                    <w:rPr>
                      <w:rFonts w:ascii="Arial" w:hAnsi="Arial" w:cs="Arial"/>
                      <w:b/>
                      <w:bCs/>
                      <w:i/>
                      <w:iCs/>
                      <w:color w:val="4F81BD"/>
                      <w:sz w:val="18"/>
                      <w:szCs w:val="18"/>
                      <w:u w:val="single"/>
                    </w:rPr>
                  </w:rPrChange>
                </w:rPr>
                <w:t>Char(8)</w:t>
              </w:r>
            </w:ins>
          </w:p>
        </w:tc>
        <w:tc>
          <w:tcPr>
            <w:tcW w:w="2522" w:type="dxa"/>
            <w:tcBorders>
              <w:top w:val="nil"/>
              <w:left w:val="nil"/>
              <w:bottom w:val="single" w:sz="4" w:space="0" w:color="auto"/>
              <w:right w:val="single" w:sz="4" w:space="0" w:color="auto"/>
            </w:tcBorders>
            <w:shd w:val="clear" w:color="auto" w:fill="auto"/>
            <w:noWrap/>
            <w:vAlign w:val="bottom"/>
            <w:hideMark/>
            <w:tcPrChange w:id="6324"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325" w:author="gsadi" w:date="2013-11-18T22:08:00Z"/>
                <w:rFonts w:ascii="Arial" w:hAnsi="Arial" w:cs="Arial"/>
                <w:color w:val="000000"/>
                <w:sz w:val="18"/>
                <w:szCs w:val="18"/>
              </w:rPr>
            </w:pPr>
            <w:ins w:id="6326" w:author="gsadi" w:date="2013-11-18T22:08:00Z">
              <w:r w:rsidRPr="005361CF">
                <w:rPr>
                  <w:rFonts w:ascii="Arial" w:hAnsi="Arial" w:cs="Arial"/>
                  <w:color w:val="000000"/>
                  <w:sz w:val="18"/>
                  <w:szCs w:val="18"/>
                </w:rPr>
                <w:t> </w:t>
              </w:r>
            </w:ins>
          </w:p>
        </w:tc>
      </w:tr>
      <w:tr w:rsidR="008E2743" w:rsidRPr="0064388F" w:rsidTr="008E2743">
        <w:tblPrEx>
          <w:tblPrExChange w:id="6327" w:author="gsadi" w:date="2013-11-18T22:08:00Z">
            <w:tblPrEx>
              <w:tblW w:w="7040" w:type="dxa"/>
              <w:tblInd w:w="1440" w:type="dxa"/>
            </w:tblPrEx>
          </w:tblPrExChange>
        </w:tblPrEx>
        <w:trPr>
          <w:trHeight w:val="300"/>
          <w:ins w:id="6328" w:author="gsadi" w:date="2013-11-18T22:08:00Z"/>
          <w:trPrChange w:id="6329"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330"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331" w:author="gsadi" w:date="2013-11-18T22:08:00Z"/>
                <w:rFonts w:ascii="Arial" w:hAnsi="Arial" w:cs="Arial"/>
                <w:sz w:val="18"/>
                <w:szCs w:val="18"/>
                <w:rPrChange w:id="6332" w:author="gsadi" w:date="2013-11-18T22:09:00Z">
                  <w:rPr>
                    <w:ins w:id="6333" w:author="gsadi" w:date="2013-11-18T22:08:00Z"/>
                    <w:rFonts w:ascii="Arial" w:hAnsi="Arial" w:cs="Arial"/>
                    <w:color w:val="4F81BD"/>
                    <w:sz w:val="18"/>
                    <w:szCs w:val="18"/>
                  </w:rPr>
                </w:rPrChange>
              </w:rPr>
            </w:pPr>
            <w:ins w:id="6334" w:author="gsadi" w:date="2013-11-18T22:08:00Z">
              <w:r w:rsidRPr="002B0E74">
                <w:rPr>
                  <w:rFonts w:ascii="Arial" w:hAnsi="Arial" w:cs="Arial"/>
                  <w:sz w:val="18"/>
                  <w:szCs w:val="18"/>
                  <w:rPrChange w:id="6335" w:author="gsadi" w:date="2013-11-18T22:09:00Z">
                    <w:rPr>
                      <w:rFonts w:ascii="Arial" w:hAnsi="Arial" w:cs="Arial"/>
                      <w:b/>
                      <w:bCs/>
                      <w:i/>
                      <w:iCs/>
                      <w:color w:val="4F81BD"/>
                      <w:sz w:val="18"/>
                      <w:szCs w:val="18"/>
                      <w:u w:val="single"/>
                    </w:rPr>
                  </w:rPrChange>
                </w:rPr>
                <w:t>Last Change By</w:t>
              </w:r>
            </w:ins>
          </w:p>
        </w:tc>
        <w:tc>
          <w:tcPr>
            <w:tcW w:w="2430" w:type="dxa"/>
            <w:tcBorders>
              <w:top w:val="nil"/>
              <w:left w:val="nil"/>
              <w:bottom w:val="single" w:sz="4" w:space="0" w:color="auto"/>
              <w:right w:val="single" w:sz="4" w:space="0" w:color="auto"/>
            </w:tcBorders>
            <w:shd w:val="clear" w:color="auto" w:fill="auto"/>
            <w:vAlign w:val="center"/>
            <w:hideMark/>
            <w:tcPrChange w:id="6336"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337" w:author="gsadi" w:date="2013-11-18T22:08:00Z"/>
                <w:rFonts w:ascii="Arial" w:hAnsi="Arial" w:cs="Arial"/>
                <w:sz w:val="18"/>
                <w:szCs w:val="18"/>
                <w:rPrChange w:id="6338" w:author="gsadi" w:date="2013-11-18T22:09:00Z">
                  <w:rPr>
                    <w:ins w:id="6339" w:author="gsadi" w:date="2013-11-18T22:08:00Z"/>
                    <w:rFonts w:ascii="Arial" w:hAnsi="Arial" w:cs="Arial"/>
                    <w:color w:val="4F81BD"/>
                    <w:sz w:val="18"/>
                    <w:szCs w:val="18"/>
                  </w:rPr>
                </w:rPrChange>
              </w:rPr>
            </w:pPr>
            <w:ins w:id="6340" w:author="gsadi" w:date="2013-11-18T22:08:00Z">
              <w:r w:rsidRPr="002B0E74">
                <w:rPr>
                  <w:rFonts w:ascii="Arial" w:hAnsi="Arial" w:cs="Arial"/>
                  <w:sz w:val="18"/>
                  <w:szCs w:val="18"/>
                  <w:rPrChange w:id="6341" w:author="gsadi" w:date="2013-11-18T22:09:00Z">
                    <w:rPr>
                      <w:rFonts w:ascii="Arial" w:hAnsi="Arial" w:cs="Arial"/>
                      <w:b/>
                      <w:bCs/>
                      <w:i/>
                      <w:iCs/>
                      <w:color w:val="4F81BD"/>
                      <w:sz w:val="18"/>
                      <w:szCs w:val="18"/>
                      <w:u w:val="single"/>
                    </w:rPr>
                  </w:rPrChange>
                </w:rPr>
                <w:t>Char(12)</w:t>
              </w:r>
            </w:ins>
          </w:p>
        </w:tc>
        <w:tc>
          <w:tcPr>
            <w:tcW w:w="2522" w:type="dxa"/>
            <w:tcBorders>
              <w:top w:val="nil"/>
              <w:left w:val="nil"/>
              <w:bottom w:val="single" w:sz="4" w:space="0" w:color="auto"/>
              <w:right w:val="single" w:sz="4" w:space="0" w:color="auto"/>
            </w:tcBorders>
            <w:shd w:val="clear" w:color="auto" w:fill="auto"/>
            <w:noWrap/>
            <w:vAlign w:val="bottom"/>
            <w:hideMark/>
            <w:tcPrChange w:id="6342"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343" w:author="gsadi" w:date="2013-11-18T22:08:00Z"/>
                <w:rFonts w:ascii="Arial" w:hAnsi="Arial" w:cs="Arial"/>
                <w:color w:val="000000"/>
                <w:sz w:val="18"/>
                <w:szCs w:val="18"/>
              </w:rPr>
            </w:pPr>
            <w:ins w:id="6344" w:author="gsadi" w:date="2013-11-18T22:08:00Z">
              <w:r w:rsidRPr="005361CF">
                <w:rPr>
                  <w:rFonts w:ascii="Arial" w:hAnsi="Arial" w:cs="Arial"/>
                  <w:color w:val="000000"/>
                  <w:sz w:val="18"/>
                  <w:szCs w:val="18"/>
                </w:rPr>
                <w:t> </w:t>
              </w:r>
            </w:ins>
          </w:p>
        </w:tc>
      </w:tr>
      <w:tr w:rsidR="008E2743" w:rsidRPr="0064388F" w:rsidTr="008E2743">
        <w:tblPrEx>
          <w:tblPrExChange w:id="6345" w:author="gsadi" w:date="2013-11-18T22:08:00Z">
            <w:tblPrEx>
              <w:tblW w:w="7040" w:type="dxa"/>
              <w:tblInd w:w="1440" w:type="dxa"/>
            </w:tblPrEx>
          </w:tblPrExChange>
        </w:tblPrEx>
        <w:trPr>
          <w:trHeight w:val="300"/>
          <w:ins w:id="6346" w:author="gsadi" w:date="2013-11-18T22:08:00Z"/>
          <w:trPrChange w:id="6347"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348"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349" w:author="gsadi" w:date="2013-11-18T22:08:00Z"/>
                <w:rFonts w:ascii="Arial" w:hAnsi="Arial" w:cs="Arial"/>
                <w:sz w:val="18"/>
                <w:szCs w:val="18"/>
                <w:rPrChange w:id="6350" w:author="gsadi" w:date="2013-11-18T22:09:00Z">
                  <w:rPr>
                    <w:ins w:id="6351" w:author="gsadi" w:date="2013-11-18T22:08:00Z"/>
                    <w:rFonts w:ascii="Arial" w:hAnsi="Arial" w:cs="Arial"/>
                    <w:color w:val="4F81BD"/>
                    <w:sz w:val="18"/>
                    <w:szCs w:val="18"/>
                  </w:rPr>
                </w:rPrChange>
              </w:rPr>
            </w:pPr>
            <w:ins w:id="6352" w:author="gsadi" w:date="2013-11-18T22:08:00Z">
              <w:r w:rsidRPr="002B0E74">
                <w:rPr>
                  <w:rFonts w:ascii="Arial" w:hAnsi="Arial" w:cs="Arial"/>
                  <w:sz w:val="18"/>
                  <w:szCs w:val="18"/>
                  <w:rPrChange w:id="6353" w:author="gsadi" w:date="2013-11-18T22:09:00Z">
                    <w:rPr>
                      <w:rFonts w:ascii="Arial" w:hAnsi="Arial" w:cs="Arial"/>
                      <w:b/>
                      <w:bCs/>
                      <w:i/>
                      <w:iCs/>
                      <w:color w:val="4F81BD"/>
                      <w:sz w:val="18"/>
                      <w:szCs w:val="18"/>
                      <w:u w:val="single"/>
                    </w:rPr>
                  </w:rPrChange>
                </w:rPr>
                <w:t>Required Delivery Date</w:t>
              </w:r>
            </w:ins>
          </w:p>
        </w:tc>
        <w:tc>
          <w:tcPr>
            <w:tcW w:w="2430" w:type="dxa"/>
            <w:tcBorders>
              <w:top w:val="nil"/>
              <w:left w:val="nil"/>
              <w:bottom w:val="single" w:sz="4" w:space="0" w:color="auto"/>
              <w:right w:val="single" w:sz="4" w:space="0" w:color="auto"/>
            </w:tcBorders>
            <w:shd w:val="clear" w:color="auto" w:fill="auto"/>
            <w:vAlign w:val="center"/>
            <w:hideMark/>
            <w:tcPrChange w:id="6354"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355" w:author="gsadi" w:date="2013-11-18T22:08:00Z"/>
                <w:rFonts w:ascii="Arial" w:hAnsi="Arial" w:cs="Arial"/>
                <w:sz w:val="18"/>
                <w:szCs w:val="18"/>
                <w:rPrChange w:id="6356" w:author="gsadi" w:date="2013-11-18T22:09:00Z">
                  <w:rPr>
                    <w:ins w:id="6357" w:author="gsadi" w:date="2013-11-18T22:08:00Z"/>
                    <w:rFonts w:ascii="Arial" w:hAnsi="Arial" w:cs="Arial"/>
                    <w:color w:val="4F81BD"/>
                    <w:sz w:val="18"/>
                    <w:szCs w:val="18"/>
                  </w:rPr>
                </w:rPrChange>
              </w:rPr>
            </w:pPr>
            <w:ins w:id="6358" w:author="gsadi" w:date="2013-11-18T22:08:00Z">
              <w:r w:rsidRPr="002B0E74">
                <w:rPr>
                  <w:rFonts w:ascii="Arial" w:hAnsi="Arial" w:cs="Arial"/>
                  <w:sz w:val="18"/>
                  <w:szCs w:val="18"/>
                  <w:rPrChange w:id="6359" w:author="gsadi" w:date="2013-11-18T22:09:00Z">
                    <w:rPr>
                      <w:rFonts w:ascii="Arial" w:hAnsi="Arial" w:cs="Arial"/>
                      <w:b/>
                      <w:bCs/>
                      <w:i/>
                      <w:iCs/>
                      <w:color w:val="4F81BD"/>
                      <w:sz w:val="18"/>
                      <w:szCs w:val="18"/>
                      <w:u w:val="single"/>
                    </w:rPr>
                  </w:rPrChange>
                </w:rPr>
                <w:t>Char(8)</w:t>
              </w:r>
            </w:ins>
          </w:p>
        </w:tc>
        <w:tc>
          <w:tcPr>
            <w:tcW w:w="2522" w:type="dxa"/>
            <w:tcBorders>
              <w:top w:val="nil"/>
              <w:left w:val="nil"/>
              <w:bottom w:val="single" w:sz="4" w:space="0" w:color="auto"/>
              <w:right w:val="single" w:sz="4" w:space="0" w:color="auto"/>
            </w:tcBorders>
            <w:shd w:val="clear" w:color="auto" w:fill="auto"/>
            <w:noWrap/>
            <w:vAlign w:val="bottom"/>
            <w:hideMark/>
            <w:tcPrChange w:id="6360"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361" w:author="gsadi" w:date="2013-11-18T22:08:00Z"/>
                <w:rFonts w:ascii="Arial" w:hAnsi="Arial" w:cs="Arial"/>
                <w:color w:val="000000"/>
                <w:sz w:val="18"/>
                <w:szCs w:val="18"/>
              </w:rPr>
            </w:pPr>
            <w:ins w:id="6362" w:author="gsadi" w:date="2013-11-18T22:08:00Z">
              <w:r w:rsidRPr="005361CF">
                <w:rPr>
                  <w:rFonts w:ascii="Arial" w:hAnsi="Arial" w:cs="Arial"/>
                  <w:color w:val="000000"/>
                  <w:sz w:val="18"/>
                  <w:szCs w:val="18"/>
                </w:rPr>
                <w:t> </w:t>
              </w:r>
            </w:ins>
          </w:p>
        </w:tc>
      </w:tr>
      <w:tr w:rsidR="008E2743" w:rsidRPr="0064388F" w:rsidTr="008E2743">
        <w:tblPrEx>
          <w:tblPrExChange w:id="6363" w:author="gsadi" w:date="2013-11-18T22:08:00Z">
            <w:tblPrEx>
              <w:tblW w:w="7040" w:type="dxa"/>
              <w:tblInd w:w="1440" w:type="dxa"/>
            </w:tblPrEx>
          </w:tblPrExChange>
        </w:tblPrEx>
        <w:trPr>
          <w:trHeight w:val="300"/>
          <w:ins w:id="6364" w:author="gsadi" w:date="2013-11-18T22:08:00Z"/>
          <w:trPrChange w:id="6365"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366"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367" w:author="gsadi" w:date="2013-11-18T22:08:00Z"/>
                <w:rFonts w:ascii="Arial" w:hAnsi="Arial" w:cs="Arial"/>
                <w:sz w:val="18"/>
                <w:szCs w:val="18"/>
                <w:rPrChange w:id="6368" w:author="gsadi" w:date="2013-11-18T22:09:00Z">
                  <w:rPr>
                    <w:ins w:id="6369" w:author="gsadi" w:date="2013-11-18T22:08:00Z"/>
                    <w:rFonts w:ascii="Arial" w:hAnsi="Arial" w:cs="Arial"/>
                    <w:color w:val="4F81BD"/>
                    <w:sz w:val="18"/>
                    <w:szCs w:val="18"/>
                  </w:rPr>
                </w:rPrChange>
              </w:rPr>
            </w:pPr>
            <w:ins w:id="6370" w:author="gsadi" w:date="2013-11-18T22:08:00Z">
              <w:r w:rsidRPr="002B0E74">
                <w:rPr>
                  <w:rFonts w:ascii="Arial" w:hAnsi="Arial" w:cs="Arial"/>
                  <w:sz w:val="18"/>
                  <w:szCs w:val="18"/>
                  <w:rPrChange w:id="6371" w:author="gsadi" w:date="2013-11-18T22:09:00Z">
                    <w:rPr>
                      <w:rFonts w:ascii="Arial" w:hAnsi="Arial" w:cs="Arial"/>
                      <w:b/>
                      <w:bCs/>
                      <w:i/>
                      <w:iCs/>
                      <w:color w:val="4F81BD"/>
                      <w:sz w:val="18"/>
                      <w:szCs w:val="18"/>
                      <w:u w:val="single"/>
                    </w:rPr>
                  </w:rPrChange>
                </w:rPr>
                <w:t>Cancel Date</w:t>
              </w:r>
            </w:ins>
          </w:p>
        </w:tc>
        <w:tc>
          <w:tcPr>
            <w:tcW w:w="2430" w:type="dxa"/>
            <w:tcBorders>
              <w:top w:val="nil"/>
              <w:left w:val="nil"/>
              <w:bottom w:val="single" w:sz="4" w:space="0" w:color="auto"/>
              <w:right w:val="single" w:sz="4" w:space="0" w:color="auto"/>
            </w:tcBorders>
            <w:shd w:val="clear" w:color="auto" w:fill="auto"/>
            <w:vAlign w:val="center"/>
            <w:hideMark/>
            <w:tcPrChange w:id="6372"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373" w:author="gsadi" w:date="2013-11-18T22:08:00Z"/>
                <w:rFonts w:ascii="Arial" w:hAnsi="Arial" w:cs="Arial"/>
                <w:sz w:val="18"/>
                <w:szCs w:val="18"/>
                <w:rPrChange w:id="6374" w:author="gsadi" w:date="2013-11-18T22:09:00Z">
                  <w:rPr>
                    <w:ins w:id="6375" w:author="gsadi" w:date="2013-11-18T22:08:00Z"/>
                    <w:rFonts w:ascii="Arial" w:hAnsi="Arial" w:cs="Arial"/>
                    <w:color w:val="4F81BD"/>
                    <w:sz w:val="18"/>
                    <w:szCs w:val="18"/>
                  </w:rPr>
                </w:rPrChange>
              </w:rPr>
            </w:pPr>
            <w:ins w:id="6376" w:author="gsadi" w:date="2013-11-18T22:08:00Z">
              <w:r w:rsidRPr="002B0E74">
                <w:rPr>
                  <w:rFonts w:ascii="Arial" w:hAnsi="Arial" w:cs="Arial"/>
                  <w:sz w:val="18"/>
                  <w:szCs w:val="18"/>
                  <w:rPrChange w:id="6377" w:author="gsadi" w:date="2013-11-18T22:09:00Z">
                    <w:rPr>
                      <w:rFonts w:ascii="Arial" w:hAnsi="Arial" w:cs="Arial"/>
                      <w:b/>
                      <w:bCs/>
                      <w:i/>
                      <w:iCs/>
                      <w:color w:val="4F81BD"/>
                      <w:sz w:val="18"/>
                      <w:szCs w:val="18"/>
                      <w:u w:val="single"/>
                    </w:rPr>
                  </w:rPrChange>
                </w:rPr>
                <w:t>Char(8)</w:t>
              </w:r>
            </w:ins>
          </w:p>
        </w:tc>
        <w:tc>
          <w:tcPr>
            <w:tcW w:w="2522" w:type="dxa"/>
            <w:tcBorders>
              <w:top w:val="nil"/>
              <w:left w:val="nil"/>
              <w:bottom w:val="single" w:sz="4" w:space="0" w:color="auto"/>
              <w:right w:val="single" w:sz="4" w:space="0" w:color="auto"/>
            </w:tcBorders>
            <w:shd w:val="clear" w:color="auto" w:fill="auto"/>
            <w:noWrap/>
            <w:vAlign w:val="bottom"/>
            <w:hideMark/>
            <w:tcPrChange w:id="6378"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379" w:author="gsadi" w:date="2013-11-18T22:08:00Z"/>
                <w:rFonts w:ascii="Arial" w:hAnsi="Arial" w:cs="Arial"/>
                <w:color w:val="000000"/>
                <w:sz w:val="18"/>
                <w:szCs w:val="18"/>
              </w:rPr>
            </w:pPr>
            <w:ins w:id="6380" w:author="gsadi" w:date="2013-11-18T22:08:00Z">
              <w:r w:rsidRPr="005361CF">
                <w:rPr>
                  <w:rFonts w:ascii="Arial" w:hAnsi="Arial" w:cs="Arial"/>
                  <w:color w:val="000000"/>
                  <w:sz w:val="18"/>
                  <w:szCs w:val="18"/>
                </w:rPr>
                <w:t> </w:t>
              </w:r>
            </w:ins>
          </w:p>
        </w:tc>
      </w:tr>
      <w:tr w:rsidR="008E2743" w:rsidRPr="0064388F" w:rsidTr="008E2743">
        <w:tblPrEx>
          <w:tblPrExChange w:id="6381" w:author="gsadi" w:date="2013-11-18T22:08:00Z">
            <w:tblPrEx>
              <w:tblW w:w="7040" w:type="dxa"/>
              <w:tblInd w:w="1440" w:type="dxa"/>
            </w:tblPrEx>
          </w:tblPrExChange>
        </w:tblPrEx>
        <w:trPr>
          <w:trHeight w:val="300"/>
          <w:ins w:id="6382" w:author="gsadi" w:date="2013-11-18T22:08:00Z"/>
          <w:trPrChange w:id="6383"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384"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385" w:author="gsadi" w:date="2013-11-18T22:08:00Z"/>
                <w:rFonts w:ascii="Arial" w:hAnsi="Arial" w:cs="Arial"/>
                <w:sz w:val="18"/>
                <w:szCs w:val="18"/>
                <w:rPrChange w:id="6386" w:author="gsadi" w:date="2013-11-18T22:09:00Z">
                  <w:rPr>
                    <w:ins w:id="6387" w:author="gsadi" w:date="2013-11-18T22:08:00Z"/>
                    <w:rFonts w:ascii="Arial" w:hAnsi="Arial" w:cs="Arial"/>
                    <w:color w:val="4F81BD"/>
                    <w:sz w:val="18"/>
                    <w:szCs w:val="18"/>
                  </w:rPr>
                </w:rPrChange>
              </w:rPr>
            </w:pPr>
            <w:ins w:id="6388" w:author="gsadi" w:date="2013-11-18T22:08:00Z">
              <w:r w:rsidRPr="002B0E74">
                <w:rPr>
                  <w:rFonts w:ascii="Arial" w:hAnsi="Arial" w:cs="Arial"/>
                  <w:sz w:val="18"/>
                  <w:szCs w:val="18"/>
                  <w:rPrChange w:id="6389" w:author="gsadi" w:date="2013-11-18T22:09:00Z">
                    <w:rPr>
                      <w:rFonts w:ascii="Arial" w:hAnsi="Arial" w:cs="Arial"/>
                      <w:b/>
                      <w:bCs/>
                      <w:i/>
                      <w:iCs/>
                      <w:color w:val="4F81BD"/>
                      <w:sz w:val="18"/>
                      <w:szCs w:val="18"/>
                      <w:u w:val="single"/>
                    </w:rPr>
                  </w:rPrChange>
                </w:rPr>
                <w:t>Customer PO Number</w:t>
              </w:r>
            </w:ins>
          </w:p>
        </w:tc>
        <w:tc>
          <w:tcPr>
            <w:tcW w:w="2430" w:type="dxa"/>
            <w:tcBorders>
              <w:top w:val="nil"/>
              <w:left w:val="nil"/>
              <w:bottom w:val="single" w:sz="4" w:space="0" w:color="auto"/>
              <w:right w:val="single" w:sz="4" w:space="0" w:color="auto"/>
            </w:tcBorders>
            <w:shd w:val="clear" w:color="auto" w:fill="auto"/>
            <w:vAlign w:val="center"/>
            <w:hideMark/>
            <w:tcPrChange w:id="6390"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391" w:author="gsadi" w:date="2013-11-18T22:08:00Z"/>
                <w:rFonts w:ascii="Arial" w:hAnsi="Arial" w:cs="Arial"/>
                <w:sz w:val="18"/>
                <w:szCs w:val="18"/>
                <w:rPrChange w:id="6392" w:author="gsadi" w:date="2013-11-18T22:09:00Z">
                  <w:rPr>
                    <w:ins w:id="6393" w:author="gsadi" w:date="2013-11-18T22:08:00Z"/>
                    <w:rFonts w:ascii="Arial" w:hAnsi="Arial" w:cs="Arial"/>
                    <w:color w:val="4F81BD"/>
                    <w:sz w:val="18"/>
                    <w:szCs w:val="18"/>
                  </w:rPr>
                </w:rPrChange>
              </w:rPr>
            </w:pPr>
            <w:ins w:id="6394" w:author="gsadi" w:date="2013-11-18T22:08:00Z">
              <w:r w:rsidRPr="002B0E74">
                <w:rPr>
                  <w:rFonts w:ascii="Arial" w:hAnsi="Arial" w:cs="Arial"/>
                  <w:sz w:val="18"/>
                  <w:szCs w:val="18"/>
                  <w:rPrChange w:id="6395" w:author="gsadi" w:date="2013-11-18T22:09:00Z">
                    <w:rPr>
                      <w:rFonts w:ascii="Arial" w:hAnsi="Arial" w:cs="Arial"/>
                      <w:b/>
                      <w:bCs/>
                      <w:i/>
                      <w:iCs/>
                      <w:color w:val="4F81BD"/>
                      <w:sz w:val="18"/>
                      <w:szCs w:val="18"/>
                      <w:u w:val="single"/>
                    </w:rPr>
                  </w:rPrChange>
                </w:rPr>
                <w:t>Char(20)</w:t>
              </w:r>
            </w:ins>
          </w:p>
        </w:tc>
        <w:tc>
          <w:tcPr>
            <w:tcW w:w="2522" w:type="dxa"/>
            <w:tcBorders>
              <w:top w:val="nil"/>
              <w:left w:val="nil"/>
              <w:bottom w:val="single" w:sz="4" w:space="0" w:color="auto"/>
              <w:right w:val="single" w:sz="4" w:space="0" w:color="auto"/>
            </w:tcBorders>
            <w:shd w:val="clear" w:color="auto" w:fill="auto"/>
            <w:noWrap/>
            <w:vAlign w:val="bottom"/>
            <w:hideMark/>
            <w:tcPrChange w:id="6396"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397" w:author="gsadi" w:date="2013-11-18T22:08:00Z"/>
                <w:rFonts w:ascii="Arial" w:hAnsi="Arial" w:cs="Arial"/>
                <w:color w:val="000000"/>
                <w:sz w:val="18"/>
                <w:szCs w:val="18"/>
              </w:rPr>
            </w:pPr>
            <w:ins w:id="6398" w:author="gsadi" w:date="2013-11-18T22:08:00Z">
              <w:r w:rsidRPr="005361CF">
                <w:rPr>
                  <w:rFonts w:ascii="Arial" w:hAnsi="Arial" w:cs="Arial"/>
                  <w:color w:val="000000"/>
                  <w:sz w:val="18"/>
                  <w:szCs w:val="18"/>
                </w:rPr>
                <w:t> </w:t>
              </w:r>
            </w:ins>
          </w:p>
        </w:tc>
      </w:tr>
      <w:tr w:rsidR="008E2743" w:rsidRPr="0064388F" w:rsidTr="008E2743">
        <w:tblPrEx>
          <w:tblPrExChange w:id="6399" w:author="gsadi" w:date="2013-11-18T22:08:00Z">
            <w:tblPrEx>
              <w:tblW w:w="7040" w:type="dxa"/>
              <w:tblInd w:w="1440" w:type="dxa"/>
            </w:tblPrEx>
          </w:tblPrExChange>
        </w:tblPrEx>
        <w:trPr>
          <w:trHeight w:val="300"/>
          <w:ins w:id="6400" w:author="gsadi" w:date="2013-11-18T22:08:00Z"/>
          <w:trPrChange w:id="6401"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402"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03" w:author="gsadi" w:date="2013-11-18T22:08:00Z"/>
                <w:rFonts w:ascii="Arial" w:hAnsi="Arial" w:cs="Arial"/>
                <w:sz w:val="18"/>
                <w:szCs w:val="18"/>
                <w:rPrChange w:id="6404" w:author="gsadi" w:date="2013-11-18T22:09:00Z">
                  <w:rPr>
                    <w:ins w:id="6405" w:author="gsadi" w:date="2013-11-18T22:08:00Z"/>
                    <w:rFonts w:ascii="Arial" w:hAnsi="Arial" w:cs="Arial"/>
                    <w:color w:val="4F81BD"/>
                    <w:sz w:val="18"/>
                    <w:szCs w:val="18"/>
                  </w:rPr>
                </w:rPrChange>
              </w:rPr>
            </w:pPr>
            <w:ins w:id="6406" w:author="gsadi" w:date="2013-11-18T22:08:00Z">
              <w:r w:rsidRPr="002B0E74">
                <w:rPr>
                  <w:rFonts w:ascii="Arial" w:hAnsi="Arial" w:cs="Arial"/>
                  <w:sz w:val="18"/>
                  <w:szCs w:val="18"/>
                  <w:rPrChange w:id="6407" w:author="gsadi" w:date="2013-11-18T22:09:00Z">
                    <w:rPr>
                      <w:rFonts w:ascii="Arial" w:hAnsi="Arial" w:cs="Arial"/>
                      <w:b/>
                      <w:bCs/>
                      <w:i/>
                      <w:iCs/>
                      <w:color w:val="4F81BD"/>
                      <w:sz w:val="18"/>
                      <w:szCs w:val="18"/>
                      <w:u w:val="single"/>
                    </w:rPr>
                  </w:rPrChange>
                </w:rPr>
                <w:t>Delivery Block</w:t>
              </w:r>
            </w:ins>
          </w:p>
        </w:tc>
        <w:tc>
          <w:tcPr>
            <w:tcW w:w="2430" w:type="dxa"/>
            <w:tcBorders>
              <w:top w:val="nil"/>
              <w:left w:val="nil"/>
              <w:bottom w:val="single" w:sz="4" w:space="0" w:color="auto"/>
              <w:right w:val="single" w:sz="4" w:space="0" w:color="auto"/>
            </w:tcBorders>
            <w:shd w:val="clear" w:color="auto" w:fill="auto"/>
            <w:vAlign w:val="center"/>
            <w:hideMark/>
            <w:tcPrChange w:id="6408"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09" w:author="gsadi" w:date="2013-11-18T22:08:00Z"/>
                <w:rFonts w:ascii="Arial" w:hAnsi="Arial" w:cs="Arial"/>
                <w:sz w:val="18"/>
                <w:szCs w:val="18"/>
                <w:rPrChange w:id="6410" w:author="gsadi" w:date="2013-11-18T22:09:00Z">
                  <w:rPr>
                    <w:ins w:id="6411" w:author="gsadi" w:date="2013-11-18T22:08:00Z"/>
                    <w:rFonts w:ascii="Arial" w:hAnsi="Arial" w:cs="Arial"/>
                    <w:color w:val="4F81BD"/>
                    <w:sz w:val="18"/>
                    <w:szCs w:val="18"/>
                  </w:rPr>
                </w:rPrChange>
              </w:rPr>
            </w:pPr>
            <w:ins w:id="6412" w:author="gsadi" w:date="2013-11-18T22:08:00Z">
              <w:r w:rsidRPr="002B0E74">
                <w:rPr>
                  <w:rFonts w:ascii="Arial" w:hAnsi="Arial" w:cs="Arial"/>
                  <w:sz w:val="18"/>
                  <w:szCs w:val="18"/>
                  <w:rPrChange w:id="6413" w:author="gsadi" w:date="2013-11-18T22:09:00Z">
                    <w:rPr>
                      <w:rFonts w:ascii="Arial" w:hAnsi="Arial" w:cs="Arial"/>
                      <w:b/>
                      <w:bCs/>
                      <w:i/>
                      <w:iCs/>
                      <w:color w:val="4F81BD"/>
                      <w:sz w:val="18"/>
                      <w:szCs w:val="18"/>
                      <w:u w:val="single"/>
                    </w:rPr>
                  </w:rPrChange>
                </w:rPr>
                <w:t>Char(2)</w:t>
              </w:r>
            </w:ins>
          </w:p>
        </w:tc>
        <w:tc>
          <w:tcPr>
            <w:tcW w:w="2522" w:type="dxa"/>
            <w:tcBorders>
              <w:top w:val="nil"/>
              <w:left w:val="nil"/>
              <w:bottom w:val="single" w:sz="4" w:space="0" w:color="auto"/>
              <w:right w:val="single" w:sz="4" w:space="0" w:color="auto"/>
            </w:tcBorders>
            <w:shd w:val="clear" w:color="auto" w:fill="auto"/>
            <w:noWrap/>
            <w:vAlign w:val="bottom"/>
            <w:hideMark/>
            <w:tcPrChange w:id="6414"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415" w:author="gsadi" w:date="2013-11-18T22:08:00Z"/>
                <w:rFonts w:ascii="Arial" w:hAnsi="Arial" w:cs="Arial"/>
                <w:color w:val="000000"/>
                <w:sz w:val="18"/>
                <w:szCs w:val="18"/>
              </w:rPr>
            </w:pPr>
            <w:ins w:id="6416" w:author="gsadi" w:date="2013-11-18T22:08:00Z">
              <w:r w:rsidRPr="005361CF">
                <w:rPr>
                  <w:rFonts w:ascii="Arial" w:hAnsi="Arial" w:cs="Arial"/>
                  <w:color w:val="000000"/>
                  <w:sz w:val="18"/>
                  <w:szCs w:val="18"/>
                </w:rPr>
                <w:t> </w:t>
              </w:r>
            </w:ins>
          </w:p>
        </w:tc>
      </w:tr>
      <w:tr w:rsidR="008E2743" w:rsidRPr="0064388F" w:rsidTr="008E2743">
        <w:tblPrEx>
          <w:tblPrExChange w:id="6417" w:author="gsadi" w:date="2013-11-18T22:08:00Z">
            <w:tblPrEx>
              <w:tblW w:w="7040" w:type="dxa"/>
              <w:tblInd w:w="1440" w:type="dxa"/>
            </w:tblPrEx>
          </w:tblPrExChange>
        </w:tblPrEx>
        <w:trPr>
          <w:trHeight w:val="300"/>
          <w:ins w:id="6418" w:author="gsadi" w:date="2013-11-18T22:08:00Z"/>
          <w:trPrChange w:id="6419"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420"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21" w:author="gsadi" w:date="2013-11-18T22:08:00Z"/>
                <w:rFonts w:ascii="Arial" w:hAnsi="Arial" w:cs="Arial"/>
                <w:sz w:val="18"/>
                <w:szCs w:val="18"/>
                <w:rPrChange w:id="6422" w:author="gsadi" w:date="2013-11-18T22:09:00Z">
                  <w:rPr>
                    <w:ins w:id="6423" w:author="gsadi" w:date="2013-11-18T22:08:00Z"/>
                    <w:rFonts w:ascii="Arial" w:hAnsi="Arial" w:cs="Arial"/>
                    <w:color w:val="4F81BD"/>
                    <w:sz w:val="18"/>
                    <w:szCs w:val="18"/>
                  </w:rPr>
                </w:rPrChange>
              </w:rPr>
            </w:pPr>
            <w:ins w:id="6424" w:author="gsadi" w:date="2013-11-18T22:08:00Z">
              <w:r w:rsidRPr="002B0E74">
                <w:rPr>
                  <w:rFonts w:ascii="Arial" w:hAnsi="Arial" w:cs="Arial"/>
                  <w:sz w:val="18"/>
                  <w:szCs w:val="18"/>
                  <w:rPrChange w:id="6425" w:author="gsadi" w:date="2013-11-18T22:09:00Z">
                    <w:rPr>
                      <w:rFonts w:ascii="Arial" w:hAnsi="Arial" w:cs="Arial"/>
                      <w:b/>
                      <w:bCs/>
                      <w:i/>
                      <w:iCs/>
                      <w:color w:val="4F81BD"/>
                      <w:sz w:val="18"/>
                      <w:szCs w:val="18"/>
                      <w:u w:val="single"/>
                    </w:rPr>
                  </w:rPrChange>
                </w:rPr>
                <w:t>Delivery Status</w:t>
              </w:r>
            </w:ins>
          </w:p>
        </w:tc>
        <w:tc>
          <w:tcPr>
            <w:tcW w:w="2430" w:type="dxa"/>
            <w:tcBorders>
              <w:top w:val="nil"/>
              <w:left w:val="nil"/>
              <w:bottom w:val="single" w:sz="4" w:space="0" w:color="auto"/>
              <w:right w:val="single" w:sz="4" w:space="0" w:color="auto"/>
            </w:tcBorders>
            <w:shd w:val="clear" w:color="auto" w:fill="auto"/>
            <w:vAlign w:val="center"/>
            <w:hideMark/>
            <w:tcPrChange w:id="6426"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27" w:author="gsadi" w:date="2013-11-18T22:08:00Z"/>
                <w:rFonts w:ascii="Arial" w:hAnsi="Arial" w:cs="Arial"/>
                <w:sz w:val="18"/>
                <w:szCs w:val="18"/>
                <w:rPrChange w:id="6428" w:author="gsadi" w:date="2013-11-18T22:09:00Z">
                  <w:rPr>
                    <w:ins w:id="6429" w:author="gsadi" w:date="2013-11-18T22:08:00Z"/>
                    <w:rFonts w:ascii="Arial" w:hAnsi="Arial" w:cs="Arial"/>
                    <w:color w:val="4F81BD"/>
                    <w:sz w:val="18"/>
                    <w:szCs w:val="18"/>
                  </w:rPr>
                </w:rPrChange>
              </w:rPr>
            </w:pPr>
            <w:ins w:id="6430" w:author="gsadi" w:date="2013-11-18T22:08:00Z">
              <w:r w:rsidRPr="002B0E74">
                <w:rPr>
                  <w:rFonts w:ascii="Arial" w:hAnsi="Arial" w:cs="Arial"/>
                  <w:sz w:val="18"/>
                  <w:szCs w:val="18"/>
                  <w:rPrChange w:id="6431" w:author="gsadi" w:date="2013-11-18T22:09:00Z">
                    <w:rPr>
                      <w:rFonts w:ascii="Arial" w:hAnsi="Arial" w:cs="Arial"/>
                      <w:b/>
                      <w:bCs/>
                      <w:i/>
                      <w:iCs/>
                      <w:color w:val="4F81BD"/>
                      <w:sz w:val="18"/>
                      <w:szCs w:val="18"/>
                      <w:u w:val="single"/>
                    </w:rPr>
                  </w:rPrChange>
                </w:rPr>
                <w:t>Char(1)</w:t>
              </w:r>
            </w:ins>
          </w:p>
        </w:tc>
        <w:tc>
          <w:tcPr>
            <w:tcW w:w="2522" w:type="dxa"/>
            <w:tcBorders>
              <w:top w:val="nil"/>
              <w:left w:val="nil"/>
              <w:bottom w:val="single" w:sz="4" w:space="0" w:color="auto"/>
              <w:right w:val="single" w:sz="4" w:space="0" w:color="auto"/>
            </w:tcBorders>
            <w:shd w:val="clear" w:color="auto" w:fill="auto"/>
            <w:noWrap/>
            <w:vAlign w:val="bottom"/>
            <w:hideMark/>
            <w:tcPrChange w:id="6432"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433" w:author="gsadi" w:date="2013-11-18T22:08:00Z"/>
                <w:rFonts w:ascii="Arial" w:hAnsi="Arial" w:cs="Arial"/>
                <w:color w:val="000000"/>
                <w:sz w:val="18"/>
                <w:szCs w:val="18"/>
              </w:rPr>
            </w:pPr>
            <w:ins w:id="6434" w:author="gsadi" w:date="2013-11-18T22:08:00Z">
              <w:r w:rsidRPr="005361CF">
                <w:rPr>
                  <w:rFonts w:ascii="Arial" w:hAnsi="Arial" w:cs="Arial"/>
                  <w:color w:val="000000"/>
                  <w:sz w:val="18"/>
                  <w:szCs w:val="18"/>
                </w:rPr>
                <w:t> </w:t>
              </w:r>
            </w:ins>
          </w:p>
        </w:tc>
      </w:tr>
      <w:tr w:rsidR="008E2743" w:rsidRPr="0064388F" w:rsidTr="008E2743">
        <w:tblPrEx>
          <w:tblPrExChange w:id="6435" w:author="gsadi" w:date="2013-11-18T22:08:00Z">
            <w:tblPrEx>
              <w:tblW w:w="7040" w:type="dxa"/>
              <w:tblInd w:w="1440" w:type="dxa"/>
            </w:tblPrEx>
          </w:tblPrExChange>
        </w:tblPrEx>
        <w:trPr>
          <w:trHeight w:val="300"/>
          <w:ins w:id="6436" w:author="gsadi" w:date="2013-11-18T22:08:00Z"/>
          <w:trPrChange w:id="6437"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438"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39" w:author="gsadi" w:date="2013-11-18T22:08:00Z"/>
                <w:rFonts w:ascii="Arial" w:hAnsi="Arial" w:cs="Arial"/>
                <w:sz w:val="18"/>
                <w:szCs w:val="18"/>
                <w:rPrChange w:id="6440" w:author="gsadi" w:date="2013-11-18T22:09:00Z">
                  <w:rPr>
                    <w:ins w:id="6441" w:author="gsadi" w:date="2013-11-18T22:08:00Z"/>
                    <w:rFonts w:ascii="Arial" w:hAnsi="Arial" w:cs="Arial"/>
                    <w:color w:val="4F81BD"/>
                    <w:sz w:val="18"/>
                    <w:szCs w:val="18"/>
                  </w:rPr>
                </w:rPrChange>
              </w:rPr>
            </w:pPr>
            <w:ins w:id="6442" w:author="gsadi" w:date="2013-11-18T22:08:00Z">
              <w:r w:rsidRPr="002B0E74">
                <w:rPr>
                  <w:rFonts w:ascii="Arial" w:hAnsi="Arial" w:cs="Arial"/>
                  <w:sz w:val="18"/>
                  <w:szCs w:val="18"/>
                  <w:rPrChange w:id="6443" w:author="gsadi" w:date="2013-11-18T22:09:00Z">
                    <w:rPr>
                      <w:rFonts w:ascii="Arial" w:hAnsi="Arial" w:cs="Arial"/>
                      <w:b/>
                      <w:bCs/>
                      <w:i/>
                      <w:iCs/>
                      <w:color w:val="4F81BD"/>
                      <w:sz w:val="18"/>
                      <w:szCs w:val="18"/>
                      <w:u w:val="single"/>
                    </w:rPr>
                  </w:rPrChange>
                </w:rPr>
                <w:t>Sales Rep ID</w:t>
              </w:r>
            </w:ins>
          </w:p>
        </w:tc>
        <w:tc>
          <w:tcPr>
            <w:tcW w:w="2430" w:type="dxa"/>
            <w:tcBorders>
              <w:top w:val="nil"/>
              <w:left w:val="nil"/>
              <w:bottom w:val="single" w:sz="4" w:space="0" w:color="auto"/>
              <w:right w:val="single" w:sz="4" w:space="0" w:color="auto"/>
            </w:tcBorders>
            <w:shd w:val="clear" w:color="auto" w:fill="auto"/>
            <w:vAlign w:val="center"/>
            <w:hideMark/>
            <w:tcPrChange w:id="6444"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45" w:author="gsadi" w:date="2013-11-18T22:08:00Z"/>
                <w:rFonts w:ascii="Arial" w:hAnsi="Arial" w:cs="Arial"/>
                <w:sz w:val="18"/>
                <w:szCs w:val="18"/>
                <w:rPrChange w:id="6446" w:author="gsadi" w:date="2013-11-18T22:09:00Z">
                  <w:rPr>
                    <w:ins w:id="6447" w:author="gsadi" w:date="2013-11-18T22:08:00Z"/>
                    <w:rFonts w:ascii="Arial" w:hAnsi="Arial" w:cs="Arial"/>
                    <w:color w:val="4F81BD"/>
                    <w:sz w:val="18"/>
                    <w:szCs w:val="18"/>
                  </w:rPr>
                </w:rPrChange>
              </w:rPr>
            </w:pPr>
            <w:ins w:id="6448" w:author="gsadi" w:date="2013-11-18T22:08:00Z">
              <w:r w:rsidRPr="002B0E74">
                <w:rPr>
                  <w:rFonts w:ascii="Arial" w:hAnsi="Arial" w:cs="Arial"/>
                  <w:sz w:val="18"/>
                  <w:szCs w:val="18"/>
                  <w:rPrChange w:id="6449" w:author="gsadi" w:date="2013-11-18T22:09:00Z">
                    <w:rPr>
                      <w:rFonts w:ascii="Arial" w:hAnsi="Arial" w:cs="Arial"/>
                      <w:b/>
                      <w:bCs/>
                      <w:i/>
                      <w:iCs/>
                      <w:color w:val="4F81BD"/>
                      <w:sz w:val="18"/>
                      <w:szCs w:val="18"/>
                      <w:u w:val="single"/>
                    </w:rPr>
                  </w:rPrChange>
                </w:rPr>
                <w:t>Char(10)</w:t>
              </w:r>
            </w:ins>
          </w:p>
        </w:tc>
        <w:tc>
          <w:tcPr>
            <w:tcW w:w="2522" w:type="dxa"/>
            <w:tcBorders>
              <w:top w:val="nil"/>
              <w:left w:val="nil"/>
              <w:bottom w:val="single" w:sz="4" w:space="0" w:color="auto"/>
              <w:right w:val="single" w:sz="4" w:space="0" w:color="auto"/>
            </w:tcBorders>
            <w:shd w:val="clear" w:color="auto" w:fill="auto"/>
            <w:noWrap/>
            <w:vAlign w:val="bottom"/>
            <w:hideMark/>
            <w:tcPrChange w:id="6450"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451" w:author="gsadi" w:date="2013-11-18T22:08:00Z"/>
                <w:rFonts w:ascii="Arial" w:hAnsi="Arial" w:cs="Arial"/>
                <w:color w:val="000000"/>
                <w:sz w:val="18"/>
                <w:szCs w:val="18"/>
              </w:rPr>
            </w:pPr>
            <w:ins w:id="6452" w:author="gsadi" w:date="2013-11-18T22:08:00Z">
              <w:r w:rsidRPr="005361CF">
                <w:rPr>
                  <w:rFonts w:ascii="Arial" w:hAnsi="Arial" w:cs="Arial"/>
                  <w:color w:val="000000"/>
                  <w:sz w:val="18"/>
                  <w:szCs w:val="18"/>
                </w:rPr>
                <w:t> </w:t>
              </w:r>
            </w:ins>
          </w:p>
        </w:tc>
      </w:tr>
      <w:tr w:rsidR="008E2743" w:rsidRPr="0064388F" w:rsidTr="008E2743">
        <w:tblPrEx>
          <w:tblPrExChange w:id="6453" w:author="gsadi" w:date="2013-11-18T22:08:00Z">
            <w:tblPrEx>
              <w:tblW w:w="7040" w:type="dxa"/>
              <w:tblInd w:w="1440" w:type="dxa"/>
            </w:tblPrEx>
          </w:tblPrExChange>
        </w:tblPrEx>
        <w:trPr>
          <w:trHeight w:val="300"/>
          <w:ins w:id="6454" w:author="gsadi" w:date="2013-11-18T22:08:00Z"/>
          <w:trPrChange w:id="6455"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456"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57" w:author="gsadi" w:date="2013-11-18T22:08:00Z"/>
                <w:rFonts w:ascii="Arial" w:hAnsi="Arial" w:cs="Arial"/>
                <w:sz w:val="18"/>
                <w:szCs w:val="18"/>
                <w:rPrChange w:id="6458" w:author="gsadi" w:date="2013-11-18T22:09:00Z">
                  <w:rPr>
                    <w:ins w:id="6459" w:author="gsadi" w:date="2013-11-18T22:08:00Z"/>
                    <w:rFonts w:ascii="Arial" w:hAnsi="Arial" w:cs="Arial"/>
                    <w:color w:val="4F81BD"/>
                    <w:sz w:val="18"/>
                    <w:szCs w:val="18"/>
                  </w:rPr>
                </w:rPrChange>
              </w:rPr>
            </w:pPr>
            <w:ins w:id="6460" w:author="gsadi" w:date="2013-11-18T22:08:00Z">
              <w:r w:rsidRPr="002B0E74">
                <w:rPr>
                  <w:rFonts w:ascii="Arial" w:hAnsi="Arial" w:cs="Arial"/>
                  <w:sz w:val="18"/>
                  <w:szCs w:val="18"/>
                  <w:rPrChange w:id="6461" w:author="gsadi" w:date="2013-11-18T22:09:00Z">
                    <w:rPr>
                      <w:rFonts w:ascii="Arial" w:hAnsi="Arial" w:cs="Arial"/>
                      <w:b/>
                      <w:bCs/>
                      <w:i/>
                      <w:iCs/>
                      <w:color w:val="4F81BD"/>
                      <w:sz w:val="18"/>
                      <w:szCs w:val="18"/>
                      <w:u w:val="single"/>
                    </w:rPr>
                  </w:rPrChange>
                </w:rPr>
                <w:t>Sales Rep Name</w:t>
              </w:r>
            </w:ins>
          </w:p>
        </w:tc>
        <w:tc>
          <w:tcPr>
            <w:tcW w:w="2430" w:type="dxa"/>
            <w:tcBorders>
              <w:top w:val="nil"/>
              <w:left w:val="nil"/>
              <w:bottom w:val="single" w:sz="4" w:space="0" w:color="auto"/>
              <w:right w:val="single" w:sz="4" w:space="0" w:color="auto"/>
            </w:tcBorders>
            <w:shd w:val="clear" w:color="auto" w:fill="auto"/>
            <w:vAlign w:val="center"/>
            <w:hideMark/>
            <w:tcPrChange w:id="6462"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63" w:author="gsadi" w:date="2013-11-18T22:08:00Z"/>
                <w:rFonts w:ascii="Arial" w:hAnsi="Arial" w:cs="Arial"/>
                <w:sz w:val="18"/>
                <w:szCs w:val="18"/>
                <w:rPrChange w:id="6464" w:author="gsadi" w:date="2013-11-18T22:09:00Z">
                  <w:rPr>
                    <w:ins w:id="6465" w:author="gsadi" w:date="2013-11-18T22:08:00Z"/>
                    <w:rFonts w:ascii="Arial" w:hAnsi="Arial" w:cs="Arial"/>
                    <w:color w:val="4F81BD"/>
                    <w:sz w:val="18"/>
                    <w:szCs w:val="18"/>
                  </w:rPr>
                </w:rPrChange>
              </w:rPr>
            </w:pPr>
            <w:ins w:id="6466" w:author="gsadi" w:date="2013-11-18T22:08:00Z">
              <w:r w:rsidRPr="002B0E74">
                <w:rPr>
                  <w:rFonts w:ascii="Arial" w:hAnsi="Arial" w:cs="Arial"/>
                  <w:sz w:val="18"/>
                  <w:szCs w:val="18"/>
                  <w:rPrChange w:id="6467" w:author="gsadi" w:date="2013-11-18T22:09:00Z">
                    <w:rPr>
                      <w:rFonts w:ascii="Arial" w:hAnsi="Arial" w:cs="Arial"/>
                      <w:b/>
                      <w:bCs/>
                      <w:i/>
                      <w:iCs/>
                      <w:color w:val="4F81BD"/>
                      <w:sz w:val="18"/>
                      <w:szCs w:val="18"/>
                      <w:u w:val="single"/>
                    </w:rPr>
                  </w:rPrChange>
                </w:rPr>
                <w:t>Char(40)</w:t>
              </w:r>
            </w:ins>
          </w:p>
        </w:tc>
        <w:tc>
          <w:tcPr>
            <w:tcW w:w="2522" w:type="dxa"/>
            <w:tcBorders>
              <w:top w:val="nil"/>
              <w:left w:val="nil"/>
              <w:bottom w:val="single" w:sz="4" w:space="0" w:color="auto"/>
              <w:right w:val="single" w:sz="4" w:space="0" w:color="auto"/>
            </w:tcBorders>
            <w:shd w:val="clear" w:color="auto" w:fill="auto"/>
            <w:noWrap/>
            <w:vAlign w:val="bottom"/>
            <w:hideMark/>
            <w:tcPrChange w:id="6468"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469" w:author="gsadi" w:date="2013-11-18T22:08:00Z"/>
                <w:rFonts w:ascii="Arial" w:hAnsi="Arial" w:cs="Arial"/>
                <w:color w:val="000000"/>
                <w:sz w:val="18"/>
                <w:szCs w:val="18"/>
              </w:rPr>
            </w:pPr>
            <w:ins w:id="6470" w:author="gsadi" w:date="2013-11-18T22:08:00Z">
              <w:r w:rsidRPr="005361CF">
                <w:rPr>
                  <w:rFonts w:ascii="Arial" w:hAnsi="Arial" w:cs="Arial"/>
                  <w:color w:val="000000"/>
                  <w:sz w:val="18"/>
                  <w:szCs w:val="18"/>
                </w:rPr>
                <w:t> </w:t>
              </w:r>
            </w:ins>
          </w:p>
        </w:tc>
      </w:tr>
      <w:tr w:rsidR="008E2743" w:rsidRPr="0064388F" w:rsidTr="008E2743">
        <w:tblPrEx>
          <w:tblPrExChange w:id="6471" w:author="gsadi" w:date="2013-11-18T22:08:00Z">
            <w:tblPrEx>
              <w:tblW w:w="7040" w:type="dxa"/>
              <w:tblInd w:w="1440" w:type="dxa"/>
            </w:tblPrEx>
          </w:tblPrExChange>
        </w:tblPrEx>
        <w:trPr>
          <w:trHeight w:val="300"/>
          <w:ins w:id="6472" w:author="gsadi" w:date="2013-11-18T22:08:00Z"/>
          <w:trPrChange w:id="6473"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474"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75" w:author="gsadi" w:date="2013-11-18T22:08:00Z"/>
                <w:rFonts w:ascii="Arial" w:hAnsi="Arial" w:cs="Arial"/>
                <w:sz w:val="18"/>
                <w:szCs w:val="18"/>
                <w:rPrChange w:id="6476" w:author="gsadi" w:date="2013-11-18T22:09:00Z">
                  <w:rPr>
                    <w:ins w:id="6477" w:author="gsadi" w:date="2013-11-18T22:08:00Z"/>
                    <w:rFonts w:ascii="Arial" w:hAnsi="Arial" w:cs="Arial"/>
                    <w:color w:val="4F81BD"/>
                    <w:sz w:val="18"/>
                    <w:szCs w:val="18"/>
                  </w:rPr>
                </w:rPrChange>
              </w:rPr>
            </w:pPr>
            <w:ins w:id="6478" w:author="gsadi" w:date="2013-11-18T22:08:00Z">
              <w:r w:rsidRPr="002B0E74">
                <w:rPr>
                  <w:rFonts w:ascii="Arial" w:hAnsi="Arial" w:cs="Arial"/>
                  <w:sz w:val="18"/>
                  <w:szCs w:val="18"/>
                  <w:rPrChange w:id="6479" w:author="gsadi" w:date="2013-11-18T22:09:00Z">
                    <w:rPr>
                      <w:rFonts w:ascii="Arial" w:hAnsi="Arial" w:cs="Arial"/>
                      <w:b/>
                      <w:bCs/>
                      <w:i/>
                      <w:iCs/>
                      <w:color w:val="4F81BD"/>
                      <w:sz w:val="18"/>
                      <w:szCs w:val="18"/>
                      <w:u w:val="single"/>
                    </w:rPr>
                  </w:rPrChange>
                </w:rPr>
                <w:t>Cust Rep Id</w:t>
              </w:r>
            </w:ins>
          </w:p>
        </w:tc>
        <w:tc>
          <w:tcPr>
            <w:tcW w:w="2430" w:type="dxa"/>
            <w:tcBorders>
              <w:top w:val="nil"/>
              <w:left w:val="nil"/>
              <w:bottom w:val="single" w:sz="4" w:space="0" w:color="auto"/>
              <w:right w:val="single" w:sz="4" w:space="0" w:color="auto"/>
            </w:tcBorders>
            <w:shd w:val="clear" w:color="auto" w:fill="auto"/>
            <w:vAlign w:val="center"/>
            <w:hideMark/>
            <w:tcPrChange w:id="6480"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81" w:author="gsadi" w:date="2013-11-18T22:08:00Z"/>
                <w:rFonts w:ascii="Arial" w:hAnsi="Arial" w:cs="Arial"/>
                <w:sz w:val="18"/>
                <w:szCs w:val="18"/>
                <w:rPrChange w:id="6482" w:author="gsadi" w:date="2013-11-18T22:09:00Z">
                  <w:rPr>
                    <w:ins w:id="6483" w:author="gsadi" w:date="2013-11-18T22:08:00Z"/>
                    <w:rFonts w:ascii="Arial" w:hAnsi="Arial" w:cs="Arial"/>
                    <w:color w:val="4F81BD"/>
                    <w:sz w:val="18"/>
                    <w:szCs w:val="18"/>
                  </w:rPr>
                </w:rPrChange>
              </w:rPr>
            </w:pPr>
            <w:ins w:id="6484" w:author="gsadi" w:date="2013-11-18T22:08:00Z">
              <w:r w:rsidRPr="002B0E74">
                <w:rPr>
                  <w:rFonts w:ascii="Arial" w:hAnsi="Arial" w:cs="Arial"/>
                  <w:sz w:val="18"/>
                  <w:szCs w:val="18"/>
                  <w:rPrChange w:id="6485" w:author="gsadi" w:date="2013-11-18T22:09:00Z">
                    <w:rPr>
                      <w:rFonts w:ascii="Arial" w:hAnsi="Arial" w:cs="Arial"/>
                      <w:b/>
                      <w:bCs/>
                      <w:i/>
                      <w:iCs/>
                      <w:color w:val="4F81BD"/>
                      <w:sz w:val="18"/>
                      <w:szCs w:val="18"/>
                      <w:u w:val="single"/>
                    </w:rPr>
                  </w:rPrChange>
                </w:rPr>
                <w:t>Char(10)</w:t>
              </w:r>
            </w:ins>
          </w:p>
        </w:tc>
        <w:tc>
          <w:tcPr>
            <w:tcW w:w="2522" w:type="dxa"/>
            <w:tcBorders>
              <w:top w:val="nil"/>
              <w:left w:val="nil"/>
              <w:bottom w:val="single" w:sz="4" w:space="0" w:color="auto"/>
              <w:right w:val="single" w:sz="4" w:space="0" w:color="auto"/>
            </w:tcBorders>
            <w:shd w:val="clear" w:color="auto" w:fill="auto"/>
            <w:noWrap/>
            <w:vAlign w:val="bottom"/>
            <w:hideMark/>
            <w:tcPrChange w:id="6486"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487" w:author="gsadi" w:date="2013-11-18T22:08:00Z"/>
                <w:rFonts w:ascii="Arial" w:hAnsi="Arial" w:cs="Arial"/>
                <w:color w:val="000000"/>
                <w:sz w:val="18"/>
                <w:szCs w:val="18"/>
              </w:rPr>
            </w:pPr>
            <w:ins w:id="6488" w:author="gsadi" w:date="2013-11-18T22:08:00Z">
              <w:r w:rsidRPr="005361CF">
                <w:rPr>
                  <w:rFonts w:ascii="Arial" w:hAnsi="Arial" w:cs="Arial"/>
                  <w:color w:val="000000"/>
                  <w:sz w:val="18"/>
                  <w:szCs w:val="18"/>
                </w:rPr>
                <w:t> </w:t>
              </w:r>
            </w:ins>
          </w:p>
        </w:tc>
      </w:tr>
      <w:tr w:rsidR="008E2743" w:rsidRPr="0064388F" w:rsidTr="008E2743">
        <w:tblPrEx>
          <w:tblPrExChange w:id="6489" w:author="gsadi" w:date="2013-11-18T22:08:00Z">
            <w:tblPrEx>
              <w:tblW w:w="7040" w:type="dxa"/>
              <w:tblInd w:w="1440" w:type="dxa"/>
            </w:tblPrEx>
          </w:tblPrExChange>
        </w:tblPrEx>
        <w:trPr>
          <w:trHeight w:val="300"/>
          <w:ins w:id="6490" w:author="gsadi" w:date="2013-11-18T22:08:00Z"/>
          <w:trPrChange w:id="6491"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492"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93" w:author="gsadi" w:date="2013-11-18T22:08:00Z"/>
                <w:rFonts w:ascii="Arial" w:hAnsi="Arial" w:cs="Arial"/>
                <w:sz w:val="18"/>
                <w:szCs w:val="18"/>
                <w:rPrChange w:id="6494" w:author="gsadi" w:date="2013-11-18T22:09:00Z">
                  <w:rPr>
                    <w:ins w:id="6495" w:author="gsadi" w:date="2013-11-18T22:08:00Z"/>
                    <w:rFonts w:ascii="Arial" w:hAnsi="Arial" w:cs="Arial"/>
                    <w:color w:val="4F81BD"/>
                    <w:sz w:val="18"/>
                    <w:szCs w:val="18"/>
                  </w:rPr>
                </w:rPrChange>
              </w:rPr>
            </w:pPr>
            <w:ins w:id="6496" w:author="gsadi" w:date="2013-11-18T22:08:00Z">
              <w:r w:rsidRPr="002B0E74">
                <w:rPr>
                  <w:rFonts w:ascii="Arial" w:hAnsi="Arial" w:cs="Arial"/>
                  <w:sz w:val="18"/>
                  <w:szCs w:val="18"/>
                  <w:rPrChange w:id="6497" w:author="gsadi" w:date="2013-11-18T22:09:00Z">
                    <w:rPr>
                      <w:rFonts w:ascii="Arial" w:hAnsi="Arial" w:cs="Arial"/>
                      <w:b/>
                      <w:bCs/>
                      <w:i/>
                      <w:iCs/>
                      <w:color w:val="4F81BD"/>
                      <w:sz w:val="18"/>
                      <w:szCs w:val="18"/>
                      <w:u w:val="single"/>
                    </w:rPr>
                  </w:rPrChange>
                </w:rPr>
                <w:t>Cust Rep Name</w:t>
              </w:r>
            </w:ins>
          </w:p>
        </w:tc>
        <w:tc>
          <w:tcPr>
            <w:tcW w:w="2430" w:type="dxa"/>
            <w:tcBorders>
              <w:top w:val="nil"/>
              <w:left w:val="nil"/>
              <w:bottom w:val="single" w:sz="4" w:space="0" w:color="auto"/>
              <w:right w:val="single" w:sz="4" w:space="0" w:color="auto"/>
            </w:tcBorders>
            <w:shd w:val="clear" w:color="auto" w:fill="auto"/>
            <w:vAlign w:val="center"/>
            <w:hideMark/>
            <w:tcPrChange w:id="6498"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499" w:author="gsadi" w:date="2013-11-18T22:08:00Z"/>
                <w:rFonts w:ascii="Arial" w:hAnsi="Arial" w:cs="Arial"/>
                <w:sz w:val="18"/>
                <w:szCs w:val="18"/>
                <w:rPrChange w:id="6500" w:author="gsadi" w:date="2013-11-18T22:09:00Z">
                  <w:rPr>
                    <w:ins w:id="6501" w:author="gsadi" w:date="2013-11-18T22:08:00Z"/>
                    <w:rFonts w:ascii="Arial" w:hAnsi="Arial" w:cs="Arial"/>
                    <w:color w:val="4F81BD"/>
                    <w:sz w:val="18"/>
                    <w:szCs w:val="18"/>
                  </w:rPr>
                </w:rPrChange>
              </w:rPr>
            </w:pPr>
            <w:ins w:id="6502" w:author="gsadi" w:date="2013-11-18T22:08:00Z">
              <w:r w:rsidRPr="002B0E74">
                <w:rPr>
                  <w:rFonts w:ascii="Arial" w:hAnsi="Arial" w:cs="Arial"/>
                  <w:sz w:val="18"/>
                  <w:szCs w:val="18"/>
                  <w:rPrChange w:id="6503" w:author="gsadi" w:date="2013-11-18T22:09:00Z">
                    <w:rPr>
                      <w:rFonts w:ascii="Arial" w:hAnsi="Arial" w:cs="Arial"/>
                      <w:b/>
                      <w:bCs/>
                      <w:i/>
                      <w:iCs/>
                      <w:color w:val="4F81BD"/>
                      <w:sz w:val="18"/>
                      <w:szCs w:val="18"/>
                      <w:u w:val="single"/>
                    </w:rPr>
                  </w:rPrChange>
                </w:rPr>
                <w:t>Char(40)</w:t>
              </w:r>
            </w:ins>
          </w:p>
        </w:tc>
        <w:tc>
          <w:tcPr>
            <w:tcW w:w="2522" w:type="dxa"/>
            <w:tcBorders>
              <w:top w:val="nil"/>
              <w:left w:val="nil"/>
              <w:bottom w:val="single" w:sz="4" w:space="0" w:color="auto"/>
              <w:right w:val="single" w:sz="4" w:space="0" w:color="auto"/>
            </w:tcBorders>
            <w:shd w:val="clear" w:color="auto" w:fill="auto"/>
            <w:noWrap/>
            <w:vAlign w:val="bottom"/>
            <w:hideMark/>
            <w:tcPrChange w:id="6504"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505" w:author="gsadi" w:date="2013-11-18T22:08:00Z"/>
                <w:rFonts w:ascii="Arial" w:hAnsi="Arial" w:cs="Arial"/>
                <w:color w:val="000000"/>
                <w:sz w:val="18"/>
                <w:szCs w:val="18"/>
              </w:rPr>
            </w:pPr>
            <w:ins w:id="6506" w:author="gsadi" w:date="2013-11-18T22:08:00Z">
              <w:r w:rsidRPr="005361CF">
                <w:rPr>
                  <w:rFonts w:ascii="Arial" w:hAnsi="Arial" w:cs="Arial"/>
                  <w:color w:val="000000"/>
                  <w:sz w:val="18"/>
                  <w:szCs w:val="18"/>
                </w:rPr>
                <w:t> </w:t>
              </w:r>
            </w:ins>
          </w:p>
        </w:tc>
      </w:tr>
      <w:tr w:rsidR="008E2743" w:rsidRPr="0064388F" w:rsidTr="008E2743">
        <w:tblPrEx>
          <w:tblPrExChange w:id="6507" w:author="gsadi" w:date="2013-11-18T22:08:00Z">
            <w:tblPrEx>
              <w:tblW w:w="7040" w:type="dxa"/>
              <w:tblInd w:w="1440" w:type="dxa"/>
            </w:tblPrEx>
          </w:tblPrExChange>
        </w:tblPrEx>
        <w:trPr>
          <w:trHeight w:val="300"/>
          <w:ins w:id="6508" w:author="gsadi" w:date="2013-11-18T22:08:00Z"/>
          <w:trPrChange w:id="6509"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00FF00"/>
            <w:vAlign w:val="center"/>
            <w:hideMark/>
            <w:tcPrChange w:id="6510" w:author="gsadi" w:date="2013-11-18T22:08:00Z">
              <w:tcPr>
                <w:tcW w:w="3000" w:type="dxa"/>
                <w:gridSpan w:val="2"/>
                <w:tcBorders>
                  <w:top w:val="nil"/>
                  <w:left w:val="single" w:sz="4" w:space="0" w:color="auto"/>
                  <w:bottom w:val="single" w:sz="4" w:space="0" w:color="auto"/>
                  <w:right w:val="single" w:sz="4" w:space="0" w:color="auto"/>
                </w:tcBorders>
                <w:shd w:val="clear" w:color="auto" w:fill="00FF00"/>
                <w:vAlign w:val="center"/>
                <w:hideMark/>
              </w:tcPr>
            </w:tcPrChange>
          </w:tcPr>
          <w:p w:rsidR="008E2743" w:rsidRPr="00917BAD" w:rsidRDefault="008E2743" w:rsidP="00F72EA9">
            <w:pPr>
              <w:jc w:val="center"/>
              <w:rPr>
                <w:ins w:id="6511" w:author="gsadi" w:date="2013-11-18T22:08:00Z"/>
                <w:rFonts w:ascii="Arial" w:hAnsi="Arial" w:cs="Arial"/>
                <w:b/>
                <w:color w:val="000000"/>
                <w:sz w:val="18"/>
                <w:szCs w:val="18"/>
              </w:rPr>
            </w:pPr>
            <w:ins w:id="6512" w:author="gsadi" w:date="2013-11-18T22:08:00Z">
              <w:r w:rsidRPr="00917BAD">
                <w:rPr>
                  <w:rFonts w:ascii="Arial" w:hAnsi="Arial" w:cs="Arial"/>
                  <w:b/>
                  <w:color w:val="000000"/>
                  <w:sz w:val="18"/>
                  <w:szCs w:val="18"/>
                </w:rPr>
                <w:t>Requirement Category</w:t>
              </w:r>
            </w:ins>
          </w:p>
        </w:tc>
        <w:tc>
          <w:tcPr>
            <w:tcW w:w="2430" w:type="dxa"/>
            <w:tcBorders>
              <w:top w:val="nil"/>
              <w:left w:val="nil"/>
              <w:bottom w:val="single" w:sz="4" w:space="0" w:color="auto"/>
              <w:right w:val="single" w:sz="4" w:space="0" w:color="auto"/>
            </w:tcBorders>
            <w:shd w:val="clear" w:color="auto" w:fill="00FF00"/>
            <w:vAlign w:val="center"/>
            <w:hideMark/>
            <w:tcPrChange w:id="6513" w:author="gsadi" w:date="2013-11-18T22:08:00Z">
              <w:tcPr>
                <w:tcW w:w="1240" w:type="dxa"/>
                <w:tcBorders>
                  <w:top w:val="nil"/>
                  <w:left w:val="nil"/>
                  <w:bottom w:val="single" w:sz="4" w:space="0" w:color="auto"/>
                  <w:right w:val="single" w:sz="4" w:space="0" w:color="auto"/>
                </w:tcBorders>
                <w:shd w:val="clear" w:color="auto" w:fill="00FF00"/>
                <w:vAlign w:val="center"/>
                <w:hideMark/>
              </w:tcPr>
            </w:tcPrChange>
          </w:tcPr>
          <w:p w:rsidR="008E2743" w:rsidRPr="00917BAD" w:rsidRDefault="008E2743" w:rsidP="00F72EA9">
            <w:pPr>
              <w:jc w:val="center"/>
              <w:rPr>
                <w:ins w:id="6514" w:author="gsadi" w:date="2013-11-18T22:08:00Z"/>
                <w:rFonts w:ascii="Arial" w:hAnsi="Arial" w:cs="Arial"/>
                <w:b/>
                <w:color w:val="000000"/>
                <w:sz w:val="18"/>
                <w:szCs w:val="18"/>
              </w:rPr>
            </w:pPr>
            <w:ins w:id="6515" w:author="gsadi" w:date="2013-11-18T22:08:00Z">
              <w:r w:rsidRPr="00917BAD">
                <w:rPr>
                  <w:rFonts w:ascii="Arial" w:hAnsi="Arial" w:cs="Arial"/>
                  <w:b/>
                  <w:color w:val="000000"/>
                  <w:sz w:val="18"/>
                  <w:szCs w:val="18"/>
                </w:rPr>
                <w:t>Char(16)</w:t>
              </w:r>
            </w:ins>
          </w:p>
        </w:tc>
        <w:tc>
          <w:tcPr>
            <w:tcW w:w="2522" w:type="dxa"/>
            <w:tcBorders>
              <w:top w:val="nil"/>
              <w:left w:val="nil"/>
              <w:bottom w:val="single" w:sz="4" w:space="0" w:color="auto"/>
              <w:right w:val="single" w:sz="4" w:space="0" w:color="auto"/>
            </w:tcBorders>
            <w:shd w:val="clear" w:color="auto" w:fill="auto"/>
            <w:noWrap/>
            <w:vAlign w:val="bottom"/>
            <w:hideMark/>
            <w:tcPrChange w:id="6516"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517" w:author="gsadi" w:date="2013-11-18T22:08:00Z"/>
                <w:rFonts w:ascii="Arial" w:hAnsi="Arial" w:cs="Arial"/>
                <w:color w:val="000000"/>
                <w:sz w:val="18"/>
                <w:szCs w:val="18"/>
              </w:rPr>
            </w:pPr>
            <w:ins w:id="6518" w:author="gsadi" w:date="2013-11-18T22:08:00Z">
              <w:r w:rsidRPr="005361CF">
                <w:rPr>
                  <w:rFonts w:ascii="Arial" w:hAnsi="Arial" w:cs="Arial"/>
                  <w:color w:val="000000"/>
                  <w:sz w:val="18"/>
                  <w:szCs w:val="18"/>
                </w:rPr>
                <w:t> </w:t>
              </w:r>
            </w:ins>
          </w:p>
        </w:tc>
      </w:tr>
      <w:tr w:rsidR="008E2743" w:rsidRPr="0064388F" w:rsidTr="008E2743">
        <w:tblPrEx>
          <w:tblPrExChange w:id="6519" w:author="gsadi" w:date="2013-11-18T22:08:00Z">
            <w:tblPrEx>
              <w:tblW w:w="7040" w:type="dxa"/>
              <w:tblInd w:w="1440" w:type="dxa"/>
            </w:tblPrEx>
          </w:tblPrExChange>
        </w:tblPrEx>
        <w:trPr>
          <w:trHeight w:val="300"/>
          <w:ins w:id="6520" w:author="gsadi" w:date="2013-11-18T22:08:00Z"/>
          <w:trPrChange w:id="6521"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auto" w:fill="auto"/>
            <w:vAlign w:val="center"/>
            <w:hideMark/>
            <w:tcPrChange w:id="6522" w:author="gsadi" w:date="2013-11-18T22:08:00Z">
              <w:tcPr>
                <w:tcW w:w="3000"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523" w:author="gsadi" w:date="2013-11-18T22:08:00Z"/>
                <w:rFonts w:ascii="Arial" w:hAnsi="Arial" w:cs="Arial"/>
                <w:sz w:val="18"/>
                <w:szCs w:val="18"/>
                <w:rPrChange w:id="6524" w:author="gsadi" w:date="2013-11-18T22:09:00Z">
                  <w:rPr>
                    <w:ins w:id="6525" w:author="gsadi" w:date="2013-11-18T22:08:00Z"/>
                    <w:rFonts w:ascii="Arial" w:hAnsi="Arial" w:cs="Arial"/>
                    <w:color w:val="4F81BD"/>
                    <w:sz w:val="18"/>
                    <w:szCs w:val="18"/>
                  </w:rPr>
                </w:rPrChange>
              </w:rPr>
            </w:pPr>
            <w:ins w:id="6526" w:author="gsadi" w:date="2013-11-18T22:08:00Z">
              <w:r w:rsidRPr="002B0E74">
                <w:rPr>
                  <w:rFonts w:ascii="Arial" w:hAnsi="Arial" w:cs="Arial"/>
                  <w:sz w:val="18"/>
                  <w:szCs w:val="18"/>
                  <w:rPrChange w:id="6527" w:author="gsadi" w:date="2013-11-18T22:09:00Z">
                    <w:rPr>
                      <w:rFonts w:ascii="Arial" w:hAnsi="Arial" w:cs="Arial"/>
                      <w:b/>
                      <w:bCs/>
                      <w:i/>
                      <w:iCs/>
                      <w:color w:val="4F81BD"/>
                      <w:sz w:val="18"/>
                      <w:szCs w:val="18"/>
                      <w:u w:val="single"/>
                    </w:rPr>
                  </w:rPrChange>
                </w:rPr>
                <w:t>Stock Category</w:t>
              </w:r>
            </w:ins>
          </w:p>
        </w:tc>
        <w:tc>
          <w:tcPr>
            <w:tcW w:w="2430" w:type="dxa"/>
            <w:tcBorders>
              <w:top w:val="nil"/>
              <w:left w:val="nil"/>
              <w:bottom w:val="single" w:sz="4" w:space="0" w:color="auto"/>
              <w:right w:val="single" w:sz="4" w:space="0" w:color="auto"/>
            </w:tcBorders>
            <w:shd w:val="clear" w:color="auto" w:fill="auto"/>
            <w:vAlign w:val="center"/>
            <w:hideMark/>
            <w:tcPrChange w:id="6528" w:author="gsadi" w:date="2013-11-18T22:08:00Z">
              <w:tcPr>
                <w:tcW w:w="1240" w:type="dxa"/>
                <w:tcBorders>
                  <w:top w:val="nil"/>
                  <w:left w:val="nil"/>
                  <w:bottom w:val="single" w:sz="4" w:space="0" w:color="auto"/>
                  <w:right w:val="single" w:sz="4" w:space="0" w:color="auto"/>
                </w:tcBorders>
                <w:shd w:val="clear" w:color="auto" w:fill="auto"/>
                <w:vAlign w:val="center"/>
                <w:hideMark/>
              </w:tcPr>
            </w:tcPrChange>
          </w:tcPr>
          <w:p w:rsidR="008E2743" w:rsidRPr="008E2743" w:rsidRDefault="002B0E74" w:rsidP="00F72EA9">
            <w:pPr>
              <w:jc w:val="center"/>
              <w:rPr>
                <w:ins w:id="6529" w:author="gsadi" w:date="2013-11-18T22:08:00Z"/>
                <w:rFonts w:ascii="Arial" w:hAnsi="Arial" w:cs="Arial"/>
                <w:sz w:val="18"/>
                <w:szCs w:val="18"/>
                <w:rPrChange w:id="6530" w:author="gsadi" w:date="2013-11-18T22:09:00Z">
                  <w:rPr>
                    <w:ins w:id="6531" w:author="gsadi" w:date="2013-11-18T22:08:00Z"/>
                    <w:rFonts w:ascii="Arial" w:hAnsi="Arial" w:cs="Arial"/>
                    <w:color w:val="4F81BD"/>
                    <w:sz w:val="18"/>
                    <w:szCs w:val="18"/>
                  </w:rPr>
                </w:rPrChange>
              </w:rPr>
            </w:pPr>
            <w:ins w:id="6532" w:author="gsadi" w:date="2013-11-18T22:08:00Z">
              <w:r w:rsidRPr="002B0E74">
                <w:rPr>
                  <w:rFonts w:ascii="Arial" w:hAnsi="Arial" w:cs="Arial"/>
                  <w:sz w:val="18"/>
                  <w:szCs w:val="18"/>
                  <w:rPrChange w:id="6533" w:author="gsadi" w:date="2013-11-18T22:09:00Z">
                    <w:rPr>
                      <w:rFonts w:ascii="Arial" w:hAnsi="Arial" w:cs="Arial"/>
                      <w:b/>
                      <w:bCs/>
                      <w:i/>
                      <w:iCs/>
                      <w:color w:val="4F81BD"/>
                      <w:sz w:val="18"/>
                      <w:szCs w:val="18"/>
                      <w:u w:val="single"/>
                    </w:rPr>
                  </w:rPrChange>
                </w:rPr>
                <w:t>Char(16)</w:t>
              </w:r>
            </w:ins>
          </w:p>
        </w:tc>
        <w:tc>
          <w:tcPr>
            <w:tcW w:w="2522" w:type="dxa"/>
            <w:tcBorders>
              <w:top w:val="nil"/>
              <w:left w:val="nil"/>
              <w:bottom w:val="single" w:sz="4" w:space="0" w:color="auto"/>
              <w:right w:val="single" w:sz="4" w:space="0" w:color="auto"/>
            </w:tcBorders>
            <w:shd w:val="clear" w:color="auto" w:fill="auto"/>
            <w:noWrap/>
            <w:vAlign w:val="bottom"/>
            <w:hideMark/>
            <w:tcPrChange w:id="6534"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535" w:author="gsadi" w:date="2013-11-18T22:08:00Z"/>
                <w:rFonts w:ascii="Arial" w:hAnsi="Arial" w:cs="Arial"/>
                <w:color w:val="000000"/>
                <w:sz w:val="18"/>
                <w:szCs w:val="18"/>
              </w:rPr>
            </w:pPr>
            <w:ins w:id="6536" w:author="gsadi" w:date="2013-11-18T22:08:00Z">
              <w:r w:rsidRPr="005361CF">
                <w:rPr>
                  <w:rFonts w:ascii="Arial" w:hAnsi="Arial" w:cs="Arial"/>
                  <w:color w:val="000000"/>
                  <w:sz w:val="18"/>
                  <w:szCs w:val="18"/>
                </w:rPr>
                <w:t> </w:t>
              </w:r>
            </w:ins>
          </w:p>
        </w:tc>
      </w:tr>
      <w:tr w:rsidR="008E2743" w:rsidRPr="0064388F" w:rsidTr="008E2743">
        <w:tblPrEx>
          <w:tblPrExChange w:id="6537" w:author="gsadi" w:date="2013-11-18T22:08:00Z">
            <w:tblPrEx>
              <w:tblW w:w="7040" w:type="dxa"/>
              <w:tblInd w:w="1440" w:type="dxa"/>
            </w:tblPrEx>
          </w:tblPrExChange>
        </w:tblPrEx>
        <w:trPr>
          <w:trHeight w:val="300"/>
          <w:ins w:id="6538" w:author="gsadi" w:date="2013-11-18T22:08:00Z"/>
          <w:trPrChange w:id="6539" w:author="gsadi" w:date="2013-11-18T22:08:00Z">
            <w:trPr>
              <w:gridBefore w:val="1"/>
              <w:trHeight w:val="300"/>
            </w:trPr>
          </w:trPrChange>
        </w:trPr>
        <w:tc>
          <w:tcPr>
            <w:tcW w:w="2340" w:type="dxa"/>
            <w:tcBorders>
              <w:top w:val="nil"/>
              <w:left w:val="single" w:sz="4" w:space="0" w:color="auto"/>
              <w:bottom w:val="single" w:sz="4" w:space="0" w:color="auto"/>
              <w:right w:val="single" w:sz="4" w:space="0" w:color="auto"/>
            </w:tcBorders>
            <w:shd w:val="clear" w:color="000000" w:fill="00FF00"/>
            <w:vAlign w:val="center"/>
            <w:hideMark/>
            <w:tcPrChange w:id="6540" w:author="gsadi" w:date="2013-11-18T22:08:00Z">
              <w:tcPr>
                <w:tcW w:w="3000" w:type="dxa"/>
                <w:gridSpan w:val="2"/>
                <w:tcBorders>
                  <w:top w:val="nil"/>
                  <w:left w:val="single" w:sz="4" w:space="0" w:color="auto"/>
                  <w:bottom w:val="single" w:sz="4" w:space="0" w:color="auto"/>
                  <w:right w:val="single" w:sz="4" w:space="0" w:color="auto"/>
                </w:tcBorders>
                <w:shd w:val="clear" w:color="000000" w:fill="00FF00"/>
                <w:vAlign w:val="center"/>
                <w:hideMark/>
              </w:tcPr>
            </w:tcPrChange>
          </w:tcPr>
          <w:p w:rsidR="008E2743" w:rsidRPr="005361CF" w:rsidRDefault="008E2743" w:rsidP="00F72EA9">
            <w:pPr>
              <w:jc w:val="center"/>
              <w:rPr>
                <w:ins w:id="6541" w:author="gsadi" w:date="2013-11-18T22:08:00Z"/>
                <w:rFonts w:ascii="Arial" w:hAnsi="Arial" w:cs="Arial"/>
                <w:b/>
                <w:bCs/>
                <w:color w:val="000000"/>
                <w:sz w:val="18"/>
                <w:szCs w:val="18"/>
              </w:rPr>
            </w:pPr>
            <w:ins w:id="6542" w:author="gsadi" w:date="2013-11-18T22:08:00Z">
              <w:r w:rsidRPr="005361CF">
                <w:rPr>
                  <w:rFonts w:ascii="Arial" w:hAnsi="Arial" w:cs="Arial"/>
                  <w:b/>
                  <w:bCs/>
                  <w:color w:val="000000"/>
                  <w:sz w:val="18"/>
                  <w:szCs w:val="18"/>
                </w:rPr>
                <w:t>Filler</w:t>
              </w:r>
            </w:ins>
          </w:p>
        </w:tc>
        <w:tc>
          <w:tcPr>
            <w:tcW w:w="2430" w:type="dxa"/>
            <w:tcBorders>
              <w:top w:val="nil"/>
              <w:left w:val="nil"/>
              <w:bottom w:val="single" w:sz="4" w:space="0" w:color="auto"/>
              <w:right w:val="single" w:sz="4" w:space="0" w:color="auto"/>
            </w:tcBorders>
            <w:shd w:val="clear" w:color="000000" w:fill="00FF00"/>
            <w:vAlign w:val="center"/>
            <w:hideMark/>
            <w:tcPrChange w:id="6543" w:author="gsadi" w:date="2013-11-18T22:08:00Z">
              <w:tcPr>
                <w:tcW w:w="1240" w:type="dxa"/>
                <w:tcBorders>
                  <w:top w:val="nil"/>
                  <w:left w:val="nil"/>
                  <w:bottom w:val="single" w:sz="4" w:space="0" w:color="auto"/>
                  <w:right w:val="single" w:sz="4" w:space="0" w:color="auto"/>
                </w:tcBorders>
                <w:shd w:val="clear" w:color="000000" w:fill="00FF00"/>
                <w:vAlign w:val="center"/>
                <w:hideMark/>
              </w:tcPr>
            </w:tcPrChange>
          </w:tcPr>
          <w:p w:rsidR="008E2743" w:rsidRPr="005361CF" w:rsidRDefault="008E2743" w:rsidP="00F72EA9">
            <w:pPr>
              <w:jc w:val="center"/>
              <w:rPr>
                <w:ins w:id="6544" w:author="gsadi" w:date="2013-11-18T22:08:00Z"/>
                <w:rFonts w:ascii="Arial" w:hAnsi="Arial" w:cs="Arial"/>
                <w:b/>
                <w:bCs/>
                <w:color w:val="000000"/>
                <w:sz w:val="18"/>
                <w:szCs w:val="18"/>
              </w:rPr>
            </w:pPr>
            <w:ins w:id="6545" w:author="gsadi" w:date="2013-11-18T22:08:00Z">
              <w:r w:rsidRPr="005361CF">
                <w:rPr>
                  <w:rFonts w:ascii="Arial" w:hAnsi="Arial" w:cs="Arial"/>
                  <w:b/>
                  <w:bCs/>
                  <w:color w:val="000000"/>
                  <w:sz w:val="18"/>
                  <w:szCs w:val="18"/>
                </w:rPr>
                <w:t>Char(51)</w:t>
              </w:r>
            </w:ins>
          </w:p>
        </w:tc>
        <w:tc>
          <w:tcPr>
            <w:tcW w:w="2522" w:type="dxa"/>
            <w:tcBorders>
              <w:top w:val="nil"/>
              <w:left w:val="nil"/>
              <w:bottom w:val="single" w:sz="4" w:space="0" w:color="auto"/>
              <w:right w:val="single" w:sz="4" w:space="0" w:color="auto"/>
            </w:tcBorders>
            <w:shd w:val="clear" w:color="auto" w:fill="auto"/>
            <w:noWrap/>
            <w:vAlign w:val="bottom"/>
            <w:hideMark/>
            <w:tcPrChange w:id="6546" w:author="gsadi" w:date="2013-11-18T22:08:00Z">
              <w:tcPr>
                <w:tcW w:w="2800" w:type="dxa"/>
                <w:gridSpan w:val="2"/>
                <w:tcBorders>
                  <w:top w:val="nil"/>
                  <w:left w:val="nil"/>
                  <w:bottom w:val="single" w:sz="4" w:space="0" w:color="auto"/>
                  <w:right w:val="single" w:sz="4" w:space="0" w:color="auto"/>
                </w:tcBorders>
                <w:shd w:val="clear" w:color="auto" w:fill="auto"/>
                <w:noWrap/>
                <w:vAlign w:val="bottom"/>
                <w:hideMark/>
              </w:tcPr>
            </w:tcPrChange>
          </w:tcPr>
          <w:p w:rsidR="008E2743" w:rsidRPr="005361CF" w:rsidRDefault="008E2743" w:rsidP="00F72EA9">
            <w:pPr>
              <w:jc w:val="center"/>
              <w:rPr>
                <w:ins w:id="6547" w:author="gsadi" w:date="2013-11-18T22:08:00Z"/>
                <w:rFonts w:ascii="Arial" w:hAnsi="Arial" w:cs="Arial"/>
                <w:color w:val="000000"/>
                <w:sz w:val="18"/>
                <w:szCs w:val="18"/>
              </w:rPr>
            </w:pPr>
            <w:ins w:id="6548" w:author="gsadi" w:date="2013-11-18T22:08:00Z">
              <w:r w:rsidRPr="005361CF">
                <w:rPr>
                  <w:rFonts w:ascii="Arial" w:hAnsi="Arial" w:cs="Arial"/>
                  <w:color w:val="000000"/>
                  <w:sz w:val="18"/>
                  <w:szCs w:val="18"/>
                </w:rPr>
                <w:t> </w:t>
              </w:r>
            </w:ins>
          </w:p>
        </w:tc>
      </w:tr>
    </w:tbl>
    <w:p w:rsidR="00000000" w:rsidRDefault="003F6914">
      <w:pPr>
        <w:ind w:left="360"/>
        <w:rPr>
          <w:ins w:id="6549" w:author="gsadi" w:date="2013-11-18T22:09:00Z"/>
          <w:rFonts w:ascii="Arial" w:hAnsi="Arial" w:cs="Arial"/>
        </w:rPr>
        <w:pPrChange w:id="6550" w:author="gsadi" w:date="2013-11-18T21:51:00Z">
          <w:pPr>
            <w:pStyle w:val="Heading5"/>
            <w:tabs>
              <w:tab w:val="num" w:pos="864"/>
            </w:tabs>
            <w:ind w:hanging="594"/>
          </w:pPr>
        </w:pPrChange>
      </w:pPr>
    </w:p>
    <w:p w:rsidR="00000000" w:rsidRDefault="001168BB">
      <w:pPr>
        <w:tabs>
          <w:tab w:val="num" w:pos="90"/>
          <w:tab w:val="left" w:pos="1170"/>
        </w:tabs>
        <w:rPr>
          <w:del w:id="6551" w:author="gsadi" w:date="2013-11-18T16:23:00Z"/>
          <w:rFonts w:ascii="Arial" w:hAnsi="Arial" w:cs="Arial"/>
          <w:b/>
          <w:bCs/>
          <w:i/>
          <w:iCs/>
          <w:rPrChange w:id="6552" w:author="gsadi" w:date="2013-11-25T12:11:00Z">
            <w:rPr>
              <w:del w:id="6553" w:author="gsadi" w:date="2013-11-18T16:23:00Z"/>
              <w:b w:val="0"/>
              <w:bCs w:val="0"/>
              <w:i w:val="0"/>
              <w:iCs w:val="0"/>
              <w:sz w:val="24"/>
              <w:szCs w:val="24"/>
            </w:rPr>
          </w:rPrChange>
        </w:rPr>
        <w:pPrChange w:id="6554" w:author="gsadi" w:date="2013-11-25T16:15:00Z">
          <w:pPr>
            <w:pStyle w:val="Heading5"/>
            <w:tabs>
              <w:tab w:val="num" w:pos="864"/>
            </w:tabs>
            <w:ind w:hanging="594"/>
          </w:pPr>
        </w:pPrChange>
      </w:pPr>
      <w:bookmarkStart w:id="6555" w:name="_Toc372578191"/>
      <w:bookmarkEnd w:id="6555"/>
      <w:ins w:id="6556" w:author="gsadi" w:date="2013-11-25T12:11:00Z">
        <w:r>
          <w:rPr>
            <w:rFonts w:ascii="Arial" w:hAnsi="Arial" w:cs="Arial"/>
            <w:b/>
            <w:bCs/>
            <w:i/>
            <w:iCs/>
          </w:rPr>
          <w:t xml:space="preserve"> </w:t>
        </w:r>
      </w:ins>
      <w:bookmarkStart w:id="6557" w:name="_Toc373153595"/>
      <w:bookmarkStart w:id="6558" w:name="_Toc373153746"/>
      <w:bookmarkStart w:id="6559" w:name="_Toc373158162"/>
      <w:bookmarkStart w:id="6560" w:name="_Toc373158236"/>
      <w:bookmarkStart w:id="6561" w:name="_Toc373162611"/>
      <w:bookmarkStart w:id="6562" w:name="_Toc373183964"/>
      <w:bookmarkEnd w:id="6557"/>
      <w:bookmarkEnd w:id="6558"/>
      <w:bookmarkEnd w:id="6559"/>
      <w:bookmarkEnd w:id="6560"/>
      <w:bookmarkEnd w:id="6561"/>
      <w:bookmarkEnd w:id="6562"/>
    </w:p>
    <w:p w:rsidR="00000000" w:rsidRDefault="002B0E74">
      <w:pPr>
        <w:pStyle w:val="Heading5"/>
        <w:tabs>
          <w:tab w:val="clear" w:pos="1008"/>
          <w:tab w:val="num" w:pos="90"/>
          <w:tab w:val="num" w:pos="864"/>
          <w:tab w:val="left" w:pos="1170"/>
        </w:tabs>
        <w:ind w:left="0" w:firstLine="0"/>
        <w:rPr>
          <w:ins w:id="6563" w:author="gsadi" w:date="2013-11-11T23:12:00Z"/>
          <w:rFonts w:ascii="Arial" w:hAnsi="Arial" w:cs="Arial"/>
          <w:rPrChange w:id="6564" w:author="gsadi" w:date="2013-11-25T12:11:00Z">
            <w:rPr>
              <w:ins w:id="6565" w:author="gsadi" w:date="2013-11-11T23:12:00Z"/>
            </w:rPr>
          </w:rPrChange>
        </w:rPr>
        <w:pPrChange w:id="6566" w:author="gsadi" w:date="2013-11-25T16:15:00Z">
          <w:pPr>
            <w:pStyle w:val="Heading5"/>
            <w:tabs>
              <w:tab w:val="clear" w:pos="1008"/>
              <w:tab w:val="num" w:pos="90"/>
              <w:tab w:val="num" w:pos="864"/>
            </w:tabs>
            <w:ind w:left="0" w:firstLine="0"/>
          </w:pPr>
        </w:pPrChange>
      </w:pPr>
      <w:bookmarkStart w:id="6567" w:name="_Toc373183965"/>
      <w:r w:rsidRPr="002B0E74">
        <w:rPr>
          <w:rFonts w:ascii="Arial" w:hAnsi="Arial" w:cs="Arial"/>
          <w:rPrChange w:id="6568" w:author="gsadi" w:date="2013-11-25T12:11:00Z">
            <w:rPr>
              <w:color w:val="0000FF"/>
              <w:u w:val="single"/>
            </w:rPr>
          </w:rPrChange>
        </w:rPr>
        <w:t>Retail Unshipped Orders</w:t>
      </w:r>
      <w:bookmarkEnd w:id="6567"/>
    </w:p>
    <w:p w:rsidR="003F6518" w:rsidRPr="00290B03" w:rsidRDefault="002B0E74" w:rsidP="00D124F5">
      <w:pPr>
        <w:tabs>
          <w:tab w:val="num" w:pos="90"/>
        </w:tabs>
        <w:rPr>
          <w:ins w:id="6569" w:author="gsadi" w:date="2013-11-19T10:36:00Z"/>
          <w:rFonts w:ascii="Arial" w:hAnsi="Arial" w:cs="Arial"/>
        </w:rPr>
      </w:pPr>
      <w:ins w:id="6570" w:author="gsadi" w:date="2013-11-18T21:54:00Z">
        <w:r w:rsidRPr="002B0E74">
          <w:rPr>
            <w:rFonts w:ascii="Arial" w:hAnsi="Arial" w:cs="Arial"/>
            <w:rPrChange w:id="6571" w:author="gsadi" w:date="2013-11-18T21:55:00Z">
              <w:rPr>
                <w:rFonts w:ascii="Arial" w:hAnsi="Arial" w:cs="Arial"/>
                <w:b/>
                <w:bCs/>
                <w:i/>
                <w:iCs/>
                <w:color w:val="0000FF"/>
                <w:sz w:val="20"/>
                <w:szCs w:val="26"/>
                <w:u w:val="single"/>
              </w:rPr>
            </w:rPrChange>
          </w:rPr>
          <w:t>Layout, location</w:t>
        </w:r>
      </w:ins>
      <w:ins w:id="6572" w:author="gsadi" w:date="2013-11-18T21:55:00Z">
        <w:r w:rsidRPr="002B0E74">
          <w:rPr>
            <w:rFonts w:ascii="Arial" w:hAnsi="Arial" w:cs="Arial"/>
            <w:rPrChange w:id="6573" w:author="gsadi" w:date="2013-11-18T21:55:00Z">
              <w:rPr>
                <w:rFonts w:ascii="Arial" w:hAnsi="Arial" w:cs="Arial"/>
                <w:b/>
                <w:bCs/>
                <w:i/>
                <w:iCs/>
                <w:color w:val="0000FF"/>
                <w:sz w:val="20"/>
                <w:szCs w:val="26"/>
                <w:u w:val="single"/>
              </w:rPr>
            </w:rPrChange>
          </w:rPr>
          <w:t xml:space="preserve"> and </w:t>
        </w:r>
      </w:ins>
      <w:ins w:id="6574" w:author="gsadi" w:date="2013-11-18T21:54:00Z">
        <w:r w:rsidR="00694475" w:rsidRPr="00694475">
          <w:rPr>
            <w:rFonts w:ascii="Arial" w:hAnsi="Arial" w:cs="Arial"/>
          </w:rPr>
          <w:t xml:space="preserve">file name </w:t>
        </w:r>
      </w:ins>
      <w:ins w:id="6575" w:author="gsadi" w:date="2013-11-18T21:52:00Z">
        <w:r w:rsidRPr="002B0E74">
          <w:rPr>
            <w:rFonts w:ascii="Arial" w:hAnsi="Arial" w:cs="Arial"/>
            <w:color w:val="000000"/>
            <w:szCs w:val="18"/>
            <w:rPrChange w:id="6576" w:author="gsadi" w:date="2013-11-18T21:55:00Z">
              <w:rPr>
                <w:rFonts w:ascii="Arial" w:hAnsi="Arial" w:cs="Arial"/>
                <w:b/>
                <w:bCs/>
                <w:i/>
                <w:iCs/>
                <w:color w:val="000000"/>
                <w:sz w:val="18"/>
                <w:szCs w:val="18"/>
                <w:u w:val="single"/>
              </w:rPr>
            </w:rPrChange>
          </w:rPr>
          <w:t xml:space="preserve">of the Ecom &amp; Retail </w:t>
        </w:r>
      </w:ins>
      <w:ins w:id="6577" w:author="gsadi" w:date="2013-11-18T21:54:00Z">
        <w:r w:rsidRPr="002B0E74">
          <w:rPr>
            <w:rFonts w:ascii="Arial" w:hAnsi="Arial" w:cs="Arial"/>
            <w:color w:val="000000"/>
            <w:szCs w:val="18"/>
            <w:rPrChange w:id="6578" w:author="gsadi" w:date="2013-11-18T21:55:00Z">
              <w:rPr>
                <w:rFonts w:ascii="Arial" w:hAnsi="Arial" w:cs="Arial"/>
                <w:b/>
                <w:bCs/>
                <w:i/>
                <w:iCs/>
                <w:color w:val="000000"/>
                <w:sz w:val="18"/>
                <w:szCs w:val="18"/>
                <w:u w:val="single"/>
              </w:rPr>
            </w:rPrChange>
          </w:rPr>
          <w:t xml:space="preserve">Unshipped </w:t>
        </w:r>
      </w:ins>
      <w:ins w:id="6579" w:author="gsadi" w:date="2013-11-18T21:52:00Z">
        <w:r w:rsidRPr="002B0E74">
          <w:rPr>
            <w:rFonts w:ascii="Arial" w:hAnsi="Arial" w:cs="Arial"/>
            <w:color w:val="000000"/>
            <w:szCs w:val="18"/>
            <w:rPrChange w:id="6580" w:author="gsadi" w:date="2013-11-18T21:55:00Z">
              <w:rPr>
                <w:rFonts w:ascii="Arial" w:hAnsi="Arial" w:cs="Arial"/>
                <w:b/>
                <w:bCs/>
                <w:i/>
                <w:iCs/>
                <w:color w:val="000000"/>
                <w:sz w:val="18"/>
                <w:szCs w:val="18"/>
                <w:u w:val="single"/>
              </w:rPr>
            </w:rPrChange>
          </w:rPr>
          <w:t xml:space="preserve">Orders file from DOM would look like as mentioned below. The assumption is that the fields which are highlighted in “green” will be sent to i2 SCP and rest all will be sent as “blank” </w:t>
        </w:r>
        <w:r w:rsidRPr="002B0E74">
          <w:rPr>
            <w:rFonts w:ascii="Arial" w:hAnsi="Arial" w:cs="Arial"/>
            <w:color w:val="000000"/>
            <w:szCs w:val="18"/>
            <w:rPrChange w:id="6581" w:author="gsadi" w:date="2013-11-18T21:55:00Z">
              <w:rPr>
                <w:rFonts w:ascii="Arial" w:hAnsi="Arial" w:cs="Arial"/>
                <w:b/>
                <w:bCs/>
                <w:i/>
                <w:iCs/>
                <w:color w:val="000000"/>
                <w:sz w:val="18"/>
                <w:szCs w:val="18"/>
                <w:u w:val="single"/>
              </w:rPr>
            </w:rPrChange>
          </w:rPr>
          <w:lastRenderedPageBreak/>
          <w:t>values.</w:t>
        </w:r>
      </w:ins>
      <w:ins w:id="6582" w:author="gsadi" w:date="2013-11-18T21:59:00Z">
        <w:r w:rsidR="00780DDD">
          <w:rPr>
            <w:rFonts w:ascii="Arial" w:hAnsi="Arial" w:cs="Arial"/>
            <w:color w:val="000000"/>
            <w:szCs w:val="18"/>
          </w:rPr>
          <w:t xml:space="preserve"> This type of </w:t>
        </w:r>
      </w:ins>
      <w:ins w:id="6583" w:author="gsadi" w:date="2013-11-18T22:00:00Z">
        <w:r w:rsidR="00780DDD">
          <w:rPr>
            <w:rFonts w:ascii="Arial" w:hAnsi="Arial" w:cs="Arial"/>
            <w:color w:val="000000"/>
            <w:szCs w:val="18"/>
          </w:rPr>
          <w:t>demand</w:t>
        </w:r>
      </w:ins>
      <w:ins w:id="6584" w:author="gsadi" w:date="2013-11-18T21:59:00Z">
        <w:r w:rsidR="00780DDD">
          <w:rPr>
            <w:rFonts w:ascii="Arial" w:hAnsi="Arial" w:cs="Arial"/>
            <w:color w:val="000000"/>
            <w:szCs w:val="18"/>
          </w:rPr>
          <w:t xml:space="preserve"> </w:t>
        </w:r>
      </w:ins>
      <w:ins w:id="6585" w:author="gsadi" w:date="2013-11-18T22:00:00Z">
        <w:r w:rsidR="00780DDD">
          <w:rPr>
            <w:rFonts w:ascii="Arial" w:hAnsi="Arial" w:cs="Arial"/>
            <w:color w:val="000000"/>
            <w:szCs w:val="18"/>
          </w:rPr>
          <w:t>is tagged as “RUA” in DEMAND_ALL table</w:t>
        </w:r>
      </w:ins>
      <w:ins w:id="6586" w:author="gsadi" w:date="2013-11-19T10:36:00Z">
        <w:r w:rsidR="003F6518">
          <w:rPr>
            <w:rFonts w:ascii="Arial" w:hAnsi="Arial" w:cs="Arial"/>
            <w:color w:val="000000"/>
            <w:szCs w:val="18"/>
          </w:rPr>
          <w:t xml:space="preserve">. </w:t>
        </w:r>
        <w:r w:rsidR="003F6518">
          <w:rPr>
            <w:rFonts w:ascii="Arial" w:hAnsi="Arial" w:cs="Arial"/>
          </w:rPr>
          <w:t>Layout, location, file name of</w:t>
        </w:r>
        <w:r w:rsidR="003F6518" w:rsidRPr="00290B03">
          <w:rPr>
            <w:rFonts w:ascii="Arial" w:hAnsi="Arial" w:cs="Arial"/>
          </w:rPr>
          <w:t xml:space="preserve"> this feed</w:t>
        </w:r>
        <w:r w:rsidR="003F6518">
          <w:rPr>
            <w:rFonts w:ascii="Arial" w:hAnsi="Arial" w:cs="Arial"/>
          </w:rPr>
          <w:t xml:space="preserve"> are described below:</w:t>
        </w:r>
      </w:ins>
    </w:p>
    <w:p w:rsidR="00000000" w:rsidRDefault="003F6914">
      <w:pPr>
        <w:rPr>
          <w:ins w:id="6587" w:author="gsadi" w:date="2013-11-18T21:54:00Z"/>
          <w:rFonts w:ascii="Arial" w:hAnsi="Arial" w:cs="Arial"/>
          <w:color w:val="000000"/>
          <w:szCs w:val="18"/>
          <w:rPrChange w:id="6588" w:author="gsadi" w:date="2013-11-18T21:55:00Z">
            <w:rPr>
              <w:ins w:id="6589" w:author="gsadi" w:date="2013-11-18T21:54:00Z"/>
              <w:rFonts w:ascii="Arial" w:hAnsi="Arial" w:cs="Arial"/>
              <w:color w:val="000000"/>
              <w:sz w:val="20"/>
              <w:szCs w:val="18"/>
            </w:rPr>
          </w:rPrChange>
        </w:rPr>
        <w:pPrChange w:id="6590" w:author="gsadi" w:date="2013-11-18T21:54:00Z">
          <w:pPr>
            <w:numPr>
              <w:numId w:val="42"/>
            </w:numPr>
            <w:ind w:left="774" w:hanging="360"/>
          </w:pPr>
        </w:pPrChange>
      </w:pPr>
    </w:p>
    <w:p w:rsidR="00000000" w:rsidRDefault="00694475">
      <w:pPr>
        <w:numPr>
          <w:ilvl w:val="1"/>
          <w:numId w:val="42"/>
        </w:numPr>
        <w:rPr>
          <w:ins w:id="6591" w:author="gsadi" w:date="2013-11-18T21:54:00Z"/>
          <w:rFonts w:ascii="Arial" w:hAnsi="Arial" w:cs="Arial"/>
        </w:rPr>
        <w:pPrChange w:id="6592" w:author="gsadi" w:date="2013-11-18T21:55:00Z">
          <w:pPr>
            <w:numPr>
              <w:numId w:val="40"/>
            </w:numPr>
            <w:ind w:left="1080" w:hanging="360"/>
          </w:pPr>
        </w:pPrChange>
      </w:pPr>
      <w:ins w:id="6593" w:author="gsadi" w:date="2013-11-18T21:54:00Z">
        <w:r w:rsidRPr="00694475">
          <w:rPr>
            <w:rFonts w:ascii="Arial" w:hAnsi="Arial" w:cs="Arial"/>
            <w:u w:val="single"/>
          </w:rPr>
          <w:t>Location:</w:t>
        </w:r>
        <w:r w:rsidRPr="00694475">
          <w:rPr>
            <w:rFonts w:ascii="Arial" w:hAnsi="Arial" w:cs="Arial"/>
          </w:rPr>
          <w:t xml:space="preserve"> $I2OD_FROM_</w:t>
        </w:r>
      </w:ins>
      <w:ins w:id="6594" w:author="gsadi" w:date="2013-11-18T22:00:00Z">
        <w:r w:rsidR="004666FE">
          <w:rPr>
            <w:rFonts w:ascii="Arial" w:hAnsi="Arial" w:cs="Arial"/>
          </w:rPr>
          <w:t>DOM</w:t>
        </w:r>
      </w:ins>
    </w:p>
    <w:p w:rsidR="00000000" w:rsidRDefault="00694475">
      <w:pPr>
        <w:numPr>
          <w:ilvl w:val="1"/>
          <w:numId w:val="42"/>
        </w:numPr>
        <w:rPr>
          <w:ins w:id="6595" w:author="gsadi" w:date="2013-11-18T21:54:00Z"/>
          <w:rFonts w:ascii="Arial" w:hAnsi="Arial" w:cs="Arial"/>
        </w:rPr>
        <w:pPrChange w:id="6596" w:author="gsadi" w:date="2013-11-18T21:55:00Z">
          <w:pPr>
            <w:numPr>
              <w:numId w:val="40"/>
            </w:numPr>
            <w:ind w:left="1080" w:hanging="360"/>
          </w:pPr>
        </w:pPrChange>
      </w:pPr>
      <w:ins w:id="6597" w:author="gsadi" w:date="2013-11-18T21:54:00Z">
        <w:r w:rsidRPr="00694475">
          <w:rPr>
            <w:rFonts w:ascii="Arial" w:hAnsi="Arial" w:cs="Arial"/>
            <w:u w:val="single"/>
          </w:rPr>
          <w:t>File Name:</w:t>
        </w:r>
        <w:r w:rsidRPr="00694475">
          <w:rPr>
            <w:rFonts w:ascii="Arial" w:hAnsi="Arial" w:cs="Arial"/>
          </w:rPr>
          <w:t xml:space="preserve"> </w:t>
        </w:r>
      </w:ins>
      <w:ins w:id="6598" w:author="gsadi" w:date="2013-11-18T22:01:00Z">
        <w:r w:rsidR="00F977AC" w:rsidRPr="00F977AC">
          <w:rPr>
            <w:rFonts w:ascii="Arial" w:hAnsi="Arial" w:cs="Arial"/>
          </w:rPr>
          <w:t>i2ods7_DOM_orders.dat</w:t>
        </w:r>
      </w:ins>
    </w:p>
    <w:p w:rsidR="00000000" w:rsidRDefault="00694475">
      <w:pPr>
        <w:numPr>
          <w:ilvl w:val="1"/>
          <w:numId w:val="42"/>
        </w:numPr>
        <w:rPr>
          <w:ins w:id="6599" w:author="gsadi" w:date="2013-11-18T21:54:00Z"/>
          <w:rFonts w:ascii="Arial" w:hAnsi="Arial" w:cs="Arial"/>
        </w:rPr>
        <w:pPrChange w:id="6600" w:author="gsadi" w:date="2013-11-18T21:55:00Z">
          <w:pPr>
            <w:numPr>
              <w:numId w:val="40"/>
            </w:numPr>
            <w:ind w:left="1080" w:hanging="360"/>
          </w:pPr>
        </w:pPrChange>
      </w:pPr>
      <w:ins w:id="6601" w:author="gsadi" w:date="2013-11-18T21:54:00Z">
        <w:r w:rsidRPr="00694475">
          <w:rPr>
            <w:rFonts w:ascii="Arial" w:hAnsi="Arial" w:cs="Arial"/>
          </w:rPr>
          <w:t>Layout of the detail record:</w:t>
        </w:r>
      </w:ins>
      <w:ins w:id="6602" w:author="gsadi" w:date="2013-11-18T22:01:00Z">
        <w:r w:rsidR="00F977AC">
          <w:rPr>
            <w:rFonts w:ascii="Arial" w:hAnsi="Arial" w:cs="Arial"/>
          </w:rPr>
          <w:t xml:space="preserve"> </w:t>
        </w:r>
      </w:ins>
    </w:p>
    <w:p w:rsidR="00497ADC" w:rsidRDefault="00497ADC" w:rsidP="00497ADC">
      <w:pPr>
        <w:ind w:left="1080"/>
        <w:rPr>
          <w:ins w:id="6603" w:author="gsadi" w:date="2013-11-18T21:52:00Z"/>
          <w:rFonts w:ascii="Arial" w:hAnsi="Arial" w:cs="Arial"/>
          <w:color w:val="000000"/>
          <w:sz w:val="18"/>
          <w:szCs w:val="18"/>
        </w:rPr>
      </w:pPr>
    </w:p>
    <w:tbl>
      <w:tblPr>
        <w:tblW w:w="7040" w:type="dxa"/>
        <w:tblInd w:w="1440" w:type="dxa"/>
        <w:tblLook w:val="04A0"/>
        <w:tblPrChange w:id="6604" w:author="gsadi" w:date="2013-11-18T21:56:00Z">
          <w:tblPr>
            <w:tblW w:w="7040" w:type="dxa"/>
            <w:tblInd w:w="1440" w:type="dxa"/>
            <w:tblLook w:val="04A0"/>
          </w:tblPr>
        </w:tblPrChange>
      </w:tblPr>
      <w:tblGrid>
        <w:gridCol w:w="3000"/>
        <w:gridCol w:w="1608"/>
        <w:gridCol w:w="2432"/>
        <w:tblGridChange w:id="6605">
          <w:tblGrid>
            <w:gridCol w:w="3000"/>
            <w:gridCol w:w="1240"/>
            <w:gridCol w:w="2800"/>
          </w:tblGrid>
        </w:tblGridChange>
      </w:tblGrid>
      <w:tr w:rsidR="00497ADC" w:rsidRPr="0064388F" w:rsidTr="007529E5">
        <w:trPr>
          <w:trHeight w:val="179"/>
          <w:ins w:id="6606" w:author="gsadi" w:date="2013-11-18T21:52:00Z"/>
          <w:trPrChange w:id="6607" w:author="gsadi" w:date="2013-11-18T21:56:00Z">
            <w:trPr>
              <w:trHeight w:val="300"/>
            </w:trPr>
          </w:trPrChange>
        </w:trPr>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Change w:id="6608" w:author="gsadi" w:date="2013-11-18T21:56:00Z">
              <w:tcPr>
                <w:tcW w:w="30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tcPrChange>
          </w:tcPr>
          <w:p w:rsidR="00497ADC" w:rsidRPr="005361CF" w:rsidRDefault="00497ADC" w:rsidP="00F72EA9">
            <w:pPr>
              <w:jc w:val="center"/>
              <w:rPr>
                <w:ins w:id="6609" w:author="gsadi" w:date="2013-11-18T21:52:00Z"/>
                <w:rFonts w:ascii="Arial" w:hAnsi="Arial" w:cs="Arial"/>
                <w:b/>
                <w:bCs/>
                <w:color w:val="000000"/>
                <w:sz w:val="18"/>
                <w:szCs w:val="18"/>
              </w:rPr>
            </w:pPr>
            <w:ins w:id="6610" w:author="gsadi" w:date="2013-11-18T21:52:00Z">
              <w:r w:rsidRPr="005361CF">
                <w:rPr>
                  <w:rFonts w:ascii="Arial" w:hAnsi="Arial" w:cs="Arial"/>
                  <w:b/>
                  <w:bCs/>
                  <w:color w:val="000000"/>
                  <w:sz w:val="18"/>
                  <w:szCs w:val="18"/>
                </w:rPr>
                <w:t>Field Description</w:t>
              </w:r>
            </w:ins>
          </w:p>
        </w:tc>
        <w:tc>
          <w:tcPr>
            <w:tcW w:w="160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Change w:id="6611" w:author="gsadi" w:date="2013-11-18T21:56:00Z">
              <w:tcPr>
                <w:tcW w:w="1240" w:type="dxa"/>
                <w:tcBorders>
                  <w:top w:val="single" w:sz="4" w:space="0" w:color="auto"/>
                  <w:left w:val="nil"/>
                  <w:bottom w:val="single" w:sz="4" w:space="0" w:color="auto"/>
                  <w:right w:val="single" w:sz="4" w:space="0" w:color="auto"/>
                </w:tcBorders>
                <w:shd w:val="clear" w:color="000000" w:fill="FFFF00"/>
                <w:noWrap/>
                <w:vAlign w:val="bottom"/>
                <w:hideMark/>
              </w:tcPr>
            </w:tcPrChange>
          </w:tcPr>
          <w:p w:rsidR="00497ADC" w:rsidRPr="005361CF" w:rsidRDefault="00497ADC" w:rsidP="00F72EA9">
            <w:pPr>
              <w:jc w:val="center"/>
              <w:rPr>
                <w:ins w:id="6612" w:author="gsadi" w:date="2013-11-18T21:52:00Z"/>
                <w:rFonts w:ascii="Arial" w:hAnsi="Arial" w:cs="Arial"/>
                <w:b/>
                <w:bCs/>
                <w:color w:val="000000"/>
                <w:sz w:val="18"/>
                <w:szCs w:val="18"/>
              </w:rPr>
            </w:pPr>
            <w:ins w:id="6613" w:author="gsadi" w:date="2013-11-18T21:52:00Z">
              <w:r w:rsidRPr="005361CF">
                <w:rPr>
                  <w:rFonts w:ascii="Arial" w:hAnsi="Arial" w:cs="Arial"/>
                  <w:b/>
                  <w:bCs/>
                  <w:color w:val="000000"/>
                  <w:sz w:val="18"/>
                  <w:szCs w:val="18"/>
                </w:rPr>
                <w:t>Field Length</w:t>
              </w:r>
            </w:ins>
          </w:p>
        </w:tc>
        <w:tc>
          <w:tcPr>
            <w:tcW w:w="2432"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Change w:id="6614" w:author="gsadi" w:date="2013-11-18T21:56:00Z">
              <w:tcPr>
                <w:tcW w:w="2800" w:type="dxa"/>
                <w:tcBorders>
                  <w:top w:val="single" w:sz="4" w:space="0" w:color="auto"/>
                  <w:left w:val="nil"/>
                  <w:bottom w:val="single" w:sz="4" w:space="0" w:color="auto"/>
                  <w:right w:val="single" w:sz="4" w:space="0" w:color="auto"/>
                </w:tcBorders>
                <w:shd w:val="clear" w:color="000000" w:fill="FFFF00"/>
                <w:noWrap/>
                <w:vAlign w:val="bottom"/>
                <w:hideMark/>
              </w:tcPr>
            </w:tcPrChange>
          </w:tcPr>
          <w:p w:rsidR="00497ADC" w:rsidRPr="005361CF" w:rsidRDefault="00497ADC" w:rsidP="00F72EA9">
            <w:pPr>
              <w:jc w:val="center"/>
              <w:rPr>
                <w:ins w:id="6615" w:author="gsadi" w:date="2013-11-18T21:52:00Z"/>
                <w:rFonts w:ascii="Arial" w:hAnsi="Arial" w:cs="Arial"/>
                <w:b/>
                <w:bCs/>
                <w:color w:val="000000"/>
                <w:sz w:val="18"/>
                <w:szCs w:val="18"/>
              </w:rPr>
            </w:pPr>
            <w:ins w:id="6616" w:author="gsadi" w:date="2013-11-18T21:52:00Z">
              <w:r w:rsidRPr="005361CF">
                <w:rPr>
                  <w:rFonts w:ascii="Arial" w:hAnsi="Arial" w:cs="Arial"/>
                  <w:b/>
                  <w:bCs/>
                  <w:color w:val="000000"/>
                  <w:sz w:val="18"/>
                  <w:szCs w:val="18"/>
                </w:rPr>
                <w:t>Comments</w:t>
              </w:r>
            </w:ins>
          </w:p>
        </w:tc>
      </w:tr>
      <w:tr w:rsidR="00497ADC" w:rsidRPr="0064388F" w:rsidTr="007529E5">
        <w:trPr>
          <w:trHeight w:val="300"/>
          <w:ins w:id="6617" w:author="gsadi" w:date="2013-11-18T21:52:00Z"/>
          <w:trPrChange w:id="6618"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619"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620" w:author="gsadi" w:date="2013-11-18T21:52:00Z"/>
                <w:rFonts w:ascii="Arial" w:hAnsi="Arial" w:cs="Arial"/>
                <w:sz w:val="18"/>
                <w:szCs w:val="18"/>
                <w:rPrChange w:id="6621" w:author="gsadi" w:date="2013-11-18T22:11:00Z">
                  <w:rPr>
                    <w:ins w:id="6622" w:author="gsadi" w:date="2013-11-18T21:52:00Z"/>
                    <w:rFonts w:ascii="Arial" w:hAnsi="Arial" w:cs="Arial"/>
                    <w:color w:val="4F81BD"/>
                    <w:sz w:val="18"/>
                    <w:szCs w:val="18"/>
                  </w:rPr>
                </w:rPrChange>
              </w:rPr>
            </w:pPr>
            <w:ins w:id="6623" w:author="gsadi" w:date="2013-11-18T21:52:00Z">
              <w:r w:rsidRPr="002B0E74">
                <w:rPr>
                  <w:rFonts w:ascii="Arial" w:hAnsi="Arial" w:cs="Arial"/>
                  <w:sz w:val="18"/>
                  <w:szCs w:val="18"/>
                  <w:rPrChange w:id="6624" w:author="gsadi" w:date="2013-11-18T22:11:00Z">
                    <w:rPr>
                      <w:rFonts w:ascii="Arial" w:hAnsi="Arial" w:cs="Arial"/>
                      <w:color w:val="4F81BD"/>
                      <w:sz w:val="18"/>
                      <w:szCs w:val="18"/>
                      <w:u w:val="single"/>
                    </w:rPr>
                  </w:rPrChange>
                </w:rPr>
                <w:t>Record Type</w:t>
              </w:r>
            </w:ins>
          </w:p>
        </w:tc>
        <w:tc>
          <w:tcPr>
            <w:tcW w:w="1608" w:type="dxa"/>
            <w:tcBorders>
              <w:top w:val="nil"/>
              <w:left w:val="nil"/>
              <w:bottom w:val="single" w:sz="4" w:space="0" w:color="auto"/>
              <w:right w:val="single" w:sz="4" w:space="0" w:color="auto"/>
            </w:tcBorders>
            <w:shd w:val="clear" w:color="auto" w:fill="auto"/>
            <w:vAlign w:val="center"/>
            <w:hideMark/>
            <w:tcPrChange w:id="6625"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626" w:author="gsadi" w:date="2013-11-18T21:52:00Z"/>
                <w:rFonts w:ascii="Arial" w:hAnsi="Arial" w:cs="Arial"/>
                <w:sz w:val="18"/>
                <w:szCs w:val="18"/>
                <w:rPrChange w:id="6627" w:author="gsadi" w:date="2013-11-18T22:11:00Z">
                  <w:rPr>
                    <w:ins w:id="6628" w:author="gsadi" w:date="2013-11-18T21:52:00Z"/>
                    <w:rFonts w:ascii="Arial" w:hAnsi="Arial" w:cs="Arial"/>
                    <w:color w:val="4F81BD"/>
                    <w:sz w:val="18"/>
                    <w:szCs w:val="18"/>
                  </w:rPr>
                </w:rPrChange>
              </w:rPr>
            </w:pPr>
            <w:ins w:id="6629" w:author="gsadi" w:date="2013-11-18T21:52:00Z">
              <w:r w:rsidRPr="002B0E74">
                <w:rPr>
                  <w:rFonts w:ascii="Arial" w:hAnsi="Arial" w:cs="Arial"/>
                  <w:sz w:val="18"/>
                  <w:szCs w:val="18"/>
                  <w:rPrChange w:id="6630" w:author="gsadi" w:date="2013-11-18T22:11:00Z">
                    <w:rPr>
                      <w:rFonts w:ascii="Arial" w:hAnsi="Arial" w:cs="Arial"/>
                      <w:color w:val="4F81BD"/>
                      <w:sz w:val="18"/>
                      <w:szCs w:val="18"/>
                      <w:u w:val="single"/>
                    </w:rPr>
                  </w:rPrChange>
                </w:rPr>
                <w:t>Char(1)</w:t>
              </w:r>
            </w:ins>
          </w:p>
        </w:tc>
        <w:tc>
          <w:tcPr>
            <w:tcW w:w="2432" w:type="dxa"/>
            <w:tcBorders>
              <w:top w:val="nil"/>
              <w:left w:val="nil"/>
              <w:bottom w:val="single" w:sz="4" w:space="0" w:color="auto"/>
              <w:right w:val="single" w:sz="4" w:space="0" w:color="auto"/>
            </w:tcBorders>
            <w:shd w:val="clear" w:color="auto" w:fill="auto"/>
            <w:noWrap/>
            <w:vAlign w:val="bottom"/>
            <w:hideMark/>
            <w:tcPrChange w:id="6631"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632" w:author="gsadi" w:date="2013-11-18T21:52:00Z"/>
                <w:rFonts w:ascii="Arial" w:hAnsi="Arial" w:cs="Arial"/>
                <w:color w:val="000000"/>
                <w:sz w:val="18"/>
                <w:szCs w:val="18"/>
              </w:rPr>
            </w:pPr>
            <w:ins w:id="6633" w:author="gsadi" w:date="2013-11-18T21:52:00Z">
              <w:r w:rsidRPr="005361CF">
                <w:rPr>
                  <w:rFonts w:ascii="Arial" w:hAnsi="Arial" w:cs="Arial"/>
                  <w:color w:val="000000"/>
                  <w:sz w:val="18"/>
                  <w:szCs w:val="18"/>
                </w:rPr>
                <w:t> </w:t>
              </w:r>
            </w:ins>
          </w:p>
        </w:tc>
      </w:tr>
      <w:tr w:rsidR="00497ADC" w:rsidRPr="0064388F" w:rsidTr="007529E5">
        <w:trPr>
          <w:trHeight w:val="300"/>
          <w:ins w:id="6634" w:author="gsadi" w:date="2013-11-18T21:52:00Z"/>
          <w:trPrChange w:id="6635"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636"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637" w:author="gsadi" w:date="2013-11-18T21:52:00Z"/>
                <w:rFonts w:ascii="Arial" w:hAnsi="Arial" w:cs="Arial"/>
                <w:sz w:val="18"/>
                <w:szCs w:val="18"/>
                <w:rPrChange w:id="6638" w:author="gsadi" w:date="2013-11-18T22:11:00Z">
                  <w:rPr>
                    <w:ins w:id="6639" w:author="gsadi" w:date="2013-11-18T21:52:00Z"/>
                    <w:rFonts w:ascii="Arial" w:hAnsi="Arial" w:cs="Arial"/>
                    <w:color w:val="4F81BD"/>
                    <w:sz w:val="18"/>
                    <w:szCs w:val="18"/>
                  </w:rPr>
                </w:rPrChange>
              </w:rPr>
            </w:pPr>
            <w:ins w:id="6640" w:author="gsadi" w:date="2013-11-18T21:52:00Z">
              <w:r w:rsidRPr="002B0E74">
                <w:rPr>
                  <w:rFonts w:ascii="Arial" w:hAnsi="Arial" w:cs="Arial"/>
                  <w:sz w:val="18"/>
                  <w:szCs w:val="18"/>
                  <w:rPrChange w:id="6641" w:author="gsadi" w:date="2013-11-18T22:11:00Z">
                    <w:rPr>
                      <w:rFonts w:ascii="Arial" w:hAnsi="Arial" w:cs="Arial"/>
                      <w:color w:val="4F81BD"/>
                      <w:sz w:val="18"/>
                      <w:szCs w:val="18"/>
                      <w:u w:val="single"/>
                    </w:rPr>
                  </w:rPrChange>
                </w:rPr>
                <w:t>Owner Code</w:t>
              </w:r>
            </w:ins>
          </w:p>
        </w:tc>
        <w:tc>
          <w:tcPr>
            <w:tcW w:w="1608" w:type="dxa"/>
            <w:tcBorders>
              <w:top w:val="nil"/>
              <w:left w:val="nil"/>
              <w:bottom w:val="single" w:sz="4" w:space="0" w:color="auto"/>
              <w:right w:val="single" w:sz="4" w:space="0" w:color="auto"/>
            </w:tcBorders>
            <w:shd w:val="clear" w:color="auto" w:fill="auto"/>
            <w:vAlign w:val="center"/>
            <w:hideMark/>
            <w:tcPrChange w:id="6642"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643" w:author="gsadi" w:date="2013-11-18T21:52:00Z"/>
                <w:rFonts w:ascii="Arial" w:hAnsi="Arial" w:cs="Arial"/>
                <w:sz w:val="18"/>
                <w:szCs w:val="18"/>
                <w:rPrChange w:id="6644" w:author="gsadi" w:date="2013-11-18T22:11:00Z">
                  <w:rPr>
                    <w:ins w:id="6645" w:author="gsadi" w:date="2013-11-18T21:52:00Z"/>
                    <w:rFonts w:ascii="Arial" w:hAnsi="Arial" w:cs="Arial"/>
                    <w:color w:val="4F81BD"/>
                    <w:sz w:val="18"/>
                    <w:szCs w:val="18"/>
                  </w:rPr>
                </w:rPrChange>
              </w:rPr>
            </w:pPr>
            <w:ins w:id="6646" w:author="gsadi" w:date="2013-11-18T21:52:00Z">
              <w:r w:rsidRPr="002B0E74">
                <w:rPr>
                  <w:rFonts w:ascii="Arial" w:hAnsi="Arial" w:cs="Arial"/>
                  <w:sz w:val="18"/>
                  <w:szCs w:val="18"/>
                  <w:rPrChange w:id="6647" w:author="gsadi" w:date="2013-11-18T22:11:00Z">
                    <w:rPr>
                      <w:rFonts w:ascii="Arial" w:hAnsi="Arial" w:cs="Arial"/>
                      <w:color w:val="4F81BD"/>
                      <w:sz w:val="18"/>
                      <w:szCs w:val="18"/>
                      <w:u w:val="single"/>
                    </w:rPr>
                  </w:rPrChange>
                </w:rPr>
                <w:t>Char(2)</w:t>
              </w:r>
            </w:ins>
          </w:p>
        </w:tc>
        <w:tc>
          <w:tcPr>
            <w:tcW w:w="2432" w:type="dxa"/>
            <w:tcBorders>
              <w:top w:val="nil"/>
              <w:left w:val="nil"/>
              <w:bottom w:val="single" w:sz="4" w:space="0" w:color="auto"/>
              <w:right w:val="single" w:sz="4" w:space="0" w:color="auto"/>
            </w:tcBorders>
            <w:shd w:val="clear" w:color="auto" w:fill="auto"/>
            <w:noWrap/>
            <w:vAlign w:val="bottom"/>
            <w:hideMark/>
            <w:tcPrChange w:id="6648"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649" w:author="gsadi" w:date="2013-11-18T21:52:00Z"/>
                <w:rFonts w:ascii="Arial" w:hAnsi="Arial" w:cs="Arial"/>
                <w:color w:val="000000"/>
                <w:sz w:val="18"/>
                <w:szCs w:val="18"/>
              </w:rPr>
            </w:pPr>
            <w:ins w:id="6650" w:author="gsadi" w:date="2013-11-18T21:52:00Z">
              <w:r w:rsidRPr="005361CF">
                <w:rPr>
                  <w:rFonts w:ascii="Arial" w:hAnsi="Arial" w:cs="Arial"/>
                  <w:color w:val="000000"/>
                  <w:sz w:val="18"/>
                  <w:szCs w:val="18"/>
                </w:rPr>
                <w:t> </w:t>
              </w:r>
            </w:ins>
          </w:p>
        </w:tc>
      </w:tr>
      <w:tr w:rsidR="00497ADC" w:rsidRPr="0064388F" w:rsidTr="007529E5">
        <w:trPr>
          <w:trHeight w:val="300"/>
          <w:ins w:id="6651" w:author="gsadi" w:date="2013-11-18T21:52:00Z"/>
          <w:trPrChange w:id="6652"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653"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654" w:author="gsadi" w:date="2013-11-18T21:52:00Z"/>
                <w:rFonts w:ascii="Arial" w:hAnsi="Arial" w:cs="Arial"/>
                <w:sz w:val="18"/>
                <w:szCs w:val="18"/>
                <w:rPrChange w:id="6655" w:author="gsadi" w:date="2013-11-18T22:11:00Z">
                  <w:rPr>
                    <w:ins w:id="6656" w:author="gsadi" w:date="2013-11-18T21:52:00Z"/>
                    <w:rFonts w:ascii="Arial" w:hAnsi="Arial" w:cs="Arial"/>
                    <w:color w:val="4F81BD"/>
                    <w:sz w:val="18"/>
                    <w:szCs w:val="18"/>
                  </w:rPr>
                </w:rPrChange>
              </w:rPr>
            </w:pPr>
            <w:ins w:id="6657" w:author="gsadi" w:date="2013-11-18T21:52:00Z">
              <w:r w:rsidRPr="002B0E74">
                <w:rPr>
                  <w:rFonts w:ascii="Arial" w:hAnsi="Arial" w:cs="Arial"/>
                  <w:sz w:val="18"/>
                  <w:szCs w:val="18"/>
                  <w:rPrChange w:id="6658" w:author="gsadi" w:date="2013-11-18T22:11:00Z">
                    <w:rPr>
                      <w:rFonts w:ascii="Arial" w:hAnsi="Arial" w:cs="Arial"/>
                      <w:color w:val="4F81BD"/>
                      <w:sz w:val="18"/>
                      <w:szCs w:val="18"/>
                      <w:u w:val="single"/>
                    </w:rPr>
                  </w:rPrChange>
                </w:rPr>
                <w:t>Sales Org</w:t>
              </w:r>
            </w:ins>
          </w:p>
        </w:tc>
        <w:tc>
          <w:tcPr>
            <w:tcW w:w="1608" w:type="dxa"/>
            <w:tcBorders>
              <w:top w:val="nil"/>
              <w:left w:val="nil"/>
              <w:bottom w:val="single" w:sz="4" w:space="0" w:color="auto"/>
              <w:right w:val="single" w:sz="4" w:space="0" w:color="auto"/>
            </w:tcBorders>
            <w:shd w:val="clear" w:color="auto" w:fill="auto"/>
            <w:vAlign w:val="center"/>
            <w:hideMark/>
            <w:tcPrChange w:id="6659"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660" w:author="gsadi" w:date="2013-11-18T21:52:00Z"/>
                <w:rFonts w:ascii="Arial" w:hAnsi="Arial" w:cs="Arial"/>
                <w:sz w:val="18"/>
                <w:szCs w:val="18"/>
                <w:rPrChange w:id="6661" w:author="gsadi" w:date="2013-11-18T22:11:00Z">
                  <w:rPr>
                    <w:ins w:id="6662" w:author="gsadi" w:date="2013-11-18T21:52:00Z"/>
                    <w:rFonts w:ascii="Arial" w:hAnsi="Arial" w:cs="Arial"/>
                    <w:color w:val="4F81BD"/>
                    <w:sz w:val="18"/>
                    <w:szCs w:val="18"/>
                  </w:rPr>
                </w:rPrChange>
              </w:rPr>
            </w:pPr>
            <w:ins w:id="6663" w:author="gsadi" w:date="2013-11-18T21:52:00Z">
              <w:r w:rsidRPr="002B0E74">
                <w:rPr>
                  <w:rFonts w:ascii="Arial" w:hAnsi="Arial" w:cs="Arial"/>
                  <w:sz w:val="18"/>
                  <w:szCs w:val="18"/>
                  <w:rPrChange w:id="6664" w:author="gsadi" w:date="2013-11-18T22:11:00Z">
                    <w:rPr>
                      <w:rFonts w:ascii="Arial" w:hAnsi="Arial" w:cs="Arial"/>
                      <w:color w:val="4F81BD"/>
                      <w:sz w:val="18"/>
                      <w:szCs w:val="18"/>
                      <w:u w:val="single"/>
                    </w:rPr>
                  </w:rPrChange>
                </w:rPr>
                <w:t>Char(4)</w:t>
              </w:r>
            </w:ins>
          </w:p>
        </w:tc>
        <w:tc>
          <w:tcPr>
            <w:tcW w:w="2432" w:type="dxa"/>
            <w:tcBorders>
              <w:top w:val="nil"/>
              <w:left w:val="nil"/>
              <w:bottom w:val="single" w:sz="4" w:space="0" w:color="auto"/>
              <w:right w:val="single" w:sz="4" w:space="0" w:color="auto"/>
            </w:tcBorders>
            <w:shd w:val="clear" w:color="auto" w:fill="auto"/>
            <w:noWrap/>
            <w:vAlign w:val="bottom"/>
            <w:hideMark/>
            <w:tcPrChange w:id="6665"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666" w:author="gsadi" w:date="2013-11-18T21:52:00Z"/>
                <w:rFonts w:ascii="Arial" w:hAnsi="Arial" w:cs="Arial"/>
                <w:color w:val="000000"/>
                <w:sz w:val="18"/>
                <w:szCs w:val="18"/>
              </w:rPr>
            </w:pPr>
            <w:ins w:id="6667" w:author="gsadi" w:date="2013-11-18T21:52:00Z">
              <w:r w:rsidRPr="005361CF">
                <w:rPr>
                  <w:rFonts w:ascii="Arial" w:hAnsi="Arial" w:cs="Arial"/>
                  <w:color w:val="000000"/>
                  <w:sz w:val="18"/>
                  <w:szCs w:val="18"/>
                </w:rPr>
                <w:t> </w:t>
              </w:r>
            </w:ins>
          </w:p>
        </w:tc>
      </w:tr>
      <w:tr w:rsidR="00497ADC" w:rsidRPr="0064388F" w:rsidTr="007529E5">
        <w:trPr>
          <w:trHeight w:val="300"/>
          <w:ins w:id="6668" w:author="gsadi" w:date="2013-11-18T21:52:00Z"/>
          <w:trPrChange w:id="6669"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670"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671" w:author="gsadi" w:date="2013-11-18T21:52:00Z"/>
                <w:rFonts w:ascii="Arial" w:hAnsi="Arial" w:cs="Arial"/>
                <w:sz w:val="18"/>
                <w:szCs w:val="18"/>
                <w:rPrChange w:id="6672" w:author="gsadi" w:date="2013-11-18T22:11:00Z">
                  <w:rPr>
                    <w:ins w:id="6673" w:author="gsadi" w:date="2013-11-18T21:52:00Z"/>
                    <w:rFonts w:ascii="Arial" w:hAnsi="Arial" w:cs="Arial"/>
                    <w:color w:val="4F81BD"/>
                    <w:sz w:val="18"/>
                    <w:szCs w:val="18"/>
                  </w:rPr>
                </w:rPrChange>
              </w:rPr>
            </w:pPr>
            <w:ins w:id="6674" w:author="gsadi" w:date="2013-11-18T21:52:00Z">
              <w:r w:rsidRPr="002B0E74">
                <w:rPr>
                  <w:rFonts w:ascii="Arial" w:hAnsi="Arial" w:cs="Arial"/>
                  <w:sz w:val="18"/>
                  <w:szCs w:val="18"/>
                  <w:rPrChange w:id="6675" w:author="gsadi" w:date="2013-11-18T22:11:00Z">
                    <w:rPr>
                      <w:rFonts w:ascii="Arial" w:hAnsi="Arial" w:cs="Arial"/>
                      <w:color w:val="4F81BD"/>
                      <w:sz w:val="18"/>
                      <w:szCs w:val="18"/>
                      <w:u w:val="single"/>
                    </w:rPr>
                  </w:rPrChange>
                </w:rPr>
                <w:t>Distribution Channel</w:t>
              </w:r>
            </w:ins>
          </w:p>
        </w:tc>
        <w:tc>
          <w:tcPr>
            <w:tcW w:w="1608" w:type="dxa"/>
            <w:tcBorders>
              <w:top w:val="nil"/>
              <w:left w:val="nil"/>
              <w:bottom w:val="single" w:sz="4" w:space="0" w:color="auto"/>
              <w:right w:val="single" w:sz="4" w:space="0" w:color="auto"/>
            </w:tcBorders>
            <w:shd w:val="clear" w:color="auto" w:fill="auto"/>
            <w:vAlign w:val="center"/>
            <w:hideMark/>
            <w:tcPrChange w:id="6676"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677" w:author="gsadi" w:date="2013-11-18T21:52:00Z"/>
                <w:rFonts w:ascii="Arial" w:hAnsi="Arial" w:cs="Arial"/>
                <w:sz w:val="18"/>
                <w:szCs w:val="18"/>
                <w:rPrChange w:id="6678" w:author="gsadi" w:date="2013-11-18T22:11:00Z">
                  <w:rPr>
                    <w:ins w:id="6679" w:author="gsadi" w:date="2013-11-18T21:52:00Z"/>
                    <w:rFonts w:ascii="Arial" w:hAnsi="Arial" w:cs="Arial"/>
                    <w:color w:val="4F81BD"/>
                    <w:sz w:val="18"/>
                    <w:szCs w:val="18"/>
                  </w:rPr>
                </w:rPrChange>
              </w:rPr>
            </w:pPr>
            <w:ins w:id="6680" w:author="gsadi" w:date="2013-11-18T21:52:00Z">
              <w:r w:rsidRPr="002B0E74">
                <w:rPr>
                  <w:rFonts w:ascii="Arial" w:hAnsi="Arial" w:cs="Arial"/>
                  <w:sz w:val="18"/>
                  <w:szCs w:val="18"/>
                  <w:rPrChange w:id="6681" w:author="gsadi" w:date="2013-11-18T22:11:00Z">
                    <w:rPr>
                      <w:rFonts w:ascii="Arial" w:hAnsi="Arial" w:cs="Arial"/>
                      <w:color w:val="4F81BD"/>
                      <w:sz w:val="18"/>
                      <w:szCs w:val="18"/>
                      <w:u w:val="single"/>
                    </w:rPr>
                  </w:rPrChange>
                </w:rPr>
                <w:t>Char(2)</w:t>
              </w:r>
            </w:ins>
          </w:p>
        </w:tc>
        <w:tc>
          <w:tcPr>
            <w:tcW w:w="2432" w:type="dxa"/>
            <w:tcBorders>
              <w:top w:val="nil"/>
              <w:left w:val="nil"/>
              <w:bottom w:val="single" w:sz="4" w:space="0" w:color="auto"/>
              <w:right w:val="single" w:sz="4" w:space="0" w:color="auto"/>
            </w:tcBorders>
            <w:shd w:val="clear" w:color="auto" w:fill="auto"/>
            <w:noWrap/>
            <w:vAlign w:val="bottom"/>
            <w:hideMark/>
            <w:tcPrChange w:id="6682"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683" w:author="gsadi" w:date="2013-11-18T21:52:00Z"/>
                <w:rFonts w:ascii="Arial" w:hAnsi="Arial" w:cs="Arial"/>
                <w:color w:val="000000"/>
                <w:sz w:val="18"/>
                <w:szCs w:val="18"/>
              </w:rPr>
            </w:pPr>
            <w:ins w:id="6684" w:author="gsadi" w:date="2013-11-18T21:52:00Z">
              <w:r w:rsidRPr="005361CF">
                <w:rPr>
                  <w:rFonts w:ascii="Arial" w:hAnsi="Arial" w:cs="Arial"/>
                  <w:color w:val="000000"/>
                  <w:sz w:val="18"/>
                  <w:szCs w:val="18"/>
                </w:rPr>
                <w:t> </w:t>
              </w:r>
            </w:ins>
          </w:p>
        </w:tc>
      </w:tr>
      <w:tr w:rsidR="00497ADC" w:rsidRPr="0064388F" w:rsidTr="007529E5">
        <w:trPr>
          <w:trHeight w:val="300"/>
          <w:ins w:id="6685" w:author="gsadi" w:date="2013-11-18T21:52:00Z"/>
          <w:trPrChange w:id="6686"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687"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688" w:author="gsadi" w:date="2013-11-18T21:52:00Z"/>
                <w:rFonts w:ascii="Arial" w:hAnsi="Arial" w:cs="Arial"/>
                <w:sz w:val="18"/>
                <w:szCs w:val="18"/>
                <w:rPrChange w:id="6689" w:author="gsadi" w:date="2013-11-18T22:11:00Z">
                  <w:rPr>
                    <w:ins w:id="6690" w:author="gsadi" w:date="2013-11-18T21:52:00Z"/>
                    <w:rFonts w:ascii="Arial" w:hAnsi="Arial" w:cs="Arial"/>
                    <w:color w:val="4F81BD"/>
                    <w:sz w:val="18"/>
                    <w:szCs w:val="18"/>
                  </w:rPr>
                </w:rPrChange>
              </w:rPr>
            </w:pPr>
            <w:ins w:id="6691" w:author="gsadi" w:date="2013-11-18T21:52:00Z">
              <w:r w:rsidRPr="002B0E74">
                <w:rPr>
                  <w:rFonts w:ascii="Arial" w:hAnsi="Arial" w:cs="Arial"/>
                  <w:sz w:val="18"/>
                  <w:szCs w:val="18"/>
                  <w:rPrChange w:id="6692" w:author="gsadi" w:date="2013-11-18T22:11:00Z">
                    <w:rPr>
                      <w:rFonts w:ascii="Arial" w:hAnsi="Arial" w:cs="Arial"/>
                      <w:color w:val="4F81BD"/>
                      <w:sz w:val="18"/>
                      <w:szCs w:val="18"/>
                      <w:u w:val="single"/>
                    </w:rPr>
                  </w:rPrChange>
                </w:rPr>
                <w:t>Division</w:t>
              </w:r>
            </w:ins>
          </w:p>
        </w:tc>
        <w:tc>
          <w:tcPr>
            <w:tcW w:w="1608" w:type="dxa"/>
            <w:tcBorders>
              <w:top w:val="nil"/>
              <w:left w:val="nil"/>
              <w:bottom w:val="single" w:sz="4" w:space="0" w:color="auto"/>
              <w:right w:val="single" w:sz="4" w:space="0" w:color="auto"/>
            </w:tcBorders>
            <w:shd w:val="clear" w:color="auto" w:fill="auto"/>
            <w:vAlign w:val="center"/>
            <w:hideMark/>
            <w:tcPrChange w:id="6693"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694" w:author="gsadi" w:date="2013-11-18T21:52:00Z"/>
                <w:rFonts w:ascii="Arial" w:hAnsi="Arial" w:cs="Arial"/>
                <w:sz w:val="18"/>
                <w:szCs w:val="18"/>
                <w:rPrChange w:id="6695" w:author="gsadi" w:date="2013-11-18T22:11:00Z">
                  <w:rPr>
                    <w:ins w:id="6696" w:author="gsadi" w:date="2013-11-18T21:52:00Z"/>
                    <w:rFonts w:ascii="Arial" w:hAnsi="Arial" w:cs="Arial"/>
                    <w:color w:val="4F81BD"/>
                    <w:sz w:val="18"/>
                    <w:szCs w:val="18"/>
                  </w:rPr>
                </w:rPrChange>
              </w:rPr>
            </w:pPr>
            <w:ins w:id="6697" w:author="gsadi" w:date="2013-11-18T21:52:00Z">
              <w:r w:rsidRPr="002B0E74">
                <w:rPr>
                  <w:rFonts w:ascii="Arial" w:hAnsi="Arial" w:cs="Arial"/>
                  <w:sz w:val="18"/>
                  <w:szCs w:val="18"/>
                  <w:rPrChange w:id="6698" w:author="gsadi" w:date="2013-11-18T22:11:00Z">
                    <w:rPr>
                      <w:rFonts w:ascii="Arial" w:hAnsi="Arial" w:cs="Arial"/>
                      <w:color w:val="4F81BD"/>
                      <w:sz w:val="18"/>
                      <w:szCs w:val="18"/>
                      <w:u w:val="single"/>
                    </w:rPr>
                  </w:rPrChange>
                </w:rPr>
                <w:t>Char(2)</w:t>
              </w:r>
            </w:ins>
          </w:p>
        </w:tc>
        <w:tc>
          <w:tcPr>
            <w:tcW w:w="2432" w:type="dxa"/>
            <w:tcBorders>
              <w:top w:val="nil"/>
              <w:left w:val="nil"/>
              <w:bottom w:val="single" w:sz="4" w:space="0" w:color="auto"/>
              <w:right w:val="single" w:sz="4" w:space="0" w:color="auto"/>
            </w:tcBorders>
            <w:shd w:val="clear" w:color="auto" w:fill="auto"/>
            <w:noWrap/>
            <w:vAlign w:val="bottom"/>
            <w:hideMark/>
            <w:tcPrChange w:id="6699"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700" w:author="gsadi" w:date="2013-11-18T21:52:00Z"/>
                <w:rFonts w:ascii="Arial" w:hAnsi="Arial" w:cs="Arial"/>
                <w:color w:val="000000"/>
                <w:sz w:val="18"/>
                <w:szCs w:val="18"/>
              </w:rPr>
            </w:pPr>
            <w:ins w:id="6701" w:author="gsadi" w:date="2013-11-18T21:52:00Z">
              <w:r w:rsidRPr="005361CF">
                <w:rPr>
                  <w:rFonts w:ascii="Arial" w:hAnsi="Arial" w:cs="Arial"/>
                  <w:color w:val="000000"/>
                  <w:sz w:val="18"/>
                  <w:szCs w:val="18"/>
                </w:rPr>
                <w:t> </w:t>
              </w:r>
            </w:ins>
          </w:p>
        </w:tc>
      </w:tr>
      <w:tr w:rsidR="00497ADC" w:rsidRPr="0064388F" w:rsidTr="007529E5">
        <w:trPr>
          <w:trHeight w:val="300"/>
          <w:ins w:id="6702" w:author="gsadi" w:date="2013-11-18T21:52:00Z"/>
          <w:trPrChange w:id="6703"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704"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705" w:author="gsadi" w:date="2013-11-18T21:52:00Z"/>
                <w:rFonts w:ascii="Arial" w:hAnsi="Arial" w:cs="Arial"/>
                <w:sz w:val="18"/>
                <w:szCs w:val="18"/>
                <w:rPrChange w:id="6706" w:author="gsadi" w:date="2013-11-18T22:11:00Z">
                  <w:rPr>
                    <w:ins w:id="6707" w:author="gsadi" w:date="2013-11-18T21:52:00Z"/>
                    <w:rFonts w:ascii="Arial" w:hAnsi="Arial" w:cs="Arial"/>
                    <w:color w:val="4F81BD"/>
                    <w:sz w:val="18"/>
                    <w:szCs w:val="18"/>
                  </w:rPr>
                </w:rPrChange>
              </w:rPr>
            </w:pPr>
            <w:ins w:id="6708" w:author="gsadi" w:date="2013-11-18T21:52:00Z">
              <w:r w:rsidRPr="002B0E74">
                <w:rPr>
                  <w:rFonts w:ascii="Arial" w:hAnsi="Arial" w:cs="Arial"/>
                  <w:sz w:val="18"/>
                  <w:szCs w:val="18"/>
                  <w:rPrChange w:id="6709" w:author="gsadi" w:date="2013-11-18T22:11:00Z">
                    <w:rPr>
                      <w:rFonts w:ascii="Arial" w:hAnsi="Arial" w:cs="Arial"/>
                      <w:color w:val="4F81BD"/>
                      <w:sz w:val="18"/>
                      <w:szCs w:val="18"/>
                      <w:u w:val="single"/>
                    </w:rPr>
                  </w:rPrChange>
                </w:rPr>
                <w:t>Company Code</w:t>
              </w:r>
            </w:ins>
          </w:p>
        </w:tc>
        <w:tc>
          <w:tcPr>
            <w:tcW w:w="1608" w:type="dxa"/>
            <w:tcBorders>
              <w:top w:val="nil"/>
              <w:left w:val="nil"/>
              <w:bottom w:val="single" w:sz="4" w:space="0" w:color="auto"/>
              <w:right w:val="single" w:sz="4" w:space="0" w:color="auto"/>
            </w:tcBorders>
            <w:shd w:val="clear" w:color="auto" w:fill="auto"/>
            <w:vAlign w:val="center"/>
            <w:hideMark/>
            <w:tcPrChange w:id="6710"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711" w:author="gsadi" w:date="2013-11-18T21:52:00Z"/>
                <w:rFonts w:ascii="Arial" w:hAnsi="Arial" w:cs="Arial"/>
                <w:sz w:val="18"/>
                <w:szCs w:val="18"/>
                <w:rPrChange w:id="6712" w:author="gsadi" w:date="2013-11-18T22:11:00Z">
                  <w:rPr>
                    <w:ins w:id="6713" w:author="gsadi" w:date="2013-11-18T21:52:00Z"/>
                    <w:rFonts w:ascii="Arial" w:hAnsi="Arial" w:cs="Arial"/>
                    <w:color w:val="4F81BD"/>
                    <w:sz w:val="18"/>
                    <w:szCs w:val="18"/>
                  </w:rPr>
                </w:rPrChange>
              </w:rPr>
            </w:pPr>
            <w:ins w:id="6714" w:author="gsadi" w:date="2013-11-18T21:52:00Z">
              <w:r w:rsidRPr="002B0E74">
                <w:rPr>
                  <w:rFonts w:ascii="Arial" w:hAnsi="Arial" w:cs="Arial"/>
                  <w:sz w:val="18"/>
                  <w:szCs w:val="18"/>
                  <w:rPrChange w:id="6715" w:author="gsadi" w:date="2013-11-18T22:11:00Z">
                    <w:rPr>
                      <w:rFonts w:ascii="Arial" w:hAnsi="Arial" w:cs="Arial"/>
                      <w:color w:val="4F81BD"/>
                      <w:sz w:val="18"/>
                      <w:szCs w:val="18"/>
                      <w:u w:val="single"/>
                    </w:rPr>
                  </w:rPrChange>
                </w:rPr>
                <w:t>Char(4)</w:t>
              </w:r>
            </w:ins>
          </w:p>
        </w:tc>
        <w:tc>
          <w:tcPr>
            <w:tcW w:w="2432" w:type="dxa"/>
            <w:tcBorders>
              <w:top w:val="nil"/>
              <w:left w:val="nil"/>
              <w:bottom w:val="single" w:sz="4" w:space="0" w:color="auto"/>
              <w:right w:val="single" w:sz="4" w:space="0" w:color="auto"/>
            </w:tcBorders>
            <w:shd w:val="clear" w:color="auto" w:fill="auto"/>
            <w:noWrap/>
            <w:vAlign w:val="bottom"/>
            <w:hideMark/>
            <w:tcPrChange w:id="6716"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717" w:author="gsadi" w:date="2013-11-18T21:52:00Z"/>
                <w:rFonts w:ascii="Arial" w:hAnsi="Arial" w:cs="Arial"/>
                <w:color w:val="000000"/>
                <w:sz w:val="18"/>
                <w:szCs w:val="18"/>
              </w:rPr>
            </w:pPr>
            <w:ins w:id="6718" w:author="gsadi" w:date="2013-11-18T21:52:00Z">
              <w:r w:rsidRPr="005361CF">
                <w:rPr>
                  <w:rFonts w:ascii="Arial" w:hAnsi="Arial" w:cs="Arial"/>
                  <w:color w:val="000000"/>
                  <w:sz w:val="18"/>
                  <w:szCs w:val="18"/>
                </w:rPr>
                <w:t> </w:t>
              </w:r>
            </w:ins>
          </w:p>
        </w:tc>
      </w:tr>
      <w:tr w:rsidR="00497ADC" w:rsidRPr="0064388F" w:rsidTr="007529E5">
        <w:trPr>
          <w:trHeight w:val="300"/>
          <w:ins w:id="6719" w:author="gsadi" w:date="2013-11-18T21:52:00Z"/>
          <w:trPrChange w:id="6720"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721"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722" w:author="gsadi" w:date="2013-11-18T21:52:00Z"/>
                <w:rFonts w:ascii="Arial" w:hAnsi="Arial" w:cs="Arial"/>
                <w:sz w:val="18"/>
                <w:szCs w:val="18"/>
                <w:rPrChange w:id="6723" w:author="gsadi" w:date="2013-11-18T22:11:00Z">
                  <w:rPr>
                    <w:ins w:id="6724" w:author="gsadi" w:date="2013-11-18T21:52:00Z"/>
                    <w:rFonts w:ascii="Arial" w:hAnsi="Arial" w:cs="Arial"/>
                    <w:color w:val="4F81BD"/>
                    <w:sz w:val="18"/>
                    <w:szCs w:val="18"/>
                  </w:rPr>
                </w:rPrChange>
              </w:rPr>
            </w:pPr>
            <w:ins w:id="6725" w:author="gsadi" w:date="2013-11-18T21:52:00Z">
              <w:r w:rsidRPr="002B0E74">
                <w:rPr>
                  <w:rFonts w:ascii="Arial" w:hAnsi="Arial" w:cs="Arial"/>
                  <w:sz w:val="18"/>
                  <w:szCs w:val="18"/>
                  <w:rPrChange w:id="6726" w:author="gsadi" w:date="2013-11-18T22:11:00Z">
                    <w:rPr>
                      <w:rFonts w:ascii="Arial" w:hAnsi="Arial" w:cs="Arial"/>
                      <w:color w:val="4F81BD"/>
                      <w:sz w:val="18"/>
                      <w:szCs w:val="18"/>
                      <w:u w:val="single"/>
                    </w:rPr>
                  </w:rPrChange>
                </w:rPr>
                <w:t>Sold to Customer Number</w:t>
              </w:r>
            </w:ins>
          </w:p>
        </w:tc>
        <w:tc>
          <w:tcPr>
            <w:tcW w:w="1608" w:type="dxa"/>
            <w:tcBorders>
              <w:top w:val="nil"/>
              <w:left w:val="nil"/>
              <w:bottom w:val="single" w:sz="4" w:space="0" w:color="auto"/>
              <w:right w:val="single" w:sz="4" w:space="0" w:color="auto"/>
            </w:tcBorders>
            <w:shd w:val="clear" w:color="auto" w:fill="auto"/>
            <w:vAlign w:val="center"/>
            <w:hideMark/>
            <w:tcPrChange w:id="6727"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728" w:author="gsadi" w:date="2013-11-18T21:52:00Z"/>
                <w:rFonts w:ascii="Arial" w:hAnsi="Arial" w:cs="Arial"/>
                <w:sz w:val="18"/>
                <w:szCs w:val="18"/>
                <w:rPrChange w:id="6729" w:author="gsadi" w:date="2013-11-18T22:11:00Z">
                  <w:rPr>
                    <w:ins w:id="6730" w:author="gsadi" w:date="2013-11-18T21:52:00Z"/>
                    <w:rFonts w:ascii="Arial" w:hAnsi="Arial" w:cs="Arial"/>
                    <w:color w:val="4F81BD"/>
                    <w:sz w:val="18"/>
                    <w:szCs w:val="18"/>
                  </w:rPr>
                </w:rPrChange>
              </w:rPr>
            </w:pPr>
            <w:ins w:id="6731" w:author="gsadi" w:date="2013-11-18T21:52:00Z">
              <w:r w:rsidRPr="002B0E74">
                <w:rPr>
                  <w:rFonts w:ascii="Arial" w:hAnsi="Arial" w:cs="Arial"/>
                  <w:sz w:val="18"/>
                  <w:szCs w:val="18"/>
                  <w:rPrChange w:id="6732" w:author="gsadi" w:date="2013-11-18T22:11:00Z">
                    <w:rPr>
                      <w:rFonts w:ascii="Arial" w:hAnsi="Arial" w:cs="Arial"/>
                      <w:color w:val="4F81BD"/>
                      <w:sz w:val="18"/>
                      <w:szCs w:val="18"/>
                      <w:u w:val="single"/>
                    </w:rPr>
                  </w:rPrChange>
                </w:rPr>
                <w:t>Char(10)</w:t>
              </w:r>
            </w:ins>
          </w:p>
        </w:tc>
        <w:tc>
          <w:tcPr>
            <w:tcW w:w="2432" w:type="dxa"/>
            <w:tcBorders>
              <w:top w:val="nil"/>
              <w:left w:val="nil"/>
              <w:bottom w:val="single" w:sz="4" w:space="0" w:color="auto"/>
              <w:right w:val="single" w:sz="4" w:space="0" w:color="auto"/>
            </w:tcBorders>
            <w:shd w:val="clear" w:color="auto" w:fill="auto"/>
            <w:noWrap/>
            <w:vAlign w:val="bottom"/>
            <w:hideMark/>
            <w:tcPrChange w:id="6733"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734" w:author="gsadi" w:date="2013-11-18T21:52:00Z"/>
                <w:rFonts w:ascii="Arial" w:hAnsi="Arial" w:cs="Arial"/>
                <w:color w:val="000000"/>
                <w:sz w:val="18"/>
                <w:szCs w:val="18"/>
              </w:rPr>
            </w:pPr>
            <w:ins w:id="6735" w:author="gsadi" w:date="2013-11-18T21:52:00Z">
              <w:r w:rsidRPr="005361CF">
                <w:rPr>
                  <w:rFonts w:ascii="Arial" w:hAnsi="Arial" w:cs="Arial"/>
                  <w:color w:val="000000"/>
                  <w:sz w:val="18"/>
                  <w:szCs w:val="18"/>
                </w:rPr>
                <w:t> </w:t>
              </w:r>
            </w:ins>
          </w:p>
        </w:tc>
      </w:tr>
      <w:tr w:rsidR="00497ADC" w:rsidRPr="0064388F" w:rsidTr="007529E5">
        <w:trPr>
          <w:trHeight w:val="300"/>
          <w:ins w:id="6736" w:author="gsadi" w:date="2013-11-18T21:52:00Z"/>
          <w:trPrChange w:id="6737"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738"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739" w:author="gsadi" w:date="2013-11-18T21:52:00Z"/>
                <w:rFonts w:ascii="Arial" w:hAnsi="Arial" w:cs="Arial"/>
                <w:sz w:val="18"/>
                <w:szCs w:val="18"/>
                <w:rPrChange w:id="6740" w:author="gsadi" w:date="2013-11-18T22:11:00Z">
                  <w:rPr>
                    <w:ins w:id="6741" w:author="gsadi" w:date="2013-11-18T21:52:00Z"/>
                    <w:rFonts w:ascii="Arial" w:hAnsi="Arial" w:cs="Arial"/>
                    <w:color w:val="4F81BD"/>
                    <w:sz w:val="18"/>
                    <w:szCs w:val="18"/>
                  </w:rPr>
                </w:rPrChange>
              </w:rPr>
            </w:pPr>
            <w:ins w:id="6742" w:author="gsadi" w:date="2013-11-18T21:52:00Z">
              <w:r w:rsidRPr="002B0E74">
                <w:rPr>
                  <w:rFonts w:ascii="Arial" w:hAnsi="Arial" w:cs="Arial"/>
                  <w:sz w:val="18"/>
                  <w:szCs w:val="18"/>
                  <w:rPrChange w:id="6743" w:author="gsadi" w:date="2013-11-18T22:11:00Z">
                    <w:rPr>
                      <w:rFonts w:ascii="Arial" w:hAnsi="Arial" w:cs="Arial"/>
                      <w:color w:val="4F81BD"/>
                      <w:sz w:val="18"/>
                      <w:szCs w:val="18"/>
                      <w:u w:val="single"/>
                    </w:rPr>
                  </w:rPrChange>
                </w:rPr>
                <w:t>Country Code</w:t>
              </w:r>
            </w:ins>
          </w:p>
        </w:tc>
        <w:tc>
          <w:tcPr>
            <w:tcW w:w="1608" w:type="dxa"/>
            <w:tcBorders>
              <w:top w:val="nil"/>
              <w:left w:val="nil"/>
              <w:bottom w:val="single" w:sz="4" w:space="0" w:color="auto"/>
              <w:right w:val="single" w:sz="4" w:space="0" w:color="auto"/>
            </w:tcBorders>
            <w:shd w:val="clear" w:color="auto" w:fill="auto"/>
            <w:vAlign w:val="center"/>
            <w:hideMark/>
            <w:tcPrChange w:id="6744"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745" w:author="gsadi" w:date="2013-11-18T21:52:00Z"/>
                <w:rFonts w:ascii="Arial" w:hAnsi="Arial" w:cs="Arial"/>
                <w:sz w:val="18"/>
                <w:szCs w:val="18"/>
                <w:rPrChange w:id="6746" w:author="gsadi" w:date="2013-11-18T22:11:00Z">
                  <w:rPr>
                    <w:ins w:id="6747" w:author="gsadi" w:date="2013-11-18T21:52:00Z"/>
                    <w:rFonts w:ascii="Arial" w:hAnsi="Arial" w:cs="Arial"/>
                    <w:color w:val="4F81BD"/>
                    <w:sz w:val="18"/>
                    <w:szCs w:val="18"/>
                  </w:rPr>
                </w:rPrChange>
              </w:rPr>
            </w:pPr>
            <w:ins w:id="6748" w:author="gsadi" w:date="2013-11-18T21:52:00Z">
              <w:r w:rsidRPr="002B0E74">
                <w:rPr>
                  <w:rFonts w:ascii="Arial" w:hAnsi="Arial" w:cs="Arial"/>
                  <w:sz w:val="18"/>
                  <w:szCs w:val="18"/>
                  <w:rPrChange w:id="6749" w:author="gsadi" w:date="2013-11-18T22:11:00Z">
                    <w:rPr>
                      <w:rFonts w:ascii="Arial" w:hAnsi="Arial" w:cs="Arial"/>
                      <w:color w:val="4F81BD"/>
                      <w:sz w:val="18"/>
                      <w:szCs w:val="18"/>
                      <w:u w:val="single"/>
                    </w:rPr>
                  </w:rPrChange>
                </w:rPr>
                <w:t>Char(3)</w:t>
              </w:r>
            </w:ins>
          </w:p>
        </w:tc>
        <w:tc>
          <w:tcPr>
            <w:tcW w:w="2432" w:type="dxa"/>
            <w:tcBorders>
              <w:top w:val="nil"/>
              <w:left w:val="nil"/>
              <w:bottom w:val="single" w:sz="4" w:space="0" w:color="auto"/>
              <w:right w:val="single" w:sz="4" w:space="0" w:color="auto"/>
            </w:tcBorders>
            <w:shd w:val="clear" w:color="auto" w:fill="auto"/>
            <w:noWrap/>
            <w:vAlign w:val="bottom"/>
            <w:hideMark/>
            <w:tcPrChange w:id="6750"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751" w:author="gsadi" w:date="2013-11-18T21:52:00Z"/>
                <w:rFonts w:ascii="Arial" w:hAnsi="Arial" w:cs="Arial"/>
                <w:color w:val="000000"/>
                <w:sz w:val="18"/>
                <w:szCs w:val="18"/>
              </w:rPr>
            </w:pPr>
            <w:ins w:id="6752" w:author="gsadi" w:date="2013-11-18T21:52:00Z">
              <w:r w:rsidRPr="005361CF">
                <w:rPr>
                  <w:rFonts w:ascii="Arial" w:hAnsi="Arial" w:cs="Arial"/>
                  <w:color w:val="000000"/>
                  <w:sz w:val="18"/>
                  <w:szCs w:val="18"/>
                </w:rPr>
                <w:t> </w:t>
              </w:r>
            </w:ins>
          </w:p>
        </w:tc>
      </w:tr>
      <w:tr w:rsidR="00497ADC" w:rsidRPr="0064388F" w:rsidTr="007529E5">
        <w:trPr>
          <w:trHeight w:val="300"/>
          <w:ins w:id="6753" w:author="gsadi" w:date="2013-11-18T21:52:00Z"/>
          <w:trPrChange w:id="6754"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755"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756" w:author="gsadi" w:date="2013-11-18T21:52:00Z"/>
                <w:rFonts w:ascii="Arial" w:hAnsi="Arial" w:cs="Arial"/>
                <w:sz w:val="18"/>
                <w:szCs w:val="18"/>
                <w:rPrChange w:id="6757" w:author="gsadi" w:date="2013-11-18T22:11:00Z">
                  <w:rPr>
                    <w:ins w:id="6758" w:author="gsadi" w:date="2013-11-18T21:52:00Z"/>
                    <w:rFonts w:ascii="Arial" w:hAnsi="Arial" w:cs="Arial"/>
                    <w:color w:val="4F81BD"/>
                    <w:sz w:val="18"/>
                    <w:szCs w:val="18"/>
                  </w:rPr>
                </w:rPrChange>
              </w:rPr>
            </w:pPr>
            <w:ins w:id="6759" w:author="gsadi" w:date="2013-11-18T21:52:00Z">
              <w:r w:rsidRPr="002B0E74">
                <w:rPr>
                  <w:rFonts w:ascii="Arial" w:hAnsi="Arial" w:cs="Arial"/>
                  <w:sz w:val="18"/>
                  <w:szCs w:val="18"/>
                  <w:rPrChange w:id="6760" w:author="gsadi" w:date="2013-11-18T22:11:00Z">
                    <w:rPr>
                      <w:rFonts w:ascii="Arial" w:hAnsi="Arial" w:cs="Arial"/>
                      <w:color w:val="4F81BD"/>
                      <w:sz w:val="18"/>
                      <w:szCs w:val="18"/>
                      <w:u w:val="single"/>
                    </w:rPr>
                  </w:rPrChange>
                </w:rPr>
                <w:t>Account Class</w:t>
              </w:r>
            </w:ins>
          </w:p>
        </w:tc>
        <w:tc>
          <w:tcPr>
            <w:tcW w:w="1608" w:type="dxa"/>
            <w:tcBorders>
              <w:top w:val="nil"/>
              <w:left w:val="nil"/>
              <w:bottom w:val="single" w:sz="4" w:space="0" w:color="auto"/>
              <w:right w:val="single" w:sz="4" w:space="0" w:color="auto"/>
            </w:tcBorders>
            <w:shd w:val="clear" w:color="auto" w:fill="auto"/>
            <w:vAlign w:val="center"/>
            <w:hideMark/>
            <w:tcPrChange w:id="6761"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762" w:author="gsadi" w:date="2013-11-18T21:52:00Z"/>
                <w:rFonts w:ascii="Arial" w:hAnsi="Arial" w:cs="Arial"/>
                <w:sz w:val="18"/>
                <w:szCs w:val="18"/>
                <w:rPrChange w:id="6763" w:author="gsadi" w:date="2013-11-18T22:11:00Z">
                  <w:rPr>
                    <w:ins w:id="6764" w:author="gsadi" w:date="2013-11-18T21:52:00Z"/>
                    <w:rFonts w:ascii="Arial" w:hAnsi="Arial" w:cs="Arial"/>
                    <w:color w:val="4F81BD"/>
                    <w:sz w:val="18"/>
                    <w:szCs w:val="18"/>
                  </w:rPr>
                </w:rPrChange>
              </w:rPr>
            </w:pPr>
            <w:ins w:id="6765" w:author="gsadi" w:date="2013-11-18T21:52:00Z">
              <w:r w:rsidRPr="002B0E74">
                <w:rPr>
                  <w:rFonts w:ascii="Arial" w:hAnsi="Arial" w:cs="Arial"/>
                  <w:sz w:val="18"/>
                  <w:szCs w:val="18"/>
                  <w:rPrChange w:id="6766" w:author="gsadi" w:date="2013-11-18T22:11:00Z">
                    <w:rPr>
                      <w:rFonts w:ascii="Arial" w:hAnsi="Arial" w:cs="Arial"/>
                      <w:color w:val="4F81BD"/>
                      <w:sz w:val="18"/>
                      <w:szCs w:val="18"/>
                      <w:u w:val="single"/>
                    </w:rPr>
                  </w:rPrChange>
                </w:rPr>
                <w:t>Char(4)</w:t>
              </w:r>
            </w:ins>
          </w:p>
        </w:tc>
        <w:tc>
          <w:tcPr>
            <w:tcW w:w="2432" w:type="dxa"/>
            <w:tcBorders>
              <w:top w:val="nil"/>
              <w:left w:val="nil"/>
              <w:bottom w:val="single" w:sz="4" w:space="0" w:color="auto"/>
              <w:right w:val="single" w:sz="4" w:space="0" w:color="auto"/>
            </w:tcBorders>
            <w:shd w:val="clear" w:color="auto" w:fill="auto"/>
            <w:noWrap/>
            <w:vAlign w:val="bottom"/>
            <w:hideMark/>
            <w:tcPrChange w:id="6767"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768" w:author="gsadi" w:date="2013-11-18T21:52:00Z"/>
                <w:rFonts w:ascii="Arial" w:hAnsi="Arial" w:cs="Arial"/>
                <w:color w:val="000000"/>
                <w:sz w:val="18"/>
                <w:szCs w:val="18"/>
              </w:rPr>
            </w:pPr>
            <w:ins w:id="6769" w:author="gsadi" w:date="2013-11-18T21:52:00Z">
              <w:r w:rsidRPr="005361CF">
                <w:rPr>
                  <w:rFonts w:ascii="Arial" w:hAnsi="Arial" w:cs="Arial"/>
                  <w:color w:val="000000"/>
                  <w:sz w:val="18"/>
                  <w:szCs w:val="18"/>
                </w:rPr>
                <w:t> </w:t>
              </w:r>
            </w:ins>
          </w:p>
        </w:tc>
      </w:tr>
      <w:tr w:rsidR="00497ADC" w:rsidRPr="0064388F" w:rsidTr="007529E5">
        <w:trPr>
          <w:trHeight w:val="300"/>
          <w:ins w:id="6770" w:author="gsadi" w:date="2013-11-18T21:52:00Z"/>
          <w:trPrChange w:id="6771"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000000" w:fill="00FF00"/>
            <w:vAlign w:val="center"/>
            <w:hideMark/>
            <w:tcPrChange w:id="6772" w:author="gsadi" w:date="2013-11-18T21:56:00Z">
              <w:tcPr>
                <w:tcW w:w="3000" w:type="dxa"/>
                <w:tcBorders>
                  <w:top w:val="nil"/>
                  <w:left w:val="single" w:sz="4" w:space="0" w:color="auto"/>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773" w:author="gsadi" w:date="2013-11-18T21:52:00Z"/>
                <w:rFonts w:ascii="Arial" w:hAnsi="Arial" w:cs="Arial"/>
                <w:b/>
                <w:bCs/>
                <w:color w:val="000000"/>
                <w:sz w:val="18"/>
                <w:szCs w:val="18"/>
              </w:rPr>
            </w:pPr>
            <w:ins w:id="6774" w:author="gsadi" w:date="2013-11-18T21:52:00Z">
              <w:r w:rsidRPr="005361CF">
                <w:rPr>
                  <w:rFonts w:ascii="Arial" w:hAnsi="Arial" w:cs="Arial"/>
                  <w:b/>
                  <w:bCs/>
                  <w:color w:val="000000"/>
                  <w:sz w:val="18"/>
                  <w:szCs w:val="18"/>
                </w:rPr>
                <w:t>Shipping Location</w:t>
              </w:r>
            </w:ins>
          </w:p>
        </w:tc>
        <w:tc>
          <w:tcPr>
            <w:tcW w:w="1608" w:type="dxa"/>
            <w:tcBorders>
              <w:top w:val="nil"/>
              <w:left w:val="nil"/>
              <w:bottom w:val="single" w:sz="4" w:space="0" w:color="auto"/>
              <w:right w:val="single" w:sz="4" w:space="0" w:color="auto"/>
            </w:tcBorders>
            <w:shd w:val="clear" w:color="000000" w:fill="00FF00"/>
            <w:vAlign w:val="center"/>
            <w:hideMark/>
            <w:tcPrChange w:id="6775" w:author="gsadi" w:date="2013-11-18T21:56:00Z">
              <w:tcPr>
                <w:tcW w:w="1240" w:type="dxa"/>
                <w:tcBorders>
                  <w:top w:val="nil"/>
                  <w:left w:val="nil"/>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776" w:author="gsadi" w:date="2013-11-18T21:52:00Z"/>
                <w:rFonts w:ascii="Arial" w:hAnsi="Arial" w:cs="Arial"/>
                <w:b/>
                <w:bCs/>
                <w:color w:val="000000"/>
                <w:sz w:val="18"/>
                <w:szCs w:val="18"/>
              </w:rPr>
            </w:pPr>
            <w:ins w:id="6777" w:author="gsadi" w:date="2013-11-18T21:52:00Z">
              <w:r w:rsidRPr="005361CF">
                <w:rPr>
                  <w:rFonts w:ascii="Arial" w:hAnsi="Arial" w:cs="Arial"/>
                  <w:b/>
                  <w:bCs/>
                  <w:color w:val="000000"/>
                  <w:sz w:val="18"/>
                  <w:szCs w:val="18"/>
                </w:rPr>
                <w:t>Char(4)</w:t>
              </w:r>
            </w:ins>
          </w:p>
        </w:tc>
        <w:tc>
          <w:tcPr>
            <w:tcW w:w="2432" w:type="dxa"/>
            <w:tcBorders>
              <w:top w:val="nil"/>
              <w:left w:val="nil"/>
              <w:bottom w:val="single" w:sz="4" w:space="0" w:color="auto"/>
              <w:right w:val="single" w:sz="4" w:space="0" w:color="auto"/>
            </w:tcBorders>
            <w:shd w:val="clear" w:color="auto" w:fill="auto"/>
            <w:noWrap/>
            <w:vAlign w:val="bottom"/>
            <w:hideMark/>
            <w:tcPrChange w:id="6778"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779" w:author="gsadi" w:date="2013-11-18T21:52:00Z"/>
                <w:rFonts w:ascii="Arial" w:hAnsi="Arial" w:cs="Arial"/>
                <w:color w:val="000000"/>
                <w:sz w:val="18"/>
                <w:szCs w:val="18"/>
              </w:rPr>
            </w:pPr>
            <w:ins w:id="6780" w:author="gsadi" w:date="2013-11-18T21:52:00Z">
              <w:r w:rsidRPr="005361CF">
                <w:rPr>
                  <w:rFonts w:ascii="Arial" w:hAnsi="Arial" w:cs="Arial"/>
                  <w:color w:val="000000"/>
                  <w:sz w:val="18"/>
                  <w:szCs w:val="18"/>
                </w:rPr>
                <w:t> </w:t>
              </w:r>
            </w:ins>
          </w:p>
        </w:tc>
      </w:tr>
      <w:tr w:rsidR="00497ADC" w:rsidRPr="0064388F" w:rsidTr="007529E5">
        <w:trPr>
          <w:trHeight w:val="300"/>
          <w:ins w:id="6781" w:author="gsadi" w:date="2013-11-18T21:52:00Z"/>
          <w:trPrChange w:id="6782"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000000" w:fill="00FF00"/>
            <w:vAlign w:val="center"/>
            <w:hideMark/>
            <w:tcPrChange w:id="6783" w:author="gsadi" w:date="2013-11-18T21:56:00Z">
              <w:tcPr>
                <w:tcW w:w="3000" w:type="dxa"/>
                <w:tcBorders>
                  <w:top w:val="nil"/>
                  <w:left w:val="single" w:sz="4" w:space="0" w:color="auto"/>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784" w:author="gsadi" w:date="2013-11-18T21:52:00Z"/>
                <w:rFonts w:ascii="Arial" w:hAnsi="Arial" w:cs="Arial"/>
                <w:b/>
                <w:bCs/>
                <w:color w:val="000000"/>
                <w:sz w:val="18"/>
                <w:szCs w:val="18"/>
              </w:rPr>
            </w:pPr>
            <w:ins w:id="6785" w:author="gsadi" w:date="2013-11-18T21:52:00Z">
              <w:r w:rsidRPr="005361CF">
                <w:rPr>
                  <w:rFonts w:ascii="Arial" w:hAnsi="Arial" w:cs="Arial"/>
                  <w:b/>
                  <w:bCs/>
                  <w:color w:val="000000"/>
                  <w:sz w:val="18"/>
                  <w:szCs w:val="18"/>
                </w:rPr>
                <w:t>Material</w:t>
              </w:r>
            </w:ins>
          </w:p>
        </w:tc>
        <w:tc>
          <w:tcPr>
            <w:tcW w:w="1608" w:type="dxa"/>
            <w:tcBorders>
              <w:top w:val="nil"/>
              <w:left w:val="nil"/>
              <w:bottom w:val="single" w:sz="4" w:space="0" w:color="auto"/>
              <w:right w:val="single" w:sz="4" w:space="0" w:color="auto"/>
            </w:tcBorders>
            <w:shd w:val="clear" w:color="000000" w:fill="00FF00"/>
            <w:vAlign w:val="center"/>
            <w:hideMark/>
            <w:tcPrChange w:id="6786" w:author="gsadi" w:date="2013-11-18T21:56:00Z">
              <w:tcPr>
                <w:tcW w:w="1240" w:type="dxa"/>
                <w:tcBorders>
                  <w:top w:val="nil"/>
                  <w:left w:val="nil"/>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787" w:author="gsadi" w:date="2013-11-18T21:52:00Z"/>
                <w:rFonts w:ascii="Arial" w:hAnsi="Arial" w:cs="Arial"/>
                <w:b/>
                <w:bCs/>
                <w:color w:val="000000"/>
                <w:sz w:val="18"/>
                <w:szCs w:val="18"/>
              </w:rPr>
            </w:pPr>
            <w:ins w:id="6788" w:author="gsadi" w:date="2013-11-18T21:52:00Z">
              <w:r w:rsidRPr="005361CF">
                <w:rPr>
                  <w:rFonts w:ascii="Arial" w:hAnsi="Arial" w:cs="Arial"/>
                  <w:b/>
                  <w:bCs/>
                  <w:color w:val="000000"/>
                  <w:sz w:val="18"/>
                  <w:szCs w:val="18"/>
                </w:rPr>
                <w:t>Char(18)</w:t>
              </w:r>
            </w:ins>
          </w:p>
        </w:tc>
        <w:tc>
          <w:tcPr>
            <w:tcW w:w="2432" w:type="dxa"/>
            <w:tcBorders>
              <w:top w:val="nil"/>
              <w:left w:val="nil"/>
              <w:bottom w:val="single" w:sz="4" w:space="0" w:color="auto"/>
              <w:right w:val="single" w:sz="4" w:space="0" w:color="auto"/>
            </w:tcBorders>
            <w:shd w:val="clear" w:color="auto" w:fill="auto"/>
            <w:noWrap/>
            <w:vAlign w:val="bottom"/>
            <w:hideMark/>
            <w:tcPrChange w:id="6789"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790" w:author="gsadi" w:date="2013-11-18T21:52:00Z"/>
                <w:rFonts w:ascii="Arial" w:hAnsi="Arial" w:cs="Arial"/>
                <w:color w:val="000000"/>
                <w:sz w:val="18"/>
                <w:szCs w:val="18"/>
              </w:rPr>
            </w:pPr>
            <w:ins w:id="6791" w:author="gsadi" w:date="2013-11-18T21:52:00Z">
              <w:r w:rsidRPr="005361CF">
                <w:rPr>
                  <w:rFonts w:ascii="Arial" w:hAnsi="Arial" w:cs="Arial"/>
                  <w:color w:val="000000"/>
                  <w:sz w:val="18"/>
                  <w:szCs w:val="18"/>
                </w:rPr>
                <w:t> </w:t>
              </w:r>
            </w:ins>
          </w:p>
        </w:tc>
      </w:tr>
      <w:tr w:rsidR="00497ADC" w:rsidRPr="0064388F" w:rsidTr="007529E5">
        <w:trPr>
          <w:trHeight w:val="300"/>
          <w:ins w:id="6792" w:author="gsadi" w:date="2013-11-18T21:52:00Z"/>
          <w:trPrChange w:id="6793"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794"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795" w:author="gsadi" w:date="2013-11-18T21:52:00Z"/>
                <w:rFonts w:ascii="Arial" w:hAnsi="Arial" w:cs="Arial"/>
                <w:sz w:val="18"/>
                <w:szCs w:val="18"/>
                <w:rPrChange w:id="6796" w:author="gsadi" w:date="2013-11-18T22:11:00Z">
                  <w:rPr>
                    <w:ins w:id="6797" w:author="gsadi" w:date="2013-11-18T21:52:00Z"/>
                    <w:rFonts w:ascii="Arial" w:hAnsi="Arial" w:cs="Arial"/>
                    <w:color w:val="4F81BD"/>
                    <w:sz w:val="18"/>
                    <w:szCs w:val="18"/>
                  </w:rPr>
                </w:rPrChange>
              </w:rPr>
            </w:pPr>
            <w:ins w:id="6798" w:author="gsadi" w:date="2013-11-18T21:52:00Z">
              <w:r w:rsidRPr="002B0E74">
                <w:rPr>
                  <w:rFonts w:ascii="Arial" w:hAnsi="Arial" w:cs="Arial"/>
                  <w:sz w:val="18"/>
                  <w:szCs w:val="18"/>
                  <w:rPrChange w:id="6799" w:author="gsadi" w:date="2013-11-18T22:11:00Z">
                    <w:rPr>
                      <w:rFonts w:ascii="Arial" w:hAnsi="Arial" w:cs="Arial"/>
                      <w:color w:val="4F81BD"/>
                      <w:sz w:val="18"/>
                      <w:szCs w:val="18"/>
                      <w:u w:val="single"/>
                    </w:rPr>
                  </w:rPrChange>
                </w:rPr>
                <w:t>Base Grid Value</w:t>
              </w:r>
            </w:ins>
          </w:p>
        </w:tc>
        <w:tc>
          <w:tcPr>
            <w:tcW w:w="1608" w:type="dxa"/>
            <w:tcBorders>
              <w:top w:val="nil"/>
              <w:left w:val="nil"/>
              <w:bottom w:val="single" w:sz="4" w:space="0" w:color="auto"/>
              <w:right w:val="single" w:sz="4" w:space="0" w:color="auto"/>
            </w:tcBorders>
            <w:shd w:val="clear" w:color="auto" w:fill="auto"/>
            <w:vAlign w:val="center"/>
            <w:hideMark/>
            <w:tcPrChange w:id="6800"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801" w:author="gsadi" w:date="2013-11-18T21:52:00Z"/>
                <w:rFonts w:ascii="Arial" w:hAnsi="Arial" w:cs="Arial"/>
                <w:sz w:val="18"/>
                <w:szCs w:val="18"/>
                <w:rPrChange w:id="6802" w:author="gsadi" w:date="2013-11-18T22:11:00Z">
                  <w:rPr>
                    <w:ins w:id="6803" w:author="gsadi" w:date="2013-11-18T21:52:00Z"/>
                    <w:rFonts w:ascii="Arial" w:hAnsi="Arial" w:cs="Arial"/>
                    <w:color w:val="4F81BD"/>
                    <w:sz w:val="18"/>
                    <w:szCs w:val="18"/>
                  </w:rPr>
                </w:rPrChange>
              </w:rPr>
            </w:pPr>
            <w:ins w:id="6804" w:author="gsadi" w:date="2013-11-18T21:52:00Z">
              <w:r w:rsidRPr="002B0E74">
                <w:rPr>
                  <w:rFonts w:ascii="Arial" w:hAnsi="Arial" w:cs="Arial"/>
                  <w:sz w:val="18"/>
                  <w:szCs w:val="18"/>
                  <w:rPrChange w:id="6805" w:author="gsadi" w:date="2013-11-18T22:11:00Z">
                    <w:rPr>
                      <w:rFonts w:ascii="Arial" w:hAnsi="Arial" w:cs="Arial"/>
                      <w:color w:val="4F81BD"/>
                      <w:sz w:val="18"/>
                      <w:szCs w:val="18"/>
                      <w:u w:val="single"/>
                    </w:rPr>
                  </w:rPrChange>
                </w:rPr>
                <w:t>Char(8)</w:t>
              </w:r>
            </w:ins>
          </w:p>
        </w:tc>
        <w:tc>
          <w:tcPr>
            <w:tcW w:w="2432" w:type="dxa"/>
            <w:tcBorders>
              <w:top w:val="nil"/>
              <w:left w:val="nil"/>
              <w:bottom w:val="single" w:sz="4" w:space="0" w:color="auto"/>
              <w:right w:val="single" w:sz="4" w:space="0" w:color="auto"/>
            </w:tcBorders>
            <w:shd w:val="clear" w:color="auto" w:fill="auto"/>
            <w:noWrap/>
            <w:vAlign w:val="bottom"/>
            <w:hideMark/>
            <w:tcPrChange w:id="6806"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807" w:author="gsadi" w:date="2013-11-18T21:52:00Z"/>
                <w:rFonts w:ascii="Arial" w:hAnsi="Arial" w:cs="Arial"/>
                <w:color w:val="000000"/>
                <w:sz w:val="18"/>
                <w:szCs w:val="18"/>
              </w:rPr>
            </w:pPr>
            <w:ins w:id="6808" w:author="gsadi" w:date="2013-11-18T21:52:00Z">
              <w:r w:rsidRPr="005361CF">
                <w:rPr>
                  <w:rFonts w:ascii="Arial" w:hAnsi="Arial" w:cs="Arial"/>
                  <w:color w:val="000000"/>
                  <w:sz w:val="18"/>
                  <w:szCs w:val="18"/>
                </w:rPr>
                <w:t> </w:t>
              </w:r>
            </w:ins>
          </w:p>
        </w:tc>
      </w:tr>
      <w:tr w:rsidR="00497ADC" w:rsidRPr="0064388F" w:rsidTr="007529E5">
        <w:trPr>
          <w:trHeight w:val="300"/>
          <w:ins w:id="6809" w:author="gsadi" w:date="2013-11-18T21:52:00Z"/>
          <w:trPrChange w:id="6810"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000000" w:fill="00FF00"/>
            <w:vAlign w:val="center"/>
            <w:hideMark/>
            <w:tcPrChange w:id="6811" w:author="gsadi" w:date="2013-11-18T21:56:00Z">
              <w:tcPr>
                <w:tcW w:w="3000" w:type="dxa"/>
                <w:tcBorders>
                  <w:top w:val="nil"/>
                  <w:left w:val="single" w:sz="4" w:space="0" w:color="auto"/>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812" w:author="gsadi" w:date="2013-11-18T21:52:00Z"/>
                <w:rFonts w:ascii="Arial" w:hAnsi="Arial" w:cs="Arial"/>
                <w:b/>
                <w:bCs/>
                <w:color w:val="000000"/>
                <w:sz w:val="18"/>
                <w:szCs w:val="18"/>
              </w:rPr>
            </w:pPr>
            <w:ins w:id="6813" w:author="gsadi" w:date="2013-11-18T21:52:00Z">
              <w:r w:rsidRPr="005361CF">
                <w:rPr>
                  <w:rFonts w:ascii="Arial" w:hAnsi="Arial" w:cs="Arial"/>
                  <w:b/>
                  <w:bCs/>
                  <w:color w:val="000000"/>
                  <w:sz w:val="18"/>
                  <w:szCs w:val="18"/>
                </w:rPr>
                <w:t>Dim 1</w:t>
              </w:r>
            </w:ins>
          </w:p>
        </w:tc>
        <w:tc>
          <w:tcPr>
            <w:tcW w:w="1608" w:type="dxa"/>
            <w:tcBorders>
              <w:top w:val="nil"/>
              <w:left w:val="nil"/>
              <w:bottom w:val="single" w:sz="4" w:space="0" w:color="auto"/>
              <w:right w:val="single" w:sz="4" w:space="0" w:color="auto"/>
            </w:tcBorders>
            <w:shd w:val="clear" w:color="000000" w:fill="00FF00"/>
            <w:vAlign w:val="center"/>
            <w:hideMark/>
            <w:tcPrChange w:id="6814" w:author="gsadi" w:date="2013-11-18T21:56:00Z">
              <w:tcPr>
                <w:tcW w:w="1240" w:type="dxa"/>
                <w:tcBorders>
                  <w:top w:val="nil"/>
                  <w:left w:val="nil"/>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815" w:author="gsadi" w:date="2013-11-18T21:52:00Z"/>
                <w:rFonts w:ascii="Arial" w:hAnsi="Arial" w:cs="Arial"/>
                <w:b/>
                <w:bCs/>
                <w:color w:val="000000"/>
                <w:sz w:val="18"/>
                <w:szCs w:val="18"/>
              </w:rPr>
            </w:pPr>
            <w:ins w:id="6816" w:author="gsadi" w:date="2013-11-18T21:52:00Z">
              <w:r w:rsidRPr="005361CF">
                <w:rPr>
                  <w:rFonts w:ascii="Arial" w:hAnsi="Arial" w:cs="Arial"/>
                  <w:b/>
                  <w:bCs/>
                  <w:color w:val="000000"/>
                  <w:sz w:val="18"/>
                  <w:szCs w:val="18"/>
                </w:rPr>
                <w:t>Char(8)</w:t>
              </w:r>
            </w:ins>
          </w:p>
        </w:tc>
        <w:tc>
          <w:tcPr>
            <w:tcW w:w="2432" w:type="dxa"/>
            <w:tcBorders>
              <w:top w:val="nil"/>
              <w:left w:val="nil"/>
              <w:bottom w:val="single" w:sz="4" w:space="0" w:color="auto"/>
              <w:right w:val="single" w:sz="4" w:space="0" w:color="auto"/>
            </w:tcBorders>
            <w:shd w:val="clear" w:color="auto" w:fill="auto"/>
            <w:noWrap/>
            <w:vAlign w:val="bottom"/>
            <w:hideMark/>
            <w:tcPrChange w:id="6817"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818" w:author="gsadi" w:date="2013-11-18T21:52:00Z"/>
                <w:rFonts w:ascii="Arial" w:hAnsi="Arial" w:cs="Arial"/>
                <w:color w:val="000000"/>
                <w:sz w:val="18"/>
                <w:szCs w:val="18"/>
              </w:rPr>
            </w:pPr>
            <w:ins w:id="6819" w:author="gsadi" w:date="2013-11-18T21:52:00Z">
              <w:r w:rsidRPr="005361CF">
                <w:rPr>
                  <w:rFonts w:ascii="Arial" w:hAnsi="Arial" w:cs="Arial"/>
                  <w:color w:val="000000"/>
                  <w:sz w:val="18"/>
                  <w:szCs w:val="18"/>
                </w:rPr>
                <w:t> </w:t>
              </w:r>
            </w:ins>
          </w:p>
        </w:tc>
      </w:tr>
      <w:tr w:rsidR="00497ADC" w:rsidRPr="0064388F" w:rsidTr="007529E5">
        <w:trPr>
          <w:trHeight w:val="300"/>
          <w:ins w:id="6820" w:author="gsadi" w:date="2013-11-18T21:52:00Z"/>
          <w:trPrChange w:id="6821"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000000" w:fill="00FF00"/>
            <w:vAlign w:val="center"/>
            <w:hideMark/>
            <w:tcPrChange w:id="6822" w:author="gsadi" w:date="2013-11-18T21:56:00Z">
              <w:tcPr>
                <w:tcW w:w="3000" w:type="dxa"/>
                <w:tcBorders>
                  <w:top w:val="nil"/>
                  <w:left w:val="single" w:sz="4" w:space="0" w:color="auto"/>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823" w:author="gsadi" w:date="2013-11-18T21:52:00Z"/>
                <w:rFonts w:ascii="Arial" w:hAnsi="Arial" w:cs="Arial"/>
                <w:b/>
                <w:bCs/>
                <w:color w:val="000000"/>
                <w:sz w:val="18"/>
                <w:szCs w:val="18"/>
              </w:rPr>
            </w:pPr>
            <w:ins w:id="6824" w:author="gsadi" w:date="2013-11-18T21:52:00Z">
              <w:r w:rsidRPr="005361CF">
                <w:rPr>
                  <w:rFonts w:ascii="Arial" w:hAnsi="Arial" w:cs="Arial"/>
                  <w:b/>
                  <w:bCs/>
                  <w:color w:val="000000"/>
                  <w:sz w:val="18"/>
                  <w:szCs w:val="18"/>
                </w:rPr>
                <w:t>Dim 2</w:t>
              </w:r>
            </w:ins>
          </w:p>
        </w:tc>
        <w:tc>
          <w:tcPr>
            <w:tcW w:w="1608" w:type="dxa"/>
            <w:tcBorders>
              <w:top w:val="nil"/>
              <w:left w:val="nil"/>
              <w:bottom w:val="single" w:sz="4" w:space="0" w:color="auto"/>
              <w:right w:val="single" w:sz="4" w:space="0" w:color="auto"/>
            </w:tcBorders>
            <w:shd w:val="clear" w:color="000000" w:fill="00FF00"/>
            <w:vAlign w:val="center"/>
            <w:hideMark/>
            <w:tcPrChange w:id="6825" w:author="gsadi" w:date="2013-11-18T21:56:00Z">
              <w:tcPr>
                <w:tcW w:w="1240" w:type="dxa"/>
                <w:tcBorders>
                  <w:top w:val="nil"/>
                  <w:left w:val="nil"/>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826" w:author="gsadi" w:date="2013-11-18T21:52:00Z"/>
                <w:rFonts w:ascii="Arial" w:hAnsi="Arial" w:cs="Arial"/>
                <w:b/>
                <w:bCs/>
                <w:color w:val="000000"/>
                <w:sz w:val="18"/>
                <w:szCs w:val="18"/>
              </w:rPr>
            </w:pPr>
            <w:ins w:id="6827" w:author="gsadi" w:date="2013-11-18T21:52:00Z">
              <w:r w:rsidRPr="005361CF">
                <w:rPr>
                  <w:rFonts w:ascii="Arial" w:hAnsi="Arial" w:cs="Arial"/>
                  <w:b/>
                  <w:bCs/>
                  <w:color w:val="000000"/>
                  <w:sz w:val="18"/>
                  <w:szCs w:val="18"/>
                </w:rPr>
                <w:t>Char(8)</w:t>
              </w:r>
            </w:ins>
          </w:p>
        </w:tc>
        <w:tc>
          <w:tcPr>
            <w:tcW w:w="2432" w:type="dxa"/>
            <w:tcBorders>
              <w:top w:val="nil"/>
              <w:left w:val="nil"/>
              <w:bottom w:val="single" w:sz="4" w:space="0" w:color="auto"/>
              <w:right w:val="single" w:sz="4" w:space="0" w:color="auto"/>
            </w:tcBorders>
            <w:shd w:val="clear" w:color="auto" w:fill="auto"/>
            <w:noWrap/>
            <w:vAlign w:val="bottom"/>
            <w:hideMark/>
            <w:tcPrChange w:id="6828"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829" w:author="gsadi" w:date="2013-11-18T21:52:00Z"/>
                <w:rFonts w:ascii="Arial" w:hAnsi="Arial" w:cs="Arial"/>
                <w:color w:val="000000"/>
                <w:sz w:val="18"/>
                <w:szCs w:val="18"/>
              </w:rPr>
            </w:pPr>
            <w:ins w:id="6830" w:author="gsadi" w:date="2013-11-18T21:52:00Z">
              <w:r w:rsidRPr="005361CF">
                <w:rPr>
                  <w:rFonts w:ascii="Arial" w:hAnsi="Arial" w:cs="Arial"/>
                  <w:color w:val="000000"/>
                  <w:sz w:val="18"/>
                  <w:szCs w:val="18"/>
                </w:rPr>
                <w:t> </w:t>
              </w:r>
            </w:ins>
          </w:p>
        </w:tc>
      </w:tr>
      <w:tr w:rsidR="00497ADC" w:rsidRPr="0064388F" w:rsidTr="007529E5">
        <w:trPr>
          <w:trHeight w:val="300"/>
          <w:ins w:id="6831" w:author="gsadi" w:date="2013-11-18T21:52:00Z"/>
          <w:trPrChange w:id="6832"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833"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834" w:author="gsadi" w:date="2013-11-18T21:52:00Z"/>
                <w:rFonts w:ascii="Arial" w:hAnsi="Arial" w:cs="Arial"/>
                <w:sz w:val="18"/>
                <w:szCs w:val="18"/>
                <w:rPrChange w:id="6835" w:author="gsadi" w:date="2013-11-18T22:11:00Z">
                  <w:rPr>
                    <w:ins w:id="6836" w:author="gsadi" w:date="2013-11-18T21:52:00Z"/>
                    <w:rFonts w:ascii="Arial" w:hAnsi="Arial" w:cs="Arial"/>
                    <w:color w:val="4F81BD"/>
                    <w:sz w:val="18"/>
                    <w:szCs w:val="18"/>
                  </w:rPr>
                </w:rPrChange>
              </w:rPr>
            </w:pPr>
            <w:ins w:id="6837" w:author="gsadi" w:date="2013-11-18T21:52:00Z">
              <w:r w:rsidRPr="002B0E74">
                <w:rPr>
                  <w:rFonts w:ascii="Arial" w:hAnsi="Arial" w:cs="Arial"/>
                  <w:sz w:val="18"/>
                  <w:szCs w:val="18"/>
                  <w:rPrChange w:id="6838" w:author="gsadi" w:date="2013-11-18T22:11:00Z">
                    <w:rPr>
                      <w:rFonts w:ascii="Arial" w:hAnsi="Arial" w:cs="Arial"/>
                      <w:color w:val="4F81BD"/>
                      <w:sz w:val="18"/>
                      <w:szCs w:val="18"/>
                      <w:u w:val="single"/>
                    </w:rPr>
                  </w:rPrChange>
                </w:rPr>
                <w:t>Dim 3</w:t>
              </w:r>
            </w:ins>
          </w:p>
        </w:tc>
        <w:tc>
          <w:tcPr>
            <w:tcW w:w="1608" w:type="dxa"/>
            <w:tcBorders>
              <w:top w:val="nil"/>
              <w:left w:val="nil"/>
              <w:bottom w:val="single" w:sz="4" w:space="0" w:color="auto"/>
              <w:right w:val="single" w:sz="4" w:space="0" w:color="auto"/>
            </w:tcBorders>
            <w:shd w:val="clear" w:color="auto" w:fill="auto"/>
            <w:vAlign w:val="center"/>
            <w:hideMark/>
            <w:tcPrChange w:id="6839"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840" w:author="gsadi" w:date="2013-11-18T21:52:00Z"/>
                <w:rFonts w:ascii="Arial" w:hAnsi="Arial" w:cs="Arial"/>
                <w:sz w:val="18"/>
                <w:szCs w:val="18"/>
                <w:rPrChange w:id="6841" w:author="gsadi" w:date="2013-11-18T22:11:00Z">
                  <w:rPr>
                    <w:ins w:id="6842" w:author="gsadi" w:date="2013-11-18T21:52:00Z"/>
                    <w:rFonts w:ascii="Arial" w:hAnsi="Arial" w:cs="Arial"/>
                    <w:color w:val="4F81BD"/>
                    <w:sz w:val="18"/>
                    <w:szCs w:val="18"/>
                  </w:rPr>
                </w:rPrChange>
              </w:rPr>
            </w:pPr>
            <w:ins w:id="6843" w:author="gsadi" w:date="2013-11-18T21:52:00Z">
              <w:r w:rsidRPr="002B0E74">
                <w:rPr>
                  <w:rFonts w:ascii="Arial" w:hAnsi="Arial" w:cs="Arial"/>
                  <w:sz w:val="18"/>
                  <w:szCs w:val="18"/>
                  <w:rPrChange w:id="6844" w:author="gsadi" w:date="2013-11-18T22:11:00Z">
                    <w:rPr>
                      <w:rFonts w:ascii="Arial" w:hAnsi="Arial" w:cs="Arial"/>
                      <w:color w:val="4F81BD"/>
                      <w:sz w:val="18"/>
                      <w:szCs w:val="18"/>
                      <w:u w:val="single"/>
                    </w:rPr>
                  </w:rPrChange>
                </w:rPr>
                <w:t>Char(8)</w:t>
              </w:r>
            </w:ins>
          </w:p>
        </w:tc>
        <w:tc>
          <w:tcPr>
            <w:tcW w:w="2432" w:type="dxa"/>
            <w:tcBorders>
              <w:top w:val="nil"/>
              <w:left w:val="nil"/>
              <w:bottom w:val="single" w:sz="4" w:space="0" w:color="auto"/>
              <w:right w:val="single" w:sz="4" w:space="0" w:color="auto"/>
            </w:tcBorders>
            <w:shd w:val="clear" w:color="auto" w:fill="auto"/>
            <w:noWrap/>
            <w:vAlign w:val="bottom"/>
            <w:hideMark/>
            <w:tcPrChange w:id="6845"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846" w:author="gsadi" w:date="2013-11-18T21:52:00Z"/>
                <w:rFonts w:ascii="Arial" w:hAnsi="Arial" w:cs="Arial"/>
                <w:color w:val="000000"/>
                <w:sz w:val="18"/>
                <w:szCs w:val="18"/>
              </w:rPr>
            </w:pPr>
            <w:ins w:id="6847" w:author="gsadi" w:date="2013-11-18T21:52:00Z">
              <w:r w:rsidRPr="005361CF">
                <w:rPr>
                  <w:rFonts w:ascii="Arial" w:hAnsi="Arial" w:cs="Arial"/>
                  <w:color w:val="000000"/>
                  <w:sz w:val="18"/>
                  <w:szCs w:val="18"/>
                </w:rPr>
                <w:t> </w:t>
              </w:r>
            </w:ins>
          </w:p>
        </w:tc>
      </w:tr>
      <w:tr w:rsidR="00497ADC" w:rsidRPr="0064388F" w:rsidTr="007529E5">
        <w:trPr>
          <w:trHeight w:val="300"/>
          <w:ins w:id="6848" w:author="gsadi" w:date="2013-11-18T21:52:00Z"/>
          <w:trPrChange w:id="6849"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000000" w:fill="00FF00"/>
            <w:vAlign w:val="center"/>
            <w:hideMark/>
            <w:tcPrChange w:id="6850" w:author="gsadi" w:date="2013-11-18T21:56:00Z">
              <w:tcPr>
                <w:tcW w:w="3000" w:type="dxa"/>
                <w:tcBorders>
                  <w:top w:val="nil"/>
                  <w:left w:val="single" w:sz="4" w:space="0" w:color="auto"/>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851" w:author="gsadi" w:date="2013-11-18T21:52:00Z"/>
                <w:rFonts w:ascii="Arial" w:hAnsi="Arial" w:cs="Arial"/>
                <w:b/>
                <w:bCs/>
                <w:sz w:val="18"/>
                <w:szCs w:val="18"/>
              </w:rPr>
            </w:pPr>
            <w:ins w:id="6852" w:author="gsadi" w:date="2013-11-18T21:52:00Z">
              <w:r w:rsidRPr="005361CF">
                <w:rPr>
                  <w:rFonts w:ascii="Arial" w:hAnsi="Arial" w:cs="Arial"/>
                  <w:b/>
                  <w:bCs/>
                  <w:sz w:val="18"/>
                  <w:szCs w:val="18"/>
                </w:rPr>
                <w:t>Confirm Date</w:t>
              </w:r>
            </w:ins>
          </w:p>
        </w:tc>
        <w:tc>
          <w:tcPr>
            <w:tcW w:w="1608" w:type="dxa"/>
            <w:tcBorders>
              <w:top w:val="nil"/>
              <w:left w:val="nil"/>
              <w:bottom w:val="single" w:sz="4" w:space="0" w:color="auto"/>
              <w:right w:val="single" w:sz="4" w:space="0" w:color="auto"/>
            </w:tcBorders>
            <w:shd w:val="clear" w:color="000000" w:fill="00FF00"/>
            <w:vAlign w:val="center"/>
            <w:hideMark/>
            <w:tcPrChange w:id="6853" w:author="gsadi" w:date="2013-11-18T21:56:00Z">
              <w:tcPr>
                <w:tcW w:w="1240" w:type="dxa"/>
                <w:tcBorders>
                  <w:top w:val="nil"/>
                  <w:left w:val="nil"/>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854" w:author="gsadi" w:date="2013-11-18T21:52:00Z"/>
                <w:rFonts w:ascii="Arial" w:hAnsi="Arial" w:cs="Arial"/>
                <w:b/>
                <w:bCs/>
                <w:sz w:val="18"/>
                <w:szCs w:val="18"/>
              </w:rPr>
            </w:pPr>
            <w:ins w:id="6855" w:author="gsadi" w:date="2013-11-18T21:52:00Z">
              <w:r w:rsidRPr="005361CF">
                <w:rPr>
                  <w:rFonts w:ascii="Arial" w:hAnsi="Arial" w:cs="Arial"/>
                  <w:b/>
                  <w:bCs/>
                  <w:sz w:val="18"/>
                  <w:szCs w:val="18"/>
                </w:rPr>
                <w:t>Char(8)</w:t>
              </w:r>
            </w:ins>
          </w:p>
        </w:tc>
        <w:tc>
          <w:tcPr>
            <w:tcW w:w="2432" w:type="dxa"/>
            <w:tcBorders>
              <w:top w:val="nil"/>
              <w:left w:val="nil"/>
              <w:bottom w:val="single" w:sz="4" w:space="0" w:color="auto"/>
              <w:right w:val="single" w:sz="4" w:space="0" w:color="auto"/>
            </w:tcBorders>
            <w:shd w:val="clear" w:color="auto" w:fill="auto"/>
            <w:noWrap/>
            <w:vAlign w:val="bottom"/>
            <w:hideMark/>
            <w:tcPrChange w:id="6856"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857" w:author="gsadi" w:date="2013-11-18T21:52:00Z"/>
                <w:rFonts w:ascii="Arial" w:hAnsi="Arial" w:cs="Arial"/>
                <w:color w:val="000000"/>
                <w:sz w:val="18"/>
                <w:szCs w:val="18"/>
              </w:rPr>
            </w:pPr>
            <w:ins w:id="6858" w:author="gsadi" w:date="2013-11-18T21:52:00Z">
              <w:r w:rsidRPr="005361CF">
                <w:rPr>
                  <w:rFonts w:ascii="Arial" w:hAnsi="Arial" w:cs="Arial"/>
                  <w:color w:val="000000"/>
                  <w:sz w:val="18"/>
                  <w:szCs w:val="18"/>
                </w:rPr>
                <w:t> </w:t>
              </w:r>
            </w:ins>
          </w:p>
        </w:tc>
      </w:tr>
      <w:tr w:rsidR="00497ADC" w:rsidRPr="0064388F" w:rsidTr="007529E5">
        <w:trPr>
          <w:trHeight w:val="300"/>
          <w:ins w:id="6859" w:author="gsadi" w:date="2013-11-18T21:52:00Z"/>
          <w:trPrChange w:id="6860"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000000" w:fill="00FF00"/>
            <w:vAlign w:val="center"/>
            <w:hideMark/>
            <w:tcPrChange w:id="6861" w:author="gsadi" w:date="2013-11-18T21:56:00Z">
              <w:tcPr>
                <w:tcW w:w="3000" w:type="dxa"/>
                <w:tcBorders>
                  <w:top w:val="nil"/>
                  <w:left w:val="single" w:sz="4" w:space="0" w:color="auto"/>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862" w:author="gsadi" w:date="2013-11-18T21:52:00Z"/>
                <w:rFonts w:ascii="Arial" w:hAnsi="Arial" w:cs="Arial"/>
                <w:b/>
                <w:bCs/>
                <w:color w:val="000000"/>
                <w:sz w:val="18"/>
                <w:szCs w:val="18"/>
              </w:rPr>
            </w:pPr>
            <w:ins w:id="6863" w:author="gsadi" w:date="2013-11-18T21:52:00Z">
              <w:r w:rsidRPr="005361CF">
                <w:rPr>
                  <w:rFonts w:ascii="Arial" w:hAnsi="Arial" w:cs="Arial"/>
                  <w:b/>
                  <w:bCs/>
                  <w:color w:val="000000"/>
                  <w:sz w:val="18"/>
                  <w:szCs w:val="18"/>
                </w:rPr>
                <w:t>Demand Type Indicator</w:t>
              </w:r>
            </w:ins>
          </w:p>
        </w:tc>
        <w:tc>
          <w:tcPr>
            <w:tcW w:w="1608" w:type="dxa"/>
            <w:tcBorders>
              <w:top w:val="nil"/>
              <w:left w:val="nil"/>
              <w:bottom w:val="single" w:sz="4" w:space="0" w:color="auto"/>
              <w:right w:val="single" w:sz="4" w:space="0" w:color="auto"/>
            </w:tcBorders>
            <w:shd w:val="clear" w:color="000000" w:fill="00FF00"/>
            <w:vAlign w:val="center"/>
            <w:hideMark/>
            <w:tcPrChange w:id="6864" w:author="gsadi" w:date="2013-11-18T21:56:00Z">
              <w:tcPr>
                <w:tcW w:w="1240" w:type="dxa"/>
                <w:tcBorders>
                  <w:top w:val="nil"/>
                  <w:left w:val="nil"/>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865" w:author="gsadi" w:date="2013-11-18T21:52:00Z"/>
                <w:rFonts w:ascii="Arial" w:hAnsi="Arial" w:cs="Arial"/>
                <w:b/>
                <w:bCs/>
                <w:color w:val="000000"/>
                <w:sz w:val="18"/>
                <w:szCs w:val="18"/>
              </w:rPr>
            </w:pPr>
            <w:ins w:id="6866" w:author="gsadi" w:date="2013-11-18T21:52:00Z">
              <w:r w:rsidRPr="005361CF">
                <w:rPr>
                  <w:rFonts w:ascii="Arial" w:hAnsi="Arial" w:cs="Arial"/>
                  <w:b/>
                  <w:bCs/>
                  <w:color w:val="000000"/>
                  <w:sz w:val="18"/>
                  <w:szCs w:val="18"/>
                </w:rPr>
                <w:t>Char(1)</w:t>
              </w:r>
            </w:ins>
          </w:p>
        </w:tc>
        <w:tc>
          <w:tcPr>
            <w:tcW w:w="2432" w:type="dxa"/>
            <w:tcBorders>
              <w:top w:val="nil"/>
              <w:left w:val="nil"/>
              <w:bottom w:val="single" w:sz="4" w:space="0" w:color="auto"/>
              <w:right w:val="single" w:sz="4" w:space="0" w:color="auto"/>
            </w:tcBorders>
            <w:shd w:val="clear" w:color="auto" w:fill="auto"/>
            <w:vAlign w:val="center"/>
            <w:hideMark/>
            <w:tcPrChange w:id="6867" w:author="gsadi" w:date="2013-11-18T21:56:00Z">
              <w:tcPr>
                <w:tcW w:w="2800" w:type="dxa"/>
                <w:tcBorders>
                  <w:top w:val="nil"/>
                  <w:left w:val="nil"/>
                  <w:bottom w:val="single" w:sz="4" w:space="0" w:color="auto"/>
                  <w:right w:val="single" w:sz="4" w:space="0" w:color="auto"/>
                </w:tcBorders>
                <w:shd w:val="clear" w:color="auto" w:fill="auto"/>
                <w:vAlign w:val="center"/>
                <w:hideMark/>
              </w:tcPr>
            </w:tcPrChange>
          </w:tcPr>
          <w:p w:rsidR="00497ADC" w:rsidRPr="005361CF" w:rsidRDefault="002B0E74" w:rsidP="00F72EA9">
            <w:pPr>
              <w:jc w:val="center"/>
              <w:rPr>
                <w:ins w:id="6868" w:author="gsadi" w:date="2013-11-18T21:52:00Z"/>
                <w:rFonts w:ascii="Arial" w:hAnsi="Arial" w:cs="Arial"/>
                <w:color w:val="4F81BD"/>
                <w:sz w:val="18"/>
                <w:szCs w:val="18"/>
              </w:rPr>
            </w:pPr>
            <w:ins w:id="6869" w:author="gsadi" w:date="2013-11-18T21:52:00Z">
              <w:r w:rsidRPr="002B0E74">
                <w:rPr>
                  <w:rFonts w:ascii="Arial" w:hAnsi="Arial" w:cs="Arial"/>
                  <w:sz w:val="18"/>
                  <w:szCs w:val="18"/>
                  <w:rPrChange w:id="6870" w:author="gsadi" w:date="2013-11-18T22:11:00Z">
                    <w:rPr>
                      <w:rFonts w:ascii="Arial" w:hAnsi="Arial" w:cs="Arial"/>
                      <w:color w:val="4F81BD"/>
                      <w:sz w:val="18"/>
                      <w:szCs w:val="18"/>
                      <w:u w:val="single"/>
                    </w:rPr>
                  </w:rPrChange>
                </w:rPr>
                <w:t>Default value "H"</w:t>
              </w:r>
            </w:ins>
          </w:p>
        </w:tc>
      </w:tr>
      <w:tr w:rsidR="00497ADC" w:rsidRPr="0064388F" w:rsidTr="007529E5">
        <w:trPr>
          <w:trHeight w:val="300"/>
          <w:ins w:id="6871" w:author="gsadi" w:date="2013-11-18T21:52:00Z"/>
          <w:trPrChange w:id="6872"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873"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874" w:author="gsadi" w:date="2013-11-18T21:52:00Z"/>
                <w:rFonts w:ascii="Arial" w:hAnsi="Arial" w:cs="Arial"/>
                <w:sz w:val="18"/>
                <w:szCs w:val="18"/>
                <w:rPrChange w:id="6875" w:author="gsadi" w:date="2013-11-18T22:11:00Z">
                  <w:rPr>
                    <w:ins w:id="6876" w:author="gsadi" w:date="2013-11-18T21:52:00Z"/>
                    <w:rFonts w:ascii="Arial" w:hAnsi="Arial" w:cs="Arial"/>
                    <w:color w:val="4F81BD"/>
                    <w:sz w:val="18"/>
                    <w:szCs w:val="18"/>
                  </w:rPr>
                </w:rPrChange>
              </w:rPr>
            </w:pPr>
            <w:ins w:id="6877" w:author="gsadi" w:date="2013-11-18T21:52:00Z">
              <w:r w:rsidRPr="002B0E74">
                <w:rPr>
                  <w:rFonts w:ascii="Arial" w:hAnsi="Arial" w:cs="Arial"/>
                  <w:sz w:val="18"/>
                  <w:szCs w:val="18"/>
                  <w:rPrChange w:id="6878" w:author="gsadi" w:date="2013-11-18T22:11:00Z">
                    <w:rPr>
                      <w:rFonts w:ascii="Arial" w:hAnsi="Arial" w:cs="Arial"/>
                      <w:color w:val="4F81BD"/>
                      <w:sz w:val="18"/>
                      <w:szCs w:val="18"/>
                      <w:u w:val="single"/>
                    </w:rPr>
                  </w:rPrChange>
                </w:rPr>
                <w:t>Sales UOM</w:t>
              </w:r>
            </w:ins>
          </w:p>
        </w:tc>
        <w:tc>
          <w:tcPr>
            <w:tcW w:w="1608" w:type="dxa"/>
            <w:tcBorders>
              <w:top w:val="nil"/>
              <w:left w:val="nil"/>
              <w:bottom w:val="single" w:sz="4" w:space="0" w:color="auto"/>
              <w:right w:val="single" w:sz="4" w:space="0" w:color="auto"/>
            </w:tcBorders>
            <w:shd w:val="clear" w:color="auto" w:fill="auto"/>
            <w:vAlign w:val="center"/>
            <w:hideMark/>
            <w:tcPrChange w:id="6879"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880" w:author="gsadi" w:date="2013-11-18T21:52:00Z"/>
                <w:rFonts w:ascii="Arial" w:hAnsi="Arial" w:cs="Arial"/>
                <w:sz w:val="18"/>
                <w:szCs w:val="18"/>
                <w:rPrChange w:id="6881" w:author="gsadi" w:date="2013-11-18T22:11:00Z">
                  <w:rPr>
                    <w:ins w:id="6882" w:author="gsadi" w:date="2013-11-18T21:52:00Z"/>
                    <w:rFonts w:ascii="Arial" w:hAnsi="Arial" w:cs="Arial"/>
                    <w:color w:val="4F81BD"/>
                    <w:sz w:val="18"/>
                    <w:szCs w:val="18"/>
                  </w:rPr>
                </w:rPrChange>
              </w:rPr>
            </w:pPr>
            <w:ins w:id="6883" w:author="gsadi" w:date="2013-11-18T21:52:00Z">
              <w:r w:rsidRPr="002B0E74">
                <w:rPr>
                  <w:rFonts w:ascii="Arial" w:hAnsi="Arial" w:cs="Arial"/>
                  <w:sz w:val="18"/>
                  <w:szCs w:val="18"/>
                  <w:rPrChange w:id="6884" w:author="gsadi" w:date="2013-11-18T22:11:00Z">
                    <w:rPr>
                      <w:rFonts w:ascii="Arial" w:hAnsi="Arial" w:cs="Arial"/>
                      <w:color w:val="4F81BD"/>
                      <w:sz w:val="18"/>
                      <w:szCs w:val="18"/>
                      <w:u w:val="single"/>
                    </w:rPr>
                  </w:rPrChange>
                </w:rPr>
                <w:t>Char(3)</w:t>
              </w:r>
            </w:ins>
          </w:p>
        </w:tc>
        <w:tc>
          <w:tcPr>
            <w:tcW w:w="2432" w:type="dxa"/>
            <w:tcBorders>
              <w:top w:val="nil"/>
              <w:left w:val="nil"/>
              <w:bottom w:val="single" w:sz="4" w:space="0" w:color="auto"/>
              <w:right w:val="single" w:sz="4" w:space="0" w:color="auto"/>
            </w:tcBorders>
            <w:shd w:val="clear" w:color="auto" w:fill="auto"/>
            <w:noWrap/>
            <w:vAlign w:val="bottom"/>
            <w:hideMark/>
            <w:tcPrChange w:id="6885"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886" w:author="gsadi" w:date="2013-11-18T21:52:00Z"/>
                <w:rFonts w:ascii="Arial" w:hAnsi="Arial" w:cs="Arial"/>
                <w:color w:val="000000"/>
                <w:sz w:val="18"/>
                <w:szCs w:val="18"/>
              </w:rPr>
            </w:pPr>
            <w:ins w:id="6887" w:author="gsadi" w:date="2013-11-18T21:52:00Z">
              <w:r w:rsidRPr="005361CF">
                <w:rPr>
                  <w:rFonts w:ascii="Arial" w:hAnsi="Arial" w:cs="Arial"/>
                  <w:color w:val="000000"/>
                  <w:sz w:val="18"/>
                  <w:szCs w:val="18"/>
                </w:rPr>
                <w:t> </w:t>
              </w:r>
            </w:ins>
          </w:p>
        </w:tc>
      </w:tr>
      <w:tr w:rsidR="00497ADC" w:rsidRPr="0064388F" w:rsidTr="007529E5">
        <w:trPr>
          <w:trHeight w:val="300"/>
          <w:ins w:id="6888" w:author="gsadi" w:date="2013-11-18T21:52:00Z"/>
          <w:trPrChange w:id="6889"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000000" w:fill="00FF00"/>
            <w:vAlign w:val="center"/>
            <w:hideMark/>
            <w:tcPrChange w:id="6890" w:author="gsadi" w:date="2013-11-18T21:56:00Z">
              <w:tcPr>
                <w:tcW w:w="3000" w:type="dxa"/>
                <w:tcBorders>
                  <w:top w:val="nil"/>
                  <w:left w:val="single" w:sz="4" w:space="0" w:color="auto"/>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891" w:author="gsadi" w:date="2013-11-18T21:52:00Z"/>
                <w:rFonts w:ascii="Arial" w:hAnsi="Arial" w:cs="Arial"/>
                <w:b/>
                <w:bCs/>
                <w:color w:val="000000"/>
                <w:sz w:val="18"/>
                <w:szCs w:val="18"/>
              </w:rPr>
            </w:pPr>
            <w:ins w:id="6892" w:author="gsadi" w:date="2013-11-18T21:52:00Z">
              <w:r w:rsidRPr="005361CF">
                <w:rPr>
                  <w:rFonts w:ascii="Arial" w:hAnsi="Arial" w:cs="Arial"/>
                  <w:b/>
                  <w:bCs/>
                  <w:color w:val="000000"/>
                  <w:sz w:val="18"/>
                  <w:szCs w:val="18"/>
                </w:rPr>
                <w:t>Base UOM</w:t>
              </w:r>
            </w:ins>
          </w:p>
        </w:tc>
        <w:tc>
          <w:tcPr>
            <w:tcW w:w="1608" w:type="dxa"/>
            <w:tcBorders>
              <w:top w:val="nil"/>
              <w:left w:val="nil"/>
              <w:bottom w:val="single" w:sz="4" w:space="0" w:color="auto"/>
              <w:right w:val="single" w:sz="4" w:space="0" w:color="auto"/>
            </w:tcBorders>
            <w:shd w:val="clear" w:color="000000" w:fill="00FF00"/>
            <w:vAlign w:val="center"/>
            <w:hideMark/>
            <w:tcPrChange w:id="6893" w:author="gsadi" w:date="2013-11-18T21:56:00Z">
              <w:tcPr>
                <w:tcW w:w="1240" w:type="dxa"/>
                <w:tcBorders>
                  <w:top w:val="nil"/>
                  <w:left w:val="nil"/>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894" w:author="gsadi" w:date="2013-11-18T21:52:00Z"/>
                <w:rFonts w:ascii="Arial" w:hAnsi="Arial" w:cs="Arial"/>
                <w:b/>
                <w:bCs/>
                <w:color w:val="000000"/>
                <w:sz w:val="18"/>
                <w:szCs w:val="18"/>
              </w:rPr>
            </w:pPr>
            <w:ins w:id="6895" w:author="gsadi" w:date="2013-11-18T21:52:00Z">
              <w:r w:rsidRPr="005361CF">
                <w:rPr>
                  <w:rFonts w:ascii="Arial" w:hAnsi="Arial" w:cs="Arial"/>
                  <w:b/>
                  <w:bCs/>
                  <w:color w:val="000000"/>
                  <w:sz w:val="18"/>
                  <w:szCs w:val="18"/>
                </w:rPr>
                <w:t>Char(3)</w:t>
              </w:r>
            </w:ins>
          </w:p>
        </w:tc>
        <w:tc>
          <w:tcPr>
            <w:tcW w:w="2432" w:type="dxa"/>
            <w:tcBorders>
              <w:top w:val="nil"/>
              <w:left w:val="nil"/>
              <w:bottom w:val="single" w:sz="4" w:space="0" w:color="auto"/>
              <w:right w:val="single" w:sz="4" w:space="0" w:color="auto"/>
            </w:tcBorders>
            <w:shd w:val="clear" w:color="auto" w:fill="auto"/>
            <w:noWrap/>
            <w:vAlign w:val="bottom"/>
            <w:hideMark/>
            <w:tcPrChange w:id="6896"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897" w:author="gsadi" w:date="2013-11-18T21:52:00Z"/>
                <w:rFonts w:ascii="Arial" w:hAnsi="Arial" w:cs="Arial"/>
                <w:color w:val="000000"/>
                <w:sz w:val="18"/>
                <w:szCs w:val="18"/>
              </w:rPr>
            </w:pPr>
            <w:ins w:id="6898" w:author="gsadi" w:date="2013-11-18T21:52:00Z">
              <w:r w:rsidRPr="005361CF">
                <w:rPr>
                  <w:rFonts w:ascii="Arial" w:hAnsi="Arial" w:cs="Arial"/>
                  <w:color w:val="000000"/>
                  <w:sz w:val="18"/>
                  <w:szCs w:val="18"/>
                </w:rPr>
                <w:t> </w:t>
              </w:r>
            </w:ins>
          </w:p>
        </w:tc>
      </w:tr>
      <w:tr w:rsidR="00497ADC" w:rsidRPr="0064388F" w:rsidTr="007529E5">
        <w:trPr>
          <w:trHeight w:val="300"/>
          <w:ins w:id="6899" w:author="gsadi" w:date="2013-11-18T21:52:00Z"/>
          <w:trPrChange w:id="6900"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901"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02" w:author="gsadi" w:date="2013-11-18T21:52:00Z"/>
                <w:rFonts w:ascii="Arial" w:hAnsi="Arial" w:cs="Arial"/>
                <w:sz w:val="18"/>
                <w:szCs w:val="18"/>
                <w:rPrChange w:id="6903" w:author="gsadi" w:date="2013-11-18T22:11:00Z">
                  <w:rPr>
                    <w:ins w:id="6904" w:author="gsadi" w:date="2013-11-18T21:52:00Z"/>
                    <w:rFonts w:ascii="Arial" w:hAnsi="Arial" w:cs="Arial"/>
                    <w:color w:val="4F81BD"/>
                    <w:sz w:val="18"/>
                    <w:szCs w:val="18"/>
                  </w:rPr>
                </w:rPrChange>
              </w:rPr>
            </w:pPr>
            <w:ins w:id="6905" w:author="gsadi" w:date="2013-11-18T21:52:00Z">
              <w:r w:rsidRPr="002B0E74">
                <w:rPr>
                  <w:rFonts w:ascii="Arial" w:hAnsi="Arial" w:cs="Arial"/>
                  <w:sz w:val="18"/>
                  <w:szCs w:val="18"/>
                  <w:rPrChange w:id="6906" w:author="gsadi" w:date="2013-11-18T22:11:00Z">
                    <w:rPr>
                      <w:rFonts w:ascii="Arial" w:hAnsi="Arial" w:cs="Arial"/>
                      <w:color w:val="4F81BD"/>
                      <w:sz w:val="18"/>
                      <w:szCs w:val="18"/>
                      <w:u w:val="single"/>
                    </w:rPr>
                  </w:rPrChange>
                </w:rPr>
                <w:t>Open Qty</w:t>
              </w:r>
            </w:ins>
          </w:p>
        </w:tc>
        <w:tc>
          <w:tcPr>
            <w:tcW w:w="1608" w:type="dxa"/>
            <w:tcBorders>
              <w:top w:val="nil"/>
              <w:left w:val="nil"/>
              <w:bottom w:val="single" w:sz="4" w:space="0" w:color="auto"/>
              <w:right w:val="single" w:sz="4" w:space="0" w:color="auto"/>
            </w:tcBorders>
            <w:shd w:val="clear" w:color="auto" w:fill="auto"/>
            <w:vAlign w:val="center"/>
            <w:hideMark/>
            <w:tcPrChange w:id="6907"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08" w:author="gsadi" w:date="2013-11-18T21:52:00Z"/>
                <w:rFonts w:ascii="Arial" w:hAnsi="Arial" w:cs="Arial"/>
                <w:sz w:val="18"/>
                <w:szCs w:val="18"/>
                <w:rPrChange w:id="6909" w:author="gsadi" w:date="2013-11-18T22:11:00Z">
                  <w:rPr>
                    <w:ins w:id="6910" w:author="gsadi" w:date="2013-11-18T21:52:00Z"/>
                    <w:rFonts w:ascii="Arial" w:hAnsi="Arial" w:cs="Arial"/>
                    <w:color w:val="4F81BD"/>
                    <w:sz w:val="18"/>
                    <w:szCs w:val="18"/>
                  </w:rPr>
                </w:rPrChange>
              </w:rPr>
            </w:pPr>
            <w:ins w:id="6911" w:author="gsadi" w:date="2013-11-18T21:52:00Z">
              <w:r w:rsidRPr="002B0E74">
                <w:rPr>
                  <w:rFonts w:ascii="Arial" w:hAnsi="Arial" w:cs="Arial"/>
                  <w:sz w:val="18"/>
                  <w:szCs w:val="18"/>
                  <w:rPrChange w:id="6912" w:author="gsadi" w:date="2013-11-18T22:11:00Z">
                    <w:rPr>
                      <w:rFonts w:ascii="Arial" w:hAnsi="Arial" w:cs="Arial"/>
                      <w:color w:val="4F81BD"/>
                      <w:sz w:val="18"/>
                      <w:szCs w:val="18"/>
                      <w:u w:val="single"/>
                    </w:rPr>
                  </w:rPrChange>
                </w:rPr>
                <w:t>Char(14)</w:t>
              </w:r>
            </w:ins>
          </w:p>
        </w:tc>
        <w:tc>
          <w:tcPr>
            <w:tcW w:w="2432" w:type="dxa"/>
            <w:tcBorders>
              <w:top w:val="nil"/>
              <w:left w:val="nil"/>
              <w:bottom w:val="single" w:sz="4" w:space="0" w:color="auto"/>
              <w:right w:val="single" w:sz="4" w:space="0" w:color="auto"/>
            </w:tcBorders>
            <w:shd w:val="clear" w:color="auto" w:fill="auto"/>
            <w:noWrap/>
            <w:vAlign w:val="bottom"/>
            <w:hideMark/>
            <w:tcPrChange w:id="6913"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9E60E8" w:rsidRDefault="002B0E74" w:rsidP="00F72EA9">
            <w:pPr>
              <w:jc w:val="center"/>
              <w:rPr>
                <w:ins w:id="6914" w:author="gsadi" w:date="2013-11-18T21:52:00Z"/>
                <w:rFonts w:ascii="Arial" w:hAnsi="Arial" w:cs="Arial"/>
                <w:sz w:val="18"/>
                <w:szCs w:val="18"/>
                <w:rPrChange w:id="6915" w:author="gsadi" w:date="2013-11-18T22:11:00Z">
                  <w:rPr>
                    <w:ins w:id="6916" w:author="gsadi" w:date="2013-11-18T21:52:00Z"/>
                    <w:rFonts w:ascii="Arial" w:hAnsi="Arial" w:cs="Arial"/>
                    <w:color w:val="000000"/>
                    <w:sz w:val="18"/>
                    <w:szCs w:val="18"/>
                  </w:rPr>
                </w:rPrChange>
              </w:rPr>
            </w:pPr>
            <w:ins w:id="6917" w:author="gsadi" w:date="2013-11-18T21:52:00Z">
              <w:r w:rsidRPr="002B0E74">
                <w:rPr>
                  <w:rFonts w:ascii="Arial" w:hAnsi="Arial" w:cs="Arial"/>
                  <w:sz w:val="18"/>
                  <w:szCs w:val="18"/>
                  <w:rPrChange w:id="6918" w:author="gsadi" w:date="2013-11-18T22:11:00Z">
                    <w:rPr>
                      <w:rFonts w:ascii="Arial" w:hAnsi="Arial" w:cs="Arial"/>
                      <w:color w:val="000000"/>
                      <w:sz w:val="18"/>
                      <w:szCs w:val="18"/>
                      <w:u w:val="single"/>
                    </w:rPr>
                  </w:rPrChange>
                </w:rPr>
                <w:t> </w:t>
              </w:r>
            </w:ins>
          </w:p>
        </w:tc>
      </w:tr>
      <w:tr w:rsidR="00497ADC" w:rsidRPr="0064388F" w:rsidTr="007529E5">
        <w:trPr>
          <w:trHeight w:val="300"/>
          <w:ins w:id="6919" w:author="gsadi" w:date="2013-11-18T21:52:00Z"/>
          <w:trPrChange w:id="6920"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921"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22" w:author="gsadi" w:date="2013-11-18T21:52:00Z"/>
                <w:rFonts w:ascii="Arial" w:hAnsi="Arial" w:cs="Arial"/>
                <w:sz w:val="18"/>
                <w:szCs w:val="18"/>
                <w:rPrChange w:id="6923" w:author="gsadi" w:date="2013-11-18T22:11:00Z">
                  <w:rPr>
                    <w:ins w:id="6924" w:author="gsadi" w:date="2013-11-18T21:52:00Z"/>
                    <w:rFonts w:ascii="Arial" w:hAnsi="Arial" w:cs="Arial"/>
                    <w:color w:val="4F81BD"/>
                    <w:sz w:val="18"/>
                    <w:szCs w:val="18"/>
                  </w:rPr>
                </w:rPrChange>
              </w:rPr>
            </w:pPr>
            <w:ins w:id="6925" w:author="gsadi" w:date="2013-11-18T21:52:00Z">
              <w:r w:rsidRPr="002B0E74">
                <w:rPr>
                  <w:rFonts w:ascii="Arial" w:hAnsi="Arial" w:cs="Arial"/>
                  <w:sz w:val="18"/>
                  <w:szCs w:val="18"/>
                  <w:rPrChange w:id="6926" w:author="gsadi" w:date="2013-11-18T22:11:00Z">
                    <w:rPr>
                      <w:rFonts w:ascii="Arial" w:hAnsi="Arial" w:cs="Arial"/>
                      <w:color w:val="4F81BD"/>
                      <w:sz w:val="18"/>
                      <w:szCs w:val="18"/>
                      <w:u w:val="single"/>
                    </w:rPr>
                  </w:rPrChange>
                </w:rPr>
                <w:t>Sign1</w:t>
              </w:r>
            </w:ins>
          </w:p>
        </w:tc>
        <w:tc>
          <w:tcPr>
            <w:tcW w:w="1608" w:type="dxa"/>
            <w:tcBorders>
              <w:top w:val="nil"/>
              <w:left w:val="nil"/>
              <w:bottom w:val="single" w:sz="4" w:space="0" w:color="auto"/>
              <w:right w:val="single" w:sz="4" w:space="0" w:color="auto"/>
            </w:tcBorders>
            <w:shd w:val="clear" w:color="auto" w:fill="auto"/>
            <w:vAlign w:val="center"/>
            <w:hideMark/>
            <w:tcPrChange w:id="6927"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28" w:author="gsadi" w:date="2013-11-18T21:52:00Z"/>
                <w:rFonts w:ascii="Arial" w:hAnsi="Arial" w:cs="Arial"/>
                <w:sz w:val="18"/>
                <w:szCs w:val="18"/>
                <w:rPrChange w:id="6929" w:author="gsadi" w:date="2013-11-18T22:11:00Z">
                  <w:rPr>
                    <w:ins w:id="6930" w:author="gsadi" w:date="2013-11-18T21:52:00Z"/>
                    <w:rFonts w:ascii="Arial" w:hAnsi="Arial" w:cs="Arial"/>
                    <w:color w:val="4F81BD"/>
                    <w:sz w:val="18"/>
                    <w:szCs w:val="18"/>
                  </w:rPr>
                </w:rPrChange>
              </w:rPr>
            </w:pPr>
            <w:ins w:id="6931" w:author="gsadi" w:date="2013-11-18T21:52:00Z">
              <w:r w:rsidRPr="002B0E74">
                <w:rPr>
                  <w:rFonts w:ascii="Arial" w:hAnsi="Arial" w:cs="Arial"/>
                  <w:sz w:val="18"/>
                  <w:szCs w:val="18"/>
                  <w:rPrChange w:id="6932" w:author="gsadi" w:date="2013-11-18T22:11:00Z">
                    <w:rPr>
                      <w:rFonts w:ascii="Arial" w:hAnsi="Arial" w:cs="Arial"/>
                      <w:color w:val="4F81BD"/>
                      <w:sz w:val="18"/>
                      <w:szCs w:val="18"/>
                      <w:u w:val="single"/>
                    </w:rPr>
                  </w:rPrChange>
                </w:rPr>
                <w:t>Char(1)</w:t>
              </w:r>
            </w:ins>
          </w:p>
        </w:tc>
        <w:tc>
          <w:tcPr>
            <w:tcW w:w="2432" w:type="dxa"/>
            <w:tcBorders>
              <w:top w:val="nil"/>
              <w:left w:val="nil"/>
              <w:bottom w:val="single" w:sz="4" w:space="0" w:color="auto"/>
              <w:right w:val="single" w:sz="4" w:space="0" w:color="auto"/>
            </w:tcBorders>
            <w:shd w:val="clear" w:color="auto" w:fill="auto"/>
            <w:vAlign w:val="center"/>
            <w:hideMark/>
            <w:tcPrChange w:id="6933" w:author="gsadi" w:date="2013-11-18T21:56:00Z">
              <w:tcPr>
                <w:tcW w:w="280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34" w:author="gsadi" w:date="2013-11-18T21:52:00Z"/>
                <w:rFonts w:ascii="Arial" w:hAnsi="Arial" w:cs="Arial"/>
                <w:sz w:val="18"/>
                <w:szCs w:val="18"/>
                <w:rPrChange w:id="6935" w:author="gsadi" w:date="2013-11-18T22:11:00Z">
                  <w:rPr>
                    <w:ins w:id="6936" w:author="gsadi" w:date="2013-11-18T21:52:00Z"/>
                    <w:rFonts w:ascii="Arial" w:hAnsi="Arial" w:cs="Arial"/>
                    <w:color w:val="4F81BD"/>
                    <w:sz w:val="18"/>
                    <w:szCs w:val="18"/>
                  </w:rPr>
                </w:rPrChange>
              </w:rPr>
            </w:pPr>
            <w:ins w:id="6937" w:author="gsadi" w:date="2013-11-18T21:52:00Z">
              <w:r w:rsidRPr="002B0E74">
                <w:rPr>
                  <w:rFonts w:ascii="Arial" w:hAnsi="Arial" w:cs="Arial"/>
                  <w:sz w:val="18"/>
                  <w:szCs w:val="18"/>
                  <w:rPrChange w:id="6938" w:author="gsadi" w:date="2013-11-18T22:11:00Z">
                    <w:rPr>
                      <w:rFonts w:ascii="Arial" w:hAnsi="Arial" w:cs="Arial"/>
                      <w:color w:val="4F81BD"/>
                      <w:sz w:val="18"/>
                      <w:szCs w:val="18"/>
                      <w:u w:val="single"/>
                    </w:rPr>
                  </w:rPrChange>
                </w:rPr>
                <w:t>Default sign "+" or leave blank</w:t>
              </w:r>
            </w:ins>
          </w:p>
        </w:tc>
      </w:tr>
      <w:tr w:rsidR="00497ADC" w:rsidRPr="0064388F" w:rsidTr="007529E5">
        <w:trPr>
          <w:trHeight w:val="300"/>
          <w:ins w:id="6939" w:author="gsadi" w:date="2013-11-18T21:52:00Z"/>
          <w:trPrChange w:id="6940"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000000" w:fill="00FF00"/>
            <w:vAlign w:val="center"/>
            <w:hideMark/>
            <w:tcPrChange w:id="6941" w:author="gsadi" w:date="2013-11-18T21:56:00Z">
              <w:tcPr>
                <w:tcW w:w="3000" w:type="dxa"/>
                <w:tcBorders>
                  <w:top w:val="nil"/>
                  <w:left w:val="single" w:sz="4" w:space="0" w:color="auto"/>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942" w:author="gsadi" w:date="2013-11-18T21:52:00Z"/>
                <w:rFonts w:ascii="Arial" w:hAnsi="Arial" w:cs="Arial"/>
                <w:b/>
                <w:bCs/>
                <w:color w:val="000000"/>
                <w:sz w:val="18"/>
                <w:szCs w:val="18"/>
              </w:rPr>
            </w:pPr>
            <w:ins w:id="6943" w:author="gsadi" w:date="2013-11-18T21:52:00Z">
              <w:r w:rsidRPr="005361CF">
                <w:rPr>
                  <w:rFonts w:ascii="Arial" w:hAnsi="Arial" w:cs="Arial"/>
                  <w:b/>
                  <w:bCs/>
                  <w:color w:val="000000"/>
                  <w:sz w:val="18"/>
                  <w:szCs w:val="18"/>
                </w:rPr>
                <w:t>Allocated Qty</w:t>
              </w:r>
            </w:ins>
          </w:p>
        </w:tc>
        <w:tc>
          <w:tcPr>
            <w:tcW w:w="1608" w:type="dxa"/>
            <w:tcBorders>
              <w:top w:val="nil"/>
              <w:left w:val="nil"/>
              <w:bottom w:val="single" w:sz="4" w:space="0" w:color="auto"/>
              <w:right w:val="single" w:sz="4" w:space="0" w:color="auto"/>
            </w:tcBorders>
            <w:shd w:val="clear" w:color="000000" w:fill="00FF00"/>
            <w:vAlign w:val="center"/>
            <w:hideMark/>
            <w:tcPrChange w:id="6944" w:author="gsadi" w:date="2013-11-18T21:56:00Z">
              <w:tcPr>
                <w:tcW w:w="1240" w:type="dxa"/>
                <w:tcBorders>
                  <w:top w:val="nil"/>
                  <w:left w:val="nil"/>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6945" w:author="gsadi" w:date="2013-11-18T21:52:00Z"/>
                <w:rFonts w:ascii="Arial" w:hAnsi="Arial" w:cs="Arial"/>
                <w:b/>
                <w:bCs/>
                <w:color w:val="000000"/>
                <w:sz w:val="18"/>
                <w:szCs w:val="18"/>
              </w:rPr>
            </w:pPr>
            <w:ins w:id="6946" w:author="gsadi" w:date="2013-11-18T21:52:00Z">
              <w:r w:rsidRPr="005361CF">
                <w:rPr>
                  <w:rFonts w:ascii="Arial" w:hAnsi="Arial" w:cs="Arial"/>
                  <w:b/>
                  <w:bCs/>
                  <w:color w:val="000000"/>
                  <w:sz w:val="18"/>
                  <w:szCs w:val="18"/>
                </w:rPr>
                <w:t>Char(14)</w:t>
              </w:r>
            </w:ins>
          </w:p>
        </w:tc>
        <w:tc>
          <w:tcPr>
            <w:tcW w:w="2432" w:type="dxa"/>
            <w:tcBorders>
              <w:top w:val="nil"/>
              <w:left w:val="nil"/>
              <w:bottom w:val="single" w:sz="4" w:space="0" w:color="auto"/>
              <w:right w:val="single" w:sz="4" w:space="0" w:color="auto"/>
            </w:tcBorders>
            <w:shd w:val="clear" w:color="auto" w:fill="auto"/>
            <w:noWrap/>
            <w:vAlign w:val="bottom"/>
            <w:hideMark/>
            <w:tcPrChange w:id="6947"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6948" w:author="gsadi" w:date="2013-11-18T21:52:00Z"/>
                <w:rFonts w:ascii="Arial" w:hAnsi="Arial" w:cs="Arial"/>
                <w:color w:val="000000"/>
                <w:sz w:val="18"/>
                <w:szCs w:val="18"/>
              </w:rPr>
            </w:pPr>
            <w:ins w:id="6949" w:author="gsadi" w:date="2013-11-18T21:52:00Z">
              <w:r w:rsidRPr="005361CF">
                <w:rPr>
                  <w:rFonts w:ascii="Arial" w:hAnsi="Arial" w:cs="Arial"/>
                  <w:color w:val="000000"/>
                  <w:sz w:val="18"/>
                  <w:szCs w:val="18"/>
                </w:rPr>
                <w:t> </w:t>
              </w:r>
            </w:ins>
          </w:p>
        </w:tc>
      </w:tr>
      <w:tr w:rsidR="00497ADC" w:rsidRPr="0064388F" w:rsidTr="007529E5">
        <w:trPr>
          <w:trHeight w:val="300"/>
          <w:ins w:id="6950" w:author="gsadi" w:date="2013-11-18T21:52:00Z"/>
          <w:trPrChange w:id="6951"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952"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53" w:author="gsadi" w:date="2013-11-18T21:52:00Z"/>
                <w:rFonts w:ascii="Arial" w:hAnsi="Arial" w:cs="Arial"/>
                <w:sz w:val="18"/>
                <w:szCs w:val="18"/>
                <w:rPrChange w:id="6954" w:author="gsadi" w:date="2013-11-18T22:11:00Z">
                  <w:rPr>
                    <w:ins w:id="6955" w:author="gsadi" w:date="2013-11-18T21:52:00Z"/>
                    <w:rFonts w:ascii="Arial" w:hAnsi="Arial" w:cs="Arial"/>
                    <w:color w:val="4F81BD"/>
                    <w:sz w:val="18"/>
                    <w:szCs w:val="18"/>
                  </w:rPr>
                </w:rPrChange>
              </w:rPr>
            </w:pPr>
            <w:ins w:id="6956" w:author="gsadi" w:date="2013-11-18T21:52:00Z">
              <w:r w:rsidRPr="002B0E74">
                <w:rPr>
                  <w:rFonts w:ascii="Arial" w:hAnsi="Arial" w:cs="Arial"/>
                  <w:sz w:val="18"/>
                  <w:szCs w:val="18"/>
                  <w:rPrChange w:id="6957" w:author="gsadi" w:date="2013-11-18T22:11:00Z">
                    <w:rPr>
                      <w:rFonts w:ascii="Arial" w:hAnsi="Arial" w:cs="Arial"/>
                      <w:color w:val="4F81BD"/>
                      <w:sz w:val="18"/>
                      <w:szCs w:val="18"/>
                      <w:u w:val="single"/>
                    </w:rPr>
                  </w:rPrChange>
                </w:rPr>
                <w:t>Sign2</w:t>
              </w:r>
            </w:ins>
          </w:p>
        </w:tc>
        <w:tc>
          <w:tcPr>
            <w:tcW w:w="1608" w:type="dxa"/>
            <w:tcBorders>
              <w:top w:val="nil"/>
              <w:left w:val="nil"/>
              <w:bottom w:val="single" w:sz="4" w:space="0" w:color="auto"/>
              <w:right w:val="single" w:sz="4" w:space="0" w:color="auto"/>
            </w:tcBorders>
            <w:shd w:val="clear" w:color="auto" w:fill="auto"/>
            <w:vAlign w:val="center"/>
            <w:hideMark/>
            <w:tcPrChange w:id="6958"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59" w:author="gsadi" w:date="2013-11-18T21:52:00Z"/>
                <w:rFonts w:ascii="Arial" w:hAnsi="Arial" w:cs="Arial"/>
                <w:sz w:val="18"/>
                <w:szCs w:val="18"/>
                <w:rPrChange w:id="6960" w:author="gsadi" w:date="2013-11-18T22:11:00Z">
                  <w:rPr>
                    <w:ins w:id="6961" w:author="gsadi" w:date="2013-11-18T21:52:00Z"/>
                    <w:rFonts w:ascii="Arial" w:hAnsi="Arial" w:cs="Arial"/>
                    <w:color w:val="4F81BD"/>
                    <w:sz w:val="18"/>
                    <w:szCs w:val="18"/>
                  </w:rPr>
                </w:rPrChange>
              </w:rPr>
            </w:pPr>
            <w:ins w:id="6962" w:author="gsadi" w:date="2013-11-18T21:52:00Z">
              <w:r w:rsidRPr="002B0E74">
                <w:rPr>
                  <w:rFonts w:ascii="Arial" w:hAnsi="Arial" w:cs="Arial"/>
                  <w:sz w:val="18"/>
                  <w:szCs w:val="18"/>
                  <w:rPrChange w:id="6963" w:author="gsadi" w:date="2013-11-18T22:11:00Z">
                    <w:rPr>
                      <w:rFonts w:ascii="Arial" w:hAnsi="Arial" w:cs="Arial"/>
                      <w:color w:val="4F81BD"/>
                      <w:sz w:val="18"/>
                      <w:szCs w:val="18"/>
                      <w:u w:val="single"/>
                    </w:rPr>
                  </w:rPrChange>
                </w:rPr>
                <w:t>Char(1)</w:t>
              </w:r>
            </w:ins>
          </w:p>
        </w:tc>
        <w:tc>
          <w:tcPr>
            <w:tcW w:w="2432" w:type="dxa"/>
            <w:tcBorders>
              <w:top w:val="nil"/>
              <w:left w:val="nil"/>
              <w:bottom w:val="single" w:sz="4" w:space="0" w:color="auto"/>
              <w:right w:val="single" w:sz="4" w:space="0" w:color="auto"/>
            </w:tcBorders>
            <w:shd w:val="clear" w:color="auto" w:fill="auto"/>
            <w:vAlign w:val="center"/>
            <w:hideMark/>
            <w:tcPrChange w:id="6964" w:author="gsadi" w:date="2013-11-18T21:56:00Z">
              <w:tcPr>
                <w:tcW w:w="280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65" w:author="gsadi" w:date="2013-11-18T21:52:00Z"/>
                <w:rFonts w:ascii="Arial" w:hAnsi="Arial" w:cs="Arial"/>
                <w:sz w:val="18"/>
                <w:szCs w:val="18"/>
                <w:rPrChange w:id="6966" w:author="gsadi" w:date="2013-11-18T22:11:00Z">
                  <w:rPr>
                    <w:ins w:id="6967" w:author="gsadi" w:date="2013-11-18T21:52:00Z"/>
                    <w:rFonts w:ascii="Arial" w:hAnsi="Arial" w:cs="Arial"/>
                    <w:color w:val="4F81BD"/>
                    <w:sz w:val="18"/>
                    <w:szCs w:val="18"/>
                  </w:rPr>
                </w:rPrChange>
              </w:rPr>
            </w:pPr>
            <w:ins w:id="6968" w:author="gsadi" w:date="2013-11-18T21:52:00Z">
              <w:r w:rsidRPr="002B0E74">
                <w:rPr>
                  <w:rFonts w:ascii="Arial" w:hAnsi="Arial" w:cs="Arial"/>
                  <w:sz w:val="18"/>
                  <w:szCs w:val="18"/>
                  <w:rPrChange w:id="6969" w:author="gsadi" w:date="2013-11-18T22:11:00Z">
                    <w:rPr>
                      <w:rFonts w:ascii="Arial" w:hAnsi="Arial" w:cs="Arial"/>
                      <w:color w:val="4F81BD"/>
                      <w:sz w:val="18"/>
                      <w:szCs w:val="18"/>
                      <w:u w:val="single"/>
                    </w:rPr>
                  </w:rPrChange>
                </w:rPr>
                <w:t>Default sign "+" or leave blank</w:t>
              </w:r>
            </w:ins>
          </w:p>
        </w:tc>
      </w:tr>
      <w:tr w:rsidR="00497ADC" w:rsidRPr="0064388F" w:rsidTr="007529E5">
        <w:trPr>
          <w:trHeight w:val="300"/>
          <w:ins w:id="6970" w:author="gsadi" w:date="2013-11-18T21:52:00Z"/>
          <w:trPrChange w:id="6971"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972"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73" w:author="gsadi" w:date="2013-11-18T21:52:00Z"/>
                <w:rFonts w:ascii="Arial" w:hAnsi="Arial" w:cs="Arial"/>
                <w:sz w:val="18"/>
                <w:szCs w:val="18"/>
                <w:rPrChange w:id="6974" w:author="gsadi" w:date="2013-11-18T22:11:00Z">
                  <w:rPr>
                    <w:ins w:id="6975" w:author="gsadi" w:date="2013-11-18T21:52:00Z"/>
                    <w:rFonts w:ascii="Arial" w:hAnsi="Arial" w:cs="Arial"/>
                    <w:color w:val="4F81BD"/>
                    <w:sz w:val="18"/>
                    <w:szCs w:val="18"/>
                  </w:rPr>
                </w:rPrChange>
              </w:rPr>
            </w:pPr>
            <w:ins w:id="6976" w:author="gsadi" w:date="2013-11-18T21:52:00Z">
              <w:r w:rsidRPr="002B0E74">
                <w:rPr>
                  <w:rFonts w:ascii="Arial" w:hAnsi="Arial" w:cs="Arial"/>
                  <w:sz w:val="18"/>
                  <w:szCs w:val="18"/>
                  <w:rPrChange w:id="6977" w:author="gsadi" w:date="2013-11-18T22:11:00Z">
                    <w:rPr>
                      <w:rFonts w:ascii="Arial" w:hAnsi="Arial" w:cs="Arial"/>
                      <w:color w:val="4F81BD"/>
                      <w:sz w:val="18"/>
                      <w:szCs w:val="18"/>
                      <w:u w:val="single"/>
                    </w:rPr>
                  </w:rPrChange>
                </w:rPr>
                <w:t>Delivered Qty</w:t>
              </w:r>
            </w:ins>
          </w:p>
        </w:tc>
        <w:tc>
          <w:tcPr>
            <w:tcW w:w="1608" w:type="dxa"/>
            <w:tcBorders>
              <w:top w:val="nil"/>
              <w:left w:val="nil"/>
              <w:bottom w:val="single" w:sz="4" w:space="0" w:color="auto"/>
              <w:right w:val="single" w:sz="4" w:space="0" w:color="auto"/>
            </w:tcBorders>
            <w:shd w:val="clear" w:color="auto" w:fill="auto"/>
            <w:vAlign w:val="center"/>
            <w:hideMark/>
            <w:tcPrChange w:id="6978"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79" w:author="gsadi" w:date="2013-11-18T21:52:00Z"/>
                <w:rFonts w:ascii="Arial" w:hAnsi="Arial" w:cs="Arial"/>
                <w:sz w:val="18"/>
                <w:szCs w:val="18"/>
                <w:rPrChange w:id="6980" w:author="gsadi" w:date="2013-11-18T22:11:00Z">
                  <w:rPr>
                    <w:ins w:id="6981" w:author="gsadi" w:date="2013-11-18T21:52:00Z"/>
                    <w:rFonts w:ascii="Arial" w:hAnsi="Arial" w:cs="Arial"/>
                    <w:color w:val="4F81BD"/>
                    <w:sz w:val="18"/>
                    <w:szCs w:val="18"/>
                  </w:rPr>
                </w:rPrChange>
              </w:rPr>
            </w:pPr>
            <w:ins w:id="6982" w:author="gsadi" w:date="2013-11-18T21:52:00Z">
              <w:r w:rsidRPr="002B0E74">
                <w:rPr>
                  <w:rFonts w:ascii="Arial" w:hAnsi="Arial" w:cs="Arial"/>
                  <w:sz w:val="18"/>
                  <w:szCs w:val="18"/>
                  <w:rPrChange w:id="6983" w:author="gsadi" w:date="2013-11-18T22:11:00Z">
                    <w:rPr>
                      <w:rFonts w:ascii="Arial" w:hAnsi="Arial" w:cs="Arial"/>
                      <w:color w:val="4F81BD"/>
                      <w:sz w:val="18"/>
                      <w:szCs w:val="18"/>
                      <w:u w:val="single"/>
                    </w:rPr>
                  </w:rPrChange>
                </w:rPr>
                <w:t>Char(14)</w:t>
              </w:r>
            </w:ins>
          </w:p>
        </w:tc>
        <w:tc>
          <w:tcPr>
            <w:tcW w:w="2432" w:type="dxa"/>
            <w:tcBorders>
              <w:top w:val="nil"/>
              <w:left w:val="nil"/>
              <w:bottom w:val="single" w:sz="4" w:space="0" w:color="auto"/>
              <w:right w:val="single" w:sz="4" w:space="0" w:color="auto"/>
            </w:tcBorders>
            <w:shd w:val="clear" w:color="auto" w:fill="auto"/>
            <w:noWrap/>
            <w:vAlign w:val="bottom"/>
            <w:hideMark/>
            <w:tcPrChange w:id="6984"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9E60E8" w:rsidRDefault="002B0E74" w:rsidP="00F72EA9">
            <w:pPr>
              <w:jc w:val="center"/>
              <w:rPr>
                <w:ins w:id="6985" w:author="gsadi" w:date="2013-11-18T21:52:00Z"/>
                <w:rFonts w:ascii="Arial" w:hAnsi="Arial" w:cs="Arial"/>
                <w:sz w:val="18"/>
                <w:szCs w:val="18"/>
                <w:rPrChange w:id="6986" w:author="gsadi" w:date="2013-11-18T22:11:00Z">
                  <w:rPr>
                    <w:ins w:id="6987" w:author="gsadi" w:date="2013-11-18T21:52:00Z"/>
                    <w:rFonts w:ascii="Arial" w:hAnsi="Arial" w:cs="Arial"/>
                    <w:color w:val="000000"/>
                    <w:sz w:val="18"/>
                    <w:szCs w:val="18"/>
                  </w:rPr>
                </w:rPrChange>
              </w:rPr>
            </w:pPr>
            <w:ins w:id="6988" w:author="gsadi" w:date="2013-11-18T21:52:00Z">
              <w:r w:rsidRPr="002B0E74">
                <w:rPr>
                  <w:rFonts w:ascii="Arial" w:hAnsi="Arial" w:cs="Arial"/>
                  <w:sz w:val="18"/>
                  <w:szCs w:val="18"/>
                  <w:rPrChange w:id="6989" w:author="gsadi" w:date="2013-11-18T22:11:00Z">
                    <w:rPr>
                      <w:rFonts w:ascii="Arial" w:hAnsi="Arial" w:cs="Arial"/>
                      <w:color w:val="000000"/>
                      <w:sz w:val="18"/>
                      <w:szCs w:val="18"/>
                      <w:u w:val="single"/>
                    </w:rPr>
                  </w:rPrChange>
                </w:rPr>
                <w:t> </w:t>
              </w:r>
            </w:ins>
          </w:p>
        </w:tc>
      </w:tr>
      <w:tr w:rsidR="00497ADC" w:rsidRPr="0064388F" w:rsidTr="007529E5">
        <w:trPr>
          <w:trHeight w:val="300"/>
          <w:ins w:id="6990" w:author="gsadi" w:date="2013-11-18T21:52:00Z"/>
          <w:trPrChange w:id="6991"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6992"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93" w:author="gsadi" w:date="2013-11-18T21:52:00Z"/>
                <w:rFonts w:ascii="Arial" w:hAnsi="Arial" w:cs="Arial"/>
                <w:sz w:val="18"/>
                <w:szCs w:val="18"/>
                <w:rPrChange w:id="6994" w:author="gsadi" w:date="2013-11-18T22:11:00Z">
                  <w:rPr>
                    <w:ins w:id="6995" w:author="gsadi" w:date="2013-11-18T21:52:00Z"/>
                    <w:rFonts w:ascii="Arial" w:hAnsi="Arial" w:cs="Arial"/>
                    <w:color w:val="4F81BD"/>
                    <w:sz w:val="18"/>
                    <w:szCs w:val="18"/>
                  </w:rPr>
                </w:rPrChange>
              </w:rPr>
            </w:pPr>
            <w:ins w:id="6996" w:author="gsadi" w:date="2013-11-18T21:52:00Z">
              <w:r w:rsidRPr="002B0E74">
                <w:rPr>
                  <w:rFonts w:ascii="Arial" w:hAnsi="Arial" w:cs="Arial"/>
                  <w:sz w:val="18"/>
                  <w:szCs w:val="18"/>
                  <w:rPrChange w:id="6997" w:author="gsadi" w:date="2013-11-18T22:11:00Z">
                    <w:rPr>
                      <w:rFonts w:ascii="Arial" w:hAnsi="Arial" w:cs="Arial"/>
                      <w:color w:val="4F81BD"/>
                      <w:sz w:val="18"/>
                      <w:szCs w:val="18"/>
                      <w:u w:val="single"/>
                    </w:rPr>
                  </w:rPrChange>
                </w:rPr>
                <w:t>Sign3</w:t>
              </w:r>
            </w:ins>
          </w:p>
        </w:tc>
        <w:tc>
          <w:tcPr>
            <w:tcW w:w="1608" w:type="dxa"/>
            <w:tcBorders>
              <w:top w:val="nil"/>
              <w:left w:val="nil"/>
              <w:bottom w:val="single" w:sz="4" w:space="0" w:color="auto"/>
              <w:right w:val="single" w:sz="4" w:space="0" w:color="auto"/>
            </w:tcBorders>
            <w:shd w:val="clear" w:color="auto" w:fill="auto"/>
            <w:vAlign w:val="center"/>
            <w:hideMark/>
            <w:tcPrChange w:id="6998"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6999" w:author="gsadi" w:date="2013-11-18T21:52:00Z"/>
                <w:rFonts w:ascii="Arial" w:hAnsi="Arial" w:cs="Arial"/>
                <w:sz w:val="18"/>
                <w:szCs w:val="18"/>
                <w:rPrChange w:id="7000" w:author="gsadi" w:date="2013-11-18T22:11:00Z">
                  <w:rPr>
                    <w:ins w:id="7001" w:author="gsadi" w:date="2013-11-18T21:52:00Z"/>
                    <w:rFonts w:ascii="Arial" w:hAnsi="Arial" w:cs="Arial"/>
                    <w:color w:val="4F81BD"/>
                    <w:sz w:val="18"/>
                    <w:szCs w:val="18"/>
                  </w:rPr>
                </w:rPrChange>
              </w:rPr>
            </w:pPr>
            <w:ins w:id="7002" w:author="gsadi" w:date="2013-11-18T21:52:00Z">
              <w:r w:rsidRPr="002B0E74">
                <w:rPr>
                  <w:rFonts w:ascii="Arial" w:hAnsi="Arial" w:cs="Arial"/>
                  <w:sz w:val="18"/>
                  <w:szCs w:val="18"/>
                  <w:rPrChange w:id="7003" w:author="gsadi" w:date="2013-11-18T22:11:00Z">
                    <w:rPr>
                      <w:rFonts w:ascii="Arial" w:hAnsi="Arial" w:cs="Arial"/>
                      <w:color w:val="4F81BD"/>
                      <w:sz w:val="18"/>
                      <w:szCs w:val="18"/>
                      <w:u w:val="single"/>
                    </w:rPr>
                  </w:rPrChange>
                </w:rPr>
                <w:t>Char(1)</w:t>
              </w:r>
            </w:ins>
          </w:p>
        </w:tc>
        <w:tc>
          <w:tcPr>
            <w:tcW w:w="2432" w:type="dxa"/>
            <w:tcBorders>
              <w:top w:val="nil"/>
              <w:left w:val="nil"/>
              <w:bottom w:val="single" w:sz="4" w:space="0" w:color="auto"/>
              <w:right w:val="single" w:sz="4" w:space="0" w:color="auto"/>
            </w:tcBorders>
            <w:shd w:val="clear" w:color="auto" w:fill="auto"/>
            <w:vAlign w:val="center"/>
            <w:hideMark/>
            <w:tcPrChange w:id="7004" w:author="gsadi" w:date="2013-11-18T21:56:00Z">
              <w:tcPr>
                <w:tcW w:w="280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05" w:author="gsadi" w:date="2013-11-18T21:52:00Z"/>
                <w:rFonts w:ascii="Arial" w:hAnsi="Arial" w:cs="Arial"/>
                <w:sz w:val="18"/>
                <w:szCs w:val="18"/>
                <w:rPrChange w:id="7006" w:author="gsadi" w:date="2013-11-18T22:11:00Z">
                  <w:rPr>
                    <w:ins w:id="7007" w:author="gsadi" w:date="2013-11-18T21:52:00Z"/>
                    <w:rFonts w:ascii="Arial" w:hAnsi="Arial" w:cs="Arial"/>
                    <w:color w:val="4F81BD"/>
                    <w:sz w:val="18"/>
                    <w:szCs w:val="18"/>
                  </w:rPr>
                </w:rPrChange>
              </w:rPr>
            </w:pPr>
            <w:ins w:id="7008" w:author="gsadi" w:date="2013-11-18T21:52:00Z">
              <w:r w:rsidRPr="002B0E74">
                <w:rPr>
                  <w:rFonts w:ascii="Arial" w:hAnsi="Arial" w:cs="Arial"/>
                  <w:sz w:val="18"/>
                  <w:szCs w:val="18"/>
                  <w:rPrChange w:id="7009" w:author="gsadi" w:date="2013-11-18T22:11:00Z">
                    <w:rPr>
                      <w:rFonts w:ascii="Arial" w:hAnsi="Arial" w:cs="Arial"/>
                      <w:color w:val="4F81BD"/>
                      <w:sz w:val="18"/>
                      <w:szCs w:val="18"/>
                      <w:u w:val="single"/>
                    </w:rPr>
                  </w:rPrChange>
                </w:rPr>
                <w:t>Default sign "+" or leave blank</w:t>
              </w:r>
            </w:ins>
          </w:p>
        </w:tc>
      </w:tr>
      <w:tr w:rsidR="00497ADC" w:rsidRPr="0064388F" w:rsidTr="007529E5">
        <w:trPr>
          <w:trHeight w:val="300"/>
          <w:ins w:id="7010" w:author="gsadi" w:date="2013-11-18T21:52:00Z"/>
          <w:trPrChange w:id="7011"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012"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13" w:author="gsadi" w:date="2013-11-18T21:52:00Z"/>
                <w:rFonts w:ascii="Arial" w:hAnsi="Arial" w:cs="Arial"/>
                <w:sz w:val="18"/>
                <w:szCs w:val="18"/>
                <w:rPrChange w:id="7014" w:author="gsadi" w:date="2013-11-18T22:11:00Z">
                  <w:rPr>
                    <w:ins w:id="7015" w:author="gsadi" w:date="2013-11-18T21:52:00Z"/>
                    <w:rFonts w:ascii="Arial" w:hAnsi="Arial" w:cs="Arial"/>
                    <w:color w:val="4F81BD"/>
                    <w:sz w:val="18"/>
                    <w:szCs w:val="18"/>
                  </w:rPr>
                </w:rPrChange>
              </w:rPr>
            </w:pPr>
            <w:ins w:id="7016" w:author="gsadi" w:date="2013-11-18T21:52:00Z">
              <w:r w:rsidRPr="002B0E74">
                <w:rPr>
                  <w:rFonts w:ascii="Arial" w:hAnsi="Arial" w:cs="Arial"/>
                  <w:sz w:val="18"/>
                  <w:szCs w:val="18"/>
                  <w:rPrChange w:id="7017" w:author="gsadi" w:date="2013-11-18T22:11:00Z">
                    <w:rPr>
                      <w:rFonts w:ascii="Arial" w:hAnsi="Arial" w:cs="Arial"/>
                      <w:color w:val="4F81BD"/>
                      <w:sz w:val="18"/>
                      <w:szCs w:val="18"/>
                      <w:u w:val="single"/>
                    </w:rPr>
                  </w:rPrChange>
                </w:rPr>
                <w:t>Style color</w:t>
              </w:r>
            </w:ins>
          </w:p>
        </w:tc>
        <w:tc>
          <w:tcPr>
            <w:tcW w:w="1608" w:type="dxa"/>
            <w:tcBorders>
              <w:top w:val="nil"/>
              <w:left w:val="nil"/>
              <w:bottom w:val="single" w:sz="4" w:space="0" w:color="auto"/>
              <w:right w:val="single" w:sz="4" w:space="0" w:color="auto"/>
            </w:tcBorders>
            <w:shd w:val="clear" w:color="auto" w:fill="auto"/>
            <w:vAlign w:val="center"/>
            <w:hideMark/>
            <w:tcPrChange w:id="7018"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19" w:author="gsadi" w:date="2013-11-18T21:52:00Z"/>
                <w:rFonts w:ascii="Arial" w:hAnsi="Arial" w:cs="Arial"/>
                <w:sz w:val="18"/>
                <w:szCs w:val="18"/>
                <w:rPrChange w:id="7020" w:author="gsadi" w:date="2013-11-18T22:11:00Z">
                  <w:rPr>
                    <w:ins w:id="7021" w:author="gsadi" w:date="2013-11-18T21:52:00Z"/>
                    <w:rFonts w:ascii="Arial" w:hAnsi="Arial" w:cs="Arial"/>
                    <w:color w:val="4F81BD"/>
                    <w:sz w:val="18"/>
                    <w:szCs w:val="18"/>
                  </w:rPr>
                </w:rPrChange>
              </w:rPr>
            </w:pPr>
            <w:ins w:id="7022" w:author="gsadi" w:date="2013-11-18T21:52:00Z">
              <w:r w:rsidRPr="002B0E74">
                <w:rPr>
                  <w:rFonts w:ascii="Arial" w:hAnsi="Arial" w:cs="Arial"/>
                  <w:sz w:val="18"/>
                  <w:szCs w:val="18"/>
                  <w:rPrChange w:id="7023" w:author="gsadi" w:date="2013-11-18T22:11:00Z">
                    <w:rPr>
                      <w:rFonts w:ascii="Arial" w:hAnsi="Arial" w:cs="Arial"/>
                      <w:color w:val="4F81BD"/>
                      <w:sz w:val="18"/>
                      <w:szCs w:val="18"/>
                      <w:u w:val="single"/>
                    </w:rPr>
                  </w:rPrChange>
                </w:rPr>
                <w:t>Char(18)</w:t>
              </w:r>
            </w:ins>
          </w:p>
        </w:tc>
        <w:tc>
          <w:tcPr>
            <w:tcW w:w="2432" w:type="dxa"/>
            <w:tcBorders>
              <w:top w:val="nil"/>
              <w:left w:val="nil"/>
              <w:bottom w:val="single" w:sz="4" w:space="0" w:color="auto"/>
              <w:right w:val="single" w:sz="4" w:space="0" w:color="auto"/>
            </w:tcBorders>
            <w:shd w:val="clear" w:color="auto" w:fill="auto"/>
            <w:noWrap/>
            <w:vAlign w:val="bottom"/>
            <w:hideMark/>
            <w:tcPrChange w:id="7024"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025" w:author="gsadi" w:date="2013-11-18T21:52:00Z"/>
                <w:rFonts w:ascii="Arial" w:hAnsi="Arial" w:cs="Arial"/>
                <w:color w:val="000000"/>
                <w:sz w:val="18"/>
                <w:szCs w:val="18"/>
              </w:rPr>
            </w:pPr>
            <w:ins w:id="7026" w:author="gsadi" w:date="2013-11-18T21:52:00Z">
              <w:r w:rsidRPr="005361CF">
                <w:rPr>
                  <w:rFonts w:ascii="Arial" w:hAnsi="Arial" w:cs="Arial"/>
                  <w:color w:val="000000"/>
                  <w:sz w:val="18"/>
                  <w:szCs w:val="18"/>
                </w:rPr>
                <w:t> </w:t>
              </w:r>
            </w:ins>
          </w:p>
        </w:tc>
      </w:tr>
      <w:tr w:rsidR="00497ADC" w:rsidRPr="0064388F" w:rsidTr="007529E5">
        <w:trPr>
          <w:trHeight w:val="300"/>
          <w:ins w:id="7027" w:author="gsadi" w:date="2013-11-18T21:52:00Z"/>
          <w:trPrChange w:id="7028"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029"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30" w:author="gsadi" w:date="2013-11-18T21:52:00Z"/>
                <w:rFonts w:ascii="Arial" w:hAnsi="Arial" w:cs="Arial"/>
                <w:sz w:val="18"/>
                <w:szCs w:val="18"/>
                <w:rPrChange w:id="7031" w:author="gsadi" w:date="2013-11-18T22:11:00Z">
                  <w:rPr>
                    <w:ins w:id="7032" w:author="gsadi" w:date="2013-11-18T21:52:00Z"/>
                    <w:rFonts w:ascii="Arial" w:hAnsi="Arial" w:cs="Arial"/>
                    <w:color w:val="4F81BD"/>
                    <w:sz w:val="18"/>
                    <w:szCs w:val="18"/>
                  </w:rPr>
                </w:rPrChange>
              </w:rPr>
            </w:pPr>
            <w:ins w:id="7033" w:author="gsadi" w:date="2013-11-18T21:52:00Z">
              <w:r w:rsidRPr="002B0E74">
                <w:rPr>
                  <w:rFonts w:ascii="Arial" w:hAnsi="Arial" w:cs="Arial"/>
                  <w:sz w:val="18"/>
                  <w:szCs w:val="18"/>
                  <w:rPrChange w:id="7034" w:author="gsadi" w:date="2013-11-18T22:11:00Z">
                    <w:rPr>
                      <w:rFonts w:ascii="Arial" w:hAnsi="Arial" w:cs="Arial"/>
                      <w:color w:val="4F81BD"/>
                      <w:sz w:val="18"/>
                      <w:szCs w:val="18"/>
                      <w:u w:val="single"/>
                    </w:rPr>
                  </w:rPrChange>
                </w:rPr>
                <w:t>Document Category</w:t>
              </w:r>
            </w:ins>
          </w:p>
        </w:tc>
        <w:tc>
          <w:tcPr>
            <w:tcW w:w="1608" w:type="dxa"/>
            <w:tcBorders>
              <w:top w:val="nil"/>
              <w:left w:val="nil"/>
              <w:bottom w:val="single" w:sz="4" w:space="0" w:color="auto"/>
              <w:right w:val="single" w:sz="4" w:space="0" w:color="auto"/>
            </w:tcBorders>
            <w:shd w:val="clear" w:color="auto" w:fill="auto"/>
            <w:vAlign w:val="center"/>
            <w:hideMark/>
            <w:tcPrChange w:id="7035"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36" w:author="gsadi" w:date="2013-11-18T21:52:00Z"/>
                <w:rFonts w:ascii="Arial" w:hAnsi="Arial" w:cs="Arial"/>
                <w:sz w:val="18"/>
                <w:szCs w:val="18"/>
                <w:rPrChange w:id="7037" w:author="gsadi" w:date="2013-11-18T22:11:00Z">
                  <w:rPr>
                    <w:ins w:id="7038" w:author="gsadi" w:date="2013-11-18T21:52:00Z"/>
                    <w:rFonts w:ascii="Arial" w:hAnsi="Arial" w:cs="Arial"/>
                    <w:color w:val="4F81BD"/>
                    <w:sz w:val="18"/>
                    <w:szCs w:val="18"/>
                  </w:rPr>
                </w:rPrChange>
              </w:rPr>
            </w:pPr>
            <w:ins w:id="7039" w:author="gsadi" w:date="2013-11-18T21:52:00Z">
              <w:r w:rsidRPr="002B0E74">
                <w:rPr>
                  <w:rFonts w:ascii="Arial" w:hAnsi="Arial" w:cs="Arial"/>
                  <w:sz w:val="18"/>
                  <w:szCs w:val="18"/>
                  <w:rPrChange w:id="7040" w:author="gsadi" w:date="2013-11-18T22:11:00Z">
                    <w:rPr>
                      <w:rFonts w:ascii="Arial" w:hAnsi="Arial" w:cs="Arial"/>
                      <w:color w:val="4F81BD"/>
                      <w:sz w:val="18"/>
                      <w:szCs w:val="18"/>
                      <w:u w:val="single"/>
                    </w:rPr>
                  </w:rPrChange>
                </w:rPr>
                <w:t>Char(1)</w:t>
              </w:r>
            </w:ins>
          </w:p>
        </w:tc>
        <w:tc>
          <w:tcPr>
            <w:tcW w:w="2432" w:type="dxa"/>
            <w:tcBorders>
              <w:top w:val="nil"/>
              <w:left w:val="nil"/>
              <w:bottom w:val="single" w:sz="4" w:space="0" w:color="auto"/>
              <w:right w:val="single" w:sz="4" w:space="0" w:color="auto"/>
            </w:tcBorders>
            <w:shd w:val="clear" w:color="auto" w:fill="auto"/>
            <w:noWrap/>
            <w:vAlign w:val="bottom"/>
            <w:hideMark/>
            <w:tcPrChange w:id="7041"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042" w:author="gsadi" w:date="2013-11-18T21:52:00Z"/>
                <w:rFonts w:ascii="Arial" w:hAnsi="Arial" w:cs="Arial"/>
                <w:color w:val="000000"/>
                <w:sz w:val="18"/>
                <w:szCs w:val="18"/>
              </w:rPr>
            </w:pPr>
            <w:ins w:id="7043" w:author="gsadi" w:date="2013-11-18T21:52:00Z">
              <w:r w:rsidRPr="005361CF">
                <w:rPr>
                  <w:rFonts w:ascii="Arial" w:hAnsi="Arial" w:cs="Arial"/>
                  <w:color w:val="000000"/>
                  <w:sz w:val="18"/>
                  <w:szCs w:val="18"/>
                </w:rPr>
                <w:t> </w:t>
              </w:r>
            </w:ins>
          </w:p>
        </w:tc>
      </w:tr>
      <w:tr w:rsidR="00497ADC" w:rsidRPr="0064388F" w:rsidTr="007529E5">
        <w:trPr>
          <w:trHeight w:val="300"/>
          <w:ins w:id="7044" w:author="gsadi" w:date="2013-11-18T21:52:00Z"/>
          <w:trPrChange w:id="7045"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046"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47" w:author="gsadi" w:date="2013-11-18T21:52:00Z"/>
                <w:rFonts w:ascii="Arial" w:hAnsi="Arial" w:cs="Arial"/>
                <w:sz w:val="18"/>
                <w:szCs w:val="18"/>
                <w:rPrChange w:id="7048" w:author="gsadi" w:date="2013-11-18T22:11:00Z">
                  <w:rPr>
                    <w:ins w:id="7049" w:author="gsadi" w:date="2013-11-18T21:52:00Z"/>
                    <w:rFonts w:ascii="Arial" w:hAnsi="Arial" w:cs="Arial"/>
                    <w:color w:val="4F81BD"/>
                    <w:sz w:val="18"/>
                    <w:szCs w:val="18"/>
                  </w:rPr>
                </w:rPrChange>
              </w:rPr>
            </w:pPr>
            <w:ins w:id="7050" w:author="gsadi" w:date="2013-11-18T21:52:00Z">
              <w:r w:rsidRPr="002B0E74">
                <w:rPr>
                  <w:rFonts w:ascii="Arial" w:hAnsi="Arial" w:cs="Arial"/>
                  <w:sz w:val="18"/>
                  <w:szCs w:val="18"/>
                  <w:rPrChange w:id="7051" w:author="gsadi" w:date="2013-11-18T22:11:00Z">
                    <w:rPr>
                      <w:rFonts w:ascii="Arial" w:hAnsi="Arial" w:cs="Arial"/>
                      <w:color w:val="4F81BD"/>
                      <w:sz w:val="18"/>
                      <w:szCs w:val="18"/>
                      <w:u w:val="single"/>
                    </w:rPr>
                  </w:rPrChange>
                </w:rPr>
                <w:t>Sales Document Type</w:t>
              </w:r>
            </w:ins>
          </w:p>
        </w:tc>
        <w:tc>
          <w:tcPr>
            <w:tcW w:w="1608" w:type="dxa"/>
            <w:tcBorders>
              <w:top w:val="nil"/>
              <w:left w:val="nil"/>
              <w:bottom w:val="single" w:sz="4" w:space="0" w:color="auto"/>
              <w:right w:val="single" w:sz="4" w:space="0" w:color="auto"/>
            </w:tcBorders>
            <w:shd w:val="clear" w:color="auto" w:fill="auto"/>
            <w:vAlign w:val="center"/>
            <w:hideMark/>
            <w:tcPrChange w:id="7052"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53" w:author="gsadi" w:date="2013-11-18T21:52:00Z"/>
                <w:rFonts w:ascii="Arial" w:hAnsi="Arial" w:cs="Arial"/>
                <w:sz w:val="18"/>
                <w:szCs w:val="18"/>
                <w:rPrChange w:id="7054" w:author="gsadi" w:date="2013-11-18T22:11:00Z">
                  <w:rPr>
                    <w:ins w:id="7055" w:author="gsadi" w:date="2013-11-18T21:52:00Z"/>
                    <w:rFonts w:ascii="Arial" w:hAnsi="Arial" w:cs="Arial"/>
                    <w:color w:val="4F81BD"/>
                    <w:sz w:val="18"/>
                    <w:szCs w:val="18"/>
                  </w:rPr>
                </w:rPrChange>
              </w:rPr>
            </w:pPr>
            <w:ins w:id="7056" w:author="gsadi" w:date="2013-11-18T21:52:00Z">
              <w:r w:rsidRPr="002B0E74">
                <w:rPr>
                  <w:rFonts w:ascii="Arial" w:hAnsi="Arial" w:cs="Arial"/>
                  <w:sz w:val="18"/>
                  <w:szCs w:val="18"/>
                  <w:rPrChange w:id="7057" w:author="gsadi" w:date="2013-11-18T22:11:00Z">
                    <w:rPr>
                      <w:rFonts w:ascii="Arial" w:hAnsi="Arial" w:cs="Arial"/>
                      <w:color w:val="4F81BD"/>
                      <w:sz w:val="18"/>
                      <w:szCs w:val="18"/>
                      <w:u w:val="single"/>
                    </w:rPr>
                  </w:rPrChange>
                </w:rPr>
                <w:t>Char(4)</w:t>
              </w:r>
            </w:ins>
          </w:p>
        </w:tc>
        <w:tc>
          <w:tcPr>
            <w:tcW w:w="2432" w:type="dxa"/>
            <w:tcBorders>
              <w:top w:val="nil"/>
              <w:left w:val="nil"/>
              <w:bottom w:val="single" w:sz="4" w:space="0" w:color="auto"/>
              <w:right w:val="single" w:sz="4" w:space="0" w:color="auto"/>
            </w:tcBorders>
            <w:shd w:val="clear" w:color="auto" w:fill="auto"/>
            <w:noWrap/>
            <w:vAlign w:val="bottom"/>
            <w:hideMark/>
            <w:tcPrChange w:id="7058"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059" w:author="gsadi" w:date="2013-11-18T21:52:00Z"/>
                <w:rFonts w:ascii="Arial" w:hAnsi="Arial" w:cs="Arial"/>
                <w:color w:val="000000"/>
                <w:sz w:val="18"/>
                <w:szCs w:val="18"/>
              </w:rPr>
            </w:pPr>
            <w:ins w:id="7060" w:author="gsadi" w:date="2013-11-18T21:52:00Z">
              <w:r w:rsidRPr="005361CF">
                <w:rPr>
                  <w:rFonts w:ascii="Arial" w:hAnsi="Arial" w:cs="Arial"/>
                  <w:color w:val="000000"/>
                  <w:sz w:val="18"/>
                  <w:szCs w:val="18"/>
                </w:rPr>
                <w:t> </w:t>
              </w:r>
            </w:ins>
          </w:p>
        </w:tc>
      </w:tr>
      <w:tr w:rsidR="00497ADC" w:rsidRPr="0064388F" w:rsidTr="007529E5">
        <w:trPr>
          <w:trHeight w:val="300"/>
          <w:ins w:id="7061" w:author="gsadi" w:date="2013-11-18T21:52:00Z"/>
          <w:trPrChange w:id="7062"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063"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64" w:author="gsadi" w:date="2013-11-18T21:52:00Z"/>
                <w:rFonts w:ascii="Arial" w:hAnsi="Arial" w:cs="Arial"/>
                <w:sz w:val="18"/>
                <w:szCs w:val="18"/>
                <w:rPrChange w:id="7065" w:author="gsadi" w:date="2013-11-18T22:11:00Z">
                  <w:rPr>
                    <w:ins w:id="7066" w:author="gsadi" w:date="2013-11-18T21:52:00Z"/>
                    <w:rFonts w:ascii="Arial" w:hAnsi="Arial" w:cs="Arial"/>
                    <w:color w:val="4F81BD"/>
                    <w:sz w:val="18"/>
                    <w:szCs w:val="18"/>
                  </w:rPr>
                </w:rPrChange>
              </w:rPr>
            </w:pPr>
            <w:ins w:id="7067" w:author="gsadi" w:date="2013-11-18T21:52:00Z">
              <w:r w:rsidRPr="002B0E74">
                <w:rPr>
                  <w:rFonts w:ascii="Arial" w:hAnsi="Arial" w:cs="Arial"/>
                  <w:sz w:val="18"/>
                  <w:szCs w:val="18"/>
                  <w:rPrChange w:id="7068" w:author="gsadi" w:date="2013-11-18T22:11:00Z">
                    <w:rPr>
                      <w:rFonts w:ascii="Arial" w:hAnsi="Arial" w:cs="Arial"/>
                      <w:color w:val="4F81BD"/>
                      <w:sz w:val="18"/>
                      <w:szCs w:val="18"/>
                      <w:u w:val="single"/>
                    </w:rPr>
                  </w:rPrChange>
                </w:rPr>
                <w:t>Sales Order Number</w:t>
              </w:r>
            </w:ins>
          </w:p>
        </w:tc>
        <w:tc>
          <w:tcPr>
            <w:tcW w:w="1608" w:type="dxa"/>
            <w:tcBorders>
              <w:top w:val="nil"/>
              <w:left w:val="nil"/>
              <w:bottom w:val="single" w:sz="4" w:space="0" w:color="auto"/>
              <w:right w:val="single" w:sz="4" w:space="0" w:color="auto"/>
            </w:tcBorders>
            <w:shd w:val="clear" w:color="auto" w:fill="auto"/>
            <w:vAlign w:val="center"/>
            <w:hideMark/>
            <w:tcPrChange w:id="7069"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70" w:author="gsadi" w:date="2013-11-18T21:52:00Z"/>
                <w:rFonts w:ascii="Arial" w:hAnsi="Arial" w:cs="Arial"/>
                <w:sz w:val="18"/>
                <w:szCs w:val="18"/>
                <w:rPrChange w:id="7071" w:author="gsadi" w:date="2013-11-18T22:11:00Z">
                  <w:rPr>
                    <w:ins w:id="7072" w:author="gsadi" w:date="2013-11-18T21:52:00Z"/>
                    <w:rFonts w:ascii="Arial" w:hAnsi="Arial" w:cs="Arial"/>
                    <w:color w:val="4F81BD"/>
                    <w:sz w:val="18"/>
                    <w:szCs w:val="18"/>
                  </w:rPr>
                </w:rPrChange>
              </w:rPr>
            </w:pPr>
            <w:ins w:id="7073" w:author="gsadi" w:date="2013-11-18T21:52:00Z">
              <w:r w:rsidRPr="002B0E74">
                <w:rPr>
                  <w:rFonts w:ascii="Arial" w:hAnsi="Arial" w:cs="Arial"/>
                  <w:sz w:val="18"/>
                  <w:szCs w:val="18"/>
                  <w:rPrChange w:id="7074" w:author="gsadi" w:date="2013-11-18T22:11:00Z">
                    <w:rPr>
                      <w:rFonts w:ascii="Arial" w:hAnsi="Arial" w:cs="Arial"/>
                      <w:color w:val="4F81BD"/>
                      <w:sz w:val="18"/>
                      <w:szCs w:val="18"/>
                      <w:u w:val="single"/>
                    </w:rPr>
                  </w:rPrChange>
                </w:rPr>
                <w:t>Char(10)</w:t>
              </w:r>
            </w:ins>
          </w:p>
        </w:tc>
        <w:tc>
          <w:tcPr>
            <w:tcW w:w="2432" w:type="dxa"/>
            <w:tcBorders>
              <w:top w:val="nil"/>
              <w:left w:val="nil"/>
              <w:bottom w:val="single" w:sz="4" w:space="0" w:color="auto"/>
              <w:right w:val="single" w:sz="4" w:space="0" w:color="auto"/>
            </w:tcBorders>
            <w:shd w:val="clear" w:color="auto" w:fill="auto"/>
            <w:noWrap/>
            <w:vAlign w:val="bottom"/>
            <w:hideMark/>
            <w:tcPrChange w:id="7075"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076" w:author="gsadi" w:date="2013-11-18T21:52:00Z"/>
                <w:rFonts w:ascii="Arial" w:hAnsi="Arial" w:cs="Arial"/>
                <w:color w:val="000000"/>
                <w:sz w:val="18"/>
                <w:szCs w:val="18"/>
              </w:rPr>
            </w:pPr>
            <w:ins w:id="7077" w:author="gsadi" w:date="2013-11-18T21:52:00Z">
              <w:r w:rsidRPr="005361CF">
                <w:rPr>
                  <w:rFonts w:ascii="Arial" w:hAnsi="Arial" w:cs="Arial"/>
                  <w:color w:val="000000"/>
                  <w:sz w:val="18"/>
                  <w:szCs w:val="18"/>
                </w:rPr>
                <w:t> </w:t>
              </w:r>
            </w:ins>
          </w:p>
        </w:tc>
      </w:tr>
      <w:tr w:rsidR="00497ADC" w:rsidRPr="0064388F" w:rsidTr="007529E5">
        <w:trPr>
          <w:trHeight w:val="300"/>
          <w:ins w:id="7078" w:author="gsadi" w:date="2013-11-18T21:52:00Z"/>
          <w:trPrChange w:id="7079"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080"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81" w:author="gsadi" w:date="2013-11-18T21:52:00Z"/>
                <w:rFonts w:ascii="Arial" w:hAnsi="Arial" w:cs="Arial"/>
                <w:sz w:val="18"/>
                <w:szCs w:val="18"/>
                <w:rPrChange w:id="7082" w:author="gsadi" w:date="2013-11-18T22:11:00Z">
                  <w:rPr>
                    <w:ins w:id="7083" w:author="gsadi" w:date="2013-11-18T21:52:00Z"/>
                    <w:rFonts w:ascii="Arial" w:hAnsi="Arial" w:cs="Arial"/>
                    <w:color w:val="4F81BD"/>
                    <w:sz w:val="18"/>
                    <w:szCs w:val="18"/>
                  </w:rPr>
                </w:rPrChange>
              </w:rPr>
            </w:pPr>
            <w:ins w:id="7084" w:author="gsadi" w:date="2013-11-18T21:52:00Z">
              <w:r w:rsidRPr="002B0E74">
                <w:rPr>
                  <w:rFonts w:ascii="Arial" w:hAnsi="Arial" w:cs="Arial"/>
                  <w:sz w:val="18"/>
                  <w:szCs w:val="18"/>
                  <w:rPrChange w:id="7085" w:author="gsadi" w:date="2013-11-18T22:11:00Z">
                    <w:rPr>
                      <w:rFonts w:ascii="Arial" w:hAnsi="Arial" w:cs="Arial"/>
                      <w:color w:val="4F81BD"/>
                      <w:sz w:val="18"/>
                      <w:szCs w:val="18"/>
                      <w:u w:val="single"/>
                    </w:rPr>
                  </w:rPrChange>
                </w:rPr>
                <w:lastRenderedPageBreak/>
                <w:t>Sales Doc Line Item</w:t>
              </w:r>
            </w:ins>
          </w:p>
        </w:tc>
        <w:tc>
          <w:tcPr>
            <w:tcW w:w="1608" w:type="dxa"/>
            <w:tcBorders>
              <w:top w:val="nil"/>
              <w:left w:val="nil"/>
              <w:bottom w:val="single" w:sz="4" w:space="0" w:color="auto"/>
              <w:right w:val="single" w:sz="4" w:space="0" w:color="auto"/>
            </w:tcBorders>
            <w:shd w:val="clear" w:color="auto" w:fill="auto"/>
            <w:vAlign w:val="center"/>
            <w:hideMark/>
            <w:tcPrChange w:id="7086"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87" w:author="gsadi" w:date="2013-11-18T21:52:00Z"/>
                <w:rFonts w:ascii="Arial" w:hAnsi="Arial" w:cs="Arial"/>
                <w:sz w:val="18"/>
                <w:szCs w:val="18"/>
                <w:rPrChange w:id="7088" w:author="gsadi" w:date="2013-11-18T22:11:00Z">
                  <w:rPr>
                    <w:ins w:id="7089" w:author="gsadi" w:date="2013-11-18T21:52:00Z"/>
                    <w:rFonts w:ascii="Arial" w:hAnsi="Arial" w:cs="Arial"/>
                    <w:color w:val="4F81BD"/>
                    <w:sz w:val="18"/>
                    <w:szCs w:val="18"/>
                  </w:rPr>
                </w:rPrChange>
              </w:rPr>
            </w:pPr>
            <w:ins w:id="7090" w:author="gsadi" w:date="2013-11-18T21:52:00Z">
              <w:r w:rsidRPr="002B0E74">
                <w:rPr>
                  <w:rFonts w:ascii="Arial" w:hAnsi="Arial" w:cs="Arial"/>
                  <w:sz w:val="18"/>
                  <w:szCs w:val="18"/>
                  <w:rPrChange w:id="7091" w:author="gsadi" w:date="2013-11-18T22:11:00Z">
                    <w:rPr>
                      <w:rFonts w:ascii="Arial" w:hAnsi="Arial" w:cs="Arial"/>
                      <w:color w:val="4F81BD"/>
                      <w:sz w:val="18"/>
                      <w:szCs w:val="18"/>
                      <w:u w:val="single"/>
                    </w:rPr>
                  </w:rPrChange>
                </w:rPr>
                <w:t>Char(6)</w:t>
              </w:r>
            </w:ins>
          </w:p>
        </w:tc>
        <w:tc>
          <w:tcPr>
            <w:tcW w:w="2432" w:type="dxa"/>
            <w:tcBorders>
              <w:top w:val="nil"/>
              <w:left w:val="nil"/>
              <w:bottom w:val="single" w:sz="4" w:space="0" w:color="auto"/>
              <w:right w:val="single" w:sz="4" w:space="0" w:color="auto"/>
            </w:tcBorders>
            <w:shd w:val="clear" w:color="auto" w:fill="auto"/>
            <w:noWrap/>
            <w:vAlign w:val="bottom"/>
            <w:hideMark/>
            <w:tcPrChange w:id="7092"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093" w:author="gsadi" w:date="2013-11-18T21:52:00Z"/>
                <w:rFonts w:ascii="Arial" w:hAnsi="Arial" w:cs="Arial"/>
                <w:color w:val="000000"/>
                <w:sz w:val="18"/>
                <w:szCs w:val="18"/>
              </w:rPr>
            </w:pPr>
            <w:ins w:id="7094" w:author="gsadi" w:date="2013-11-18T21:52:00Z">
              <w:r w:rsidRPr="005361CF">
                <w:rPr>
                  <w:rFonts w:ascii="Arial" w:hAnsi="Arial" w:cs="Arial"/>
                  <w:color w:val="000000"/>
                  <w:sz w:val="18"/>
                  <w:szCs w:val="18"/>
                </w:rPr>
                <w:t> </w:t>
              </w:r>
            </w:ins>
          </w:p>
        </w:tc>
      </w:tr>
      <w:tr w:rsidR="00497ADC" w:rsidRPr="0064388F" w:rsidTr="007529E5">
        <w:trPr>
          <w:trHeight w:val="300"/>
          <w:ins w:id="7095" w:author="gsadi" w:date="2013-11-18T21:52:00Z"/>
          <w:trPrChange w:id="7096"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097"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098" w:author="gsadi" w:date="2013-11-18T21:52:00Z"/>
                <w:rFonts w:ascii="Arial" w:hAnsi="Arial" w:cs="Arial"/>
                <w:sz w:val="18"/>
                <w:szCs w:val="18"/>
                <w:rPrChange w:id="7099" w:author="gsadi" w:date="2013-11-18T22:11:00Z">
                  <w:rPr>
                    <w:ins w:id="7100" w:author="gsadi" w:date="2013-11-18T21:52:00Z"/>
                    <w:rFonts w:ascii="Arial" w:hAnsi="Arial" w:cs="Arial"/>
                    <w:color w:val="4F81BD"/>
                    <w:sz w:val="18"/>
                    <w:szCs w:val="18"/>
                  </w:rPr>
                </w:rPrChange>
              </w:rPr>
            </w:pPr>
            <w:ins w:id="7101" w:author="gsadi" w:date="2013-11-18T21:52:00Z">
              <w:r w:rsidRPr="002B0E74">
                <w:rPr>
                  <w:rFonts w:ascii="Arial" w:hAnsi="Arial" w:cs="Arial"/>
                  <w:sz w:val="18"/>
                  <w:szCs w:val="18"/>
                  <w:rPrChange w:id="7102" w:author="gsadi" w:date="2013-11-18T22:11:00Z">
                    <w:rPr>
                      <w:rFonts w:ascii="Arial" w:hAnsi="Arial" w:cs="Arial"/>
                      <w:color w:val="4F81BD"/>
                      <w:sz w:val="18"/>
                      <w:szCs w:val="18"/>
                      <w:u w:val="single"/>
                    </w:rPr>
                  </w:rPrChange>
                </w:rPr>
                <w:t>Sales Doc Schedule Line</w:t>
              </w:r>
            </w:ins>
          </w:p>
        </w:tc>
        <w:tc>
          <w:tcPr>
            <w:tcW w:w="1608" w:type="dxa"/>
            <w:tcBorders>
              <w:top w:val="nil"/>
              <w:left w:val="nil"/>
              <w:bottom w:val="single" w:sz="4" w:space="0" w:color="auto"/>
              <w:right w:val="single" w:sz="4" w:space="0" w:color="auto"/>
            </w:tcBorders>
            <w:shd w:val="clear" w:color="auto" w:fill="auto"/>
            <w:vAlign w:val="center"/>
            <w:hideMark/>
            <w:tcPrChange w:id="7103"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104" w:author="gsadi" w:date="2013-11-18T21:52:00Z"/>
                <w:rFonts w:ascii="Arial" w:hAnsi="Arial" w:cs="Arial"/>
                <w:sz w:val="18"/>
                <w:szCs w:val="18"/>
                <w:rPrChange w:id="7105" w:author="gsadi" w:date="2013-11-18T22:11:00Z">
                  <w:rPr>
                    <w:ins w:id="7106" w:author="gsadi" w:date="2013-11-18T21:52:00Z"/>
                    <w:rFonts w:ascii="Arial" w:hAnsi="Arial" w:cs="Arial"/>
                    <w:color w:val="4F81BD"/>
                    <w:sz w:val="18"/>
                    <w:szCs w:val="18"/>
                  </w:rPr>
                </w:rPrChange>
              </w:rPr>
            </w:pPr>
            <w:ins w:id="7107" w:author="gsadi" w:date="2013-11-18T21:52:00Z">
              <w:r w:rsidRPr="002B0E74">
                <w:rPr>
                  <w:rFonts w:ascii="Arial" w:hAnsi="Arial" w:cs="Arial"/>
                  <w:sz w:val="18"/>
                  <w:szCs w:val="18"/>
                  <w:rPrChange w:id="7108" w:author="gsadi" w:date="2013-11-18T22:11:00Z">
                    <w:rPr>
                      <w:rFonts w:ascii="Arial" w:hAnsi="Arial" w:cs="Arial"/>
                      <w:color w:val="4F81BD"/>
                      <w:sz w:val="18"/>
                      <w:szCs w:val="18"/>
                      <w:u w:val="single"/>
                    </w:rPr>
                  </w:rPrChange>
                </w:rPr>
                <w:t>Char(4)</w:t>
              </w:r>
            </w:ins>
          </w:p>
        </w:tc>
        <w:tc>
          <w:tcPr>
            <w:tcW w:w="2432" w:type="dxa"/>
            <w:tcBorders>
              <w:top w:val="nil"/>
              <w:left w:val="nil"/>
              <w:bottom w:val="single" w:sz="4" w:space="0" w:color="auto"/>
              <w:right w:val="single" w:sz="4" w:space="0" w:color="auto"/>
            </w:tcBorders>
            <w:shd w:val="clear" w:color="auto" w:fill="auto"/>
            <w:noWrap/>
            <w:vAlign w:val="bottom"/>
            <w:hideMark/>
            <w:tcPrChange w:id="7109"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110" w:author="gsadi" w:date="2013-11-18T21:52:00Z"/>
                <w:rFonts w:ascii="Arial" w:hAnsi="Arial" w:cs="Arial"/>
                <w:color w:val="000000"/>
                <w:sz w:val="18"/>
                <w:szCs w:val="18"/>
              </w:rPr>
            </w:pPr>
            <w:ins w:id="7111" w:author="gsadi" w:date="2013-11-18T21:52:00Z">
              <w:r w:rsidRPr="005361CF">
                <w:rPr>
                  <w:rFonts w:ascii="Arial" w:hAnsi="Arial" w:cs="Arial"/>
                  <w:color w:val="000000"/>
                  <w:sz w:val="18"/>
                  <w:szCs w:val="18"/>
                </w:rPr>
                <w:t> </w:t>
              </w:r>
            </w:ins>
          </w:p>
        </w:tc>
      </w:tr>
      <w:tr w:rsidR="00497ADC" w:rsidRPr="0064388F" w:rsidTr="007529E5">
        <w:trPr>
          <w:trHeight w:val="300"/>
          <w:ins w:id="7112" w:author="gsadi" w:date="2013-11-18T21:52:00Z"/>
          <w:trPrChange w:id="7113"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114"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115" w:author="gsadi" w:date="2013-11-18T21:52:00Z"/>
                <w:rFonts w:ascii="Arial" w:hAnsi="Arial" w:cs="Arial"/>
                <w:sz w:val="18"/>
                <w:szCs w:val="18"/>
                <w:rPrChange w:id="7116" w:author="gsadi" w:date="2013-11-18T22:11:00Z">
                  <w:rPr>
                    <w:ins w:id="7117" w:author="gsadi" w:date="2013-11-18T21:52:00Z"/>
                    <w:rFonts w:ascii="Arial" w:hAnsi="Arial" w:cs="Arial"/>
                    <w:color w:val="4F81BD"/>
                    <w:sz w:val="18"/>
                    <w:szCs w:val="18"/>
                  </w:rPr>
                </w:rPrChange>
              </w:rPr>
            </w:pPr>
            <w:ins w:id="7118" w:author="gsadi" w:date="2013-11-18T21:52:00Z">
              <w:r w:rsidRPr="002B0E74">
                <w:rPr>
                  <w:rFonts w:ascii="Arial" w:hAnsi="Arial" w:cs="Arial"/>
                  <w:sz w:val="18"/>
                  <w:szCs w:val="18"/>
                  <w:rPrChange w:id="7119" w:author="gsadi" w:date="2013-11-18T22:11:00Z">
                    <w:rPr>
                      <w:rFonts w:ascii="Arial" w:hAnsi="Arial" w:cs="Arial"/>
                      <w:color w:val="4F81BD"/>
                      <w:sz w:val="18"/>
                      <w:szCs w:val="18"/>
                      <w:u w:val="single"/>
                    </w:rPr>
                  </w:rPrChange>
                </w:rPr>
                <w:t>Ship To Customer Number</w:t>
              </w:r>
            </w:ins>
          </w:p>
        </w:tc>
        <w:tc>
          <w:tcPr>
            <w:tcW w:w="1608" w:type="dxa"/>
            <w:tcBorders>
              <w:top w:val="nil"/>
              <w:left w:val="nil"/>
              <w:bottom w:val="single" w:sz="4" w:space="0" w:color="auto"/>
              <w:right w:val="single" w:sz="4" w:space="0" w:color="auto"/>
            </w:tcBorders>
            <w:shd w:val="clear" w:color="auto" w:fill="auto"/>
            <w:vAlign w:val="center"/>
            <w:hideMark/>
            <w:tcPrChange w:id="7120"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121" w:author="gsadi" w:date="2013-11-18T21:52:00Z"/>
                <w:rFonts w:ascii="Arial" w:hAnsi="Arial" w:cs="Arial"/>
                <w:sz w:val="18"/>
                <w:szCs w:val="18"/>
                <w:rPrChange w:id="7122" w:author="gsadi" w:date="2013-11-18T22:11:00Z">
                  <w:rPr>
                    <w:ins w:id="7123" w:author="gsadi" w:date="2013-11-18T21:52:00Z"/>
                    <w:rFonts w:ascii="Arial" w:hAnsi="Arial" w:cs="Arial"/>
                    <w:color w:val="4F81BD"/>
                    <w:sz w:val="18"/>
                    <w:szCs w:val="18"/>
                  </w:rPr>
                </w:rPrChange>
              </w:rPr>
            </w:pPr>
            <w:ins w:id="7124" w:author="gsadi" w:date="2013-11-18T21:52:00Z">
              <w:r w:rsidRPr="002B0E74">
                <w:rPr>
                  <w:rFonts w:ascii="Arial" w:hAnsi="Arial" w:cs="Arial"/>
                  <w:sz w:val="18"/>
                  <w:szCs w:val="18"/>
                  <w:rPrChange w:id="7125" w:author="gsadi" w:date="2013-11-18T22:11:00Z">
                    <w:rPr>
                      <w:rFonts w:ascii="Arial" w:hAnsi="Arial" w:cs="Arial"/>
                      <w:color w:val="4F81BD"/>
                      <w:sz w:val="18"/>
                      <w:szCs w:val="18"/>
                      <w:u w:val="single"/>
                    </w:rPr>
                  </w:rPrChange>
                </w:rPr>
                <w:t>Char(10)</w:t>
              </w:r>
            </w:ins>
          </w:p>
        </w:tc>
        <w:tc>
          <w:tcPr>
            <w:tcW w:w="2432" w:type="dxa"/>
            <w:tcBorders>
              <w:top w:val="nil"/>
              <w:left w:val="nil"/>
              <w:bottom w:val="single" w:sz="4" w:space="0" w:color="auto"/>
              <w:right w:val="single" w:sz="4" w:space="0" w:color="auto"/>
            </w:tcBorders>
            <w:shd w:val="clear" w:color="auto" w:fill="auto"/>
            <w:noWrap/>
            <w:vAlign w:val="bottom"/>
            <w:hideMark/>
            <w:tcPrChange w:id="7126"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127" w:author="gsadi" w:date="2013-11-18T21:52:00Z"/>
                <w:rFonts w:ascii="Arial" w:hAnsi="Arial" w:cs="Arial"/>
                <w:color w:val="000000"/>
                <w:sz w:val="18"/>
                <w:szCs w:val="18"/>
              </w:rPr>
            </w:pPr>
            <w:ins w:id="7128" w:author="gsadi" w:date="2013-11-18T21:52:00Z">
              <w:r w:rsidRPr="005361CF">
                <w:rPr>
                  <w:rFonts w:ascii="Arial" w:hAnsi="Arial" w:cs="Arial"/>
                  <w:color w:val="000000"/>
                  <w:sz w:val="18"/>
                  <w:szCs w:val="18"/>
                </w:rPr>
                <w:t> </w:t>
              </w:r>
            </w:ins>
          </w:p>
        </w:tc>
      </w:tr>
      <w:tr w:rsidR="00497ADC" w:rsidRPr="0064388F" w:rsidTr="007529E5">
        <w:trPr>
          <w:trHeight w:val="300"/>
          <w:ins w:id="7129" w:author="gsadi" w:date="2013-11-18T21:52:00Z"/>
          <w:trPrChange w:id="7130"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131"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132" w:author="gsadi" w:date="2013-11-18T21:52:00Z"/>
                <w:rFonts w:ascii="Arial" w:hAnsi="Arial" w:cs="Arial"/>
                <w:sz w:val="18"/>
                <w:szCs w:val="18"/>
                <w:rPrChange w:id="7133" w:author="gsadi" w:date="2013-11-18T22:11:00Z">
                  <w:rPr>
                    <w:ins w:id="7134" w:author="gsadi" w:date="2013-11-18T21:52:00Z"/>
                    <w:rFonts w:ascii="Arial" w:hAnsi="Arial" w:cs="Arial"/>
                    <w:color w:val="4F81BD"/>
                    <w:sz w:val="18"/>
                    <w:szCs w:val="18"/>
                  </w:rPr>
                </w:rPrChange>
              </w:rPr>
            </w:pPr>
            <w:ins w:id="7135" w:author="gsadi" w:date="2013-11-18T21:52:00Z">
              <w:r w:rsidRPr="002B0E74">
                <w:rPr>
                  <w:rFonts w:ascii="Arial" w:hAnsi="Arial" w:cs="Arial"/>
                  <w:sz w:val="18"/>
                  <w:szCs w:val="18"/>
                  <w:rPrChange w:id="7136" w:author="gsadi" w:date="2013-11-18T22:11:00Z">
                    <w:rPr>
                      <w:rFonts w:ascii="Arial" w:hAnsi="Arial" w:cs="Arial"/>
                      <w:color w:val="4F81BD"/>
                      <w:sz w:val="18"/>
                      <w:szCs w:val="18"/>
                      <w:u w:val="single"/>
                    </w:rPr>
                  </w:rPrChange>
                </w:rPr>
                <w:t>Item Category</w:t>
              </w:r>
            </w:ins>
          </w:p>
        </w:tc>
        <w:tc>
          <w:tcPr>
            <w:tcW w:w="1608" w:type="dxa"/>
            <w:tcBorders>
              <w:top w:val="nil"/>
              <w:left w:val="nil"/>
              <w:bottom w:val="single" w:sz="4" w:space="0" w:color="auto"/>
              <w:right w:val="single" w:sz="4" w:space="0" w:color="auto"/>
            </w:tcBorders>
            <w:shd w:val="clear" w:color="auto" w:fill="auto"/>
            <w:vAlign w:val="center"/>
            <w:hideMark/>
            <w:tcPrChange w:id="7137"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138" w:author="gsadi" w:date="2013-11-18T21:52:00Z"/>
                <w:rFonts w:ascii="Arial" w:hAnsi="Arial" w:cs="Arial"/>
                <w:sz w:val="18"/>
                <w:szCs w:val="18"/>
                <w:rPrChange w:id="7139" w:author="gsadi" w:date="2013-11-18T22:11:00Z">
                  <w:rPr>
                    <w:ins w:id="7140" w:author="gsadi" w:date="2013-11-18T21:52:00Z"/>
                    <w:rFonts w:ascii="Arial" w:hAnsi="Arial" w:cs="Arial"/>
                    <w:color w:val="4F81BD"/>
                    <w:sz w:val="18"/>
                    <w:szCs w:val="18"/>
                  </w:rPr>
                </w:rPrChange>
              </w:rPr>
            </w:pPr>
            <w:ins w:id="7141" w:author="gsadi" w:date="2013-11-18T21:52:00Z">
              <w:r w:rsidRPr="002B0E74">
                <w:rPr>
                  <w:rFonts w:ascii="Arial" w:hAnsi="Arial" w:cs="Arial"/>
                  <w:sz w:val="18"/>
                  <w:szCs w:val="18"/>
                  <w:rPrChange w:id="7142" w:author="gsadi" w:date="2013-11-18T22:11:00Z">
                    <w:rPr>
                      <w:rFonts w:ascii="Arial" w:hAnsi="Arial" w:cs="Arial"/>
                      <w:color w:val="4F81BD"/>
                      <w:sz w:val="18"/>
                      <w:szCs w:val="18"/>
                      <w:u w:val="single"/>
                    </w:rPr>
                  </w:rPrChange>
                </w:rPr>
                <w:t>Char(4)</w:t>
              </w:r>
            </w:ins>
          </w:p>
        </w:tc>
        <w:tc>
          <w:tcPr>
            <w:tcW w:w="2432" w:type="dxa"/>
            <w:tcBorders>
              <w:top w:val="nil"/>
              <w:left w:val="nil"/>
              <w:bottom w:val="single" w:sz="4" w:space="0" w:color="auto"/>
              <w:right w:val="single" w:sz="4" w:space="0" w:color="auto"/>
            </w:tcBorders>
            <w:shd w:val="clear" w:color="auto" w:fill="auto"/>
            <w:noWrap/>
            <w:vAlign w:val="bottom"/>
            <w:hideMark/>
            <w:tcPrChange w:id="7143"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144" w:author="gsadi" w:date="2013-11-18T21:52:00Z"/>
                <w:rFonts w:ascii="Arial" w:hAnsi="Arial" w:cs="Arial"/>
                <w:color w:val="000000"/>
                <w:sz w:val="18"/>
                <w:szCs w:val="18"/>
              </w:rPr>
            </w:pPr>
            <w:ins w:id="7145" w:author="gsadi" w:date="2013-11-18T21:52:00Z">
              <w:r w:rsidRPr="005361CF">
                <w:rPr>
                  <w:rFonts w:ascii="Arial" w:hAnsi="Arial" w:cs="Arial"/>
                  <w:color w:val="000000"/>
                  <w:sz w:val="18"/>
                  <w:szCs w:val="18"/>
                </w:rPr>
                <w:t> </w:t>
              </w:r>
            </w:ins>
          </w:p>
        </w:tc>
      </w:tr>
      <w:tr w:rsidR="00497ADC" w:rsidRPr="0064388F" w:rsidTr="007529E5">
        <w:trPr>
          <w:trHeight w:val="300"/>
          <w:ins w:id="7146" w:author="gsadi" w:date="2013-11-18T21:52:00Z"/>
          <w:trPrChange w:id="7147"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148"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149" w:author="gsadi" w:date="2013-11-18T21:52:00Z"/>
                <w:rFonts w:ascii="Arial" w:hAnsi="Arial" w:cs="Arial"/>
                <w:sz w:val="18"/>
                <w:szCs w:val="18"/>
                <w:rPrChange w:id="7150" w:author="gsadi" w:date="2013-11-18T22:11:00Z">
                  <w:rPr>
                    <w:ins w:id="7151" w:author="gsadi" w:date="2013-11-18T21:52:00Z"/>
                    <w:rFonts w:ascii="Arial" w:hAnsi="Arial" w:cs="Arial"/>
                    <w:color w:val="4F81BD"/>
                    <w:sz w:val="18"/>
                    <w:szCs w:val="18"/>
                  </w:rPr>
                </w:rPrChange>
              </w:rPr>
            </w:pPr>
            <w:ins w:id="7152" w:author="gsadi" w:date="2013-11-18T21:52:00Z">
              <w:r w:rsidRPr="002B0E74">
                <w:rPr>
                  <w:rFonts w:ascii="Arial" w:hAnsi="Arial" w:cs="Arial"/>
                  <w:sz w:val="18"/>
                  <w:szCs w:val="18"/>
                  <w:rPrChange w:id="7153" w:author="gsadi" w:date="2013-11-18T22:11:00Z">
                    <w:rPr>
                      <w:rFonts w:ascii="Arial" w:hAnsi="Arial" w:cs="Arial"/>
                      <w:color w:val="4F81BD"/>
                      <w:sz w:val="18"/>
                      <w:szCs w:val="18"/>
                      <w:u w:val="single"/>
                    </w:rPr>
                  </w:rPrChange>
                </w:rPr>
                <w:t>Contract Document Number</w:t>
              </w:r>
            </w:ins>
          </w:p>
        </w:tc>
        <w:tc>
          <w:tcPr>
            <w:tcW w:w="1608" w:type="dxa"/>
            <w:tcBorders>
              <w:top w:val="nil"/>
              <w:left w:val="nil"/>
              <w:bottom w:val="single" w:sz="4" w:space="0" w:color="auto"/>
              <w:right w:val="single" w:sz="4" w:space="0" w:color="auto"/>
            </w:tcBorders>
            <w:shd w:val="clear" w:color="auto" w:fill="auto"/>
            <w:vAlign w:val="center"/>
            <w:hideMark/>
            <w:tcPrChange w:id="7154"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155" w:author="gsadi" w:date="2013-11-18T21:52:00Z"/>
                <w:rFonts w:ascii="Arial" w:hAnsi="Arial" w:cs="Arial"/>
                <w:sz w:val="18"/>
                <w:szCs w:val="18"/>
                <w:rPrChange w:id="7156" w:author="gsadi" w:date="2013-11-18T22:11:00Z">
                  <w:rPr>
                    <w:ins w:id="7157" w:author="gsadi" w:date="2013-11-18T21:52:00Z"/>
                    <w:rFonts w:ascii="Arial" w:hAnsi="Arial" w:cs="Arial"/>
                    <w:color w:val="4F81BD"/>
                    <w:sz w:val="18"/>
                    <w:szCs w:val="18"/>
                  </w:rPr>
                </w:rPrChange>
              </w:rPr>
            </w:pPr>
            <w:ins w:id="7158" w:author="gsadi" w:date="2013-11-18T21:52:00Z">
              <w:r w:rsidRPr="002B0E74">
                <w:rPr>
                  <w:rFonts w:ascii="Arial" w:hAnsi="Arial" w:cs="Arial"/>
                  <w:sz w:val="18"/>
                  <w:szCs w:val="18"/>
                  <w:rPrChange w:id="7159" w:author="gsadi" w:date="2013-11-18T22:11:00Z">
                    <w:rPr>
                      <w:rFonts w:ascii="Arial" w:hAnsi="Arial" w:cs="Arial"/>
                      <w:color w:val="4F81BD"/>
                      <w:sz w:val="18"/>
                      <w:szCs w:val="18"/>
                      <w:u w:val="single"/>
                    </w:rPr>
                  </w:rPrChange>
                </w:rPr>
                <w:t>Char(10)</w:t>
              </w:r>
            </w:ins>
          </w:p>
        </w:tc>
        <w:tc>
          <w:tcPr>
            <w:tcW w:w="2432" w:type="dxa"/>
            <w:tcBorders>
              <w:top w:val="nil"/>
              <w:left w:val="nil"/>
              <w:bottom w:val="single" w:sz="4" w:space="0" w:color="auto"/>
              <w:right w:val="single" w:sz="4" w:space="0" w:color="auto"/>
            </w:tcBorders>
            <w:shd w:val="clear" w:color="auto" w:fill="auto"/>
            <w:noWrap/>
            <w:vAlign w:val="bottom"/>
            <w:hideMark/>
            <w:tcPrChange w:id="7160"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161" w:author="gsadi" w:date="2013-11-18T21:52:00Z"/>
                <w:rFonts w:ascii="Arial" w:hAnsi="Arial" w:cs="Arial"/>
                <w:color w:val="000000"/>
                <w:sz w:val="18"/>
                <w:szCs w:val="18"/>
              </w:rPr>
            </w:pPr>
            <w:ins w:id="7162" w:author="gsadi" w:date="2013-11-18T21:52:00Z">
              <w:r w:rsidRPr="005361CF">
                <w:rPr>
                  <w:rFonts w:ascii="Arial" w:hAnsi="Arial" w:cs="Arial"/>
                  <w:color w:val="000000"/>
                  <w:sz w:val="18"/>
                  <w:szCs w:val="18"/>
                </w:rPr>
                <w:t> </w:t>
              </w:r>
            </w:ins>
          </w:p>
        </w:tc>
      </w:tr>
      <w:tr w:rsidR="00497ADC" w:rsidRPr="0064388F" w:rsidTr="007529E5">
        <w:trPr>
          <w:trHeight w:val="300"/>
          <w:ins w:id="7163" w:author="gsadi" w:date="2013-11-18T21:52:00Z"/>
          <w:trPrChange w:id="7164"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165"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166" w:author="gsadi" w:date="2013-11-18T21:52:00Z"/>
                <w:rFonts w:ascii="Arial" w:hAnsi="Arial" w:cs="Arial"/>
                <w:sz w:val="18"/>
                <w:szCs w:val="18"/>
                <w:rPrChange w:id="7167" w:author="gsadi" w:date="2013-11-18T22:11:00Z">
                  <w:rPr>
                    <w:ins w:id="7168" w:author="gsadi" w:date="2013-11-18T21:52:00Z"/>
                    <w:rFonts w:ascii="Arial" w:hAnsi="Arial" w:cs="Arial"/>
                    <w:color w:val="4F81BD"/>
                    <w:sz w:val="18"/>
                    <w:szCs w:val="18"/>
                  </w:rPr>
                </w:rPrChange>
              </w:rPr>
            </w:pPr>
            <w:ins w:id="7169" w:author="gsadi" w:date="2013-11-18T21:52:00Z">
              <w:r w:rsidRPr="002B0E74">
                <w:rPr>
                  <w:rFonts w:ascii="Arial" w:hAnsi="Arial" w:cs="Arial"/>
                  <w:sz w:val="18"/>
                  <w:szCs w:val="18"/>
                  <w:rPrChange w:id="7170" w:author="gsadi" w:date="2013-11-18T22:11:00Z">
                    <w:rPr>
                      <w:rFonts w:ascii="Arial" w:hAnsi="Arial" w:cs="Arial"/>
                      <w:color w:val="4F81BD"/>
                      <w:sz w:val="18"/>
                      <w:szCs w:val="18"/>
                      <w:u w:val="single"/>
                    </w:rPr>
                  </w:rPrChange>
                </w:rPr>
                <w:t>Contract Document Line Item</w:t>
              </w:r>
            </w:ins>
          </w:p>
        </w:tc>
        <w:tc>
          <w:tcPr>
            <w:tcW w:w="1608" w:type="dxa"/>
            <w:tcBorders>
              <w:top w:val="nil"/>
              <w:left w:val="nil"/>
              <w:bottom w:val="single" w:sz="4" w:space="0" w:color="auto"/>
              <w:right w:val="single" w:sz="4" w:space="0" w:color="auto"/>
            </w:tcBorders>
            <w:shd w:val="clear" w:color="auto" w:fill="auto"/>
            <w:vAlign w:val="center"/>
            <w:hideMark/>
            <w:tcPrChange w:id="7171"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172" w:author="gsadi" w:date="2013-11-18T21:52:00Z"/>
                <w:rFonts w:ascii="Arial" w:hAnsi="Arial" w:cs="Arial"/>
                <w:sz w:val="18"/>
                <w:szCs w:val="18"/>
                <w:rPrChange w:id="7173" w:author="gsadi" w:date="2013-11-18T22:11:00Z">
                  <w:rPr>
                    <w:ins w:id="7174" w:author="gsadi" w:date="2013-11-18T21:52:00Z"/>
                    <w:rFonts w:ascii="Arial" w:hAnsi="Arial" w:cs="Arial"/>
                    <w:color w:val="4F81BD"/>
                    <w:sz w:val="18"/>
                    <w:szCs w:val="18"/>
                  </w:rPr>
                </w:rPrChange>
              </w:rPr>
            </w:pPr>
            <w:ins w:id="7175" w:author="gsadi" w:date="2013-11-18T21:52:00Z">
              <w:r w:rsidRPr="002B0E74">
                <w:rPr>
                  <w:rFonts w:ascii="Arial" w:hAnsi="Arial" w:cs="Arial"/>
                  <w:sz w:val="18"/>
                  <w:szCs w:val="18"/>
                  <w:rPrChange w:id="7176" w:author="gsadi" w:date="2013-11-18T22:11:00Z">
                    <w:rPr>
                      <w:rFonts w:ascii="Arial" w:hAnsi="Arial" w:cs="Arial"/>
                      <w:color w:val="4F81BD"/>
                      <w:sz w:val="18"/>
                      <w:szCs w:val="18"/>
                      <w:u w:val="single"/>
                    </w:rPr>
                  </w:rPrChange>
                </w:rPr>
                <w:t>Char(6)</w:t>
              </w:r>
            </w:ins>
          </w:p>
        </w:tc>
        <w:tc>
          <w:tcPr>
            <w:tcW w:w="2432" w:type="dxa"/>
            <w:tcBorders>
              <w:top w:val="nil"/>
              <w:left w:val="nil"/>
              <w:bottom w:val="single" w:sz="4" w:space="0" w:color="auto"/>
              <w:right w:val="single" w:sz="4" w:space="0" w:color="auto"/>
            </w:tcBorders>
            <w:shd w:val="clear" w:color="auto" w:fill="auto"/>
            <w:noWrap/>
            <w:vAlign w:val="bottom"/>
            <w:hideMark/>
            <w:tcPrChange w:id="7177"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178" w:author="gsadi" w:date="2013-11-18T21:52:00Z"/>
                <w:rFonts w:ascii="Arial" w:hAnsi="Arial" w:cs="Arial"/>
                <w:color w:val="000000"/>
                <w:sz w:val="18"/>
                <w:szCs w:val="18"/>
              </w:rPr>
            </w:pPr>
            <w:ins w:id="7179" w:author="gsadi" w:date="2013-11-18T21:52:00Z">
              <w:r w:rsidRPr="005361CF">
                <w:rPr>
                  <w:rFonts w:ascii="Arial" w:hAnsi="Arial" w:cs="Arial"/>
                  <w:color w:val="000000"/>
                  <w:sz w:val="18"/>
                  <w:szCs w:val="18"/>
                </w:rPr>
                <w:t> </w:t>
              </w:r>
            </w:ins>
          </w:p>
        </w:tc>
      </w:tr>
      <w:tr w:rsidR="00497ADC" w:rsidRPr="0064388F" w:rsidTr="007529E5">
        <w:trPr>
          <w:trHeight w:val="300"/>
          <w:ins w:id="7180" w:author="gsadi" w:date="2013-11-18T21:52:00Z"/>
          <w:trPrChange w:id="7181"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182"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183" w:author="gsadi" w:date="2013-11-18T21:52:00Z"/>
                <w:rFonts w:ascii="Arial" w:hAnsi="Arial" w:cs="Arial"/>
                <w:sz w:val="18"/>
                <w:szCs w:val="18"/>
                <w:rPrChange w:id="7184" w:author="gsadi" w:date="2013-11-18T22:11:00Z">
                  <w:rPr>
                    <w:ins w:id="7185" w:author="gsadi" w:date="2013-11-18T21:52:00Z"/>
                    <w:rFonts w:ascii="Arial" w:hAnsi="Arial" w:cs="Arial"/>
                    <w:color w:val="4F81BD"/>
                    <w:sz w:val="18"/>
                    <w:szCs w:val="18"/>
                  </w:rPr>
                </w:rPrChange>
              </w:rPr>
            </w:pPr>
            <w:ins w:id="7186" w:author="gsadi" w:date="2013-11-18T21:52:00Z">
              <w:r w:rsidRPr="002B0E74">
                <w:rPr>
                  <w:rFonts w:ascii="Arial" w:hAnsi="Arial" w:cs="Arial"/>
                  <w:sz w:val="18"/>
                  <w:szCs w:val="18"/>
                  <w:rPrChange w:id="7187" w:author="gsadi" w:date="2013-11-18T22:11:00Z">
                    <w:rPr>
                      <w:rFonts w:ascii="Arial" w:hAnsi="Arial" w:cs="Arial"/>
                      <w:color w:val="4F81BD"/>
                      <w:sz w:val="18"/>
                      <w:szCs w:val="18"/>
                      <w:u w:val="single"/>
                    </w:rPr>
                  </w:rPrChange>
                </w:rPr>
                <w:t>Sales Season</w:t>
              </w:r>
            </w:ins>
          </w:p>
        </w:tc>
        <w:tc>
          <w:tcPr>
            <w:tcW w:w="1608" w:type="dxa"/>
            <w:tcBorders>
              <w:top w:val="nil"/>
              <w:left w:val="nil"/>
              <w:bottom w:val="single" w:sz="4" w:space="0" w:color="auto"/>
              <w:right w:val="single" w:sz="4" w:space="0" w:color="auto"/>
            </w:tcBorders>
            <w:shd w:val="clear" w:color="auto" w:fill="auto"/>
            <w:vAlign w:val="center"/>
            <w:hideMark/>
            <w:tcPrChange w:id="7188"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189" w:author="gsadi" w:date="2013-11-18T21:52:00Z"/>
                <w:rFonts w:ascii="Arial" w:hAnsi="Arial" w:cs="Arial"/>
                <w:sz w:val="18"/>
                <w:szCs w:val="18"/>
                <w:rPrChange w:id="7190" w:author="gsadi" w:date="2013-11-18T22:11:00Z">
                  <w:rPr>
                    <w:ins w:id="7191" w:author="gsadi" w:date="2013-11-18T21:52:00Z"/>
                    <w:rFonts w:ascii="Arial" w:hAnsi="Arial" w:cs="Arial"/>
                    <w:color w:val="4F81BD"/>
                    <w:sz w:val="18"/>
                    <w:szCs w:val="18"/>
                  </w:rPr>
                </w:rPrChange>
              </w:rPr>
            </w:pPr>
            <w:ins w:id="7192" w:author="gsadi" w:date="2013-11-18T21:52:00Z">
              <w:r w:rsidRPr="002B0E74">
                <w:rPr>
                  <w:rFonts w:ascii="Arial" w:hAnsi="Arial" w:cs="Arial"/>
                  <w:sz w:val="18"/>
                  <w:szCs w:val="18"/>
                  <w:rPrChange w:id="7193" w:author="gsadi" w:date="2013-11-18T22:11:00Z">
                    <w:rPr>
                      <w:rFonts w:ascii="Arial" w:hAnsi="Arial" w:cs="Arial"/>
                      <w:color w:val="4F81BD"/>
                      <w:sz w:val="18"/>
                      <w:szCs w:val="18"/>
                      <w:u w:val="single"/>
                    </w:rPr>
                  </w:rPrChange>
                </w:rPr>
                <w:t>Char(3)</w:t>
              </w:r>
            </w:ins>
          </w:p>
        </w:tc>
        <w:tc>
          <w:tcPr>
            <w:tcW w:w="2432" w:type="dxa"/>
            <w:tcBorders>
              <w:top w:val="nil"/>
              <w:left w:val="nil"/>
              <w:bottom w:val="single" w:sz="4" w:space="0" w:color="auto"/>
              <w:right w:val="single" w:sz="4" w:space="0" w:color="auto"/>
            </w:tcBorders>
            <w:shd w:val="clear" w:color="auto" w:fill="auto"/>
            <w:noWrap/>
            <w:vAlign w:val="bottom"/>
            <w:hideMark/>
            <w:tcPrChange w:id="7194"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195" w:author="gsadi" w:date="2013-11-18T21:52:00Z"/>
                <w:rFonts w:ascii="Arial" w:hAnsi="Arial" w:cs="Arial"/>
                <w:color w:val="000000"/>
                <w:sz w:val="18"/>
                <w:szCs w:val="18"/>
              </w:rPr>
            </w:pPr>
            <w:ins w:id="7196" w:author="gsadi" w:date="2013-11-18T21:52:00Z">
              <w:r w:rsidRPr="005361CF">
                <w:rPr>
                  <w:rFonts w:ascii="Arial" w:hAnsi="Arial" w:cs="Arial"/>
                  <w:color w:val="000000"/>
                  <w:sz w:val="18"/>
                  <w:szCs w:val="18"/>
                </w:rPr>
                <w:t> </w:t>
              </w:r>
            </w:ins>
          </w:p>
        </w:tc>
      </w:tr>
      <w:tr w:rsidR="00497ADC" w:rsidRPr="0064388F" w:rsidTr="007529E5">
        <w:trPr>
          <w:trHeight w:val="300"/>
          <w:ins w:id="7197" w:author="gsadi" w:date="2013-11-18T21:52:00Z"/>
          <w:trPrChange w:id="7198"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199"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00" w:author="gsadi" w:date="2013-11-18T21:52:00Z"/>
                <w:rFonts w:ascii="Arial" w:hAnsi="Arial" w:cs="Arial"/>
                <w:sz w:val="18"/>
                <w:szCs w:val="18"/>
                <w:rPrChange w:id="7201" w:author="gsadi" w:date="2013-11-18T22:11:00Z">
                  <w:rPr>
                    <w:ins w:id="7202" w:author="gsadi" w:date="2013-11-18T21:52:00Z"/>
                    <w:rFonts w:ascii="Arial" w:hAnsi="Arial" w:cs="Arial"/>
                    <w:color w:val="4F81BD"/>
                    <w:sz w:val="18"/>
                    <w:szCs w:val="18"/>
                  </w:rPr>
                </w:rPrChange>
              </w:rPr>
            </w:pPr>
            <w:ins w:id="7203" w:author="gsadi" w:date="2013-11-18T21:52:00Z">
              <w:r w:rsidRPr="002B0E74">
                <w:rPr>
                  <w:rFonts w:ascii="Arial" w:hAnsi="Arial" w:cs="Arial"/>
                  <w:sz w:val="18"/>
                  <w:szCs w:val="18"/>
                  <w:rPrChange w:id="7204" w:author="gsadi" w:date="2013-11-18T22:11:00Z">
                    <w:rPr>
                      <w:rFonts w:ascii="Arial" w:hAnsi="Arial" w:cs="Arial"/>
                      <w:color w:val="4F81BD"/>
                      <w:sz w:val="18"/>
                      <w:szCs w:val="18"/>
                      <w:u w:val="single"/>
                    </w:rPr>
                  </w:rPrChange>
                </w:rPr>
                <w:t>Sales Collection</w:t>
              </w:r>
            </w:ins>
          </w:p>
        </w:tc>
        <w:tc>
          <w:tcPr>
            <w:tcW w:w="1608" w:type="dxa"/>
            <w:tcBorders>
              <w:top w:val="nil"/>
              <w:left w:val="nil"/>
              <w:bottom w:val="single" w:sz="4" w:space="0" w:color="auto"/>
              <w:right w:val="single" w:sz="4" w:space="0" w:color="auto"/>
            </w:tcBorders>
            <w:shd w:val="clear" w:color="auto" w:fill="auto"/>
            <w:vAlign w:val="center"/>
            <w:hideMark/>
            <w:tcPrChange w:id="7205"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06" w:author="gsadi" w:date="2013-11-18T21:52:00Z"/>
                <w:rFonts w:ascii="Arial" w:hAnsi="Arial" w:cs="Arial"/>
                <w:sz w:val="18"/>
                <w:szCs w:val="18"/>
                <w:rPrChange w:id="7207" w:author="gsadi" w:date="2013-11-18T22:11:00Z">
                  <w:rPr>
                    <w:ins w:id="7208" w:author="gsadi" w:date="2013-11-18T21:52:00Z"/>
                    <w:rFonts w:ascii="Arial" w:hAnsi="Arial" w:cs="Arial"/>
                    <w:color w:val="4F81BD"/>
                    <w:sz w:val="18"/>
                    <w:szCs w:val="18"/>
                  </w:rPr>
                </w:rPrChange>
              </w:rPr>
            </w:pPr>
            <w:ins w:id="7209" w:author="gsadi" w:date="2013-11-18T21:52:00Z">
              <w:r w:rsidRPr="002B0E74">
                <w:rPr>
                  <w:rFonts w:ascii="Arial" w:hAnsi="Arial" w:cs="Arial"/>
                  <w:sz w:val="18"/>
                  <w:szCs w:val="18"/>
                  <w:rPrChange w:id="7210" w:author="gsadi" w:date="2013-11-18T22:11:00Z">
                    <w:rPr>
                      <w:rFonts w:ascii="Arial" w:hAnsi="Arial" w:cs="Arial"/>
                      <w:color w:val="4F81BD"/>
                      <w:sz w:val="18"/>
                      <w:szCs w:val="18"/>
                      <w:u w:val="single"/>
                    </w:rPr>
                  </w:rPrChange>
                </w:rPr>
                <w:t>Char(4)</w:t>
              </w:r>
            </w:ins>
          </w:p>
        </w:tc>
        <w:tc>
          <w:tcPr>
            <w:tcW w:w="2432" w:type="dxa"/>
            <w:tcBorders>
              <w:top w:val="nil"/>
              <w:left w:val="nil"/>
              <w:bottom w:val="single" w:sz="4" w:space="0" w:color="auto"/>
              <w:right w:val="single" w:sz="4" w:space="0" w:color="auto"/>
            </w:tcBorders>
            <w:shd w:val="clear" w:color="auto" w:fill="auto"/>
            <w:noWrap/>
            <w:vAlign w:val="bottom"/>
            <w:hideMark/>
            <w:tcPrChange w:id="7211"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212" w:author="gsadi" w:date="2013-11-18T21:52:00Z"/>
                <w:rFonts w:ascii="Arial" w:hAnsi="Arial" w:cs="Arial"/>
                <w:color w:val="000000"/>
                <w:sz w:val="18"/>
                <w:szCs w:val="18"/>
              </w:rPr>
            </w:pPr>
            <w:ins w:id="7213" w:author="gsadi" w:date="2013-11-18T21:52:00Z">
              <w:r w:rsidRPr="005361CF">
                <w:rPr>
                  <w:rFonts w:ascii="Arial" w:hAnsi="Arial" w:cs="Arial"/>
                  <w:color w:val="000000"/>
                  <w:sz w:val="18"/>
                  <w:szCs w:val="18"/>
                </w:rPr>
                <w:t> </w:t>
              </w:r>
            </w:ins>
          </w:p>
        </w:tc>
      </w:tr>
      <w:tr w:rsidR="00497ADC" w:rsidRPr="0064388F" w:rsidTr="007529E5">
        <w:trPr>
          <w:trHeight w:val="300"/>
          <w:ins w:id="7214" w:author="gsadi" w:date="2013-11-18T21:52:00Z"/>
          <w:trPrChange w:id="7215"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216"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17" w:author="gsadi" w:date="2013-11-18T21:52:00Z"/>
                <w:rFonts w:ascii="Arial" w:hAnsi="Arial" w:cs="Arial"/>
                <w:sz w:val="18"/>
                <w:szCs w:val="18"/>
                <w:rPrChange w:id="7218" w:author="gsadi" w:date="2013-11-18T22:11:00Z">
                  <w:rPr>
                    <w:ins w:id="7219" w:author="gsadi" w:date="2013-11-18T21:52:00Z"/>
                    <w:rFonts w:ascii="Arial" w:hAnsi="Arial" w:cs="Arial"/>
                    <w:color w:val="4F81BD"/>
                    <w:sz w:val="18"/>
                    <w:szCs w:val="18"/>
                  </w:rPr>
                </w:rPrChange>
              </w:rPr>
            </w:pPr>
            <w:ins w:id="7220" w:author="gsadi" w:date="2013-11-18T21:52:00Z">
              <w:r w:rsidRPr="002B0E74">
                <w:rPr>
                  <w:rFonts w:ascii="Arial" w:hAnsi="Arial" w:cs="Arial"/>
                  <w:sz w:val="18"/>
                  <w:szCs w:val="18"/>
                  <w:rPrChange w:id="7221" w:author="gsadi" w:date="2013-11-18T22:11:00Z">
                    <w:rPr>
                      <w:rFonts w:ascii="Arial" w:hAnsi="Arial" w:cs="Arial"/>
                      <w:color w:val="4F81BD"/>
                      <w:sz w:val="18"/>
                      <w:szCs w:val="18"/>
                      <w:u w:val="single"/>
                    </w:rPr>
                  </w:rPrChange>
                </w:rPr>
                <w:t>Sales Theme</w:t>
              </w:r>
            </w:ins>
          </w:p>
        </w:tc>
        <w:tc>
          <w:tcPr>
            <w:tcW w:w="1608" w:type="dxa"/>
            <w:tcBorders>
              <w:top w:val="nil"/>
              <w:left w:val="nil"/>
              <w:bottom w:val="single" w:sz="4" w:space="0" w:color="auto"/>
              <w:right w:val="single" w:sz="4" w:space="0" w:color="auto"/>
            </w:tcBorders>
            <w:shd w:val="clear" w:color="auto" w:fill="auto"/>
            <w:vAlign w:val="center"/>
            <w:hideMark/>
            <w:tcPrChange w:id="7222"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23" w:author="gsadi" w:date="2013-11-18T21:52:00Z"/>
                <w:rFonts w:ascii="Arial" w:hAnsi="Arial" w:cs="Arial"/>
                <w:sz w:val="18"/>
                <w:szCs w:val="18"/>
                <w:rPrChange w:id="7224" w:author="gsadi" w:date="2013-11-18T22:11:00Z">
                  <w:rPr>
                    <w:ins w:id="7225" w:author="gsadi" w:date="2013-11-18T21:52:00Z"/>
                    <w:rFonts w:ascii="Arial" w:hAnsi="Arial" w:cs="Arial"/>
                    <w:color w:val="4F81BD"/>
                    <w:sz w:val="18"/>
                    <w:szCs w:val="18"/>
                  </w:rPr>
                </w:rPrChange>
              </w:rPr>
            </w:pPr>
            <w:ins w:id="7226" w:author="gsadi" w:date="2013-11-18T21:52:00Z">
              <w:r w:rsidRPr="002B0E74">
                <w:rPr>
                  <w:rFonts w:ascii="Arial" w:hAnsi="Arial" w:cs="Arial"/>
                  <w:sz w:val="18"/>
                  <w:szCs w:val="18"/>
                  <w:rPrChange w:id="7227" w:author="gsadi" w:date="2013-11-18T22:11:00Z">
                    <w:rPr>
                      <w:rFonts w:ascii="Arial" w:hAnsi="Arial" w:cs="Arial"/>
                      <w:color w:val="4F81BD"/>
                      <w:sz w:val="18"/>
                      <w:szCs w:val="18"/>
                      <w:u w:val="single"/>
                    </w:rPr>
                  </w:rPrChange>
                </w:rPr>
                <w:t>Char(4)</w:t>
              </w:r>
            </w:ins>
          </w:p>
        </w:tc>
        <w:tc>
          <w:tcPr>
            <w:tcW w:w="2432" w:type="dxa"/>
            <w:tcBorders>
              <w:top w:val="nil"/>
              <w:left w:val="nil"/>
              <w:bottom w:val="single" w:sz="4" w:space="0" w:color="auto"/>
              <w:right w:val="single" w:sz="4" w:space="0" w:color="auto"/>
            </w:tcBorders>
            <w:shd w:val="clear" w:color="auto" w:fill="auto"/>
            <w:noWrap/>
            <w:vAlign w:val="bottom"/>
            <w:hideMark/>
            <w:tcPrChange w:id="7228"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229" w:author="gsadi" w:date="2013-11-18T21:52:00Z"/>
                <w:rFonts w:ascii="Arial" w:hAnsi="Arial" w:cs="Arial"/>
                <w:color w:val="000000"/>
                <w:sz w:val="18"/>
                <w:szCs w:val="18"/>
              </w:rPr>
            </w:pPr>
            <w:ins w:id="7230" w:author="gsadi" w:date="2013-11-18T21:52:00Z">
              <w:r w:rsidRPr="005361CF">
                <w:rPr>
                  <w:rFonts w:ascii="Arial" w:hAnsi="Arial" w:cs="Arial"/>
                  <w:color w:val="000000"/>
                  <w:sz w:val="18"/>
                  <w:szCs w:val="18"/>
                </w:rPr>
                <w:t> </w:t>
              </w:r>
            </w:ins>
          </w:p>
        </w:tc>
      </w:tr>
      <w:tr w:rsidR="00497ADC" w:rsidRPr="0064388F" w:rsidTr="007529E5">
        <w:trPr>
          <w:trHeight w:val="300"/>
          <w:ins w:id="7231" w:author="gsadi" w:date="2013-11-18T21:52:00Z"/>
          <w:trPrChange w:id="7232"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233"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34" w:author="gsadi" w:date="2013-11-18T21:52:00Z"/>
                <w:rFonts w:ascii="Arial" w:hAnsi="Arial" w:cs="Arial"/>
                <w:sz w:val="18"/>
                <w:szCs w:val="18"/>
                <w:rPrChange w:id="7235" w:author="gsadi" w:date="2013-11-18T22:11:00Z">
                  <w:rPr>
                    <w:ins w:id="7236" w:author="gsadi" w:date="2013-11-18T21:52:00Z"/>
                    <w:rFonts w:ascii="Arial" w:hAnsi="Arial" w:cs="Arial"/>
                    <w:color w:val="4F81BD"/>
                    <w:sz w:val="18"/>
                    <w:szCs w:val="18"/>
                  </w:rPr>
                </w:rPrChange>
              </w:rPr>
            </w:pPr>
            <w:ins w:id="7237" w:author="gsadi" w:date="2013-11-18T21:52:00Z">
              <w:r w:rsidRPr="002B0E74">
                <w:rPr>
                  <w:rFonts w:ascii="Arial" w:hAnsi="Arial" w:cs="Arial"/>
                  <w:sz w:val="18"/>
                  <w:szCs w:val="18"/>
                  <w:rPrChange w:id="7238" w:author="gsadi" w:date="2013-11-18T22:11:00Z">
                    <w:rPr>
                      <w:rFonts w:ascii="Arial" w:hAnsi="Arial" w:cs="Arial"/>
                      <w:color w:val="4F81BD"/>
                      <w:sz w:val="18"/>
                      <w:szCs w:val="18"/>
                      <w:u w:val="single"/>
                    </w:rPr>
                  </w:rPrChange>
                </w:rPr>
                <w:t>Creation Date</w:t>
              </w:r>
            </w:ins>
          </w:p>
        </w:tc>
        <w:tc>
          <w:tcPr>
            <w:tcW w:w="1608" w:type="dxa"/>
            <w:tcBorders>
              <w:top w:val="nil"/>
              <w:left w:val="nil"/>
              <w:bottom w:val="single" w:sz="4" w:space="0" w:color="auto"/>
              <w:right w:val="single" w:sz="4" w:space="0" w:color="auto"/>
            </w:tcBorders>
            <w:shd w:val="clear" w:color="auto" w:fill="auto"/>
            <w:vAlign w:val="center"/>
            <w:hideMark/>
            <w:tcPrChange w:id="7239"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40" w:author="gsadi" w:date="2013-11-18T21:52:00Z"/>
                <w:rFonts w:ascii="Arial" w:hAnsi="Arial" w:cs="Arial"/>
                <w:sz w:val="18"/>
                <w:szCs w:val="18"/>
                <w:rPrChange w:id="7241" w:author="gsadi" w:date="2013-11-18T22:11:00Z">
                  <w:rPr>
                    <w:ins w:id="7242" w:author="gsadi" w:date="2013-11-18T21:52:00Z"/>
                    <w:rFonts w:ascii="Arial" w:hAnsi="Arial" w:cs="Arial"/>
                    <w:color w:val="4F81BD"/>
                    <w:sz w:val="18"/>
                    <w:szCs w:val="18"/>
                  </w:rPr>
                </w:rPrChange>
              </w:rPr>
            </w:pPr>
            <w:ins w:id="7243" w:author="gsadi" w:date="2013-11-18T21:52:00Z">
              <w:r w:rsidRPr="002B0E74">
                <w:rPr>
                  <w:rFonts w:ascii="Arial" w:hAnsi="Arial" w:cs="Arial"/>
                  <w:sz w:val="18"/>
                  <w:szCs w:val="18"/>
                  <w:rPrChange w:id="7244" w:author="gsadi" w:date="2013-11-18T22:11:00Z">
                    <w:rPr>
                      <w:rFonts w:ascii="Arial" w:hAnsi="Arial" w:cs="Arial"/>
                      <w:color w:val="4F81BD"/>
                      <w:sz w:val="18"/>
                      <w:szCs w:val="18"/>
                      <w:u w:val="single"/>
                    </w:rPr>
                  </w:rPrChange>
                </w:rPr>
                <w:t>Char(8)</w:t>
              </w:r>
            </w:ins>
          </w:p>
        </w:tc>
        <w:tc>
          <w:tcPr>
            <w:tcW w:w="2432" w:type="dxa"/>
            <w:tcBorders>
              <w:top w:val="nil"/>
              <w:left w:val="nil"/>
              <w:bottom w:val="single" w:sz="4" w:space="0" w:color="auto"/>
              <w:right w:val="single" w:sz="4" w:space="0" w:color="auto"/>
            </w:tcBorders>
            <w:shd w:val="clear" w:color="auto" w:fill="auto"/>
            <w:noWrap/>
            <w:vAlign w:val="bottom"/>
            <w:hideMark/>
            <w:tcPrChange w:id="7245"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246" w:author="gsadi" w:date="2013-11-18T21:52:00Z"/>
                <w:rFonts w:ascii="Arial" w:hAnsi="Arial" w:cs="Arial"/>
                <w:color w:val="000000"/>
                <w:sz w:val="18"/>
                <w:szCs w:val="18"/>
              </w:rPr>
            </w:pPr>
            <w:ins w:id="7247" w:author="gsadi" w:date="2013-11-18T21:52:00Z">
              <w:r w:rsidRPr="005361CF">
                <w:rPr>
                  <w:rFonts w:ascii="Arial" w:hAnsi="Arial" w:cs="Arial"/>
                  <w:color w:val="000000"/>
                  <w:sz w:val="18"/>
                  <w:szCs w:val="18"/>
                </w:rPr>
                <w:t> </w:t>
              </w:r>
            </w:ins>
          </w:p>
        </w:tc>
      </w:tr>
      <w:tr w:rsidR="00497ADC" w:rsidRPr="0064388F" w:rsidTr="007529E5">
        <w:trPr>
          <w:trHeight w:val="300"/>
          <w:ins w:id="7248" w:author="gsadi" w:date="2013-11-18T21:52:00Z"/>
          <w:trPrChange w:id="7249"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250"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51" w:author="gsadi" w:date="2013-11-18T21:52:00Z"/>
                <w:rFonts w:ascii="Arial" w:hAnsi="Arial" w:cs="Arial"/>
                <w:sz w:val="18"/>
                <w:szCs w:val="18"/>
                <w:rPrChange w:id="7252" w:author="gsadi" w:date="2013-11-18T22:11:00Z">
                  <w:rPr>
                    <w:ins w:id="7253" w:author="gsadi" w:date="2013-11-18T21:52:00Z"/>
                    <w:rFonts w:ascii="Arial" w:hAnsi="Arial" w:cs="Arial"/>
                    <w:color w:val="4F81BD"/>
                    <w:sz w:val="18"/>
                    <w:szCs w:val="18"/>
                  </w:rPr>
                </w:rPrChange>
              </w:rPr>
            </w:pPr>
            <w:ins w:id="7254" w:author="gsadi" w:date="2013-11-18T21:52:00Z">
              <w:r w:rsidRPr="002B0E74">
                <w:rPr>
                  <w:rFonts w:ascii="Arial" w:hAnsi="Arial" w:cs="Arial"/>
                  <w:sz w:val="18"/>
                  <w:szCs w:val="18"/>
                  <w:rPrChange w:id="7255" w:author="gsadi" w:date="2013-11-18T22:11:00Z">
                    <w:rPr>
                      <w:rFonts w:ascii="Arial" w:hAnsi="Arial" w:cs="Arial"/>
                      <w:color w:val="4F81BD"/>
                      <w:sz w:val="18"/>
                      <w:szCs w:val="18"/>
                      <w:u w:val="single"/>
                    </w:rPr>
                  </w:rPrChange>
                </w:rPr>
                <w:t>Last Change Date</w:t>
              </w:r>
            </w:ins>
          </w:p>
        </w:tc>
        <w:tc>
          <w:tcPr>
            <w:tcW w:w="1608" w:type="dxa"/>
            <w:tcBorders>
              <w:top w:val="nil"/>
              <w:left w:val="nil"/>
              <w:bottom w:val="single" w:sz="4" w:space="0" w:color="auto"/>
              <w:right w:val="single" w:sz="4" w:space="0" w:color="auto"/>
            </w:tcBorders>
            <w:shd w:val="clear" w:color="auto" w:fill="auto"/>
            <w:vAlign w:val="center"/>
            <w:hideMark/>
            <w:tcPrChange w:id="7256"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57" w:author="gsadi" w:date="2013-11-18T21:52:00Z"/>
                <w:rFonts w:ascii="Arial" w:hAnsi="Arial" w:cs="Arial"/>
                <w:sz w:val="18"/>
                <w:szCs w:val="18"/>
                <w:rPrChange w:id="7258" w:author="gsadi" w:date="2013-11-18T22:11:00Z">
                  <w:rPr>
                    <w:ins w:id="7259" w:author="gsadi" w:date="2013-11-18T21:52:00Z"/>
                    <w:rFonts w:ascii="Arial" w:hAnsi="Arial" w:cs="Arial"/>
                    <w:color w:val="4F81BD"/>
                    <w:sz w:val="18"/>
                    <w:szCs w:val="18"/>
                  </w:rPr>
                </w:rPrChange>
              </w:rPr>
            </w:pPr>
            <w:ins w:id="7260" w:author="gsadi" w:date="2013-11-18T21:52:00Z">
              <w:r w:rsidRPr="002B0E74">
                <w:rPr>
                  <w:rFonts w:ascii="Arial" w:hAnsi="Arial" w:cs="Arial"/>
                  <w:sz w:val="18"/>
                  <w:szCs w:val="18"/>
                  <w:rPrChange w:id="7261" w:author="gsadi" w:date="2013-11-18T22:11:00Z">
                    <w:rPr>
                      <w:rFonts w:ascii="Arial" w:hAnsi="Arial" w:cs="Arial"/>
                      <w:color w:val="4F81BD"/>
                      <w:sz w:val="18"/>
                      <w:szCs w:val="18"/>
                      <w:u w:val="single"/>
                    </w:rPr>
                  </w:rPrChange>
                </w:rPr>
                <w:t>Char(8)</w:t>
              </w:r>
            </w:ins>
          </w:p>
        </w:tc>
        <w:tc>
          <w:tcPr>
            <w:tcW w:w="2432" w:type="dxa"/>
            <w:tcBorders>
              <w:top w:val="nil"/>
              <w:left w:val="nil"/>
              <w:bottom w:val="single" w:sz="4" w:space="0" w:color="auto"/>
              <w:right w:val="single" w:sz="4" w:space="0" w:color="auto"/>
            </w:tcBorders>
            <w:shd w:val="clear" w:color="auto" w:fill="auto"/>
            <w:noWrap/>
            <w:vAlign w:val="bottom"/>
            <w:hideMark/>
            <w:tcPrChange w:id="7262"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263" w:author="gsadi" w:date="2013-11-18T21:52:00Z"/>
                <w:rFonts w:ascii="Arial" w:hAnsi="Arial" w:cs="Arial"/>
                <w:color w:val="000000"/>
                <w:sz w:val="18"/>
                <w:szCs w:val="18"/>
              </w:rPr>
            </w:pPr>
            <w:ins w:id="7264" w:author="gsadi" w:date="2013-11-18T21:52:00Z">
              <w:r w:rsidRPr="005361CF">
                <w:rPr>
                  <w:rFonts w:ascii="Arial" w:hAnsi="Arial" w:cs="Arial"/>
                  <w:color w:val="000000"/>
                  <w:sz w:val="18"/>
                  <w:szCs w:val="18"/>
                </w:rPr>
                <w:t> </w:t>
              </w:r>
            </w:ins>
          </w:p>
        </w:tc>
      </w:tr>
      <w:tr w:rsidR="00497ADC" w:rsidRPr="0064388F" w:rsidTr="007529E5">
        <w:trPr>
          <w:trHeight w:val="300"/>
          <w:ins w:id="7265" w:author="gsadi" w:date="2013-11-18T21:52:00Z"/>
          <w:trPrChange w:id="7266"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267"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68" w:author="gsadi" w:date="2013-11-18T21:52:00Z"/>
                <w:rFonts w:ascii="Arial" w:hAnsi="Arial" w:cs="Arial"/>
                <w:sz w:val="18"/>
                <w:szCs w:val="18"/>
                <w:rPrChange w:id="7269" w:author="gsadi" w:date="2013-11-18T22:11:00Z">
                  <w:rPr>
                    <w:ins w:id="7270" w:author="gsadi" w:date="2013-11-18T21:52:00Z"/>
                    <w:rFonts w:ascii="Arial" w:hAnsi="Arial" w:cs="Arial"/>
                    <w:color w:val="4F81BD"/>
                    <w:sz w:val="18"/>
                    <w:szCs w:val="18"/>
                  </w:rPr>
                </w:rPrChange>
              </w:rPr>
            </w:pPr>
            <w:ins w:id="7271" w:author="gsadi" w:date="2013-11-18T21:52:00Z">
              <w:r w:rsidRPr="002B0E74">
                <w:rPr>
                  <w:rFonts w:ascii="Arial" w:hAnsi="Arial" w:cs="Arial"/>
                  <w:sz w:val="18"/>
                  <w:szCs w:val="18"/>
                  <w:rPrChange w:id="7272" w:author="gsadi" w:date="2013-11-18T22:11:00Z">
                    <w:rPr>
                      <w:rFonts w:ascii="Arial" w:hAnsi="Arial" w:cs="Arial"/>
                      <w:color w:val="4F81BD"/>
                      <w:sz w:val="18"/>
                      <w:szCs w:val="18"/>
                      <w:u w:val="single"/>
                    </w:rPr>
                  </w:rPrChange>
                </w:rPr>
                <w:t>Last Change By</w:t>
              </w:r>
            </w:ins>
          </w:p>
        </w:tc>
        <w:tc>
          <w:tcPr>
            <w:tcW w:w="1608" w:type="dxa"/>
            <w:tcBorders>
              <w:top w:val="nil"/>
              <w:left w:val="nil"/>
              <w:bottom w:val="single" w:sz="4" w:space="0" w:color="auto"/>
              <w:right w:val="single" w:sz="4" w:space="0" w:color="auto"/>
            </w:tcBorders>
            <w:shd w:val="clear" w:color="auto" w:fill="auto"/>
            <w:vAlign w:val="center"/>
            <w:hideMark/>
            <w:tcPrChange w:id="7273"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74" w:author="gsadi" w:date="2013-11-18T21:52:00Z"/>
                <w:rFonts w:ascii="Arial" w:hAnsi="Arial" w:cs="Arial"/>
                <w:sz w:val="18"/>
                <w:szCs w:val="18"/>
                <w:rPrChange w:id="7275" w:author="gsadi" w:date="2013-11-18T22:11:00Z">
                  <w:rPr>
                    <w:ins w:id="7276" w:author="gsadi" w:date="2013-11-18T21:52:00Z"/>
                    <w:rFonts w:ascii="Arial" w:hAnsi="Arial" w:cs="Arial"/>
                    <w:color w:val="4F81BD"/>
                    <w:sz w:val="18"/>
                    <w:szCs w:val="18"/>
                  </w:rPr>
                </w:rPrChange>
              </w:rPr>
            </w:pPr>
            <w:ins w:id="7277" w:author="gsadi" w:date="2013-11-18T21:52:00Z">
              <w:r w:rsidRPr="002B0E74">
                <w:rPr>
                  <w:rFonts w:ascii="Arial" w:hAnsi="Arial" w:cs="Arial"/>
                  <w:sz w:val="18"/>
                  <w:szCs w:val="18"/>
                  <w:rPrChange w:id="7278" w:author="gsadi" w:date="2013-11-18T22:11:00Z">
                    <w:rPr>
                      <w:rFonts w:ascii="Arial" w:hAnsi="Arial" w:cs="Arial"/>
                      <w:color w:val="4F81BD"/>
                      <w:sz w:val="18"/>
                      <w:szCs w:val="18"/>
                      <w:u w:val="single"/>
                    </w:rPr>
                  </w:rPrChange>
                </w:rPr>
                <w:t>Char(12)</w:t>
              </w:r>
            </w:ins>
          </w:p>
        </w:tc>
        <w:tc>
          <w:tcPr>
            <w:tcW w:w="2432" w:type="dxa"/>
            <w:tcBorders>
              <w:top w:val="nil"/>
              <w:left w:val="nil"/>
              <w:bottom w:val="single" w:sz="4" w:space="0" w:color="auto"/>
              <w:right w:val="single" w:sz="4" w:space="0" w:color="auto"/>
            </w:tcBorders>
            <w:shd w:val="clear" w:color="auto" w:fill="auto"/>
            <w:noWrap/>
            <w:vAlign w:val="bottom"/>
            <w:hideMark/>
            <w:tcPrChange w:id="7279"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280" w:author="gsadi" w:date="2013-11-18T21:52:00Z"/>
                <w:rFonts w:ascii="Arial" w:hAnsi="Arial" w:cs="Arial"/>
                <w:color w:val="000000"/>
                <w:sz w:val="18"/>
                <w:szCs w:val="18"/>
              </w:rPr>
            </w:pPr>
            <w:ins w:id="7281" w:author="gsadi" w:date="2013-11-18T21:52:00Z">
              <w:r w:rsidRPr="005361CF">
                <w:rPr>
                  <w:rFonts w:ascii="Arial" w:hAnsi="Arial" w:cs="Arial"/>
                  <w:color w:val="000000"/>
                  <w:sz w:val="18"/>
                  <w:szCs w:val="18"/>
                </w:rPr>
                <w:t> </w:t>
              </w:r>
            </w:ins>
          </w:p>
        </w:tc>
      </w:tr>
      <w:tr w:rsidR="00497ADC" w:rsidRPr="0064388F" w:rsidTr="007529E5">
        <w:trPr>
          <w:trHeight w:val="300"/>
          <w:ins w:id="7282" w:author="gsadi" w:date="2013-11-18T21:52:00Z"/>
          <w:trPrChange w:id="7283"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284"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85" w:author="gsadi" w:date="2013-11-18T21:52:00Z"/>
                <w:rFonts w:ascii="Arial" w:hAnsi="Arial" w:cs="Arial"/>
                <w:sz w:val="18"/>
                <w:szCs w:val="18"/>
                <w:rPrChange w:id="7286" w:author="gsadi" w:date="2013-11-18T22:11:00Z">
                  <w:rPr>
                    <w:ins w:id="7287" w:author="gsadi" w:date="2013-11-18T21:52:00Z"/>
                    <w:rFonts w:ascii="Arial" w:hAnsi="Arial" w:cs="Arial"/>
                    <w:color w:val="4F81BD"/>
                    <w:sz w:val="18"/>
                    <w:szCs w:val="18"/>
                  </w:rPr>
                </w:rPrChange>
              </w:rPr>
            </w:pPr>
            <w:ins w:id="7288" w:author="gsadi" w:date="2013-11-18T21:52:00Z">
              <w:r w:rsidRPr="002B0E74">
                <w:rPr>
                  <w:rFonts w:ascii="Arial" w:hAnsi="Arial" w:cs="Arial"/>
                  <w:sz w:val="18"/>
                  <w:szCs w:val="18"/>
                  <w:rPrChange w:id="7289" w:author="gsadi" w:date="2013-11-18T22:11:00Z">
                    <w:rPr>
                      <w:rFonts w:ascii="Arial" w:hAnsi="Arial" w:cs="Arial"/>
                      <w:color w:val="4F81BD"/>
                      <w:sz w:val="18"/>
                      <w:szCs w:val="18"/>
                      <w:u w:val="single"/>
                    </w:rPr>
                  </w:rPrChange>
                </w:rPr>
                <w:t>Required Delivery Date</w:t>
              </w:r>
            </w:ins>
          </w:p>
        </w:tc>
        <w:tc>
          <w:tcPr>
            <w:tcW w:w="1608" w:type="dxa"/>
            <w:tcBorders>
              <w:top w:val="nil"/>
              <w:left w:val="nil"/>
              <w:bottom w:val="single" w:sz="4" w:space="0" w:color="auto"/>
              <w:right w:val="single" w:sz="4" w:space="0" w:color="auto"/>
            </w:tcBorders>
            <w:shd w:val="clear" w:color="auto" w:fill="auto"/>
            <w:vAlign w:val="center"/>
            <w:hideMark/>
            <w:tcPrChange w:id="7290"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291" w:author="gsadi" w:date="2013-11-18T21:52:00Z"/>
                <w:rFonts w:ascii="Arial" w:hAnsi="Arial" w:cs="Arial"/>
                <w:sz w:val="18"/>
                <w:szCs w:val="18"/>
                <w:rPrChange w:id="7292" w:author="gsadi" w:date="2013-11-18T22:11:00Z">
                  <w:rPr>
                    <w:ins w:id="7293" w:author="gsadi" w:date="2013-11-18T21:52:00Z"/>
                    <w:rFonts w:ascii="Arial" w:hAnsi="Arial" w:cs="Arial"/>
                    <w:color w:val="4F81BD"/>
                    <w:sz w:val="18"/>
                    <w:szCs w:val="18"/>
                  </w:rPr>
                </w:rPrChange>
              </w:rPr>
            </w:pPr>
            <w:ins w:id="7294" w:author="gsadi" w:date="2013-11-18T21:52:00Z">
              <w:r w:rsidRPr="002B0E74">
                <w:rPr>
                  <w:rFonts w:ascii="Arial" w:hAnsi="Arial" w:cs="Arial"/>
                  <w:sz w:val="18"/>
                  <w:szCs w:val="18"/>
                  <w:rPrChange w:id="7295" w:author="gsadi" w:date="2013-11-18T22:11:00Z">
                    <w:rPr>
                      <w:rFonts w:ascii="Arial" w:hAnsi="Arial" w:cs="Arial"/>
                      <w:color w:val="4F81BD"/>
                      <w:sz w:val="18"/>
                      <w:szCs w:val="18"/>
                      <w:u w:val="single"/>
                    </w:rPr>
                  </w:rPrChange>
                </w:rPr>
                <w:t>Char(8)</w:t>
              </w:r>
            </w:ins>
          </w:p>
        </w:tc>
        <w:tc>
          <w:tcPr>
            <w:tcW w:w="2432" w:type="dxa"/>
            <w:tcBorders>
              <w:top w:val="nil"/>
              <w:left w:val="nil"/>
              <w:bottom w:val="single" w:sz="4" w:space="0" w:color="auto"/>
              <w:right w:val="single" w:sz="4" w:space="0" w:color="auto"/>
            </w:tcBorders>
            <w:shd w:val="clear" w:color="auto" w:fill="auto"/>
            <w:noWrap/>
            <w:vAlign w:val="bottom"/>
            <w:hideMark/>
            <w:tcPrChange w:id="7296"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297" w:author="gsadi" w:date="2013-11-18T21:52:00Z"/>
                <w:rFonts w:ascii="Arial" w:hAnsi="Arial" w:cs="Arial"/>
                <w:color w:val="000000"/>
                <w:sz w:val="18"/>
                <w:szCs w:val="18"/>
              </w:rPr>
            </w:pPr>
            <w:ins w:id="7298" w:author="gsadi" w:date="2013-11-18T21:52:00Z">
              <w:r w:rsidRPr="005361CF">
                <w:rPr>
                  <w:rFonts w:ascii="Arial" w:hAnsi="Arial" w:cs="Arial"/>
                  <w:color w:val="000000"/>
                  <w:sz w:val="18"/>
                  <w:szCs w:val="18"/>
                </w:rPr>
                <w:t> </w:t>
              </w:r>
            </w:ins>
          </w:p>
        </w:tc>
      </w:tr>
      <w:tr w:rsidR="00497ADC" w:rsidRPr="0064388F" w:rsidTr="007529E5">
        <w:trPr>
          <w:trHeight w:val="300"/>
          <w:ins w:id="7299" w:author="gsadi" w:date="2013-11-18T21:52:00Z"/>
          <w:trPrChange w:id="7300"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301"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302" w:author="gsadi" w:date="2013-11-18T21:52:00Z"/>
                <w:rFonts w:ascii="Arial" w:hAnsi="Arial" w:cs="Arial"/>
                <w:sz w:val="18"/>
                <w:szCs w:val="18"/>
                <w:rPrChange w:id="7303" w:author="gsadi" w:date="2013-11-18T22:11:00Z">
                  <w:rPr>
                    <w:ins w:id="7304" w:author="gsadi" w:date="2013-11-18T21:52:00Z"/>
                    <w:rFonts w:ascii="Arial" w:hAnsi="Arial" w:cs="Arial"/>
                    <w:color w:val="4F81BD"/>
                    <w:sz w:val="18"/>
                    <w:szCs w:val="18"/>
                  </w:rPr>
                </w:rPrChange>
              </w:rPr>
            </w:pPr>
            <w:ins w:id="7305" w:author="gsadi" w:date="2013-11-18T21:52:00Z">
              <w:r w:rsidRPr="002B0E74">
                <w:rPr>
                  <w:rFonts w:ascii="Arial" w:hAnsi="Arial" w:cs="Arial"/>
                  <w:sz w:val="18"/>
                  <w:szCs w:val="18"/>
                  <w:rPrChange w:id="7306" w:author="gsadi" w:date="2013-11-18T22:11:00Z">
                    <w:rPr>
                      <w:rFonts w:ascii="Arial" w:hAnsi="Arial" w:cs="Arial"/>
                      <w:color w:val="4F81BD"/>
                      <w:sz w:val="18"/>
                      <w:szCs w:val="18"/>
                      <w:u w:val="single"/>
                    </w:rPr>
                  </w:rPrChange>
                </w:rPr>
                <w:t>Cancel Date</w:t>
              </w:r>
            </w:ins>
          </w:p>
        </w:tc>
        <w:tc>
          <w:tcPr>
            <w:tcW w:w="1608" w:type="dxa"/>
            <w:tcBorders>
              <w:top w:val="nil"/>
              <w:left w:val="nil"/>
              <w:bottom w:val="single" w:sz="4" w:space="0" w:color="auto"/>
              <w:right w:val="single" w:sz="4" w:space="0" w:color="auto"/>
            </w:tcBorders>
            <w:shd w:val="clear" w:color="auto" w:fill="auto"/>
            <w:vAlign w:val="center"/>
            <w:hideMark/>
            <w:tcPrChange w:id="7307"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308" w:author="gsadi" w:date="2013-11-18T21:52:00Z"/>
                <w:rFonts w:ascii="Arial" w:hAnsi="Arial" w:cs="Arial"/>
                <w:sz w:val="18"/>
                <w:szCs w:val="18"/>
                <w:rPrChange w:id="7309" w:author="gsadi" w:date="2013-11-18T22:11:00Z">
                  <w:rPr>
                    <w:ins w:id="7310" w:author="gsadi" w:date="2013-11-18T21:52:00Z"/>
                    <w:rFonts w:ascii="Arial" w:hAnsi="Arial" w:cs="Arial"/>
                    <w:color w:val="4F81BD"/>
                    <w:sz w:val="18"/>
                    <w:szCs w:val="18"/>
                  </w:rPr>
                </w:rPrChange>
              </w:rPr>
            </w:pPr>
            <w:ins w:id="7311" w:author="gsadi" w:date="2013-11-18T21:52:00Z">
              <w:r w:rsidRPr="002B0E74">
                <w:rPr>
                  <w:rFonts w:ascii="Arial" w:hAnsi="Arial" w:cs="Arial"/>
                  <w:sz w:val="18"/>
                  <w:szCs w:val="18"/>
                  <w:rPrChange w:id="7312" w:author="gsadi" w:date="2013-11-18T22:11:00Z">
                    <w:rPr>
                      <w:rFonts w:ascii="Arial" w:hAnsi="Arial" w:cs="Arial"/>
                      <w:color w:val="4F81BD"/>
                      <w:sz w:val="18"/>
                      <w:szCs w:val="18"/>
                      <w:u w:val="single"/>
                    </w:rPr>
                  </w:rPrChange>
                </w:rPr>
                <w:t>Char(8)</w:t>
              </w:r>
            </w:ins>
          </w:p>
        </w:tc>
        <w:tc>
          <w:tcPr>
            <w:tcW w:w="2432" w:type="dxa"/>
            <w:tcBorders>
              <w:top w:val="nil"/>
              <w:left w:val="nil"/>
              <w:bottom w:val="single" w:sz="4" w:space="0" w:color="auto"/>
              <w:right w:val="single" w:sz="4" w:space="0" w:color="auto"/>
            </w:tcBorders>
            <w:shd w:val="clear" w:color="auto" w:fill="auto"/>
            <w:noWrap/>
            <w:vAlign w:val="bottom"/>
            <w:hideMark/>
            <w:tcPrChange w:id="7313"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314" w:author="gsadi" w:date="2013-11-18T21:52:00Z"/>
                <w:rFonts w:ascii="Arial" w:hAnsi="Arial" w:cs="Arial"/>
                <w:color w:val="000000"/>
                <w:sz w:val="18"/>
                <w:szCs w:val="18"/>
              </w:rPr>
            </w:pPr>
            <w:ins w:id="7315" w:author="gsadi" w:date="2013-11-18T21:52:00Z">
              <w:r w:rsidRPr="005361CF">
                <w:rPr>
                  <w:rFonts w:ascii="Arial" w:hAnsi="Arial" w:cs="Arial"/>
                  <w:color w:val="000000"/>
                  <w:sz w:val="18"/>
                  <w:szCs w:val="18"/>
                </w:rPr>
                <w:t> </w:t>
              </w:r>
            </w:ins>
          </w:p>
        </w:tc>
      </w:tr>
      <w:tr w:rsidR="00497ADC" w:rsidRPr="0064388F" w:rsidTr="007529E5">
        <w:trPr>
          <w:trHeight w:val="300"/>
          <w:ins w:id="7316" w:author="gsadi" w:date="2013-11-18T21:52:00Z"/>
          <w:trPrChange w:id="7317"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318"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319" w:author="gsadi" w:date="2013-11-18T21:52:00Z"/>
                <w:rFonts w:ascii="Arial" w:hAnsi="Arial" w:cs="Arial"/>
                <w:sz w:val="18"/>
                <w:szCs w:val="18"/>
                <w:rPrChange w:id="7320" w:author="gsadi" w:date="2013-11-18T22:11:00Z">
                  <w:rPr>
                    <w:ins w:id="7321" w:author="gsadi" w:date="2013-11-18T21:52:00Z"/>
                    <w:rFonts w:ascii="Arial" w:hAnsi="Arial" w:cs="Arial"/>
                    <w:color w:val="4F81BD"/>
                    <w:sz w:val="18"/>
                    <w:szCs w:val="18"/>
                  </w:rPr>
                </w:rPrChange>
              </w:rPr>
            </w:pPr>
            <w:ins w:id="7322" w:author="gsadi" w:date="2013-11-18T21:52:00Z">
              <w:r w:rsidRPr="002B0E74">
                <w:rPr>
                  <w:rFonts w:ascii="Arial" w:hAnsi="Arial" w:cs="Arial"/>
                  <w:sz w:val="18"/>
                  <w:szCs w:val="18"/>
                  <w:rPrChange w:id="7323" w:author="gsadi" w:date="2013-11-18T22:11:00Z">
                    <w:rPr>
                      <w:rFonts w:ascii="Arial" w:hAnsi="Arial" w:cs="Arial"/>
                      <w:color w:val="4F81BD"/>
                      <w:sz w:val="18"/>
                      <w:szCs w:val="18"/>
                      <w:u w:val="single"/>
                    </w:rPr>
                  </w:rPrChange>
                </w:rPr>
                <w:t>Customer PO Number</w:t>
              </w:r>
            </w:ins>
          </w:p>
        </w:tc>
        <w:tc>
          <w:tcPr>
            <w:tcW w:w="1608" w:type="dxa"/>
            <w:tcBorders>
              <w:top w:val="nil"/>
              <w:left w:val="nil"/>
              <w:bottom w:val="single" w:sz="4" w:space="0" w:color="auto"/>
              <w:right w:val="single" w:sz="4" w:space="0" w:color="auto"/>
            </w:tcBorders>
            <w:shd w:val="clear" w:color="auto" w:fill="auto"/>
            <w:vAlign w:val="center"/>
            <w:hideMark/>
            <w:tcPrChange w:id="7324"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325" w:author="gsadi" w:date="2013-11-18T21:52:00Z"/>
                <w:rFonts w:ascii="Arial" w:hAnsi="Arial" w:cs="Arial"/>
                <w:sz w:val="18"/>
                <w:szCs w:val="18"/>
                <w:rPrChange w:id="7326" w:author="gsadi" w:date="2013-11-18T22:11:00Z">
                  <w:rPr>
                    <w:ins w:id="7327" w:author="gsadi" w:date="2013-11-18T21:52:00Z"/>
                    <w:rFonts w:ascii="Arial" w:hAnsi="Arial" w:cs="Arial"/>
                    <w:color w:val="4F81BD"/>
                    <w:sz w:val="18"/>
                    <w:szCs w:val="18"/>
                  </w:rPr>
                </w:rPrChange>
              </w:rPr>
            </w:pPr>
            <w:ins w:id="7328" w:author="gsadi" w:date="2013-11-18T21:52:00Z">
              <w:r w:rsidRPr="002B0E74">
                <w:rPr>
                  <w:rFonts w:ascii="Arial" w:hAnsi="Arial" w:cs="Arial"/>
                  <w:sz w:val="18"/>
                  <w:szCs w:val="18"/>
                  <w:rPrChange w:id="7329" w:author="gsadi" w:date="2013-11-18T22:11:00Z">
                    <w:rPr>
                      <w:rFonts w:ascii="Arial" w:hAnsi="Arial" w:cs="Arial"/>
                      <w:color w:val="4F81BD"/>
                      <w:sz w:val="18"/>
                      <w:szCs w:val="18"/>
                      <w:u w:val="single"/>
                    </w:rPr>
                  </w:rPrChange>
                </w:rPr>
                <w:t>Char(20)</w:t>
              </w:r>
            </w:ins>
          </w:p>
        </w:tc>
        <w:tc>
          <w:tcPr>
            <w:tcW w:w="2432" w:type="dxa"/>
            <w:tcBorders>
              <w:top w:val="nil"/>
              <w:left w:val="nil"/>
              <w:bottom w:val="single" w:sz="4" w:space="0" w:color="auto"/>
              <w:right w:val="single" w:sz="4" w:space="0" w:color="auto"/>
            </w:tcBorders>
            <w:shd w:val="clear" w:color="auto" w:fill="auto"/>
            <w:noWrap/>
            <w:vAlign w:val="bottom"/>
            <w:hideMark/>
            <w:tcPrChange w:id="7330"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331" w:author="gsadi" w:date="2013-11-18T21:52:00Z"/>
                <w:rFonts w:ascii="Arial" w:hAnsi="Arial" w:cs="Arial"/>
                <w:color w:val="000000"/>
                <w:sz w:val="18"/>
                <w:szCs w:val="18"/>
              </w:rPr>
            </w:pPr>
            <w:ins w:id="7332" w:author="gsadi" w:date="2013-11-18T21:52:00Z">
              <w:r w:rsidRPr="005361CF">
                <w:rPr>
                  <w:rFonts w:ascii="Arial" w:hAnsi="Arial" w:cs="Arial"/>
                  <w:color w:val="000000"/>
                  <w:sz w:val="18"/>
                  <w:szCs w:val="18"/>
                </w:rPr>
                <w:t> </w:t>
              </w:r>
            </w:ins>
          </w:p>
        </w:tc>
      </w:tr>
      <w:tr w:rsidR="00497ADC" w:rsidRPr="0064388F" w:rsidTr="007529E5">
        <w:trPr>
          <w:trHeight w:val="300"/>
          <w:ins w:id="7333" w:author="gsadi" w:date="2013-11-18T21:52:00Z"/>
          <w:trPrChange w:id="7334"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335"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336" w:author="gsadi" w:date="2013-11-18T21:52:00Z"/>
                <w:rFonts w:ascii="Arial" w:hAnsi="Arial" w:cs="Arial"/>
                <w:sz w:val="18"/>
                <w:szCs w:val="18"/>
                <w:rPrChange w:id="7337" w:author="gsadi" w:date="2013-11-18T22:11:00Z">
                  <w:rPr>
                    <w:ins w:id="7338" w:author="gsadi" w:date="2013-11-18T21:52:00Z"/>
                    <w:rFonts w:ascii="Arial" w:hAnsi="Arial" w:cs="Arial"/>
                    <w:color w:val="4F81BD"/>
                    <w:sz w:val="18"/>
                    <w:szCs w:val="18"/>
                  </w:rPr>
                </w:rPrChange>
              </w:rPr>
            </w:pPr>
            <w:ins w:id="7339" w:author="gsadi" w:date="2013-11-18T21:52:00Z">
              <w:r w:rsidRPr="002B0E74">
                <w:rPr>
                  <w:rFonts w:ascii="Arial" w:hAnsi="Arial" w:cs="Arial"/>
                  <w:sz w:val="18"/>
                  <w:szCs w:val="18"/>
                  <w:rPrChange w:id="7340" w:author="gsadi" w:date="2013-11-18T22:11:00Z">
                    <w:rPr>
                      <w:rFonts w:ascii="Arial" w:hAnsi="Arial" w:cs="Arial"/>
                      <w:color w:val="4F81BD"/>
                      <w:sz w:val="18"/>
                      <w:szCs w:val="18"/>
                      <w:u w:val="single"/>
                    </w:rPr>
                  </w:rPrChange>
                </w:rPr>
                <w:t>Delivery Block</w:t>
              </w:r>
            </w:ins>
          </w:p>
        </w:tc>
        <w:tc>
          <w:tcPr>
            <w:tcW w:w="1608" w:type="dxa"/>
            <w:tcBorders>
              <w:top w:val="nil"/>
              <w:left w:val="nil"/>
              <w:bottom w:val="single" w:sz="4" w:space="0" w:color="auto"/>
              <w:right w:val="single" w:sz="4" w:space="0" w:color="auto"/>
            </w:tcBorders>
            <w:shd w:val="clear" w:color="auto" w:fill="auto"/>
            <w:vAlign w:val="center"/>
            <w:hideMark/>
            <w:tcPrChange w:id="7341"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342" w:author="gsadi" w:date="2013-11-18T21:52:00Z"/>
                <w:rFonts w:ascii="Arial" w:hAnsi="Arial" w:cs="Arial"/>
                <w:sz w:val="18"/>
                <w:szCs w:val="18"/>
                <w:rPrChange w:id="7343" w:author="gsadi" w:date="2013-11-18T22:11:00Z">
                  <w:rPr>
                    <w:ins w:id="7344" w:author="gsadi" w:date="2013-11-18T21:52:00Z"/>
                    <w:rFonts w:ascii="Arial" w:hAnsi="Arial" w:cs="Arial"/>
                    <w:color w:val="4F81BD"/>
                    <w:sz w:val="18"/>
                    <w:szCs w:val="18"/>
                  </w:rPr>
                </w:rPrChange>
              </w:rPr>
            </w:pPr>
            <w:ins w:id="7345" w:author="gsadi" w:date="2013-11-18T21:52:00Z">
              <w:r w:rsidRPr="002B0E74">
                <w:rPr>
                  <w:rFonts w:ascii="Arial" w:hAnsi="Arial" w:cs="Arial"/>
                  <w:sz w:val="18"/>
                  <w:szCs w:val="18"/>
                  <w:rPrChange w:id="7346" w:author="gsadi" w:date="2013-11-18T22:11:00Z">
                    <w:rPr>
                      <w:rFonts w:ascii="Arial" w:hAnsi="Arial" w:cs="Arial"/>
                      <w:color w:val="4F81BD"/>
                      <w:sz w:val="18"/>
                      <w:szCs w:val="18"/>
                      <w:u w:val="single"/>
                    </w:rPr>
                  </w:rPrChange>
                </w:rPr>
                <w:t>Char(2)</w:t>
              </w:r>
            </w:ins>
          </w:p>
        </w:tc>
        <w:tc>
          <w:tcPr>
            <w:tcW w:w="2432" w:type="dxa"/>
            <w:tcBorders>
              <w:top w:val="nil"/>
              <w:left w:val="nil"/>
              <w:bottom w:val="single" w:sz="4" w:space="0" w:color="auto"/>
              <w:right w:val="single" w:sz="4" w:space="0" w:color="auto"/>
            </w:tcBorders>
            <w:shd w:val="clear" w:color="auto" w:fill="auto"/>
            <w:noWrap/>
            <w:vAlign w:val="bottom"/>
            <w:hideMark/>
            <w:tcPrChange w:id="7347"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348" w:author="gsadi" w:date="2013-11-18T21:52:00Z"/>
                <w:rFonts w:ascii="Arial" w:hAnsi="Arial" w:cs="Arial"/>
                <w:color w:val="000000"/>
                <w:sz w:val="18"/>
                <w:szCs w:val="18"/>
              </w:rPr>
            </w:pPr>
            <w:ins w:id="7349" w:author="gsadi" w:date="2013-11-18T21:52:00Z">
              <w:r w:rsidRPr="005361CF">
                <w:rPr>
                  <w:rFonts w:ascii="Arial" w:hAnsi="Arial" w:cs="Arial"/>
                  <w:color w:val="000000"/>
                  <w:sz w:val="18"/>
                  <w:szCs w:val="18"/>
                </w:rPr>
                <w:t> </w:t>
              </w:r>
            </w:ins>
          </w:p>
        </w:tc>
      </w:tr>
      <w:tr w:rsidR="00497ADC" w:rsidRPr="0064388F" w:rsidTr="007529E5">
        <w:trPr>
          <w:trHeight w:val="300"/>
          <w:ins w:id="7350" w:author="gsadi" w:date="2013-11-18T21:52:00Z"/>
          <w:trPrChange w:id="7351"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352"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keepNext/>
              <w:numPr>
                <w:ilvl w:val="2"/>
                <w:numId w:val="78"/>
              </w:numPr>
              <w:spacing w:before="240" w:after="60"/>
              <w:jc w:val="center"/>
              <w:outlineLvl w:val="2"/>
              <w:rPr>
                <w:ins w:id="7353" w:author="gsadi" w:date="2013-11-18T21:52:00Z"/>
                <w:rFonts w:ascii="Arial" w:hAnsi="Arial" w:cs="Arial"/>
                <w:sz w:val="18"/>
                <w:szCs w:val="18"/>
                <w:rPrChange w:id="7354" w:author="gsadi" w:date="2013-11-18T22:11:00Z">
                  <w:rPr>
                    <w:ins w:id="7355" w:author="gsadi" w:date="2013-11-18T21:52:00Z"/>
                    <w:rFonts w:ascii="Arial" w:hAnsi="Arial" w:cs="Arial"/>
                    <w:b/>
                    <w:bCs/>
                    <w:color w:val="4F81BD"/>
                    <w:sz w:val="18"/>
                    <w:szCs w:val="18"/>
                  </w:rPr>
                </w:rPrChange>
              </w:rPr>
            </w:pPr>
            <w:ins w:id="7356" w:author="gsadi" w:date="2013-11-18T21:52:00Z">
              <w:r w:rsidRPr="002B0E74">
                <w:rPr>
                  <w:rFonts w:ascii="Arial" w:hAnsi="Arial" w:cs="Arial"/>
                  <w:sz w:val="18"/>
                  <w:szCs w:val="18"/>
                  <w:rPrChange w:id="7357" w:author="gsadi" w:date="2013-11-18T22:11:00Z">
                    <w:rPr>
                      <w:rFonts w:ascii="Arial" w:hAnsi="Arial" w:cs="Arial"/>
                      <w:color w:val="4F81BD"/>
                      <w:sz w:val="18"/>
                      <w:szCs w:val="18"/>
                      <w:u w:val="single"/>
                    </w:rPr>
                  </w:rPrChange>
                </w:rPr>
                <w:t>Delivery Status</w:t>
              </w:r>
            </w:ins>
          </w:p>
        </w:tc>
        <w:tc>
          <w:tcPr>
            <w:tcW w:w="1608" w:type="dxa"/>
            <w:tcBorders>
              <w:top w:val="nil"/>
              <w:left w:val="nil"/>
              <w:bottom w:val="single" w:sz="4" w:space="0" w:color="auto"/>
              <w:right w:val="single" w:sz="4" w:space="0" w:color="auto"/>
            </w:tcBorders>
            <w:shd w:val="clear" w:color="auto" w:fill="auto"/>
            <w:vAlign w:val="center"/>
            <w:hideMark/>
            <w:tcPrChange w:id="7358"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keepNext/>
              <w:numPr>
                <w:ilvl w:val="2"/>
                <w:numId w:val="78"/>
              </w:numPr>
              <w:spacing w:before="240" w:after="60"/>
              <w:jc w:val="center"/>
              <w:outlineLvl w:val="2"/>
              <w:rPr>
                <w:ins w:id="7359" w:author="gsadi" w:date="2013-11-18T21:52:00Z"/>
                <w:rFonts w:ascii="Arial" w:hAnsi="Arial" w:cs="Arial"/>
                <w:sz w:val="18"/>
                <w:szCs w:val="18"/>
                <w:rPrChange w:id="7360" w:author="gsadi" w:date="2013-11-18T22:11:00Z">
                  <w:rPr>
                    <w:ins w:id="7361" w:author="gsadi" w:date="2013-11-18T21:52:00Z"/>
                    <w:rFonts w:ascii="Arial" w:hAnsi="Arial" w:cs="Arial"/>
                    <w:b/>
                    <w:bCs/>
                    <w:color w:val="4F81BD"/>
                    <w:sz w:val="18"/>
                    <w:szCs w:val="18"/>
                  </w:rPr>
                </w:rPrChange>
              </w:rPr>
            </w:pPr>
            <w:ins w:id="7362" w:author="gsadi" w:date="2013-11-18T21:52:00Z">
              <w:r w:rsidRPr="002B0E74">
                <w:rPr>
                  <w:rFonts w:ascii="Arial" w:hAnsi="Arial" w:cs="Arial"/>
                  <w:sz w:val="18"/>
                  <w:szCs w:val="18"/>
                  <w:rPrChange w:id="7363" w:author="gsadi" w:date="2013-11-18T22:11:00Z">
                    <w:rPr>
                      <w:rFonts w:ascii="Arial" w:hAnsi="Arial" w:cs="Arial"/>
                      <w:color w:val="4F81BD"/>
                      <w:sz w:val="18"/>
                      <w:szCs w:val="18"/>
                      <w:u w:val="single"/>
                    </w:rPr>
                  </w:rPrChange>
                </w:rPr>
                <w:t>Char(1)</w:t>
              </w:r>
            </w:ins>
          </w:p>
        </w:tc>
        <w:tc>
          <w:tcPr>
            <w:tcW w:w="2432" w:type="dxa"/>
            <w:tcBorders>
              <w:top w:val="nil"/>
              <w:left w:val="nil"/>
              <w:bottom w:val="single" w:sz="4" w:space="0" w:color="auto"/>
              <w:right w:val="single" w:sz="4" w:space="0" w:color="auto"/>
            </w:tcBorders>
            <w:shd w:val="clear" w:color="auto" w:fill="auto"/>
            <w:noWrap/>
            <w:vAlign w:val="bottom"/>
            <w:hideMark/>
            <w:tcPrChange w:id="7364"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365" w:author="gsadi" w:date="2013-11-18T21:52:00Z"/>
                <w:rFonts w:ascii="Arial" w:hAnsi="Arial" w:cs="Arial"/>
                <w:color w:val="000000"/>
                <w:sz w:val="18"/>
                <w:szCs w:val="18"/>
              </w:rPr>
            </w:pPr>
            <w:ins w:id="7366" w:author="gsadi" w:date="2013-11-18T21:52:00Z">
              <w:r w:rsidRPr="005361CF">
                <w:rPr>
                  <w:rFonts w:ascii="Arial" w:hAnsi="Arial" w:cs="Arial"/>
                  <w:color w:val="000000"/>
                  <w:sz w:val="18"/>
                  <w:szCs w:val="18"/>
                </w:rPr>
                <w:t> </w:t>
              </w:r>
            </w:ins>
          </w:p>
        </w:tc>
      </w:tr>
      <w:tr w:rsidR="00497ADC" w:rsidRPr="0064388F" w:rsidTr="007529E5">
        <w:trPr>
          <w:trHeight w:val="300"/>
          <w:ins w:id="7367" w:author="gsadi" w:date="2013-11-18T21:52:00Z"/>
          <w:trPrChange w:id="7368"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369"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370" w:author="gsadi" w:date="2013-11-18T21:52:00Z"/>
                <w:rFonts w:ascii="Arial" w:hAnsi="Arial" w:cs="Arial"/>
                <w:sz w:val="18"/>
                <w:szCs w:val="18"/>
                <w:rPrChange w:id="7371" w:author="gsadi" w:date="2013-11-18T22:11:00Z">
                  <w:rPr>
                    <w:ins w:id="7372" w:author="gsadi" w:date="2013-11-18T21:52:00Z"/>
                    <w:rFonts w:ascii="Arial" w:hAnsi="Arial" w:cs="Arial"/>
                    <w:color w:val="4F81BD"/>
                    <w:sz w:val="18"/>
                    <w:szCs w:val="18"/>
                  </w:rPr>
                </w:rPrChange>
              </w:rPr>
            </w:pPr>
            <w:ins w:id="7373" w:author="gsadi" w:date="2013-11-18T21:52:00Z">
              <w:r w:rsidRPr="002B0E74">
                <w:rPr>
                  <w:rFonts w:ascii="Arial" w:hAnsi="Arial" w:cs="Arial"/>
                  <w:sz w:val="18"/>
                  <w:szCs w:val="18"/>
                  <w:rPrChange w:id="7374" w:author="gsadi" w:date="2013-11-18T22:11:00Z">
                    <w:rPr>
                      <w:rFonts w:ascii="Arial" w:hAnsi="Arial" w:cs="Arial"/>
                      <w:color w:val="4F81BD"/>
                      <w:sz w:val="18"/>
                      <w:szCs w:val="18"/>
                      <w:u w:val="single"/>
                    </w:rPr>
                  </w:rPrChange>
                </w:rPr>
                <w:t>Sales Rep ID</w:t>
              </w:r>
            </w:ins>
          </w:p>
        </w:tc>
        <w:tc>
          <w:tcPr>
            <w:tcW w:w="1608" w:type="dxa"/>
            <w:tcBorders>
              <w:top w:val="nil"/>
              <w:left w:val="nil"/>
              <w:bottom w:val="single" w:sz="4" w:space="0" w:color="auto"/>
              <w:right w:val="single" w:sz="4" w:space="0" w:color="auto"/>
            </w:tcBorders>
            <w:shd w:val="clear" w:color="auto" w:fill="auto"/>
            <w:vAlign w:val="center"/>
            <w:hideMark/>
            <w:tcPrChange w:id="7375"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376" w:author="gsadi" w:date="2013-11-18T21:52:00Z"/>
                <w:rFonts w:ascii="Arial" w:hAnsi="Arial" w:cs="Arial"/>
                <w:sz w:val="18"/>
                <w:szCs w:val="18"/>
                <w:rPrChange w:id="7377" w:author="gsadi" w:date="2013-11-18T22:11:00Z">
                  <w:rPr>
                    <w:ins w:id="7378" w:author="gsadi" w:date="2013-11-18T21:52:00Z"/>
                    <w:rFonts w:ascii="Arial" w:hAnsi="Arial" w:cs="Arial"/>
                    <w:color w:val="4F81BD"/>
                    <w:sz w:val="18"/>
                    <w:szCs w:val="18"/>
                  </w:rPr>
                </w:rPrChange>
              </w:rPr>
            </w:pPr>
            <w:ins w:id="7379" w:author="gsadi" w:date="2013-11-18T21:52:00Z">
              <w:r w:rsidRPr="002B0E74">
                <w:rPr>
                  <w:rFonts w:ascii="Arial" w:hAnsi="Arial" w:cs="Arial"/>
                  <w:sz w:val="18"/>
                  <w:szCs w:val="18"/>
                  <w:rPrChange w:id="7380" w:author="gsadi" w:date="2013-11-18T22:11:00Z">
                    <w:rPr>
                      <w:rFonts w:ascii="Arial" w:hAnsi="Arial" w:cs="Arial"/>
                      <w:color w:val="4F81BD"/>
                      <w:sz w:val="18"/>
                      <w:szCs w:val="18"/>
                      <w:u w:val="single"/>
                    </w:rPr>
                  </w:rPrChange>
                </w:rPr>
                <w:t>Char(10)</w:t>
              </w:r>
            </w:ins>
          </w:p>
        </w:tc>
        <w:tc>
          <w:tcPr>
            <w:tcW w:w="2432" w:type="dxa"/>
            <w:tcBorders>
              <w:top w:val="nil"/>
              <w:left w:val="nil"/>
              <w:bottom w:val="single" w:sz="4" w:space="0" w:color="auto"/>
              <w:right w:val="single" w:sz="4" w:space="0" w:color="auto"/>
            </w:tcBorders>
            <w:shd w:val="clear" w:color="auto" w:fill="auto"/>
            <w:noWrap/>
            <w:vAlign w:val="bottom"/>
            <w:hideMark/>
            <w:tcPrChange w:id="7381"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382" w:author="gsadi" w:date="2013-11-18T21:52:00Z"/>
                <w:rFonts w:ascii="Arial" w:hAnsi="Arial" w:cs="Arial"/>
                <w:color w:val="000000"/>
                <w:sz w:val="18"/>
                <w:szCs w:val="18"/>
              </w:rPr>
            </w:pPr>
            <w:ins w:id="7383" w:author="gsadi" w:date="2013-11-18T21:52:00Z">
              <w:r w:rsidRPr="005361CF">
                <w:rPr>
                  <w:rFonts w:ascii="Arial" w:hAnsi="Arial" w:cs="Arial"/>
                  <w:color w:val="000000"/>
                  <w:sz w:val="18"/>
                  <w:szCs w:val="18"/>
                </w:rPr>
                <w:t> </w:t>
              </w:r>
            </w:ins>
          </w:p>
        </w:tc>
      </w:tr>
      <w:tr w:rsidR="00497ADC" w:rsidRPr="0064388F" w:rsidTr="007529E5">
        <w:trPr>
          <w:trHeight w:val="300"/>
          <w:ins w:id="7384" w:author="gsadi" w:date="2013-11-18T21:52:00Z"/>
          <w:trPrChange w:id="7385"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386"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387" w:author="gsadi" w:date="2013-11-18T21:52:00Z"/>
                <w:rFonts w:ascii="Arial" w:hAnsi="Arial" w:cs="Arial"/>
                <w:sz w:val="18"/>
                <w:szCs w:val="18"/>
                <w:rPrChange w:id="7388" w:author="gsadi" w:date="2013-11-18T22:11:00Z">
                  <w:rPr>
                    <w:ins w:id="7389" w:author="gsadi" w:date="2013-11-18T21:52:00Z"/>
                    <w:rFonts w:ascii="Arial" w:hAnsi="Arial" w:cs="Arial"/>
                    <w:color w:val="4F81BD"/>
                    <w:sz w:val="18"/>
                    <w:szCs w:val="18"/>
                  </w:rPr>
                </w:rPrChange>
              </w:rPr>
            </w:pPr>
            <w:ins w:id="7390" w:author="gsadi" w:date="2013-11-18T21:52:00Z">
              <w:r w:rsidRPr="002B0E74">
                <w:rPr>
                  <w:rFonts w:ascii="Arial" w:hAnsi="Arial" w:cs="Arial"/>
                  <w:sz w:val="18"/>
                  <w:szCs w:val="18"/>
                  <w:rPrChange w:id="7391" w:author="gsadi" w:date="2013-11-18T22:11:00Z">
                    <w:rPr>
                      <w:rFonts w:ascii="Arial" w:hAnsi="Arial" w:cs="Arial"/>
                      <w:color w:val="4F81BD"/>
                      <w:sz w:val="18"/>
                      <w:szCs w:val="18"/>
                      <w:u w:val="single"/>
                    </w:rPr>
                  </w:rPrChange>
                </w:rPr>
                <w:t>Sales Rep Name</w:t>
              </w:r>
            </w:ins>
          </w:p>
        </w:tc>
        <w:tc>
          <w:tcPr>
            <w:tcW w:w="1608" w:type="dxa"/>
            <w:tcBorders>
              <w:top w:val="nil"/>
              <w:left w:val="nil"/>
              <w:bottom w:val="single" w:sz="4" w:space="0" w:color="auto"/>
              <w:right w:val="single" w:sz="4" w:space="0" w:color="auto"/>
            </w:tcBorders>
            <w:shd w:val="clear" w:color="auto" w:fill="auto"/>
            <w:vAlign w:val="center"/>
            <w:hideMark/>
            <w:tcPrChange w:id="7392"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393" w:author="gsadi" w:date="2013-11-18T21:52:00Z"/>
                <w:rFonts w:ascii="Arial" w:hAnsi="Arial" w:cs="Arial"/>
                <w:sz w:val="18"/>
                <w:szCs w:val="18"/>
                <w:rPrChange w:id="7394" w:author="gsadi" w:date="2013-11-18T22:11:00Z">
                  <w:rPr>
                    <w:ins w:id="7395" w:author="gsadi" w:date="2013-11-18T21:52:00Z"/>
                    <w:rFonts w:ascii="Arial" w:hAnsi="Arial" w:cs="Arial"/>
                    <w:color w:val="4F81BD"/>
                    <w:sz w:val="18"/>
                    <w:szCs w:val="18"/>
                  </w:rPr>
                </w:rPrChange>
              </w:rPr>
            </w:pPr>
            <w:ins w:id="7396" w:author="gsadi" w:date="2013-11-18T21:52:00Z">
              <w:r w:rsidRPr="002B0E74">
                <w:rPr>
                  <w:rFonts w:ascii="Arial" w:hAnsi="Arial" w:cs="Arial"/>
                  <w:sz w:val="18"/>
                  <w:szCs w:val="18"/>
                  <w:rPrChange w:id="7397" w:author="gsadi" w:date="2013-11-18T22:11:00Z">
                    <w:rPr>
                      <w:rFonts w:ascii="Arial" w:hAnsi="Arial" w:cs="Arial"/>
                      <w:color w:val="4F81BD"/>
                      <w:sz w:val="18"/>
                      <w:szCs w:val="18"/>
                      <w:u w:val="single"/>
                    </w:rPr>
                  </w:rPrChange>
                </w:rPr>
                <w:t>Char(40)</w:t>
              </w:r>
            </w:ins>
          </w:p>
        </w:tc>
        <w:tc>
          <w:tcPr>
            <w:tcW w:w="2432" w:type="dxa"/>
            <w:tcBorders>
              <w:top w:val="nil"/>
              <w:left w:val="nil"/>
              <w:bottom w:val="single" w:sz="4" w:space="0" w:color="auto"/>
              <w:right w:val="single" w:sz="4" w:space="0" w:color="auto"/>
            </w:tcBorders>
            <w:shd w:val="clear" w:color="auto" w:fill="auto"/>
            <w:noWrap/>
            <w:vAlign w:val="bottom"/>
            <w:hideMark/>
            <w:tcPrChange w:id="7398"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399" w:author="gsadi" w:date="2013-11-18T21:52:00Z"/>
                <w:rFonts w:ascii="Arial" w:hAnsi="Arial" w:cs="Arial"/>
                <w:color w:val="000000"/>
                <w:sz w:val="18"/>
                <w:szCs w:val="18"/>
              </w:rPr>
            </w:pPr>
            <w:ins w:id="7400" w:author="gsadi" w:date="2013-11-18T21:52:00Z">
              <w:r w:rsidRPr="005361CF">
                <w:rPr>
                  <w:rFonts w:ascii="Arial" w:hAnsi="Arial" w:cs="Arial"/>
                  <w:color w:val="000000"/>
                  <w:sz w:val="18"/>
                  <w:szCs w:val="18"/>
                </w:rPr>
                <w:t> </w:t>
              </w:r>
            </w:ins>
          </w:p>
        </w:tc>
      </w:tr>
      <w:tr w:rsidR="00497ADC" w:rsidRPr="0064388F" w:rsidTr="007529E5">
        <w:trPr>
          <w:trHeight w:val="300"/>
          <w:ins w:id="7401" w:author="gsadi" w:date="2013-11-18T21:52:00Z"/>
          <w:trPrChange w:id="7402"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403"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404" w:author="gsadi" w:date="2013-11-18T21:52:00Z"/>
                <w:rFonts w:ascii="Arial" w:hAnsi="Arial" w:cs="Arial"/>
                <w:sz w:val="18"/>
                <w:szCs w:val="18"/>
                <w:rPrChange w:id="7405" w:author="gsadi" w:date="2013-11-18T22:11:00Z">
                  <w:rPr>
                    <w:ins w:id="7406" w:author="gsadi" w:date="2013-11-18T21:52:00Z"/>
                    <w:rFonts w:ascii="Arial" w:hAnsi="Arial" w:cs="Arial"/>
                    <w:color w:val="4F81BD"/>
                    <w:sz w:val="18"/>
                    <w:szCs w:val="18"/>
                  </w:rPr>
                </w:rPrChange>
              </w:rPr>
            </w:pPr>
            <w:ins w:id="7407" w:author="gsadi" w:date="2013-11-18T21:52:00Z">
              <w:r w:rsidRPr="002B0E74">
                <w:rPr>
                  <w:rFonts w:ascii="Arial" w:hAnsi="Arial" w:cs="Arial"/>
                  <w:sz w:val="18"/>
                  <w:szCs w:val="18"/>
                  <w:rPrChange w:id="7408" w:author="gsadi" w:date="2013-11-18T22:11:00Z">
                    <w:rPr>
                      <w:rFonts w:ascii="Arial" w:hAnsi="Arial" w:cs="Arial"/>
                      <w:color w:val="4F81BD"/>
                      <w:sz w:val="18"/>
                      <w:szCs w:val="18"/>
                      <w:u w:val="single"/>
                    </w:rPr>
                  </w:rPrChange>
                </w:rPr>
                <w:t>Cust Rep Id</w:t>
              </w:r>
            </w:ins>
          </w:p>
        </w:tc>
        <w:tc>
          <w:tcPr>
            <w:tcW w:w="1608" w:type="dxa"/>
            <w:tcBorders>
              <w:top w:val="nil"/>
              <w:left w:val="nil"/>
              <w:bottom w:val="single" w:sz="4" w:space="0" w:color="auto"/>
              <w:right w:val="single" w:sz="4" w:space="0" w:color="auto"/>
            </w:tcBorders>
            <w:shd w:val="clear" w:color="auto" w:fill="auto"/>
            <w:vAlign w:val="center"/>
            <w:hideMark/>
            <w:tcPrChange w:id="7409"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410" w:author="gsadi" w:date="2013-11-18T21:52:00Z"/>
                <w:rFonts w:ascii="Arial" w:hAnsi="Arial" w:cs="Arial"/>
                <w:sz w:val="18"/>
                <w:szCs w:val="18"/>
                <w:rPrChange w:id="7411" w:author="gsadi" w:date="2013-11-18T22:11:00Z">
                  <w:rPr>
                    <w:ins w:id="7412" w:author="gsadi" w:date="2013-11-18T21:52:00Z"/>
                    <w:rFonts w:ascii="Arial" w:hAnsi="Arial" w:cs="Arial"/>
                    <w:color w:val="4F81BD"/>
                    <w:sz w:val="18"/>
                    <w:szCs w:val="18"/>
                  </w:rPr>
                </w:rPrChange>
              </w:rPr>
            </w:pPr>
            <w:ins w:id="7413" w:author="gsadi" w:date="2013-11-18T21:52:00Z">
              <w:r w:rsidRPr="002B0E74">
                <w:rPr>
                  <w:rFonts w:ascii="Arial" w:hAnsi="Arial" w:cs="Arial"/>
                  <w:sz w:val="18"/>
                  <w:szCs w:val="18"/>
                  <w:rPrChange w:id="7414" w:author="gsadi" w:date="2013-11-18T22:11:00Z">
                    <w:rPr>
                      <w:rFonts w:ascii="Arial" w:hAnsi="Arial" w:cs="Arial"/>
                      <w:color w:val="4F81BD"/>
                      <w:sz w:val="18"/>
                      <w:szCs w:val="18"/>
                      <w:u w:val="single"/>
                    </w:rPr>
                  </w:rPrChange>
                </w:rPr>
                <w:t>Char(10)</w:t>
              </w:r>
            </w:ins>
          </w:p>
        </w:tc>
        <w:tc>
          <w:tcPr>
            <w:tcW w:w="2432" w:type="dxa"/>
            <w:tcBorders>
              <w:top w:val="nil"/>
              <w:left w:val="nil"/>
              <w:bottom w:val="single" w:sz="4" w:space="0" w:color="auto"/>
              <w:right w:val="single" w:sz="4" w:space="0" w:color="auto"/>
            </w:tcBorders>
            <w:shd w:val="clear" w:color="auto" w:fill="auto"/>
            <w:noWrap/>
            <w:vAlign w:val="bottom"/>
            <w:hideMark/>
            <w:tcPrChange w:id="7415"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416" w:author="gsadi" w:date="2013-11-18T21:52:00Z"/>
                <w:rFonts w:ascii="Arial" w:hAnsi="Arial" w:cs="Arial"/>
                <w:color w:val="000000"/>
                <w:sz w:val="18"/>
                <w:szCs w:val="18"/>
              </w:rPr>
            </w:pPr>
            <w:ins w:id="7417" w:author="gsadi" w:date="2013-11-18T21:52:00Z">
              <w:r w:rsidRPr="005361CF">
                <w:rPr>
                  <w:rFonts w:ascii="Arial" w:hAnsi="Arial" w:cs="Arial"/>
                  <w:color w:val="000000"/>
                  <w:sz w:val="18"/>
                  <w:szCs w:val="18"/>
                </w:rPr>
                <w:t> </w:t>
              </w:r>
            </w:ins>
          </w:p>
        </w:tc>
      </w:tr>
      <w:tr w:rsidR="00497ADC" w:rsidRPr="0064388F" w:rsidTr="007529E5">
        <w:trPr>
          <w:trHeight w:val="300"/>
          <w:ins w:id="7418" w:author="gsadi" w:date="2013-11-18T21:52:00Z"/>
          <w:trPrChange w:id="7419"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420"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421" w:author="gsadi" w:date="2013-11-18T21:52:00Z"/>
                <w:rFonts w:ascii="Arial" w:hAnsi="Arial" w:cs="Arial"/>
                <w:sz w:val="18"/>
                <w:szCs w:val="18"/>
                <w:rPrChange w:id="7422" w:author="gsadi" w:date="2013-11-18T22:11:00Z">
                  <w:rPr>
                    <w:ins w:id="7423" w:author="gsadi" w:date="2013-11-18T21:52:00Z"/>
                    <w:rFonts w:ascii="Arial" w:hAnsi="Arial" w:cs="Arial"/>
                    <w:color w:val="4F81BD"/>
                    <w:sz w:val="18"/>
                    <w:szCs w:val="18"/>
                  </w:rPr>
                </w:rPrChange>
              </w:rPr>
            </w:pPr>
            <w:ins w:id="7424" w:author="gsadi" w:date="2013-11-18T21:52:00Z">
              <w:r w:rsidRPr="002B0E74">
                <w:rPr>
                  <w:rFonts w:ascii="Arial" w:hAnsi="Arial" w:cs="Arial"/>
                  <w:sz w:val="18"/>
                  <w:szCs w:val="18"/>
                  <w:rPrChange w:id="7425" w:author="gsadi" w:date="2013-11-18T22:11:00Z">
                    <w:rPr>
                      <w:rFonts w:ascii="Arial" w:hAnsi="Arial" w:cs="Arial"/>
                      <w:color w:val="4F81BD"/>
                      <w:sz w:val="18"/>
                      <w:szCs w:val="18"/>
                      <w:u w:val="single"/>
                    </w:rPr>
                  </w:rPrChange>
                </w:rPr>
                <w:t>Cust Rep Name</w:t>
              </w:r>
            </w:ins>
          </w:p>
        </w:tc>
        <w:tc>
          <w:tcPr>
            <w:tcW w:w="1608" w:type="dxa"/>
            <w:tcBorders>
              <w:top w:val="nil"/>
              <w:left w:val="nil"/>
              <w:bottom w:val="single" w:sz="4" w:space="0" w:color="auto"/>
              <w:right w:val="single" w:sz="4" w:space="0" w:color="auto"/>
            </w:tcBorders>
            <w:shd w:val="clear" w:color="auto" w:fill="auto"/>
            <w:vAlign w:val="center"/>
            <w:hideMark/>
            <w:tcPrChange w:id="7426"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427" w:author="gsadi" w:date="2013-11-18T21:52:00Z"/>
                <w:rFonts w:ascii="Arial" w:hAnsi="Arial" w:cs="Arial"/>
                <w:sz w:val="18"/>
                <w:szCs w:val="18"/>
                <w:rPrChange w:id="7428" w:author="gsadi" w:date="2013-11-18T22:11:00Z">
                  <w:rPr>
                    <w:ins w:id="7429" w:author="gsadi" w:date="2013-11-18T21:52:00Z"/>
                    <w:rFonts w:ascii="Arial" w:hAnsi="Arial" w:cs="Arial"/>
                    <w:color w:val="4F81BD"/>
                    <w:sz w:val="18"/>
                    <w:szCs w:val="18"/>
                  </w:rPr>
                </w:rPrChange>
              </w:rPr>
            </w:pPr>
            <w:ins w:id="7430" w:author="gsadi" w:date="2013-11-18T21:52:00Z">
              <w:r w:rsidRPr="002B0E74">
                <w:rPr>
                  <w:rFonts w:ascii="Arial" w:hAnsi="Arial" w:cs="Arial"/>
                  <w:sz w:val="18"/>
                  <w:szCs w:val="18"/>
                  <w:rPrChange w:id="7431" w:author="gsadi" w:date="2013-11-18T22:11:00Z">
                    <w:rPr>
                      <w:rFonts w:ascii="Arial" w:hAnsi="Arial" w:cs="Arial"/>
                      <w:color w:val="4F81BD"/>
                      <w:sz w:val="18"/>
                      <w:szCs w:val="18"/>
                      <w:u w:val="single"/>
                    </w:rPr>
                  </w:rPrChange>
                </w:rPr>
                <w:t>Char(40)</w:t>
              </w:r>
            </w:ins>
          </w:p>
        </w:tc>
        <w:tc>
          <w:tcPr>
            <w:tcW w:w="2432" w:type="dxa"/>
            <w:tcBorders>
              <w:top w:val="nil"/>
              <w:left w:val="nil"/>
              <w:bottom w:val="single" w:sz="4" w:space="0" w:color="auto"/>
              <w:right w:val="single" w:sz="4" w:space="0" w:color="auto"/>
            </w:tcBorders>
            <w:shd w:val="clear" w:color="auto" w:fill="auto"/>
            <w:noWrap/>
            <w:vAlign w:val="bottom"/>
            <w:hideMark/>
            <w:tcPrChange w:id="7432"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433" w:author="gsadi" w:date="2013-11-18T21:52:00Z"/>
                <w:rFonts w:ascii="Arial" w:hAnsi="Arial" w:cs="Arial"/>
                <w:color w:val="000000"/>
                <w:sz w:val="18"/>
                <w:szCs w:val="18"/>
              </w:rPr>
            </w:pPr>
            <w:ins w:id="7434" w:author="gsadi" w:date="2013-11-18T21:52:00Z">
              <w:r w:rsidRPr="005361CF">
                <w:rPr>
                  <w:rFonts w:ascii="Arial" w:hAnsi="Arial" w:cs="Arial"/>
                  <w:color w:val="000000"/>
                  <w:sz w:val="18"/>
                  <w:szCs w:val="18"/>
                </w:rPr>
                <w:t> </w:t>
              </w:r>
            </w:ins>
          </w:p>
        </w:tc>
      </w:tr>
      <w:tr w:rsidR="00497ADC" w:rsidRPr="0064388F" w:rsidTr="007529E5">
        <w:trPr>
          <w:trHeight w:val="300"/>
          <w:ins w:id="7435" w:author="gsadi" w:date="2013-11-18T21:52:00Z"/>
          <w:trPrChange w:id="7436"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00FF00"/>
            <w:vAlign w:val="center"/>
            <w:hideMark/>
            <w:tcPrChange w:id="7437" w:author="gsadi" w:date="2013-11-18T21:56:00Z">
              <w:tcPr>
                <w:tcW w:w="3000" w:type="dxa"/>
                <w:tcBorders>
                  <w:top w:val="nil"/>
                  <w:left w:val="single" w:sz="4" w:space="0" w:color="auto"/>
                  <w:bottom w:val="single" w:sz="4" w:space="0" w:color="auto"/>
                  <w:right w:val="single" w:sz="4" w:space="0" w:color="auto"/>
                </w:tcBorders>
                <w:shd w:val="clear" w:color="auto" w:fill="00FF00"/>
                <w:vAlign w:val="center"/>
                <w:hideMark/>
              </w:tcPr>
            </w:tcPrChange>
          </w:tcPr>
          <w:p w:rsidR="00497ADC" w:rsidRPr="00917BAD" w:rsidRDefault="00497ADC" w:rsidP="00F72EA9">
            <w:pPr>
              <w:jc w:val="center"/>
              <w:rPr>
                <w:ins w:id="7438" w:author="gsadi" w:date="2013-11-18T21:52:00Z"/>
                <w:rFonts w:ascii="Arial" w:hAnsi="Arial" w:cs="Arial"/>
                <w:b/>
                <w:color w:val="000000"/>
                <w:sz w:val="18"/>
                <w:szCs w:val="18"/>
              </w:rPr>
            </w:pPr>
            <w:ins w:id="7439" w:author="gsadi" w:date="2013-11-18T21:52:00Z">
              <w:r w:rsidRPr="00917BAD">
                <w:rPr>
                  <w:rFonts w:ascii="Arial" w:hAnsi="Arial" w:cs="Arial"/>
                  <w:b/>
                  <w:color w:val="000000"/>
                  <w:sz w:val="18"/>
                  <w:szCs w:val="18"/>
                </w:rPr>
                <w:t>Requirement Category</w:t>
              </w:r>
            </w:ins>
          </w:p>
        </w:tc>
        <w:tc>
          <w:tcPr>
            <w:tcW w:w="1608" w:type="dxa"/>
            <w:tcBorders>
              <w:top w:val="nil"/>
              <w:left w:val="nil"/>
              <w:bottom w:val="single" w:sz="4" w:space="0" w:color="auto"/>
              <w:right w:val="single" w:sz="4" w:space="0" w:color="auto"/>
            </w:tcBorders>
            <w:shd w:val="clear" w:color="auto" w:fill="00FF00"/>
            <w:vAlign w:val="center"/>
            <w:hideMark/>
            <w:tcPrChange w:id="7440" w:author="gsadi" w:date="2013-11-18T21:56:00Z">
              <w:tcPr>
                <w:tcW w:w="1240" w:type="dxa"/>
                <w:tcBorders>
                  <w:top w:val="nil"/>
                  <w:left w:val="nil"/>
                  <w:bottom w:val="single" w:sz="4" w:space="0" w:color="auto"/>
                  <w:right w:val="single" w:sz="4" w:space="0" w:color="auto"/>
                </w:tcBorders>
                <w:shd w:val="clear" w:color="auto" w:fill="00FF00"/>
                <w:vAlign w:val="center"/>
                <w:hideMark/>
              </w:tcPr>
            </w:tcPrChange>
          </w:tcPr>
          <w:p w:rsidR="00497ADC" w:rsidRPr="00917BAD" w:rsidRDefault="00497ADC" w:rsidP="00F72EA9">
            <w:pPr>
              <w:jc w:val="center"/>
              <w:rPr>
                <w:ins w:id="7441" w:author="gsadi" w:date="2013-11-18T21:52:00Z"/>
                <w:rFonts w:ascii="Arial" w:hAnsi="Arial" w:cs="Arial"/>
                <w:b/>
                <w:color w:val="000000"/>
                <w:sz w:val="18"/>
                <w:szCs w:val="18"/>
              </w:rPr>
            </w:pPr>
            <w:ins w:id="7442" w:author="gsadi" w:date="2013-11-18T21:52:00Z">
              <w:r w:rsidRPr="00917BAD">
                <w:rPr>
                  <w:rFonts w:ascii="Arial" w:hAnsi="Arial" w:cs="Arial"/>
                  <w:b/>
                  <w:color w:val="000000"/>
                  <w:sz w:val="18"/>
                  <w:szCs w:val="18"/>
                </w:rPr>
                <w:t>Char(16)</w:t>
              </w:r>
            </w:ins>
          </w:p>
        </w:tc>
        <w:tc>
          <w:tcPr>
            <w:tcW w:w="2432" w:type="dxa"/>
            <w:tcBorders>
              <w:top w:val="nil"/>
              <w:left w:val="nil"/>
              <w:bottom w:val="single" w:sz="4" w:space="0" w:color="auto"/>
              <w:right w:val="single" w:sz="4" w:space="0" w:color="auto"/>
            </w:tcBorders>
            <w:shd w:val="clear" w:color="auto" w:fill="auto"/>
            <w:noWrap/>
            <w:vAlign w:val="bottom"/>
            <w:hideMark/>
            <w:tcPrChange w:id="7443"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444" w:author="gsadi" w:date="2013-11-18T21:52:00Z"/>
                <w:rFonts w:ascii="Arial" w:hAnsi="Arial" w:cs="Arial"/>
                <w:color w:val="000000"/>
                <w:sz w:val="18"/>
                <w:szCs w:val="18"/>
              </w:rPr>
            </w:pPr>
            <w:ins w:id="7445" w:author="gsadi" w:date="2013-11-18T21:52:00Z">
              <w:r w:rsidRPr="005361CF">
                <w:rPr>
                  <w:rFonts w:ascii="Arial" w:hAnsi="Arial" w:cs="Arial"/>
                  <w:color w:val="000000"/>
                  <w:sz w:val="18"/>
                  <w:szCs w:val="18"/>
                </w:rPr>
                <w:t> </w:t>
              </w:r>
            </w:ins>
          </w:p>
        </w:tc>
      </w:tr>
      <w:tr w:rsidR="00497ADC" w:rsidRPr="0064388F" w:rsidTr="007529E5">
        <w:trPr>
          <w:trHeight w:val="300"/>
          <w:ins w:id="7446" w:author="gsadi" w:date="2013-11-18T21:52:00Z"/>
          <w:trPrChange w:id="7447"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auto" w:fill="auto"/>
            <w:vAlign w:val="center"/>
            <w:hideMark/>
            <w:tcPrChange w:id="7448" w:author="gsadi" w:date="2013-11-18T21:56:00Z">
              <w:tcPr>
                <w:tcW w:w="3000" w:type="dxa"/>
                <w:tcBorders>
                  <w:top w:val="nil"/>
                  <w:left w:val="single" w:sz="4" w:space="0" w:color="auto"/>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449" w:author="gsadi" w:date="2013-11-18T21:52:00Z"/>
                <w:rFonts w:ascii="Arial" w:hAnsi="Arial" w:cs="Arial"/>
                <w:sz w:val="18"/>
                <w:szCs w:val="18"/>
                <w:rPrChange w:id="7450" w:author="gsadi" w:date="2013-11-18T22:11:00Z">
                  <w:rPr>
                    <w:ins w:id="7451" w:author="gsadi" w:date="2013-11-18T21:52:00Z"/>
                    <w:rFonts w:ascii="Arial" w:hAnsi="Arial" w:cs="Arial"/>
                    <w:color w:val="4F81BD"/>
                    <w:sz w:val="18"/>
                    <w:szCs w:val="18"/>
                  </w:rPr>
                </w:rPrChange>
              </w:rPr>
            </w:pPr>
            <w:ins w:id="7452" w:author="gsadi" w:date="2013-11-18T21:52:00Z">
              <w:r w:rsidRPr="002B0E74">
                <w:rPr>
                  <w:rFonts w:ascii="Arial" w:hAnsi="Arial" w:cs="Arial"/>
                  <w:sz w:val="18"/>
                  <w:szCs w:val="18"/>
                  <w:rPrChange w:id="7453" w:author="gsadi" w:date="2013-11-18T22:11:00Z">
                    <w:rPr>
                      <w:rFonts w:ascii="Arial" w:hAnsi="Arial" w:cs="Arial"/>
                      <w:color w:val="4F81BD"/>
                      <w:sz w:val="18"/>
                      <w:szCs w:val="18"/>
                      <w:u w:val="single"/>
                    </w:rPr>
                  </w:rPrChange>
                </w:rPr>
                <w:t>Stock Category</w:t>
              </w:r>
            </w:ins>
          </w:p>
        </w:tc>
        <w:tc>
          <w:tcPr>
            <w:tcW w:w="1608" w:type="dxa"/>
            <w:tcBorders>
              <w:top w:val="nil"/>
              <w:left w:val="nil"/>
              <w:bottom w:val="single" w:sz="4" w:space="0" w:color="auto"/>
              <w:right w:val="single" w:sz="4" w:space="0" w:color="auto"/>
            </w:tcBorders>
            <w:shd w:val="clear" w:color="auto" w:fill="auto"/>
            <w:vAlign w:val="center"/>
            <w:hideMark/>
            <w:tcPrChange w:id="7454" w:author="gsadi" w:date="2013-11-18T21:56:00Z">
              <w:tcPr>
                <w:tcW w:w="1240" w:type="dxa"/>
                <w:tcBorders>
                  <w:top w:val="nil"/>
                  <w:left w:val="nil"/>
                  <w:bottom w:val="single" w:sz="4" w:space="0" w:color="auto"/>
                  <w:right w:val="single" w:sz="4" w:space="0" w:color="auto"/>
                </w:tcBorders>
                <w:shd w:val="clear" w:color="auto" w:fill="auto"/>
                <w:vAlign w:val="center"/>
                <w:hideMark/>
              </w:tcPr>
            </w:tcPrChange>
          </w:tcPr>
          <w:p w:rsidR="00497ADC" w:rsidRPr="009E60E8" w:rsidRDefault="002B0E74" w:rsidP="00F72EA9">
            <w:pPr>
              <w:jc w:val="center"/>
              <w:rPr>
                <w:ins w:id="7455" w:author="gsadi" w:date="2013-11-18T21:52:00Z"/>
                <w:rFonts w:ascii="Arial" w:hAnsi="Arial" w:cs="Arial"/>
                <w:sz w:val="18"/>
                <w:szCs w:val="18"/>
                <w:rPrChange w:id="7456" w:author="gsadi" w:date="2013-11-18T22:11:00Z">
                  <w:rPr>
                    <w:ins w:id="7457" w:author="gsadi" w:date="2013-11-18T21:52:00Z"/>
                    <w:rFonts w:ascii="Arial" w:hAnsi="Arial" w:cs="Arial"/>
                    <w:color w:val="4F81BD"/>
                    <w:sz w:val="18"/>
                    <w:szCs w:val="18"/>
                  </w:rPr>
                </w:rPrChange>
              </w:rPr>
            </w:pPr>
            <w:ins w:id="7458" w:author="gsadi" w:date="2013-11-18T21:52:00Z">
              <w:r w:rsidRPr="002B0E74">
                <w:rPr>
                  <w:rFonts w:ascii="Arial" w:hAnsi="Arial" w:cs="Arial"/>
                  <w:sz w:val="18"/>
                  <w:szCs w:val="18"/>
                  <w:rPrChange w:id="7459" w:author="gsadi" w:date="2013-11-18T22:11:00Z">
                    <w:rPr>
                      <w:rFonts w:ascii="Arial" w:hAnsi="Arial" w:cs="Arial"/>
                      <w:color w:val="4F81BD"/>
                      <w:sz w:val="18"/>
                      <w:szCs w:val="18"/>
                      <w:u w:val="single"/>
                    </w:rPr>
                  </w:rPrChange>
                </w:rPr>
                <w:t>Char(16)</w:t>
              </w:r>
            </w:ins>
          </w:p>
        </w:tc>
        <w:tc>
          <w:tcPr>
            <w:tcW w:w="2432" w:type="dxa"/>
            <w:tcBorders>
              <w:top w:val="nil"/>
              <w:left w:val="nil"/>
              <w:bottom w:val="single" w:sz="4" w:space="0" w:color="auto"/>
              <w:right w:val="single" w:sz="4" w:space="0" w:color="auto"/>
            </w:tcBorders>
            <w:shd w:val="clear" w:color="auto" w:fill="auto"/>
            <w:noWrap/>
            <w:vAlign w:val="bottom"/>
            <w:hideMark/>
            <w:tcPrChange w:id="7460"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461" w:author="gsadi" w:date="2013-11-18T21:52:00Z"/>
                <w:rFonts w:ascii="Arial" w:hAnsi="Arial" w:cs="Arial"/>
                <w:color w:val="000000"/>
                <w:sz w:val="18"/>
                <w:szCs w:val="18"/>
              </w:rPr>
            </w:pPr>
            <w:ins w:id="7462" w:author="gsadi" w:date="2013-11-18T21:52:00Z">
              <w:r w:rsidRPr="005361CF">
                <w:rPr>
                  <w:rFonts w:ascii="Arial" w:hAnsi="Arial" w:cs="Arial"/>
                  <w:color w:val="000000"/>
                  <w:sz w:val="18"/>
                  <w:szCs w:val="18"/>
                </w:rPr>
                <w:t> </w:t>
              </w:r>
            </w:ins>
          </w:p>
        </w:tc>
      </w:tr>
      <w:tr w:rsidR="00497ADC" w:rsidRPr="0064388F" w:rsidTr="007529E5">
        <w:trPr>
          <w:trHeight w:val="300"/>
          <w:ins w:id="7463" w:author="gsadi" w:date="2013-11-18T21:52:00Z"/>
          <w:trPrChange w:id="7464" w:author="gsadi" w:date="2013-11-18T21:56:00Z">
            <w:trPr>
              <w:trHeight w:val="300"/>
            </w:trPr>
          </w:trPrChange>
        </w:trPr>
        <w:tc>
          <w:tcPr>
            <w:tcW w:w="3000" w:type="dxa"/>
            <w:tcBorders>
              <w:top w:val="nil"/>
              <w:left w:val="single" w:sz="4" w:space="0" w:color="auto"/>
              <w:bottom w:val="single" w:sz="4" w:space="0" w:color="auto"/>
              <w:right w:val="single" w:sz="4" w:space="0" w:color="auto"/>
            </w:tcBorders>
            <w:shd w:val="clear" w:color="000000" w:fill="00FF00"/>
            <w:vAlign w:val="center"/>
            <w:hideMark/>
            <w:tcPrChange w:id="7465" w:author="gsadi" w:date="2013-11-18T21:56:00Z">
              <w:tcPr>
                <w:tcW w:w="3000" w:type="dxa"/>
                <w:tcBorders>
                  <w:top w:val="nil"/>
                  <w:left w:val="single" w:sz="4" w:space="0" w:color="auto"/>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7466" w:author="gsadi" w:date="2013-11-18T21:52:00Z"/>
                <w:rFonts w:ascii="Arial" w:hAnsi="Arial" w:cs="Arial"/>
                <w:b/>
                <w:bCs/>
                <w:color w:val="000000"/>
                <w:sz w:val="18"/>
                <w:szCs w:val="18"/>
              </w:rPr>
            </w:pPr>
            <w:ins w:id="7467" w:author="gsadi" w:date="2013-11-18T21:52:00Z">
              <w:r w:rsidRPr="005361CF">
                <w:rPr>
                  <w:rFonts w:ascii="Arial" w:hAnsi="Arial" w:cs="Arial"/>
                  <w:b/>
                  <w:bCs/>
                  <w:color w:val="000000"/>
                  <w:sz w:val="18"/>
                  <w:szCs w:val="18"/>
                </w:rPr>
                <w:t>Filler</w:t>
              </w:r>
            </w:ins>
          </w:p>
        </w:tc>
        <w:tc>
          <w:tcPr>
            <w:tcW w:w="1608" w:type="dxa"/>
            <w:tcBorders>
              <w:top w:val="nil"/>
              <w:left w:val="nil"/>
              <w:bottom w:val="single" w:sz="4" w:space="0" w:color="auto"/>
              <w:right w:val="single" w:sz="4" w:space="0" w:color="auto"/>
            </w:tcBorders>
            <w:shd w:val="clear" w:color="000000" w:fill="00FF00"/>
            <w:vAlign w:val="center"/>
            <w:hideMark/>
            <w:tcPrChange w:id="7468" w:author="gsadi" w:date="2013-11-18T21:56:00Z">
              <w:tcPr>
                <w:tcW w:w="1240" w:type="dxa"/>
                <w:tcBorders>
                  <w:top w:val="nil"/>
                  <w:left w:val="nil"/>
                  <w:bottom w:val="single" w:sz="4" w:space="0" w:color="auto"/>
                  <w:right w:val="single" w:sz="4" w:space="0" w:color="auto"/>
                </w:tcBorders>
                <w:shd w:val="clear" w:color="000000" w:fill="00FF00"/>
                <w:vAlign w:val="center"/>
                <w:hideMark/>
              </w:tcPr>
            </w:tcPrChange>
          </w:tcPr>
          <w:p w:rsidR="00497ADC" w:rsidRPr="005361CF" w:rsidRDefault="00497ADC" w:rsidP="00F72EA9">
            <w:pPr>
              <w:jc w:val="center"/>
              <w:rPr>
                <w:ins w:id="7469" w:author="gsadi" w:date="2013-11-18T21:52:00Z"/>
                <w:rFonts w:ascii="Arial" w:hAnsi="Arial" w:cs="Arial"/>
                <w:b/>
                <w:bCs/>
                <w:color w:val="000000"/>
                <w:sz w:val="18"/>
                <w:szCs w:val="18"/>
              </w:rPr>
            </w:pPr>
            <w:ins w:id="7470" w:author="gsadi" w:date="2013-11-18T21:52:00Z">
              <w:r w:rsidRPr="005361CF">
                <w:rPr>
                  <w:rFonts w:ascii="Arial" w:hAnsi="Arial" w:cs="Arial"/>
                  <w:b/>
                  <w:bCs/>
                  <w:color w:val="000000"/>
                  <w:sz w:val="18"/>
                  <w:szCs w:val="18"/>
                </w:rPr>
                <w:t>Char(51)</w:t>
              </w:r>
            </w:ins>
          </w:p>
        </w:tc>
        <w:tc>
          <w:tcPr>
            <w:tcW w:w="2432" w:type="dxa"/>
            <w:tcBorders>
              <w:top w:val="nil"/>
              <w:left w:val="nil"/>
              <w:bottom w:val="single" w:sz="4" w:space="0" w:color="auto"/>
              <w:right w:val="single" w:sz="4" w:space="0" w:color="auto"/>
            </w:tcBorders>
            <w:shd w:val="clear" w:color="auto" w:fill="auto"/>
            <w:noWrap/>
            <w:vAlign w:val="bottom"/>
            <w:hideMark/>
            <w:tcPrChange w:id="7471" w:author="gsadi" w:date="2013-11-18T21:56:00Z">
              <w:tcPr>
                <w:tcW w:w="2800" w:type="dxa"/>
                <w:tcBorders>
                  <w:top w:val="nil"/>
                  <w:left w:val="nil"/>
                  <w:bottom w:val="single" w:sz="4" w:space="0" w:color="auto"/>
                  <w:right w:val="single" w:sz="4" w:space="0" w:color="auto"/>
                </w:tcBorders>
                <w:shd w:val="clear" w:color="auto" w:fill="auto"/>
                <w:noWrap/>
                <w:vAlign w:val="bottom"/>
                <w:hideMark/>
              </w:tcPr>
            </w:tcPrChange>
          </w:tcPr>
          <w:p w:rsidR="00497ADC" w:rsidRPr="005361CF" w:rsidRDefault="00497ADC" w:rsidP="00F72EA9">
            <w:pPr>
              <w:jc w:val="center"/>
              <w:rPr>
                <w:ins w:id="7472" w:author="gsadi" w:date="2013-11-18T21:52:00Z"/>
                <w:rFonts w:ascii="Arial" w:hAnsi="Arial" w:cs="Arial"/>
                <w:color w:val="000000"/>
                <w:sz w:val="18"/>
                <w:szCs w:val="18"/>
              </w:rPr>
            </w:pPr>
            <w:ins w:id="7473" w:author="gsadi" w:date="2013-11-18T21:52:00Z">
              <w:r w:rsidRPr="005361CF">
                <w:rPr>
                  <w:rFonts w:ascii="Arial" w:hAnsi="Arial" w:cs="Arial"/>
                  <w:color w:val="000000"/>
                  <w:sz w:val="18"/>
                  <w:szCs w:val="18"/>
                </w:rPr>
                <w:t> </w:t>
              </w:r>
            </w:ins>
          </w:p>
        </w:tc>
      </w:tr>
    </w:tbl>
    <w:p w:rsidR="00497ADC" w:rsidRDefault="00497ADC" w:rsidP="00497ADC">
      <w:pPr>
        <w:ind w:left="1080"/>
        <w:rPr>
          <w:ins w:id="7474" w:author="gsadi" w:date="2013-11-18T21:52:00Z"/>
          <w:rFonts w:ascii="Arial" w:hAnsi="Arial" w:cs="Arial"/>
          <w:color w:val="000000"/>
          <w:sz w:val="18"/>
          <w:szCs w:val="18"/>
        </w:rPr>
      </w:pPr>
    </w:p>
    <w:p w:rsidR="00497ADC" w:rsidRPr="00497ADC" w:rsidRDefault="002B0E74" w:rsidP="00497ADC">
      <w:pPr>
        <w:numPr>
          <w:ilvl w:val="0"/>
          <w:numId w:val="42"/>
        </w:numPr>
        <w:rPr>
          <w:ins w:id="7475" w:author="gsadi" w:date="2013-11-18T21:52:00Z"/>
          <w:rFonts w:ascii="Arial" w:hAnsi="Arial" w:cs="Arial"/>
          <w:color w:val="000000"/>
          <w:sz w:val="22"/>
          <w:szCs w:val="18"/>
          <w:rPrChange w:id="7476" w:author="gsadi" w:date="2013-11-18T21:52:00Z">
            <w:rPr>
              <w:ins w:id="7477" w:author="gsadi" w:date="2013-11-18T21:52:00Z"/>
              <w:rFonts w:ascii="Arial" w:hAnsi="Arial" w:cs="Arial"/>
              <w:color w:val="000000"/>
              <w:sz w:val="18"/>
              <w:szCs w:val="18"/>
            </w:rPr>
          </w:rPrChange>
        </w:rPr>
      </w:pPr>
      <w:ins w:id="7478" w:author="gsadi" w:date="2013-11-18T21:52:00Z">
        <w:r w:rsidRPr="002B0E74">
          <w:rPr>
            <w:rFonts w:ascii="Arial" w:hAnsi="Arial" w:cs="Arial"/>
            <w:color w:val="000000"/>
            <w:sz w:val="22"/>
            <w:szCs w:val="18"/>
            <w:rPrChange w:id="7479" w:author="gsadi" w:date="2013-11-18T21:52:00Z">
              <w:rPr>
                <w:rFonts w:ascii="Arial" w:hAnsi="Arial" w:cs="Arial"/>
                <w:color w:val="000000"/>
                <w:sz w:val="18"/>
                <w:szCs w:val="18"/>
                <w:u w:val="single"/>
              </w:rPr>
            </w:rPrChange>
          </w:rPr>
          <w:t>Header data would be in the following format:</w:t>
        </w:r>
      </w:ins>
    </w:p>
    <w:p w:rsidR="00497ADC" w:rsidRPr="00497ADC" w:rsidRDefault="002B0E74" w:rsidP="00497ADC">
      <w:pPr>
        <w:ind w:left="720"/>
        <w:rPr>
          <w:ins w:id="7480" w:author="gsadi" w:date="2013-11-18T21:52:00Z"/>
          <w:rFonts w:ascii="Arial" w:hAnsi="Arial" w:cs="Arial"/>
          <w:color w:val="000000"/>
          <w:sz w:val="22"/>
          <w:szCs w:val="18"/>
          <w:u w:val="single"/>
          <w:rPrChange w:id="7481" w:author="gsadi" w:date="2013-11-18T21:52:00Z">
            <w:rPr>
              <w:ins w:id="7482" w:author="gsadi" w:date="2013-11-18T21:52:00Z"/>
              <w:rFonts w:ascii="Arial" w:hAnsi="Arial" w:cs="Arial"/>
              <w:color w:val="000000"/>
              <w:sz w:val="18"/>
              <w:szCs w:val="18"/>
              <w:u w:val="single"/>
            </w:rPr>
          </w:rPrChange>
        </w:rPr>
      </w:pPr>
      <w:ins w:id="7483" w:author="gsadi" w:date="2013-11-18T21:52:00Z">
        <w:r w:rsidRPr="002B0E74">
          <w:rPr>
            <w:rFonts w:ascii="Arial" w:hAnsi="Arial" w:cs="Arial"/>
            <w:color w:val="000000"/>
            <w:sz w:val="22"/>
            <w:szCs w:val="18"/>
            <w:rPrChange w:id="7484" w:author="gsadi" w:date="2013-11-18T21:52:00Z">
              <w:rPr>
                <w:rFonts w:ascii="Arial" w:hAnsi="Arial" w:cs="Arial"/>
                <w:color w:val="000000"/>
                <w:sz w:val="18"/>
                <w:szCs w:val="18"/>
                <w:u w:val="single"/>
              </w:rPr>
            </w:rPrChange>
          </w:rPr>
          <w:t xml:space="preserve">                 </w:t>
        </w:r>
        <w:r w:rsidRPr="002B0E74">
          <w:rPr>
            <w:rFonts w:ascii="Arial" w:hAnsi="Arial" w:cs="Arial"/>
            <w:color w:val="000000"/>
            <w:sz w:val="22"/>
            <w:szCs w:val="18"/>
            <w:u w:val="single"/>
            <w:rPrChange w:id="7485" w:author="gsadi" w:date="2013-11-18T21:52:00Z">
              <w:rPr>
                <w:rFonts w:ascii="Arial" w:hAnsi="Arial" w:cs="Arial"/>
                <w:color w:val="000000"/>
                <w:sz w:val="18"/>
                <w:szCs w:val="18"/>
                <w:u w:val="single"/>
              </w:rPr>
            </w:rPrChange>
          </w:rPr>
          <w:t xml:space="preserve">Layout: </w:t>
        </w:r>
      </w:ins>
    </w:p>
    <w:p w:rsidR="00497ADC" w:rsidRPr="00497ADC" w:rsidRDefault="00497ADC" w:rsidP="00497ADC">
      <w:pPr>
        <w:ind w:left="1080"/>
        <w:rPr>
          <w:ins w:id="7486" w:author="gsadi" w:date="2013-11-18T21:52:00Z"/>
          <w:rFonts w:ascii="Arial" w:hAnsi="Arial" w:cs="Arial"/>
          <w:color w:val="000000"/>
          <w:sz w:val="22"/>
          <w:szCs w:val="18"/>
          <w:rPrChange w:id="7487" w:author="gsadi" w:date="2013-11-18T21:52:00Z">
            <w:rPr>
              <w:ins w:id="7488" w:author="gsadi" w:date="2013-11-18T21:52:00Z"/>
              <w:rFonts w:ascii="Arial" w:hAnsi="Arial" w:cs="Arial"/>
              <w:color w:val="000000"/>
              <w:sz w:val="18"/>
              <w:szCs w:val="18"/>
            </w:rPr>
          </w:rPrChange>
        </w:rPr>
      </w:pPr>
    </w:p>
    <w:p w:rsidR="00497ADC" w:rsidRPr="00497ADC" w:rsidRDefault="002B0E74" w:rsidP="00497ADC">
      <w:pPr>
        <w:ind w:left="720"/>
        <w:rPr>
          <w:ins w:id="7489" w:author="gsadi" w:date="2013-11-18T21:52:00Z"/>
          <w:rFonts w:ascii="Arial" w:hAnsi="Arial" w:cs="Arial"/>
          <w:color w:val="000000"/>
          <w:sz w:val="22"/>
          <w:szCs w:val="18"/>
          <w:rPrChange w:id="7490" w:author="gsadi" w:date="2013-11-18T21:52:00Z">
            <w:rPr>
              <w:ins w:id="7491" w:author="gsadi" w:date="2013-11-18T21:52:00Z"/>
              <w:rFonts w:ascii="Arial" w:hAnsi="Arial" w:cs="Arial"/>
              <w:color w:val="000000"/>
              <w:sz w:val="18"/>
              <w:szCs w:val="18"/>
            </w:rPr>
          </w:rPrChange>
        </w:rPr>
      </w:pPr>
      <w:ins w:id="7492" w:author="gsadi" w:date="2013-11-18T21:52:00Z">
        <w:r w:rsidRPr="002B0E74">
          <w:rPr>
            <w:rFonts w:ascii="Arial" w:hAnsi="Arial" w:cs="Arial"/>
            <w:color w:val="000000"/>
            <w:sz w:val="22"/>
            <w:szCs w:val="18"/>
            <w:rPrChange w:id="7493" w:author="gsadi" w:date="2013-11-18T21:52:00Z">
              <w:rPr>
                <w:rFonts w:ascii="Arial" w:hAnsi="Arial" w:cs="Arial"/>
                <w:color w:val="000000"/>
                <w:sz w:val="18"/>
                <w:szCs w:val="18"/>
                <w:u w:val="single"/>
              </w:rPr>
            </w:rPrChange>
          </w:rPr>
          <w:tab/>
        </w:r>
        <w:r w:rsidRPr="002B0E74">
          <w:rPr>
            <w:rFonts w:ascii="Arial" w:hAnsi="Arial" w:cs="Arial"/>
            <w:color w:val="000000"/>
            <w:sz w:val="22"/>
            <w:szCs w:val="18"/>
            <w:rPrChange w:id="7494" w:author="gsadi" w:date="2013-11-18T21:52:00Z">
              <w:rPr>
                <w:rFonts w:ascii="Arial" w:hAnsi="Arial" w:cs="Arial"/>
                <w:color w:val="000000"/>
                <w:sz w:val="18"/>
                <w:szCs w:val="18"/>
                <w:u w:val="single"/>
              </w:rPr>
            </w:rPrChange>
          </w:rPr>
          <w:tab/>
          <w:t>Char(1) =&gt; Record Type ("0")</w:t>
        </w:r>
      </w:ins>
    </w:p>
    <w:p w:rsidR="00497ADC" w:rsidRPr="00497ADC" w:rsidRDefault="002B0E74" w:rsidP="00497ADC">
      <w:pPr>
        <w:ind w:left="720"/>
        <w:rPr>
          <w:ins w:id="7495" w:author="gsadi" w:date="2013-11-18T21:52:00Z"/>
          <w:rFonts w:ascii="Arial" w:hAnsi="Arial" w:cs="Arial"/>
          <w:color w:val="000000"/>
          <w:sz w:val="22"/>
          <w:szCs w:val="18"/>
          <w:rPrChange w:id="7496" w:author="gsadi" w:date="2013-11-18T21:52:00Z">
            <w:rPr>
              <w:ins w:id="7497" w:author="gsadi" w:date="2013-11-18T21:52:00Z"/>
              <w:rFonts w:ascii="Arial" w:hAnsi="Arial" w:cs="Arial"/>
              <w:color w:val="000000"/>
              <w:sz w:val="18"/>
              <w:szCs w:val="18"/>
            </w:rPr>
          </w:rPrChange>
        </w:rPr>
      </w:pPr>
      <w:ins w:id="7498" w:author="gsadi" w:date="2013-11-18T21:52:00Z">
        <w:r w:rsidRPr="002B0E74">
          <w:rPr>
            <w:rFonts w:ascii="Arial" w:hAnsi="Arial" w:cs="Arial"/>
            <w:color w:val="000000"/>
            <w:sz w:val="22"/>
            <w:szCs w:val="18"/>
            <w:rPrChange w:id="7499" w:author="gsadi" w:date="2013-11-18T21:52:00Z">
              <w:rPr>
                <w:rFonts w:ascii="Arial" w:hAnsi="Arial" w:cs="Arial"/>
                <w:color w:val="000000"/>
                <w:sz w:val="18"/>
                <w:szCs w:val="18"/>
                <w:u w:val="single"/>
              </w:rPr>
            </w:rPrChange>
          </w:rPr>
          <w:tab/>
        </w:r>
        <w:r w:rsidRPr="002B0E74">
          <w:rPr>
            <w:rFonts w:ascii="Arial" w:hAnsi="Arial" w:cs="Arial"/>
            <w:color w:val="000000"/>
            <w:sz w:val="22"/>
            <w:szCs w:val="18"/>
            <w:rPrChange w:id="7500" w:author="gsadi" w:date="2013-11-18T21:52:00Z">
              <w:rPr>
                <w:rFonts w:ascii="Arial" w:hAnsi="Arial" w:cs="Arial"/>
                <w:color w:val="000000"/>
                <w:sz w:val="18"/>
                <w:szCs w:val="18"/>
                <w:u w:val="single"/>
              </w:rPr>
            </w:rPrChange>
          </w:rPr>
          <w:tab/>
          <w:t>Char(8) =&gt; DOM program number</w:t>
        </w:r>
      </w:ins>
    </w:p>
    <w:p w:rsidR="00497ADC" w:rsidRPr="00497ADC" w:rsidRDefault="002B0E74" w:rsidP="00497ADC">
      <w:pPr>
        <w:ind w:left="720"/>
        <w:rPr>
          <w:ins w:id="7501" w:author="gsadi" w:date="2013-11-18T21:52:00Z"/>
          <w:rFonts w:ascii="Arial" w:hAnsi="Arial" w:cs="Arial"/>
          <w:color w:val="000000"/>
          <w:sz w:val="22"/>
          <w:szCs w:val="18"/>
          <w:rPrChange w:id="7502" w:author="gsadi" w:date="2013-11-18T21:52:00Z">
            <w:rPr>
              <w:ins w:id="7503" w:author="gsadi" w:date="2013-11-18T21:52:00Z"/>
              <w:rFonts w:ascii="Arial" w:hAnsi="Arial" w:cs="Arial"/>
              <w:color w:val="000000"/>
              <w:sz w:val="18"/>
              <w:szCs w:val="18"/>
            </w:rPr>
          </w:rPrChange>
        </w:rPr>
      </w:pPr>
      <w:ins w:id="7504" w:author="gsadi" w:date="2013-11-18T21:52:00Z">
        <w:r w:rsidRPr="002B0E74">
          <w:rPr>
            <w:rFonts w:ascii="Arial" w:hAnsi="Arial" w:cs="Arial"/>
            <w:color w:val="000000"/>
            <w:sz w:val="22"/>
            <w:szCs w:val="18"/>
            <w:rPrChange w:id="7505" w:author="gsadi" w:date="2013-11-18T21:52:00Z">
              <w:rPr>
                <w:rFonts w:ascii="Arial" w:hAnsi="Arial" w:cs="Arial"/>
                <w:color w:val="000000"/>
                <w:sz w:val="18"/>
                <w:szCs w:val="18"/>
                <w:u w:val="single"/>
              </w:rPr>
            </w:rPrChange>
          </w:rPr>
          <w:tab/>
        </w:r>
        <w:r w:rsidRPr="002B0E74">
          <w:rPr>
            <w:rFonts w:ascii="Arial" w:hAnsi="Arial" w:cs="Arial"/>
            <w:color w:val="000000"/>
            <w:sz w:val="22"/>
            <w:szCs w:val="18"/>
            <w:rPrChange w:id="7506" w:author="gsadi" w:date="2013-11-18T21:52:00Z">
              <w:rPr>
                <w:rFonts w:ascii="Arial" w:hAnsi="Arial" w:cs="Arial"/>
                <w:color w:val="000000"/>
                <w:sz w:val="18"/>
                <w:szCs w:val="18"/>
                <w:u w:val="single"/>
              </w:rPr>
            </w:rPrChange>
          </w:rPr>
          <w:tab/>
          <w:t>Char(8) =&gt; Date</w:t>
        </w:r>
      </w:ins>
    </w:p>
    <w:p w:rsidR="00497ADC" w:rsidRPr="00497ADC" w:rsidRDefault="002B0E74" w:rsidP="00497ADC">
      <w:pPr>
        <w:ind w:left="720"/>
        <w:rPr>
          <w:ins w:id="7507" w:author="gsadi" w:date="2013-11-18T21:52:00Z"/>
          <w:rFonts w:ascii="Arial" w:hAnsi="Arial" w:cs="Arial"/>
          <w:color w:val="000000"/>
          <w:sz w:val="22"/>
          <w:szCs w:val="18"/>
          <w:rPrChange w:id="7508" w:author="gsadi" w:date="2013-11-18T21:52:00Z">
            <w:rPr>
              <w:ins w:id="7509" w:author="gsadi" w:date="2013-11-18T21:52:00Z"/>
              <w:rFonts w:ascii="Arial" w:hAnsi="Arial" w:cs="Arial"/>
              <w:color w:val="000000"/>
              <w:sz w:val="18"/>
              <w:szCs w:val="18"/>
            </w:rPr>
          </w:rPrChange>
        </w:rPr>
      </w:pPr>
      <w:ins w:id="7510" w:author="gsadi" w:date="2013-11-18T21:52:00Z">
        <w:r w:rsidRPr="002B0E74">
          <w:rPr>
            <w:rFonts w:ascii="Arial" w:hAnsi="Arial" w:cs="Arial"/>
            <w:color w:val="000000"/>
            <w:sz w:val="22"/>
            <w:szCs w:val="18"/>
            <w:rPrChange w:id="7511" w:author="gsadi" w:date="2013-11-18T21:52:00Z">
              <w:rPr>
                <w:rFonts w:ascii="Arial" w:hAnsi="Arial" w:cs="Arial"/>
                <w:color w:val="000000"/>
                <w:sz w:val="18"/>
                <w:szCs w:val="18"/>
                <w:u w:val="single"/>
              </w:rPr>
            </w:rPrChange>
          </w:rPr>
          <w:tab/>
        </w:r>
        <w:r w:rsidRPr="002B0E74">
          <w:rPr>
            <w:rFonts w:ascii="Arial" w:hAnsi="Arial" w:cs="Arial"/>
            <w:color w:val="000000"/>
            <w:sz w:val="22"/>
            <w:szCs w:val="18"/>
            <w:rPrChange w:id="7512" w:author="gsadi" w:date="2013-11-18T21:52:00Z">
              <w:rPr>
                <w:rFonts w:ascii="Arial" w:hAnsi="Arial" w:cs="Arial"/>
                <w:color w:val="000000"/>
                <w:sz w:val="18"/>
                <w:szCs w:val="18"/>
                <w:u w:val="single"/>
              </w:rPr>
            </w:rPrChange>
          </w:rPr>
          <w:tab/>
          <w:t>Char(6) =&gt; Time</w:t>
        </w:r>
      </w:ins>
    </w:p>
    <w:p w:rsidR="00497ADC" w:rsidRPr="00497ADC" w:rsidRDefault="00497ADC" w:rsidP="00497ADC">
      <w:pPr>
        <w:ind w:left="1080"/>
        <w:rPr>
          <w:ins w:id="7513" w:author="gsadi" w:date="2013-11-18T21:52:00Z"/>
          <w:rFonts w:ascii="Arial" w:hAnsi="Arial" w:cs="Arial"/>
          <w:color w:val="000000"/>
          <w:sz w:val="22"/>
          <w:szCs w:val="18"/>
          <w:rPrChange w:id="7514" w:author="gsadi" w:date="2013-11-18T21:52:00Z">
            <w:rPr>
              <w:ins w:id="7515" w:author="gsadi" w:date="2013-11-18T21:52:00Z"/>
              <w:rFonts w:ascii="Arial" w:hAnsi="Arial" w:cs="Arial"/>
              <w:color w:val="000000"/>
              <w:sz w:val="18"/>
              <w:szCs w:val="18"/>
            </w:rPr>
          </w:rPrChange>
        </w:rPr>
      </w:pPr>
    </w:p>
    <w:p w:rsidR="00497ADC" w:rsidRPr="00497ADC" w:rsidRDefault="002B0E74" w:rsidP="00497ADC">
      <w:pPr>
        <w:rPr>
          <w:ins w:id="7516" w:author="gsadi" w:date="2013-11-18T21:52:00Z"/>
          <w:rFonts w:ascii="Arial" w:hAnsi="Arial" w:cs="Arial"/>
          <w:color w:val="000000"/>
          <w:sz w:val="22"/>
          <w:szCs w:val="18"/>
          <w:rPrChange w:id="7517" w:author="gsadi" w:date="2013-11-18T21:52:00Z">
            <w:rPr>
              <w:ins w:id="7518" w:author="gsadi" w:date="2013-11-18T21:52:00Z"/>
              <w:rFonts w:ascii="Arial" w:hAnsi="Arial" w:cs="Arial"/>
              <w:color w:val="000000"/>
              <w:sz w:val="18"/>
              <w:szCs w:val="18"/>
            </w:rPr>
          </w:rPrChange>
        </w:rPr>
      </w:pPr>
      <w:ins w:id="7519" w:author="gsadi" w:date="2013-11-18T21:52:00Z">
        <w:r w:rsidRPr="002B0E74">
          <w:rPr>
            <w:rFonts w:ascii="Arial" w:hAnsi="Arial" w:cs="Arial"/>
            <w:color w:val="000000"/>
            <w:sz w:val="22"/>
            <w:szCs w:val="18"/>
            <w:rPrChange w:id="7520" w:author="gsadi" w:date="2013-11-18T21:52:00Z">
              <w:rPr>
                <w:rFonts w:ascii="Arial" w:hAnsi="Arial" w:cs="Arial"/>
                <w:color w:val="000000"/>
                <w:sz w:val="18"/>
                <w:szCs w:val="18"/>
                <w:u w:val="single"/>
              </w:rPr>
            </w:rPrChange>
          </w:rPr>
          <w:tab/>
          <w:t xml:space="preserve">                 </w:t>
        </w:r>
        <w:r w:rsidRPr="002B0E74">
          <w:rPr>
            <w:rFonts w:ascii="Arial" w:hAnsi="Arial" w:cs="Arial"/>
            <w:color w:val="000000"/>
            <w:sz w:val="22"/>
            <w:szCs w:val="18"/>
            <w:u w:val="single"/>
            <w:rPrChange w:id="7521" w:author="gsadi" w:date="2013-11-18T21:52:00Z">
              <w:rPr>
                <w:rFonts w:ascii="Arial" w:hAnsi="Arial" w:cs="Arial"/>
                <w:color w:val="000000"/>
                <w:sz w:val="18"/>
                <w:szCs w:val="18"/>
                <w:u w:val="single"/>
              </w:rPr>
            </w:rPrChange>
          </w:rPr>
          <w:t>Example:</w:t>
        </w:r>
        <w:r w:rsidRPr="002B0E74">
          <w:rPr>
            <w:rFonts w:ascii="Arial" w:hAnsi="Arial" w:cs="Arial"/>
            <w:color w:val="000000"/>
            <w:sz w:val="22"/>
            <w:szCs w:val="18"/>
            <w:rPrChange w:id="7522" w:author="gsadi" w:date="2013-11-18T21:52:00Z">
              <w:rPr>
                <w:rFonts w:ascii="Arial" w:hAnsi="Arial" w:cs="Arial"/>
                <w:color w:val="000000"/>
                <w:sz w:val="18"/>
                <w:szCs w:val="18"/>
                <w:u w:val="single"/>
              </w:rPr>
            </w:rPrChange>
          </w:rPr>
          <w:t xml:space="preserve"> 0YSDO202220130306032540</w:t>
        </w:r>
      </w:ins>
    </w:p>
    <w:p w:rsidR="00497ADC" w:rsidRPr="00497ADC" w:rsidRDefault="00497ADC" w:rsidP="00497ADC">
      <w:pPr>
        <w:ind w:left="1080"/>
        <w:rPr>
          <w:ins w:id="7523" w:author="gsadi" w:date="2013-11-18T21:52:00Z"/>
          <w:rFonts w:ascii="Arial" w:hAnsi="Arial" w:cs="Arial"/>
          <w:color w:val="000000"/>
          <w:sz w:val="22"/>
          <w:szCs w:val="18"/>
          <w:rPrChange w:id="7524" w:author="gsadi" w:date="2013-11-18T21:52:00Z">
            <w:rPr>
              <w:ins w:id="7525" w:author="gsadi" w:date="2013-11-18T21:52:00Z"/>
              <w:rFonts w:ascii="Arial" w:hAnsi="Arial" w:cs="Arial"/>
              <w:color w:val="000000"/>
              <w:sz w:val="18"/>
              <w:szCs w:val="18"/>
            </w:rPr>
          </w:rPrChange>
        </w:rPr>
      </w:pPr>
    </w:p>
    <w:p w:rsidR="00497ADC" w:rsidRPr="00497ADC" w:rsidRDefault="002B0E74" w:rsidP="00497ADC">
      <w:pPr>
        <w:numPr>
          <w:ilvl w:val="0"/>
          <w:numId w:val="42"/>
        </w:numPr>
        <w:rPr>
          <w:ins w:id="7526" w:author="gsadi" w:date="2013-11-18T21:52:00Z"/>
          <w:rFonts w:ascii="Arial" w:hAnsi="Arial" w:cs="Arial"/>
          <w:color w:val="000000"/>
          <w:sz w:val="22"/>
          <w:szCs w:val="18"/>
          <w:rPrChange w:id="7527" w:author="gsadi" w:date="2013-11-18T21:52:00Z">
            <w:rPr>
              <w:ins w:id="7528" w:author="gsadi" w:date="2013-11-18T21:52:00Z"/>
              <w:rFonts w:ascii="Arial" w:hAnsi="Arial" w:cs="Arial"/>
              <w:color w:val="000000"/>
              <w:sz w:val="18"/>
              <w:szCs w:val="18"/>
            </w:rPr>
          </w:rPrChange>
        </w:rPr>
      </w:pPr>
      <w:ins w:id="7529" w:author="gsadi" w:date="2013-11-18T21:52:00Z">
        <w:r w:rsidRPr="002B0E74">
          <w:rPr>
            <w:rFonts w:ascii="Arial" w:hAnsi="Arial" w:cs="Arial"/>
            <w:color w:val="000000"/>
            <w:sz w:val="22"/>
            <w:szCs w:val="18"/>
            <w:rPrChange w:id="7530" w:author="gsadi" w:date="2013-11-18T21:52:00Z">
              <w:rPr>
                <w:rFonts w:ascii="Arial" w:hAnsi="Arial" w:cs="Arial"/>
                <w:color w:val="000000"/>
                <w:sz w:val="18"/>
                <w:szCs w:val="18"/>
                <w:u w:val="single"/>
              </w:rPr>
            </w:rPrChange>
          </w:rPr>
          <w:t>Control (trailer) record data would be in the following format:</w:t>
        </w:r>
      </w:ins>
    </w:p>
    <w:p w:rsidR="00497ADC" w:rsidRPr="00497ADC" w:rsidRDefault="00497ADC" w:rsidP="00497ADC">
      <w:pPr>
        <w:ind w:left="720"/>
        <w:rPr>
          <w:ins w:id="7531" w:author="gsadi" w:date="2013-11-18T21:52:00Z"/>
          <w:rFonts w:ascii="Arial" w:hAnsi="Arial" w:cs="Arial"/>
          <w:color w:val="000000"/>
          <w:sz w:val="22"/>
          <w:szCs w:val="18"/>
          <w:rPrChange w:id="7532" w:author="gsadi" w:date="2013-11-18T21:52:00Z">
            <w:rPr>
              <w:ins w:id="7533" w:author="gsadi" w:date="2013-11-18T21:52:00Z"/>
              <w:rFonts w:ascii="Arial" w:hAnsi="Arial" w:cs="Arial"/>
              <w:color w:val="000000"/>
              <w:sz w:val="18"/>
              <w:szCs w:val="18"/>
            </w:rPr>
          </w:rPrChange>
        </w:rPr>
      </w:pPr>
    </w:p>
    <w:p w:rsidR="00497ADC" w:rsidRPr="00497ADC" w:rsidRDefault="002B0E74" w:rsidP="00497ADC">
      <w:pPr>
        <w:ind w:left="720"/>
        <w:rPr>
          <w:ins w:id="7534" w:author="gsadi" w:date="2013-11-18T21:52:00Z"/>
          <w:rFonts w:ascii="Arial" w:hAnsi="Arial" w:cs="Arial"/>
          <w:color w:val="000000"/>
          <w:sz w:val="22"/>
          <w:szCs w:val="18"/>
          <w:u w:val="single"/>
          <w:rPrChange w:id="7535" w:author="gsadi" w:date="2013-11-18T21:52:00Z">
            <w:rPr>
              <w:ins w:id="7536" w:author="gsadi" w:date="2013-11-18T21:52:00Z"/>
              <w:rFonts w:ascii="Arial" w:hAnsi="Arial" w:cs="Arial"/>
              <w:color w:val="000000"/>
              <w:sz w:val="18"/>
              <w:szCs w:val="18"/>
              <w:u w:val="single"/>
            </w:rPr>
          </w:rPrChange>
        </w:rPr>
      </w:pPr>
      <w:ins w:id="7537" w:author="gsadi" w:date="2013-11-18T21:52:00Z">
        <w:r w:rsidRPr="002B0E74">
          <w:rPr>
            <w:rFonts w:ascii="Arial" w:hAnsi="Arial" w:cs="Arial"/>
            <w:color w:val="000000"/>
            <w:sz w:val="22"/>
            <w:szCs w:val="18"/>
            <w:rPrChange w:id="7538" w:author="gsadi" w:date="2013-11-18T21:52:00Z">
              <w:rPr>
                <w:rFonts w:ascii="Arial" w:hAnsi="Arial" w:cs="Arial"/>
                <w:color w:val="000000"/>
                <w:sz w:val="18"/>
                <w:szCs w:val="18"/>
                <w:u w:val="single"/>
              </w:rPr>
            </w:rPrChange>
          </w:rPr>
          <w:t xml:space="preserve">                        </w:t>
        </w:r>
        <w:r w:rsidRPr="002B0E74">
          <w:rPr>
            <w:rFonts w:ascii="Arial" w:hAnsi="Arial" w:cs="Arial"/>
            <w:color w:val="000000"/>
            <w:sz w:val="22"/>
            <w:szCs w:val="18"/>
            <w:u w:val="single"/>
            <w:rPrChange w:id="7539" w:author="gsadi" w:date="2013-11-18T21:52:00Z">
              <w:rPr>
                <w:rFonts w:ascii="Arial" w:hAnsi="Arial" w:cs="Arial"/>
                <w:color w:val="000000"/>
                <w:sz w:val="18"/>
                <w:szCs w:val="18"/>
                <w:u w:val="single"/>
              </w:rPr>
            </w:rPrChange>
          </w:rPr>
          <w:t xml:space="preserve">Layout: </w:t>
        </w:r>
      </w:ins>
    </w:p>
    <w:p w:rsidR="00497ADC" w:rsidRPr="00497ADC" w:rsidRDefault="00497ADC" w:rsidP="00497ADC">
      <w:pPr>
        <w:ind w:left="720"/>
        <w:rPr>
          <w:ins w:id="7540" w:author="gsadi" w:date="2013-11-18T21:52:00Z"/>
          <w:rFonts w:ascii="Arial" w:hAnsi="Arial" w:cs="Arial"/>
          <w:color w:val="000000"/>
          <w:sz w:val="22"/>
          <w:szCs w:val="18"/>
          <w:rPrChange w:id="7541" w:author="gsadi" w:date="2013-11-18T21:52:00Z">
            <w:rPr>
              <w:ins w:id="7542" w:author="gsadi" w:date="2013-11-18T21:52:00Z"/>
              <w:rFonts w:ascii="Arial" w:hAnsi="Arial" w:cs="Arial"/>
              <w:color w:val="000000"/>
              <w:sz w:val="18"/>
              <w:szCs w:val="18"/>
            </w:rPr>
          </w:rPrChange>
        </w:rPr>
      </w:pPr>
    </w:p>
    <w:p w:rsidR="00497ADC" w:rsidRPr="00497ADC" w:rsidRDefault="002B0E74" w:rsidP="00497ADC">
      <w:pPr>
        <w:ind w:left="720"/>
        <w:rPr>
          <w:ins w:id="7543" w:author="gsadi" w:date="2013-11-18T21:52:00Z"/>
          <w:rFonts w:ascii="Arial" w:hAnsi="Arial" w:cs="Arial"/>
          <w:color w:val="000000"/>
          <w:sz w:val="22"/>
          <w:szCs w:val="18"/>
          <w:rPrChange w:id="7544" w:author="gsadi" w:date="2013-11-18T21:52:00Z">
            <w:rPr>
              <w:ins w:id="7545" w:author="gsadi" w:date="2013-11-18T21:52:00Z"/>
              <w:rFonts w:ascii="Arial" w:hAnsi="Arial" w:cs="Arial"/>
              <w:color w:val="000000"/>
              <w:sz w:val="18"/>
              <w:szCs w:val="18"/>
            </w:rPr>
          </w:rPrChange>
        </w:rPr>
      </w:pPr>
      <w:ins w:id="7546" w:author="gsadi" w:date="2013-11-18T21:52:00Z">
        <w:r w:rsidRPr="002B0E74">
          <w:rPr>
            <w:rFonts w:ascii="Arial" w:hAnsi="Arial" w:cs="Arial"/>
            <w:color w:val="000000"/>
            <w:sz w:val="22"/>
            <w:szCs w:val="18"/>
            <w:rPrChange w:id="7547" w:author="gsadi" w:date="2013-11-18T21:52:00Z">
              <w:rPr>
                <w:rFonts w:ascii="Arial" w:hAnsi="Arial" w:cs="Arial"/>
                <w:color w:val="000000"/>
                <w:sz w:val="18"/>
                <w:szCs w:val="18"/>
                <w:u w:val="single"/>
              </w:rPr>
            </w:rPrChange>
          </w:rPr>
          <w:lastRenderedPageBreak/>
          <w:tab/>
        </w:r>
        <w:r w:rsidRPr="002B0E74">
          <w:rPr>
            <w:rFonts w:ascii="Arial" w:hAnsi="Arial" w:cs="Arial"/>
            <w:color w:val="000000"/>
            <w:sz w:val="22"/>
            <w:szCs w:val="18"/>
            <w:rPrChange w:id="7548" w:author="gsadi" w:date="2013-11-18T21:52:00Z">
              <w:rPr>
                <w:rFonts w:ascii="Arial" w:hAnsi="Arial" w:cs="Arial"/>
                <w:color w:val="000000"/>
                <w:sz w:val="18"/>
                <w:szCs w:val="18"/>
                <w:u w:val="single"/>
              </w:rPr>
            </w:rPrChange>
          </w:rPr>
          <w:tab/>
          <w:t>Char(1) =&gt; Record Type ("9")</w:t>
        </w:r>
      </w:ins>
    </w:p>
    <w:p w:rsidR="00497ADC" w:rsidRPr="00497ADC" w:rsidRDefault="002B0E74" w:rsidP="00497ADC">
      <w:pPr>
        <w:ind w:left="720"/>
        <w:rPr>
          <w:ins w:id="7549" w:author="gsadi" w:date="2013-11-18T21:52:00Z"/>
          <w:rFonts w:ascii="Arial" w:hAnsi="Arial" w:cs="Arial"/>
          <w:color w:val="000000"/>
          <w:sz w:val="22"/>
          <w:szCs w:val="18"/>
          <w:rPrChange w:id="7550" w:author="gsadi" w:date="2013-11-18T21:52:00Z">
            <w:rPr>
              <w:ins w:id="7551" w:author="gsadi" w:date="2013-11-18T21:52:00Z"/>
              <w:rFonts w:ascii="Arial" w:hAnsi="Arial" w:cs="Arial"/>
              <w:color w:val="000000"/>
              <w:sz w:val="18"/>
              <w:szCs w:val="18"/>
            </w:rPr>
          </w:rPrChange>
        </w:rPr>
      </w:pPr>
      <w:ins w:id="7552" w:author="gsadi" w:date="2013-11-18T21:52:00Z">
        <w:r w:rsidRPr="002B0E74">
          <w:rPr>
            <w:rFonts w:ascii="Arial" w:hAnsi="Arial" w:cs="Arial"/>
            <w:color w:val="000000"/>
            <w:sz w:val="22"/>
            <w:szCs w:val="18"/>
            <w:rPrChange w:id="7553" w:author="gsadi" w:date="2013-11-18T21:52:00Z">
              <w:rPr>
                <w:rFonts w:ascii="Arial" w:hAnsi="Arial" w:cs="Arial"/>
                <w:color w:val="000000"/>
                <w:sz w:val="18"/>
                <w:szCs w:val="18"/>
                <w:u w:val="single"/>
              </w:rPr>
            </w:rPrChange>
          </w:rPr>
          <w:tab/>
        </w:r>
        <w:r w:rsidRPr="002B0E74">
          <w:rPr>
            <w:rFonts w:ascii="Arial" w:hAnsi="Arial" w:cs="Arial"/>
            <w:color w:val="000000"/>
            <w:sz w:val="22"/>
            <w:szCs w:val="18"/>
            <w:rPrChange w:id="7554" w:author="gsadi" w:date="2013-11-18T21:52:00Z">
              <w:rPr>
                <w:rFonts w:ascii="Arial" w:hAnsi="Arial" w:cs="Arial"/>
                <w:color w:val="000000"/>
                <w:sz w:val="18"/>
                <w:szCs w:val="18"/>
                <w:u w:val="single"/>
              </w:rPr>
            </w:rPrChange>
          </w:rPr>
          <w:tab/>
          <w:t>Char(8) =&gt; Date</w:t>
        </w:r>
      </w:ins>
    </w:p>
    <w:p w:rsidR="00497ADC" w:rsidRPr="00497ADC" w:rsidRDefault="002B0E74" w:rsidP="00497ADC">
      <w:pPr>
        <w:ind w:left="720"/>
        <w:rPr>
          <w:ins w:id="7555" w:author="gsadi" w:date="2013-11-18T21:52:00Z"/>
          <w:rFonts w:ascii="Arial" w:hAnsi="Arial" w:cs="Arial"/>
          <w:color w:val="000000"/>
          <w:sz w:val="22"/>
          <w:szCs w:val="18"/>
          <w:rPrChange w:id="7556" w:author="gsadi" w:date="2013-11-18T21:52:00Z">
            <w:rPr>
              <w:ins w:id="7557" w:author="gsadi" w:date="2013-11-18T21:52:00Z"/>
              <w:rFonts w:ascii="Arial" w:hAnsi="Arial" w:cs="Arial"/>
              <w:color w:val="000000"/>
              <w:sz w:val="18"/>
              <w:szCs w:val="18"/>
            </w:rPr>
          </w:rPrChange>
        </w:rPr>
      </w:pPr>
      <w:ins w:id="7558" w:author="gsadi" w:date="2013-11-18T21:52:00Z">
        <w:r w:rsidRPr="002B0E74">
          <w:rPr>
            <w:rFonts w:ascii="Arial" w:hAnsi="Arial" w:cs="Arial"/>
            <w:color w:val="000000"/>
            <w:sz w:val="22"/>
            <w:szCs w:val="18"/>
            <w:rPrChange w:id="7559" w:author="gsadi" w:date="2013-11-18T21:52:00Z">
              <w:rPr>
                <w:rFonts w:ascii="Arial" w:hAnsi="Arial" w:cs="Arial"/>
                <w:color w:val="000000"/>
                <w:sz w:val="18"/>
                <w:szCs w:val="18"/>
                <w:u w:val="single"/>
              </w:rPr>
            </w:rPrChange>
          </w:rPr>
          <w:tab/>
        </w:r>
        <w:r w:rsidRPr="002B0E74">
          <w:rPr>
            <w:rFonts w:ascii="Arial" w:hAnsi="Arial" w:cs="Arial"/>
            <w:color w:val="000000"/>
            <w:sz w:val="22"/>
            <w:szCs w:val="18"/>
            <w:rPrChange w:id="7560" w:author="gsadi" w:date="2013-11-18T21:52:00Z">
              <w:rPr>
                <w:rFonts w:ascii="Arial" w:hAnsi="Arial" w:cs="Arial"/>
                <w:color w:val="000000"/>
                <w:sz w:val="18"/>
                <w:szCs w:val="18"/>
                <w:u w:val="single"/>
              </w:rPr>
            </w:rPrChange>
          </w:rPr>
          <w:tab/>
          <w:t>Char(8) =&gt; Time</w:t>
        </w:r>
      </w:ins>
    </w:p>
    <w:p w:rsidR="00497ADC" w:rsidRPr="00497ADC" w:rsidRDefault="002B0E74" w:rsidP="00497ADC">
      <w:pPr>
        <w:ind w:left="720"/>
        <w:rPr>
          <w:ins w:id="7561" w:author="gsadi" w:date="2013-11-18T21:52:00Z"/>
          <w:rFonts w:ascii="Arial" w:hAnsi="Arial" w:cs="Arial"/>
          <w:color w:val="000000"/>
          <w:sz w:val="22"/>
          <w:szCs w:val="18"/>
          <w:rPrChange w:id="7562" w:author="gsadi" w:date="2013-11-18T21:52:00Z">
            <w:rPr>
              <w:ins w:id="7563" w:author="gsadi" w:date="2013-11-18T21:52:00Z"/>
              <w:rFonts w:ascii="Arial" w:hAnsi="Arial" w:cs="Arial"/>
              <w:color w:val="000000"/>
              <w:sz w:val="18"/>
              <w:szCs w:val="18"/>
            </w:rPr>
          </w:rPrChange>
        </w:rPr>
      </w:pPr>
      <w:ins w:id="7564" w:author="gsadi" w:date="2013-11-18T21:52:00Z">
        <w:r w:rsidRPr="002B0E74">
          <w:rPr>
            <w:rFonts w:ascii="Arial" w:hAnsi="Arial" w:cs="Arial"/>
            <w:color w:val="000000"/>
            <w:sz w:val="22"/>
            <w:szCs w:val="18"/>
            <w:rPrChange w:id="7565" w:author="gsadi" w:date="2013-11-18T21:52:00Z">
              <w:rPr>
                <w:rFonts w:ascii="Arial" w:hAnsi="Arial" w:cs="Arial"/>
                <w:color w:val="000000"/>
                <w:sz w:val="18"/>
                <w:szCs w:val="18"/>
                <w:u w:val="single"/>
              </w:rPr>
            </w:rPrChange>
          </w:rPr>
          <w:tab/>
        </w:r>
        <w:r w:rsidRPr="002B0E74">
          <w:rPr>
            <w:rFonts w:ascii="Arial" w:hAnsi="Arial" w:cs="Arial"/>
            <w:color w:val="000000"/>
            <w:sz w:val="22"/>
            <w:szCs w:val="18"/>
            <w:rPrChange w:id="7566" w:author="gsadi" w:date="2013-11-18T21:52:00Z">
              <w:rPr>
                <w:rFonts w:ascii="Arial" w:hAnsi="Arial" w:cs="Arial"/>
                <w:color w:val="000000"/>
                <w:sz w:val="18"/>
                <w:szCs w:val="18"/>
                <w:u w:val="single"/>
              </w:rPr>
            </w:rPrChange>
          </w:rPr>
          <w:tab/>
          <w:t>Char(20) =&gt; Records Count</w:t>
        </w:r>
      </w:ins>
    </w:p>
    <w:p w:rsidR="00497ADC" w:rsidRPr="00497ADC" w:rsidRDefault="002B0E74" w:rsidP="00497ADC">
      <w:pPr>
        <w:ind w:left="720"/>
        <w:rPr>
          <w:ins w:id="7567" w:author="gsadi" w:date="2013-11-18T21:52:00Z"/>
          <w:rFonts w:ascii="Arial" w:hAnsi="Arial" w:cs="Arial"/>
          <w:color w:val="000000"/>
          <w:sz w:val="22"/>
          <w:szCs w:val="18"/>
          <w:rPrChange w:id="7568" w:author="gsadi" w:date="2013-11-18T21:52:00Z">
            <w:rPr>
              <w:ins w:id="7569" w:author="gsadi" w:date="2013-11-18T21:52:00Z"/>
              <w:rFonts w:ascii="Arial" w:hAnsi="Arial" w:cs="Arial"/>
              <w:color w:val="000000"/>
              <w:sz w:val="18"/>
              <w:szCs w:val="18"/>
            </w:rPr>
          </w:rPrChange>
        </w:rPr>
      </w:pPr>
      <w:ins w:id="7570" w:author="gsadi" w:date="2013-11-18T21:52:00Z">
        <w:r w:rsidRPr="002B0E74">
          <w:rPr>
            <w:rFonts w:ascii="Arial" w:hAnsi="Arial" w:cs="Arial"/>
            <w:color w:val="000000"/>
            <w:sz w:val="22"/>
            <w:szCs w:val="18"/>
            <w:rPrChange w:id="7571" w:author="gsadi" w:date="2013-11-18T21:52:00Z">
              <w:rPr>
                <w:rFonts w:ascii="Arial" w:hAnsi="Arial" w:cs="Arial"/>
                <w:color w:val="000000"/>
                <w:sz w:val="18"/>
                <w:szCs w:val="18"/>
                <w:u w:val="single"/>
              </w:rPr>
            </w:rPrChange>
          </w:rPr>
          <w:tab/>
        </w:r>
        <w:r w:rsidRPr="002B0E74">
          <w:rPr>
            <w:rFonts w:ascii="Arial" w:hAnsi="Arial" w:cs="Arial"/>
            <w:color w:val="000000"/>
            <w:sz w:val="22"/>
            <w:szCs w:val="18"/>
            <w:rPrChange w:id="7572" w:author="gsadi" w:date="2013-11-18T21:52:00Z">
              <w:rPr>
                <w:rFonts w:ascii="Arial" w:hAnsi="Arial" w:cs="Arial"/>
                <w:color w:val="000000"/>
                <w:sz w:val="18"/>
                <w:szCs w:val="18"/>
                <w:u w:val="single"/>
              </w:rPr>
            </w:rPrChange>
          </w:rPr>
          <w:tab/>
          <w:t>Char(19) =&gt; Sum of quantities</w:t>
        </w:r>
      </w:ins>
    </w:p>
    <w:p w:rsidR="00497ADC" w:rsidRPr="00497ADC" w:rsidRDefault="002B0E74" w:rsidP="00497ADC">
      <w:pPr>
        <w:ind w:left="720"/>
        <w:rPr>
          <w:ins w:id="7573" w:author="gsadi" w:date="2013-11-18T21:52:00Z"/>
          <w:rFonts w:ascii="Arial" w:hAnsi="Arial" w:cs="Arial"/>
          <w:color w:val="000000"/>
          <w:sz w:val="22"/>
          <w:szCs w:val="18"/>
          <w:rPrChange w:id="7574" w:author="gsadi" w:date="2013-11-18T21:52:00Z">
            <w:rPr>
              <w:ins w:id="7575" w:author="gsadi" w:date="2013-11-18T21:52:00Z"/>
              <w:rFonts w:ascii="Arial" w:hAnsi="Arial" w:cs="Arial"/>
              <w:color w:val="000000"/>
              <w:sz w:val="18"/>
              <w:szCs w:val="18"/>
            </w:rPr>
          </w:rPrChange>
        </w:rPr>
      </w:pPr>
      <w:ins w:id="7576" w:author="gsadi" w:date="2013-11-18T21:52:00Z">
        <w:r w:rsidRPr="002B0E74">
          <w:rPr>
            <w:rFonts w:ascii="Arial" w:hAnsi="Arial" w:cs="Arial"/>
            <w:color w:val="000000"/>
            <w:sz w:val="22"/>
            <w:szCs w:val="18"/>
            <w:rPrChange w:id="7577" w:author="gsadi" w:date="2013-11-18T21:52:00Z">
              <w:rPr>
                <w:rFonts w:ascii="Arial" w:hAnsi="Arial" w:cs="Arial"/>
                <w:color w:val="000000"/>
                <w:sz w:val="18"/>
                <w:szCs w:val="18"/>
                <w:u w:val="single"/>
              </w:rPr>
            </w:rPrChange>
          </w:rPr>
          <w:tab/>
        </w:r>
        <w:r w:rsidRPr="002B0E74">
          <w:rPr>
            <w:rFonts w:ascii="Arial" w:hAnsi="Arial" w:cs="Arial"/>
            <w:color w:val="000000"/>
            <w:sz w:val="22"/>
            <w:szCs w:val="18"/>
            <w:rPrChange w:id="7578" w:author="gsadi" w:date="2013-11-18T21:52:00Z">
              <w:rPr>
                <w:rFonts w:ascii="Arial" w:hAnsi="Arial" w:cs="Arial"/>
                <w:color w:val="000000"/>
                <w:sz w:val="18"/>
                <w:szCs w:val="18"/>
                <w:u w:val="single"/>
              </w:rPr>
            </w:rPrChange>
          </w:rPr>
          <w:tab/>
          <w:t>Char(1) =&gt; Sign ("+")</w:t>
        </w:r>
      </w:ins>
    </w:p>
    <w:p w:rsidR="00497ADC" w:rsidRPr="00497ADC" w:rsidRDefault="00497ADC" w:rsidP="00497ADC">
      <w:pPr>
        <w:ind w:left="1575"/>
        <w:rPr>
          <w:ins w:id="7579" w:author="gsadi" w:date="2013-11-18T21:52:00Z"/>
          <w:rFonts w:ascii="Arial" w:hAnsi="Arial" w:cs="Arial"/>
          <w:color w:val="000000"/>
          <w:sz w:val="22"/>
          <w:szCs w:val="18"/>
          <w:rPrChange w:id="7580" w:author="gsadi" w:date="2013-11-18T21:52:00Z">
            <w:rPr>
              <w:ins w:id="7581" w:author="gsadi" w:date="2013-11-18T21:52:00Z"/>
              <w:rFonts w:ascii="Arial" w:hAnsi="Arial" w:cs="Arial"/>
              <w:color w:val="000000"/>
              <w:sz w:val="18"/>
              <w:szCs w:val="18"/>
            </w:rPr>
          </w:rPrChange>
        </w:rPr>
      </w:pPr>
    </w:p>
    <w:p w:rsidR="00497ADC" w:rsidRPr="00497ADC" w:rsidRDefault="002B0E74" w:rsidP="00497ADC">
      <w:pPr>
        <w:ind w:left="1440"/>
        <w:rPr>
          <w:ins w:id="7582" w:author="gsadi" w:date="2013-11-18T21:52:00Z"/>
          <w:rFonts w:ascii="Arial" w:hAnsi="Arial" w:cs="Arial"/>
          <w:color w:val="000000"/>
          <w:sz w:val="22"/>
          <w:szCs w:val="18"/>
          <w:rPrChange w:id="7583" w:author="gsadi" w:date="2013-11-18T21:52:00Z">
            <w:rPr>
              <w:ins w:id="7584" w:author="gsadi" w:date="2013-11-18T21:52:00Z"/>
              <w:rFonts w:ascii="Arial" w:hAnsi="Arial" w:cs="Arial"/>
              <w:color w:val="000000"/>
              <w:sz w:val="18"/>
              <w:szCs w:val="18"/>
            </w:rPr>
          </w:rPrChange>
        </w:rPr>
      </w:pPr>
      <w:ins w:id="7585" w:author="gsadi" w:date="2013-11-18T21:52:00Z">
        <w:r w:rsidRPr="002B0E74">
          <w:rPr>
            <w:rFonts w:ascii="Arial" w:hAnsi="Arial" w:cs="Arial"/>
            <w:color w:val="000000"/>
            <w:sz w:val="22"/>
            <w:szCs w:val="18"/>
            <w:rPrChange w:id="7586" w:author="gsadi" w:date="2013-11-18T21:52:00Z">
              <w:rPr>
                <w:rFonts w:ascii="Arial" w:hAnsi="Arial" w:cs="Arial"/>
                <w:color w:val="000000"/>
                <w:sz w:val="18"/>
                <w:szCs w:val="18"/>
                <w:u w:val="single"/>
              </w:rPr>
            </w:rPrChange>
          </w:rPr>
          <w:t xml:space="preserve">         </w:t>
        </w:r>
        <w:r w:rsidRPr="002B0E74">
          <w:rPr>
            <w:rFonts w:ascii="Arial" w:hAnsi="Arial" w:cs="Arial"/>
            <w:color w:val="000000"/>
            <w:sz w:val="22"/>
            <w:szCs w:val="18"/>
            <w:u w:val="single"/>
            <w:rPrChange w:id="7587" w:author="gsadi" w:date="2013-11-18T21:52:00Z">
              <w:rPr>
                <w:rFonts w:ascii="Arial" w:hAnsi="Arial" w:cs="Arial"/>
                <w:color w:val="000000"/>
                <w:sz w:val="18"/>
                <w:szCs w:val="18"/>
                <w:u w:val="single"/>
              </w:rPr>
            </w:rPrChange>
          </w:rPr>
          <w:t>Example:</w:t>
        </w:r>
        <w:r w:rsidRPr="002B0E74">
          <w:rPr>
            <w:rFonts w:ascii="Arial" w:hAnsi="Arial" w:cs="Arial"/>
            <w:color w:val="000000"/>
            <w:sz w:val="22"/>
            <w:szCs w:val="18"/>
            <w:rPrChange w:id="7588" w:author="gsadi" w:date="2013-11-18T21:52:00Z">
              <w:rPr>
                <w:rFonts w:ascii="Arial" w:hAnsi="Arial" w:cs="Arial"/>
                <w:color w:val="000000"/>
                <w:sz w:val="18"/>
                <w:szCs w:val="18"/>
                <w:u w:val="single"/>
              </w:rPr>
            </w:rPrChange>
          </w:rPr>
          <w:t xml:space="preserve"> 920130306032540000000000000036744370000000000014226524+</w:t>
        </w:r>
      </w:ins>
    </w:p>
    <w:p w:rsidR="00000000" w:rsidRDefault="003F6914">
      <w:pPr>
        <w:tabs>
          <w:tab w:val="num" w:pos="900"/>
          <w:tab w:val="left" w:pos="1170"/>
        </w:tabs>
        <w:rPr>
          <w:del w:id="7589" w:author="gsadi" w:date="2013-11-18T21:52:00Z"/>
          <w:rFonts w:ascii="Arial" w:hAnsi="Arial" w:cs="Arial"/>
          <w:rPrChange w:id="7590" w:author="gsadi" w:date="2013-11-25T12:11:00Z">
            <w:rPr>
              <w:del w:id="7591" w:author="gsadi" w:date="2013-11-18T21:52:00Z"/>
            </w:rPr>
          </w:rPrChange>
        </w:rPr>
        <w:pPrChange w:id="7592" w:author="gsadi" w:date="2013-11-25T12:11:00Z">
          <w:pPr>
            <w:pStyle w:val="Heading5"/>
            <w:tabs>
              <w:tab w:val="num" w:pos="864"/>
            </w:tabs>
            <w:ind w:hanging="594"/>
          </w:pPr>
        </w:pPrChange>
      </w:pPr>
      <w:bookmarkStart w:id="7593" w:name="_Toc372578193"/>
      <w:bookmarkStart w:id="7594" w:name="_Toc373153597"/>
      <w:bookmarkStart w:id="7595" w:name="_Toc373153748"/>
      <w:bookmarkStart w:id="7596" w:name="_Toc373158164"/>
      <w:bookmarkStart w:id="7597" w:name="_Toc373158238"/>
      <w:bookmarkStart w:id="7598" w:name="_Toc373162613"/>
      <w:bookmarkStart w:id="7599" w:name="_Toc373183966"/>
      <w:bookmarkEnd w:id="7593"/>
      <w:bookmarkEnd w:id="7594"/>
      <w:bookmarkEnd w:id="7595"/>
      <w:bookmarkEnd w:id="7596"/>
      <w:bookmarkEnd w:id="7597"/>
      <w:bookmarkEnd w:id="7598"/>
      <w:bookmarkEnd w:id="7599"/>
    </w:p>
    <w:p w:rsidR="00000000" w:rsidRDefault="002B0E74">
      <w:pPr>
        <w:pStyle w:val="Heading5"/>
        <w:tabs>
          <w:tab w:val="clear" w:pos="1008"/>
          <w:tab w:val="num" w:pos="864"/>
          <w:tab w:val="num" w:pos="900"/>
          <w:tab w:val="left" w:pos="1170"/>
        </w:tabs>
        <w:rPr>
          <w:ins w:id="7600" w:author="gsadi" w:date="2013-11-11T23:14:00Z"/>
          <w:rFonts w:ascii="Arial" w:hAnsi="Arial" w:cs="Arial"/>
          <w:rPrChange w:id="7601" w:author="gsadi" w:date="2013-11-25T12:11:00Z">
            <w:rPr>
              <w:ins w:id="7602" w:author="gsadi" w:date="2013-11-11T23:14:00Z"/>
            </w:rPr>
          </w:rPrChange>
        </w:rPr>
        <w:pPrChange w:id="7603" w:author="gsadi" w:date="2013-11-25T12:11:00Z">
          <w:pPr>
            <w:pStyle w:val="Heading5"/>
            <w:tabs>
              <w:tab w:val="num" w:pos="864"/>
            </w:tabs>
            <w:ind w:hanging="594"/>
          </w:pPr>
        </w:pPrChange>
      </w:pPr>
      <w:bookmarkStart w:id="7604" w:name="_Toc373183967"/>
      <w:r w:rsidRPr="002B0E74">
        <w:rPr>
          <w:rFonts w:ascii="Arial" w:hAnsi="Arial" w:cs="Arial"/>
          <w:rPrChange w:id="7605" w:author="gsadi" w:date="2013-11-25T12:11:00Z">
            <w:rPr>
              <w:color w:val="0000FF"/>
              <w:u w:val="single"/>
            </w:rPr>
          </w:rPrChange>
        </w:rPr>
        <w:t>Need To Buy</w:t>
      </w:r>
      <w:ins w:id="7606" w:author="gsadi" w:date="2013-11-11T23:13:00Z">
        <w:r w:rsidRPr="002B0E74">
          <w:rPr>
            <w:rFonts w:ascii="Arial" w:hAnsi="Arial" w:cs="Arial"/>
            <w:rPrChange w:id="7607" w:author="gsadi" w:date="2013-11-25T12:11:00Z">
              <w:rPr>
                <w:color w:val="0000FF"/>
                <w:u w:val="single"/>
              </w:rPr>
            </w:rPrChange>
          </w:rPr>
          <w:t xml:space="preserve"> (NTB)</w:t>
        </w:r>
        <w:bookmarkEnd w:id="7604"/>
        <w:r w:rsidRPr="002B0E74">
          <w:rPr>
            <w:rFonts w:ascii="Arial" w:hAnsi="Arial" w:cs="Arial"/>
            <w:rPrChange w:id="7608" w:author="gsadi" w:date="2013-11-25T12:11:00Z">
              <w:rPr>
                <w:color w:val="0000FF"/>
                <w:u w:val="single"/>
              </w:rPr>
            </w:rPrChange>
          </w:rPr>
          <w:t xml:space="preserve"> </w:t>
        </w:r>
      </w:ins>
    </w:p>
    <w:p w:rsidR="00000000" w:rsidRDefault="002B0E74">
      <w:pPr>
        <w:numPr>
          <w:ilvl w:val="0"/>
          <w:numId w:val="33"/>
        </w:numPr>
        <w:ind w:right="-180"/>
        <w:jc w:val="both"/>
        <w:rPr>
          <w:ins w:id="7609" w:author="gsadi" w:date="2013-11-11T23:15:00Z"/>
          <w:rFonts w:ascii="Arial" w:hAnsi="Arial" w:cs="Arial"/>
        </w:rPr>
        <w:pPrChange w:id="7610" w:author="gsadi" w:date="2013-11-11T23:14:00Z">
          <w:pPr>
            <w:pStyle w:val="Heading5"/>
            <w:tabs>
              <w:tab w:val="num" w:pos="864"/>
            </w:tabs>
            <w:ind w:hanging="594"/>
          </w:pPr>
        </w:pPrChange>
      </w:pPr>
      <w:ins w:id="7611" w:author="gsadi" w:date="2013-11-11T23:14:00Z">
        <w:r w:rsidRPr="002B0E74">
          <w:rPr>
            <w:rFonts w:ascii="Arial" w:hAnsi="Arial" w:cs="Arial"/>
            <w:rPrChange w:id="7612" w:author="gsadi" w:date="2013-11-11T23:14:00Z">
              <w:rPr>
                <w:b w:val="0"/>
                <w:bCs w:val="0"/>
                <w:i w:val="0"/>
                <w:iCs w:val="0"/>
                <w:color w:val="0000FF"/>
                <w:u w:val="single"/>
              </w:rPr>
            </w:rPrChange>
          </w:rPr>
          <w:t>Need to Buy</w:t>
        </w:r>
        <w:r w:rsidR="00827FAC">
          <w:rPr>
            <w:rFonts w:ascii="Arial" w:hAnsi="Arial" w:cs="Arial"/>
          </w:rPr>
          <w:t xml:space="preserve"> (NTB) is </w:t>
        </w:r>
      </w:ins>
      <w:ins w:id="7613" w:author="gsadi" w:date="2013-11-11T23:15:00Z">
        <w:r w:rsidR="00063985">
          <w:rPr>
            <w:rFonts w:ascii="Arial" w:hAnsi="Arial" w:cs="Arial"/>
          </w:rPr>
          <w:t xml:space="preserve">a type of </w:t>
        </w:r>
      </w:ins>
      <w:ins w:id="7614" w:author="gsadi" w:date="2013-11-11T23:14:00Z">
        <w:r w:rsidR="00827FAC">
          <w:rPr>
            <w:rFonts w:ascii="Arial" w:hAnsi="Arial" w:cs="Arial"/>
          </w:rPr>
          <w:t>demand that is sent to i2 systems through a spread sheet.</w:t>
        </w:r>
      </w:ins>
    </w:p>
    <w:p w:rsidR="00000000" w:rsidRDefault="00C525B3">
      <w:pPr>
        <w:numPr>
          <w:ilvl w:val="0"/>
          <w:numId w:val="33"/>
        </w:numPr>
        <w:ind w:right="-180"/>
        <w:jc w:val="both"/>
        <w:rPr>
          <w:ins w:id="7615" w:author="gsadi" w:date="2013-11-11T23:15:00Z"/>
          <w:rFonts w:ascii="Arial" w:hAnsi="Arial" w:cs="Arial"/>
        </w:rPr>
        <w:pPrChange w:id="7616" w:author="gsadi" w:date="2013-11-11T23:14:00Z">
          <w:pPr>
            <w:pStyle w:val="Heading5"/>
            <w:tabs>
              <w:tab w:val="num" w:pos="864"/>
            </w:tabs>
            <w:ind w:hanging="594"/>
          </w:pPr>
        </w:pPrChange>
      </w:pPr>
      <w:ins w:id="7617" w:author="gsadi" w:date="2013-11-12T08:59:00Z">
        <w:r>
          <w:rPr>
            <w:rFonts w:ascii="Arial" w:hAnsi="Arial" w:cs="Arial"/>
          </w:rPr>
          <w:t>Markets</w:t>
        </w:r>
      </w:ins>
      <w:ins w:id="7618" w:author="gsadi" w:date="2013-11-11T23:15:00Z">
        <w:r w:rsidR="005E57B1">
          <w:rPr>
            <w:rFonts w:ascii="Arial" w:hAnsi="Arial" w:cs="Arial"/>
          </w:rPr>
          <w:t xml:space="preserve"> that are not integrated with </w:t>
        </w:r>
      </w:ins>
      <w:ins w:id="7619" w:author="gsadi" w:date="2013-11-12T08:59:00Z">
        <w:r w:rsidR="00FC456E">
          <w:rPr>
            <w:rFonts w:ascii="Arial" w:hAnsi="Arial" w:cs="Arial"/>
          </w:rPr>
          <w:t>VF`s</w:t>
        </w:r>
      </w:ins>
      <w:ins w:id="7620" w:author="gsadi" w:date="2013-11-11T23:15:00Z">
        <w:r w:rsidR="005E57B1">
          <w:rPr>
            <w:rFonts w:ascii="Arial" w:hAnsi="Arial" w:cs="Arial"/>
          </w:rPr>
          <w:t xml:space="preserve"> IT systems send their demands </w:t>
        </w:r>
        <w:r w:rsidR="0042214C">
          <w:rPr>
            <w:rFonts w:ascii="Arial" w:hAnsi="Arial" w:cs="Arial"/>
          </w:rPr>
          <w:t>in form a spreadsheet</w:t>
        </w:r>
      </w:ins>
      <w:ins w:id="7621" w:author="gsadi" w:date="2013-11-12T09:00:00Z">
        <w:r w:rsidR="00FC456E">
          <w:rPr>
            <w:rFonts w:ascii="Arial" w:hAnsi="Arial" w:cs="Arial"/>
          </w:rPr>
          <w:t xml:space="preserve"> mainly to </w:t>
        </w:r>
      </w:ins>
      <w:ins w:id="7622" w:author="gsadi" w:date="2013-11-12T09:01:00Z">
        <w:r w:rsidR="00DE7E6C">
          <w:rPr>
            <w:rFonts w:ascii="Arial" w:hAnsi="Arial" w:cs="Arial"/>
          </w:rPr>
          <w:t xml:space="preserve">enable </w:t>
        </w:r>
        <w:r w:rsidR="00FC456E">
          <w:rPr>
            <w:rFonts w:ascii="Arial" w:hAnsi="Arial" w:cs="Arial"/>
          </w:rPr>
          <w:t>a global</w:t>
        </w:r>
        <w:r w:rsidR="00DE7E6C">
          <w:rPr>
            <w:rFonts w:ascii="Arial" w:hAnsi="Arial" w:cs="Arial"/>
          </w:rPr>
          <w:t xml:space="preserve"> view of </w:t>
        </w:r>
        <w:r w:rsidR="00FC456E">
          <w:rPr>
            <w:rFonts w:ascii="Arial" w:hAnsi="Arial" w:cs="Arial"/>
          </w:rPr>
          <w:t xml:space="preserve">sourcing </w:t>
        </w:r>
        <w:r w:rsidR="00DE7E6C">
          <w:rPr>
            <w:rFonts w:ascii="Arial" w:hAnsi="Arial" w:cs="Arial"/>
          </w:rPr>
          <w:t>report</w:t>
        </w:r>
      </w:ins>
    </w:p>
    <w:p w:rsidR="00000000" w:rsidRDefault="008D7018">
      <w:pPr>
        <w:numPr>
          <w:ilvl w:val="0"/>
          <w:numId w:val="33"/>
        </w:numPr>
        <w:ind w:right="-180"/>
        <w:jc w:val="both"/>
        <w:rPr>
          <w:ins w:id="7623" w:author="gsadi" w:date="2013-11-12T09:02:00Z"/>
          <w:rFonts w:ascii="Arial" w:hAnsi="Arial" w:cs="Arial"/>
        </w:rPr>
        <w:pPrChange w:id="7624" w:author="gsadi" w:date="2013-11-11T23:14:00Z">
          <w:pPr>
            <w:pStyle w:val="Heading5"/>
            <w:tabs>
              <w:tab w:val="num" w:pos="864"/>
            </w:tabs>
            <w:ind w:hanging="594"/>
          </w:pPr>
        </w:pPrChange>
      </w:pPr>
      <w:ins w:id="7625" w:author="gsadi" w:date="2013-11-12T09:01:00Z">
        <w:r>
          <w:rPr>
            <w:rFonts w:ascii="Arial" w:hAnsi="Arial" w:cs="Arial"/>
          </w:rPr>
          <w:t xml:space="preserve">Following </w:t>
        </w:r>
      </w:ins>
      <w:ins w:id="7626" w:author="gsadi" w:date="2013-11-12T09:02:00Z">
        <w:r w:rsidR="00847AB4">
          <w:rPr>
            <w:rFonts w:ascii="Arial" w:hAnsi="Arial" w:cs="Arial"/>
          </w:rPr>
          <w:t>is</w:t>
        </w:r>
      </w:ins>
      <w:ins w:id="7627" w:author="gsadi" w:date="2013-11-12T09:01:00Z">
        <w:r>
          <w:rPr>
            <w:rFonts w:ascii="Arial" w:hAnsi="Arial" w:cs="Arial"/>
          </w:rPr>
          <w:t xml:space="preserve"> the sequence of steps that are executed as part of </w:t>
        </w:r>
      </w:ins>
      <w:ins w:id="7628" w:author="gsadi" w:date="2013-11-12T09:02:00Z">
        <w:r>
          <w:rPr>
            <w:rFonts w:ascii="Arial" w:hAnsi="Arial" w:cs="Arial"/>
          </w:rPr>
          <w:t>“</w:t>
        </w:r>
      </w:ins>
      <w:ins w:id="7629" w:author="gsadi" w:date="2013-11-12T09:01:00Z">
        <w:r>
          <w:rPr>
            <w:rFonts w:ascii="Arial" w:hAnsi="Arial" w:cs="Arial"/>
          </w:rPr>
          <w:t>Need To Buy</w:t>
        </w:r>
      </w:ins>
      <w:ins w:id="7630" w:author="gsadi" w:date="2013-11-12T09:02:00Z">
        <w:r>
          <w:rPr>
            <w:rFonts w:ascii="Arial" w:hAnsi="Arial" w:cs="Arial"/>
          </w:rPr>
          <w:t>” process:</w:t>
        </w:r>
      </w:ins>
    </w:p>
    <w:p w:rsidR="00000000" w:rsidRDefault="008D7018">
      <w:pPr>
        <w:ind w:right="-180"/>
        <w:jc w:val="both"/>
        <w:rPr>
          <w:ins w:id="7631" w:author="gsadi" w:date="2013-11-11T22:32:00Z"/>
          <w:rFonts w:ascii="Arial" w:hAnsi="Arial" w:cs="Arial"/>
          <w:rPrChange w:id="7632" w:author="gsadi" w:date="2013-11-12T09:03:00Z">
            <w:rPr>
              <w:ins w:id="7633" w:author="gsadi" w:date="2013-11-11T22:32:00Z"/>
            </w:rPr>
          </w:rPrChange>
        </w:rPr>
        <w:pPrChange w:id="7634" w:author="gsadi" w:date="2013-11-12T09:02:00Z">
          <w:pPr>
            <w:pStyle w:val="Heading5"/>
            <w:tabs>
              <w:tab w:val="num" w:pos="864"/>
            </w:tabs>
            <w:ind w:hanging="594"/>
          </w:pPr>
        </w:pPrChange>
      </w:pPr>
      <w:ins w:id="7635" w:author="gsadi" w:date="2013-11-12T09:02:00Z">
        <w:r>
          <w:rPr>
            <w:rFonts w:ascii="Arial" w:hAnsi="Arial" w:cs="Arial"/>
          </w:rPr>
          <w:tab/>
          <w:t xml:space="preserve"> </w:t>
        </w:r>
      </w:ins>
    </w:p>
    <w:p w:rsidR="00000000" w:rsidRDefault="003F6914">
      <w:pPr>
        <w:ind w:left="270"/>
        <w:jc w:val="center"/>
        <w:rPr>
          <w:ins w:id="7636" w:author="gsadi" w:date="2013-11-18T22:11:00Z"/>
        </w:rPr>
        <w:pPrChange w:id="7637" w:author="gsadi" w:date="2013-11-18T22:11:00Z">
          <w:pPr>
            <w:pStyle w:val="Heading5"/>
            <w:tabs>
              <w:tab w:val="num" w:pos="864"/>
            </w:tabs>
            <w:ind w:hanging="594"/>
          </w:pPr>
        </w:pPrChange>
      </w:pPr>
      <w:ins w:id="7638" w:author="gsadi" w:date="2013-11-12T10:30:00Z">
        <w:r>
          <w:rPr>
            <w:noProof/>
            <w:rPrChange w:id="7639">
              <w:rPr>
                <w:noProof/>
                <w:color w:val="0000FF"/>
                <w:u w:val="single"/>
              </w:rPr>
            </w:rPrChange>
          </w:rPr>
          <w:drawing>
            <wp:inline distT="0" distB="0" distL="0" distR="0">
              <wp:extent cx="5597525" cy="357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7525" cy="3578225"/>
                      </a:xfrm>
                      <a:prstGeom prst="rect">
                        <a:avLst/>
                      </a:prstGeom>
                      <a:noFill/>
                      <a:ln>
                        <a:noFill/>
                      </a:ln>
                    </pic:spPr>
                  </pic:pic>
                </a:graphicData>
              </a:graphic>
            </wp:inline>
          </w:drawing>
        </w:r>
      </w:ins>
    </w:p>
    <w:p w:rsidR="00000000" w:rsidRDefault="000A259E">
      <w:pPr>
        <w:ind w:left="270"/>
        <w:jc w:val="center"/>
        <w:rPr>
          <w:ins w:id="7640" w:author="gsadi" w:date="2013-11-12T09:03:00Z"/>
        </w:rPr>
        <w:pPrChange w:id="7641" w:author="gsadi" w:date="2013-11-18T22:11:00Z">
          <w:pPr>
            <w:pStyle w:val="Heading5"/>
            <w:tabs>
              <w:tab w:val="num" w:pos="864"/>
            </w:tabs>
            <w:ind w:hanging="594"/>
          </w:pPr>
        </w:pPrChange>
      </w:pPr>
      <w:ins w:id="7642" w:author="gsadi" w:date="2013-11-12T09:03:00Z">
        <w:r>
          <w:t xml:space="preserve">   </w:t>
        </w:r>
      </w:ins>
    </w:p>
    <w:p w:rsidR="00000000" w:rsidRDefault="002B0E74">
      <w:pPr>
        <w:rPr>
          <w:ins w:id="7643" w:author="gsadi" w:date="2013-11-12T09:10:00Z"/>
          <w:rFonts w:ascii="Arial" w:hAnsi="Arial" w:cs="Arial"/>
          <w:u w:val="single"/>
        </w:rPr>
        <w:pPrChange w:id="7644" w:author="gsadi" w:date="2013-11-12T09:03:00Z">
          <w:pPr>
            <w:pStyle w:val="Heading5"/>
            <w:tabs>
              <w:tab w:val="num" w:pos="864"/>
            </w:tabs>
            <w:ind w:hanging="594"/>
          </w:pPr>
        </w:pPrChange>
      </w:pPr>
      <w:ins w:id="7645" w:author="gsadi" w:date="2013-11-12T09:03:00Z">
        <w:r w:rsidRPr="002B0E74">
          <w:rPr>
            <w:b/>
            <w:rPrChange w:id="7646" w:author="gsadi" w:date="2013-11-12T09:03:00Z">
              <w:rPr>
                <w:b w:val="0"/>
                <w:bCs w:val="0"/>
                <w:i w:val="0"/>
                <w:iCs w:val="0"/>
                <w:color w:val="0000FF"/>
                <w:u w:val="single"/>
              </w:rPr>
            </w:rPrChange>
          </w:rPr>
          <w:t xml:space="preserve">    </w:t>
        </w:r>
        <w:r w:rsidRPr="002B0E74">
          <w:rPr>
            <w:rFonts w:ascii="Arial" w:hAnsi="Arial" w:cs="Arial"/>
            <w:b/>
            <w:u w:val="single"/>
            <w:rPrChange w:id="7647" w:author="gsadi" w:date="2013-11-12T09:04:00Z">
              <w:rPr>
                <w:b w:val="0"/>
                <w:bCs w:val="0"/>
                <w:i w:val="0"/>
                <w:iCs w:val="0"/>
                <w:color w:val="0000FF"/>
                <w:u w:val="single"/>
              </w:rPr>
            </w:rPrChange>
          </w:rPr>
          <w:t>NTB Template Generation</w:t>
        </w:r>
      </w:ins>
    </w:p>
    <w:p w:rsidR="00000000" w:rsidRDefault="003F6914">
      <w:pPr>
        <w:rPr>
          <w:ins w:id="7648" w:author="gsadi" w:date="2013-11-12T09:10:00Z"/>
          <w:rFonts w:ascii="Arial" w:hAnsi="Arial" w:cs="Arial"/>
          <w:u w:val="single"/>
        </w:rPr>
        <w:pPrChange w:id="7649" w:author="gsadi" w:date="2013-11-12T09:03:00Z">
          <w:pPr>
            <w:pStyle w:val="Heading5"/>
            <w:tabs>
              <w:tab w:val="num" w:pos="864"/>
            </w:tabs>
            <w:ind w:hanging="594"/>
          </w:pPr>
        </w:pPrChange>
      </w:pPr>
    </w:p>
    <w:p w:rsidR="00000000" w:rsidRDefault="00360333">
      <w:pPr>
        <w:numPr>
          <w:ilvl w:val="0"/>
          <w:numId w:val="36"/>
        </w:numPr>
        <w:rPr>
          <w:ins w:id="7650" w:author="gsadi" w:date="2013-11-12T09:17:00Z"/>
          <w:rFonts w:ascii="Arial" w:hAnsi="Arial" w:cs="Arial"/>
        </w:rPr>
        <w:pPrChange w:id="7651" w:author="gsadi" w:date="2013-11-12T09:10:00Z">
          <w:pPr>
            <w:pStyle w:val="Heading5"/>
            <w:tabs>
              <w:tab w:val="num" w:pos="864"/>
            </w:tabs>
            <w:ind w:hanging="594"/>
          </w:pPr>
        </w:pPrChange>
      </w:pPr>
      <w:ins w:id="7652" w:author="gsadi" w:date="2013-11-12T09:16:00Z">
        <w:r>
          <w:rPr>
            <w:rFonts w:ascii="Arial" w:hAnsi="Arial" w:cs="Arial"/>
          </w:rPr>
          <w:lastRenderedPageBreak/>
          <w:t>It starts with a template generation</w:t>
        </w:r>
      </w:ins>
      <w:ins w:id="7653" w:author="gsadi" w:date="2013-11-12T09:17:00Z">
        <w:r>
          <w:rPr>
            <w:rFonts w:ascii="Arial" w:hAnsi="Arial" w:cs="Arial"/>
          </w:rPr>
          <w:t xml:space="preserve"> in SAP</w:t>
        </w:r>
      </w:ins>
      <w:ins w:id="7654" w:author="gsadi" w:date="2013-11-12T09:16:00Z">
        <w:r>
          <w:rPr>
            <w:rFonts w:ascii="Arial" w:hAnsi="Arial" w:cs="Arial"/>
          </w:rPr>
          <w:t xml:space="preserve"> by a planner</w:t>
        </w:r>
      </w:ins>
      <w:ins w:id="7655" w:author="gsadi" w:date="2013-11-12T09:17:00Z">
        <w:r>
          <w:rPr>
            <w:rFonts w:ascii="Arial" w:hAnsi="Arial" w:cs="Arial"/>
          </w:rPr>
          <w:t xml:space="preserve">. </w:t>
        </w:r>
      </w:ins>
    </w:p>
    <w:p w:rsidR="00000000" w:rsidRDefault="00360333">
      <w:pPr>
        <w:numPr>
          <w:ilvl w:val="0"/>
          <w:numId w:val="36"/>
        </w:numPr>
        <w:rPr>
          <w:ins w:id="7656" w:author="gsadi" w:date="2013-11-12T09:32:00Z"/>
          <w:rFonts w:ascii="Arial" w:hAnsi="Arial" w:cs="Arial"/>
          <w:rPrChange w:id="7657" w:author="gsadi" w:date="2013-11-18T22:12:00Z">
            <w:rPr>
              <w:ins w:id="7658" w:author="gsadi" w:date="2013-11-12T09:32:00Z"/>
              <w:rFonts w:ascii="Arial" w:hAnsi="Arial" w:cs="Arial"/>
            </w:rPr>
          </w:rPrChange>
        </w:rPr>
        <w:pPrChange w:id="7659" w:author="gsadi" w:date="2013-11-12T09:32:00Z">
          <w:pPr>
            <w:pStyle w:val="Heading5"/>
            <w:tabs>
              <w:tab w:val="num" w:pos="864"/>
            </w:tabs>
            <w:ind w:hanging="594"/>
          </w:pPr>
        </w:pPrChange>
      </w:pPr>
      <w:ins w:id="7660" w:author="gsadi" w:date="2013-11-12T09:17:00Z">
        <w:r w:rsidRPr="006A5793">
          <w:rPr>
            <w:rFonts w:ascii="Arial" w:hAnsi="Arial" w:cs="Arial"/>
          </w:rPr>
          <w:t xml:space="preserve">Planner sets </w:t>
        </w:r>
      </w:ins>
      <w:ins w:id="7661" w:author="gsadi" w:date="2013-11-12T09:20:00Z">
        <w:r w:rsidRPr="008A21D0">
          <w:rPr>
            <w:rFonts w:ascii="Arial" w:hAnsi="Arial" w:cs="Arial"/>
          </w:rPr>
          <w:t>up search criteria</w:t>
        </w:r>
      </w:ins>
      <w:ins w:id="7662" w:author="gsadi" w:date="2013-11-12T09:17:00Z">
        <w:r w:rsidR="002B0E74" w:rsidRPr="002B0E74">
          <w:rPr>
            <w:rFonts w:ascii="Arial" w:hAnsi="Arial" w:cs="Arial"/>
            <w:rPrChange w:id="7663" w:author="gsadi" w:date="2013-11-18T22:12:00Z">
              <w:rPr>
                <w:rFonts w:ascii="Arial" w:hAnsi="Arial" w:cs="Arial"/>
                <w:b w:val="0"/>
                <w:bCs w:val="0"/>
                <w:i w:val="0"/>
                <w:iCs w:val="0"/>
                <w:color w:val="0000FF"/>
                <w:u w:val="single"/>
              </w:rPr>
            </w:rPrChange>
          </w:rPr>
          <w:t xml:space="preserve"> – Division, SBU, Sub SBU, Product Line and Plant and generates a template that consists of </w:t>
        </w:r>
      </w:ins>
      <w:ins w:id="7664" w:author="gsadi" w:date="2013-11-12T09:19:00Z">
        <w:r w:rsidR="002B0E74" w:rsidRPr="002B0E74">
          <w:rPr>
            <w:rFonts w:ascii="Arial" w:hAnsi="Arial" w:cs="Arial"/>
            <w:rPrChange w:id="7665" w:author="gsadi" w:date="2013-11-18T22:12:00Z">
              <w:rPr>
                <w:rFonts w:ascii="Arial" w:hAnsi="Arial" w:cs="Arial"/>
                <w:b w:val="0"/>
                <w:bCs w:val="0"/>
                <w:i w:val="0"/>
                <w:iCs w:val="0"/>
                <w:color w:val="0000FF"/>
                <w:u w:val="single"/>
              </w:rPr>
            </w:rPrChange>
          </w:rPr>
          <w:t xml:space="preserve">SKUs and place holders (defined by time buckets </w:t>
        </w:r>
      </w:ins>
      <w:ins w:id="7666" w:author="gsadi" w:date="2013-11-12T09:20:00Z">
        <w:r w:rsidR="002B0E74" w:rsidRPr="002B0E74">
          <w:rPr>
            <w:rFonts w:ascii="Arial" w:hAnsi="Arial" w:cs="Arial"/>
            <w:rPrChange w:id="7667" w:author="gsadi" w:date="2013-11-18T22:12:00Z">
              <w:rPr>
                <w:rFonts w:ascii="Arial" w:hAnsi="Arial" w:cs="Arial"/>
                <w:b w:val="0"/>
                <w:bCs w:val="0"/>
                <w:i w:val="0"/>
                <w:iCs w:val="0"/>
                <w:color w:val="0000FF"/>
                <w:u w:val="single"/>
              </w:rPr>
            </w:rPrChange>
          </w:rPr>
          <w:t>–</w:t>
        </w:r>
      </w:ins>
      <w:ins w:id="7668" w:author="gsadi" w:date="2013-11-12T09:19:00Z">
        <w:r w:rsidR="002B0E74" w:rsidRPr="002B0E74">
          <w:rPr>
            <w:rFonts w:ascii="Arial" w:hAnsi="Arial" w:cs="Arial"/>
            <w:rPrChange w:id="7669" w:author="gsadi" w:date="2013-11-18T22:12:00Z">
              <w:rPr>
                <w:rFonts w:ascii="Arial" w:hAnsi="Arial" w:cs="Arial"/>
                <w:b w:val="0"/>
                <w:bCs w:val="0"/>
                <w:i w:val="0"/>
                <w:iCs w:val="0"/>
                <w:color w:val="0000FF"/>
                <w:u w:val="single"/>
              </w:rPr>
            </w:rPrChange>
          </w:rPr>
          <w:t xml:space="preserve"> dates) for net requirements</w:t>
        </w:r>
      </w:ins>
      <w:ins w:id="7670" w:author="gsadi" w:date="2013-11-12T09:20:00Z">
        <w:r w:rsidR="002B0E74" w:rsidRPr="002B0E74">
          <w:rPr>
            <w:rFonts w:ascii="Arial" w:hAnsi="Arial" w:cs="Arial"/>
            <w:rPrChange w:id="7671" w:author="gsadi" w:date="2013-11-18T22:12:00Z">
              <w:rPr>
                <w:rFonts w:ascii="Arial" w:hAnsi="Arial" w:cs="Arial"/>
                <w:b w:val="0"/>
                <w:bCs w:val="0"/>
                <w:i w:val="0"/>
                <w:iCs w:val="0"/>
                <w:color w:val="0000FF"/>
                <w:u w:val="single"/>
              </w:rPr>
            </w:rPrChange>
          </w:rPr>
          <w:t>.</w:t>
        </w:r>
      </w:ins>
      <w:ins w:id="7672" w:author="gsadi" w:date="2013-11-12T09:28:00Z">
        <w:r w:rsidR="002B0E74" w:rsidRPr="002B0E74">
          <w:rPr>
            <w:rFonts w:ascii="Arial" w:hAnsi="Arial" w:cs="Arial"/>
            <w:rPrChange w:id="7673" w:author="gsadi" w:date="2013-11-18T22:12:00Z">
              <w:rPr>
                <w:rFonts w:ascii="Arial" w:hAnsi="Arial" w:cs="Arial"/>
                <w:b w:val="0"/>
                <w:bCs w:val="0"/>
                <w:i w:val="0"/>
                <w:iCs w:val="0"/>
                <w:color w:val="0000FF"/>
                <w:u w:val="single"/>
              </w:rPr>
            </w:rPrChange>
          </w:rPr>
          <w:t xml:space="preserve"> The template would also have a delete key</w:t>
        </w:r>
      </w:ins>
      <w:ins w:id="7674" w:author="gsadi" w:date="2013-11-12T09:29:00Z">
        <w:r w:rsidR="002B0E74" w:rsidRPr="002B0E74">
          <w:rPr>
            <w:rFonts w:ascii="Arial" w:hAnsi="Arial" w:cs="Arial"/>
            <w:rPrChange w:id="7675" w:author="gsadi" w:date="2013-11-18T22:12:00Z">
              <w:rPr>
                <w:rFonts w:ascii="Arial" w:hAnsi="Arial" w:cs="Arial"/>
                <w:b w:val="0"/>
                <w:bCs w:val="0"/>
                <w:i w:val="0"/>
                <w:iCs w:val="0"/>
                <w:color w:val="0000FF"/>
                <w:u w:val="single"/>
              </w:rPr>
            </w:rPrChange>
          </w:rPr>
          <w:t xml:space="preserve">, which would be used as criteria to </w:t>
        </w:r>
      </w:ins>
      <w:ins w:id="7676" w:author="gsadi" w:date="2013-11-12T09:30:00Z">
        <w:r w:rsidR="002B0E74" w:rsidRPr="002B0E74">
          <w:rPr>
            <w:rFonts w:ascii="Arial" w:hAnsi="Arial" w:cs="Arial"/>
            <w:rPrChange w:id="7677" w:author="gsadi" w:date="2013-11-18T22:12:00Z">
              <w:rPr>
                <w:rFonts w:ascii="Arial" w:hAnsi="Arial" w:cs="Arial"/>
                <w:b w:val="0"/>
                <w:bCs w:val="0"/>
                <w:i w:val="0"/>
                <w:iCs w:val="0"/>
                <w:color w:val="0000FF"/>
                <w:u w:val="single"/>
              </w:rPr>
            </w:rPrChange>
          </w:rPr>
          <w:t>delete the PRs</w:t>
        </w:r>
      </w:ins>
      <w:ins w:id="7678" w:author="gsadi" w:date="2013-11-12T09:33:00Z">
        <w:r w:rsidR="002B0E74" w:rsidRPr="002B0E74">
          <w:rPr>
            <w:rFonts w:ascii="Arial" w:hAnsi="Arial" w:cs="Arial"/>
            <w:rPrChange w:id="7679" w:author="gsadi" w:date="2013-11-18T22:12:00Z">
              <w:rPr>
                <w:rFonts w:ascii="Arial" w:hAnsi="Arial" w:cs="Arial"/>
                <w:b w:val="0"/>
                <w:bCs w:val="0"/>
                <w:i w:val="0"/>
                <w:iCs w:val="0"/>
                <w:color w:val="0000FF"/>
                <w:u w:val="single"/>
              </w:rPr>
            </w:rPrChange>
          </w:rPr>
          <w:t xml:space="preserve"> </w:t>
        </w:r>
      </w:ins>
      <w:ins w:id="7680" w:author="gsadi" w:date="2013-11-12T09:30:00Z">
        <w:r w:rsidR="002B0E74" w:rsidRPr="002B0E74">
          <w:rPr>
            <w:rFonts w:ascii="Arial" w:hAnsi="Arial" w:cs="Arial"/>
            <w:rPrChange w:id="7681" w:author="gsadi" w:date="2013-11-18T22:12:00Z">
              <w:rPr>
                <w:rFonts w:ascii="Arial" w:hAnsi="Arial" w:cs="Arial"/>
                <w:b w:val="0"/>
                <w:bCs w:val="0"/>
                <w:i w:val="0"/>
                <w:iCs w:val="0"/>
                <w:color w:val="0000FF"/>
                <w:u w:val="single"/>
              </w:rPr>
            </w:rPrChange>
          </w:rPr>
          <w:t xml:space="preserve">and PLs (in i2) that </w:t>
        </w:r>
      </w:ins>
      <w:ins w:id="7682" w:author="gsadi" w:date="2013-11-12T09:31:00Z">
        <w:r w:rsidR="002B0E74" w:rsidRPr="002B0E74">
          <w:rPr>
            <w:rFonts w:ascii="Arial" w:hAnsi="Arial" w:cs="Arial"/>
            <w:rPrChange w:id="7683" w:author="gsadi" w:date="2013-11-18T22:12:00Z">
              <w:rPr>
                <w:rFonts w:ascii="Arial" w:hAnsi="Arial" w:cs="Arial"/>
                <w:b w:val="0"/>
                <w:bCs w:val="0"/>
                <w:i w:val="0"/>
                <w:iCs w:val="0"/>
                <w:color w:val="0000FF"/>
                <w:u w:val="single"/>
              </w:rPr>
            </w:rPrChange>
          </w:rPr>
          <w:t>were</w:t>
        </w:r>
      </w:ins>
      <w:ins w:id="7684" w:author="gsadi" w:date="2013-11-12T09:30:00Z">
        <w:r w:rsidR="002B0E74" w:rsidRPr="002B0E74">
          <w:rPr>
            <w:rFonts w:ascii="Arial" w:hAnsi="Arial" w:cs="Arial"/>
            <w:rPrChange w:id="7685" w:author="gsadi" w:date="2013-11-18T22:12:00Z">
              <w:rPr>
                <w:rFonts w:ascii="Arial" w:hAnsi="Arial" w:cs="Arial"/>
                <w:b w:val="0"/>
                <w:bCs w:val="0"/>
                <w:i w:val="0"/>
                <w:iCs w:val="0"/>
                <w:color w:val="0000FF"/>
                <w:u w:val="single"/>
              </w:rPr>
            </w:rPrChange>
          </w:rPr>
          <w:t xml:space="preserve"> generated previously</w:t>
        </w:r>
      </w:ins>
      <w:ins w:id="7686" w:author="gsadi" w:date="2013-11-12T09:31:00Z">
        <w:r w:rsidR="002B0E74" w:rsidRPr="002B0E74">
          <w:rPr>
            <w:rFonts w:ascii="Arial" w:hAnsi="Arial" w:cs="Arial"/>
            <w:rPrChange w:id="7687" w:author="gsadi" w:date="2013-11-18T22:12:00Z">
              <w:rPr>
                <w:rFonts w:ascii="Arial" w:hAnsi="Arial" w:cs="Arial"/>
                <w:b w:val="0"/>
                <w:bCs w:val="0"/>
                <w:i w:val="0"/>
                <w:iCs w:val="0"/>
                <w:color w:val="0000FF"/>
                <w:u w:val="single"/>
              </w:rPr>
            </w:rPrChange>
          </w:rPr>
          <w:t xml:space="preserve">. </w:t>
        </w:r>
      </w:ins>
      <w:ins w:id="7688" w:author="gsadi" w:date="2013-11-12T09:32:00Z">
        <w:r w:rsidR="002B0E74" w:rsidRPr="002B0E74">
          <w:rPr>
            <w:rFonts w:ascii="Arial" w:hAnsi="Arial" w:cs="Arial"/>
            <w:rPrChange w:id="7689" w:author="gsadi" w:date="2013-11-18T22:12:00Z">
              <w:rPr>
                <w:rFonts w:ascii="Arial" w:hAnsi="Arial" w:cs="Arial"/>
                <w:b w:val="0"/>
                <w:bCs w:val="0"/>
                <w:i w:val="0"/>
                <w:iCs w:val="0"/>
                <w:color w:val="0000FF"/>
                <w:u w:val="single"/>
              </w:rPr>
            </w:rPrChange>
          </w:rPr>
          <w:t>Below embedded is a sample</w:t>
        </w:r>
      </w:ins>
      <w:ins w:id="7690" w:author="gsadi" w:date="2013-11-12T09:31:00Z">
        <w:r w:rsidR="002B0E74" w:rsidRPr="002B0E74">
          <w:rPr>
            <w:rFonts w:ascii="Arial" w:hAnsi="Arial" w:cs="Arial"/>
            <w:rPrChange w:id="7691" w:author="gsadi" w:date="2013-11-18T22:12:00Z">
              <w:rPr>
                <w:rFonts w:ascii="Arial" w:hAnsi="Arial" w:cs="Arial"/>
                <w:b w:val="0"/>
                <w:bCs w:val="0"/>
                <w:i w:val="0"/>
                <w:iCs w:val="0"/>
                <w:color w:val="0000FF"/>
                <w:u w:val="single"/>
              </w:rPr>
            </w:rPrChange>
          </w:rPr>
          <w:t xml:space="preserve"> NTB template</w:t>
        </w:r>
      </w:ins>
      <w:ins w:id="7692" w:author="gsadi" w:date="2013-11-12T09:32:00Z">
        <w:r w:rsidR="002B0E74" w:rsidRPr="002B0E74">
          <w:rPr>
            <w:rFonts w:ascii="Arial" w:hAnsi="Arial" w:cs="Arial"/>
            <w:rPrChange w:id="7693" w:author="gsadi" w:date="2013-11-18T22:12:00Z">
              <w:rPr>
                <w:rFonts w:ascii="Arial" w:hAnsi="Arial" w:cs="Arial"/>
                <w:b w:val="0"/>
                <w:bCs w:val="0"/>
                <w:i w:val="0"/>
                <w:iCs w:val="0"/>
                <w:color w:val="0000FF"/>
                <w:u w:val="single"/>
              </w:rPr>
            </w:rPrChange>
          </w:rPr>
          <w:br/>
        </w:r>
      </w:ins>
    </w:p>
    <w:p w:rsidR="00000000" w:rsidRDefault="00746A3E">
      <w:pPr>
        <w:rPr>
          <w:ins w:id="7694" w:author="gsadi" w:date="2013-11-12T09:30:00Z"/>
          <w:rFonts w:ascii="Arial" w:hAnsi="Arial" w:cs="Arial"/>
        </w:rPr>
        <w:pPrChange w:id="7695" w:author="gsadi" w:date="2013-11-12T09:32:00Z">
          <w:pPr>
            <w:pStyle w:val="Heading5"/>
            <w:tabs>
              <w:tab w:val="num" w:pos="864"/>
            </w:tabs>
            <w:ind w:hanging="594"/>
          </w:pPr>
        </w:pPrChange>
      </w:pPr>
      <w:ins w:id="7696" w:author="gsadi" w:date="2013-11-12T09:32:00Z">
        <w:r>
          <w:rPr>
            <w:rFonts w:ascii="Arial" w:hAnsi="Arial" w:cs="Arial"/>
          </w:rPr>
          <w:tab/>
        </w:r>
        <w:r>
          <w:rPr>
            <w:rFonts w:ascii="Arial" w:hAnsi="Arial" w:cs="Arial"/>
          </w:rPr>
          <w:tab/>
        </w:r>
      </w:ins>
      <w:ins w:id="7697" w:author="gsadi" w:date="2013-11-12T09:33:00Z">
        <w:r w:rsidRPr="002B0E74">
          <w:rPr>
            <w:rFonts w:ascii="Arial" w:hAnsi="Arial" w:cs="Arial"/>
          </w:rPr>
          <w:object w:dxaOrig="1551" w:dyaOrig="1004">
            <v:shape id="_x0000_i1027" type="#_x0000_t75" style="width:77.65pt;height:50.1pt" o:ole="">
              <v:imagedata r:id="rId19" o:title=""/>
            </v:shape>
            <o:OLEObject Type="Embed" ProgID="Excel.Sheet.8" ShapeID="_x0000_i1027" DrawAspect="Icon" ObjectID="_1453553644" r:id="rId20"/>
          </w:object>
        </w:r>
      </w:ins>
    </w:p>
    <w:p w:rsidR="00000000" w:rsidRDefault="004F3A89">
      <w:pPr>
        <w:numPr>
          <w:ilvl w:val="0"/>
          <w:numId w:val="36"/>
        </w:numPr>
        <w:rPr>
          <w:ins w:id="7698" w:author="gsadi" w:date="2013-11-12T09:28:00Z"/>
          <w:rFonts w:ascii="Arial" w:hAnsi="Arial" w:cs="Arial"/>
        </w:rPr>
        <w:pPrChange w:id="7699" w:author="gsadi" w:date="2013-11-12T09:10:00Z">
          <w:pPr>
            <w:pStyle w:val="Heading5"/>
            <w:tabs>
              <w:tab w:val="num" w:pos="864"/>
            </w:tabs>
            <w:ind w:hanging="594"/>
          </w:pPr>
        </w:pPrChange>
      </w:pPr>
      <w:ins w:id="7700" w:author="gsadi" w:date="2013-11-12T09:26:00Z">
        <w:r>
          <w:rPr>
            <w:rFonts w:ascii="Arial" w:hAnsi="Arial" w:cs="Arial"/>
          </w:rPr>
          <w:t>Planner</w:t>
        </w:r>
      </w:ins>
      <w:ins w:id="7701" w:author="gsadi" w:date="2013-11-12T09:20:00Z">
        <w:r w:rsidR="00360333">
          <w:rPr>
            <w:rFonts w:ascii="Arial" w:hAnsi="Arial" w:cs="Arial"/>
          </w:rPr>
          <w:t xml:space="preserve"> receives </w:t>
        </w:r>
      </w:ins>
      <w:ins w:id="7702" w:author="gsadi" w:date="2013-11-12T09:25:00Z">
        <w:r w:rsidR="009153A2">
          <w:rPr>
            <w:rFonts w:ascii="Arial" w:hAnsi="Arial" w:cs="Arial"/>
          </w:rPr>
          <w:t>an email with a generated template</w:t>
        </w:r>
      </w:ins>
    </w:p>
    <w:p w:rsidR="00000000" w:rsidRDefault="003F6914">
      <w:pPr>
        <w:rPr>
          <w:ins w:id="7703" w:author="gsadi" w:date="2013-11-12T09:04:00Z"/>
          <w:rFonts w:ascii="Arial" w:hAnsi="Arial" w:cs="Arial"/>
          <w:u w:val="single"/>
        </w:rPr>
        <w:pPrChange w:id="7704" w:author="gsadi" w:date="2013-11-12T09:03:00Z">
          <w:pPr>
            <w:pStyle w:val="Heading5"/>
            <w:tabs>
              <w:tab w:val="num" w:pos="864"/>
            </w:tabs>
            <w:ind w:hanging="594"/>
          </w:pPr>
        </w:pPrChange>
      </w:pPr>
    </w:p>
    <w:p w:rsidR="00000000" w:rsidRDefault="002B0E74">
      <w:pPr>
        <w:rPr>
          <w:ins w:id="7705" w:author="gsadi" w:date="2013-11-12T09:04:00Z"/>
          <w:rFonts w:ascii="Arial" w:hAnsi="Arial" w:cs="Arial"/>
          <w:u w:val="single"/>
        </w:rPr>
        <w:pPrChange w:id="7706" w:author="gsadi" w:date="2013-11-12T09:03:00Z">
          <w:pPr>
            <w:pStyle w:val="Heading5"/>
            <w:tabs>
              <w:tab w:val="num" w:pos="864"/>
            </w:tabs>
            <w:ind w:hanging="594"/>
          </w:pPr>
        </w:pPrChange>
      </w:pPr>
      <w:ins w:id="7707" w:author="gsadi" w:date="2013-11-12T09:04:00Z">
        <w:r w:rsidRPr="002B0E74">
          <w:rPr>
            <w:rFonts w:ascii="Arial" w:hAnsi="Arial" w:cs="Arial"/>
            <w:b/>
            <w:rPrChange w:id="7708" w:author="gsadi" w:date="2013-11-12T09:04:00Z">
              <w:rPr>
                <w:rFonts w:ascii="Arial" w:hAnsi="Arial" w:cs="Arial"/>
                <w:bCs w:val="0"/>
                <w:i w:val="0"/>
                <w:iCs w:val="0"/>
                <w:color w:val="0000FF"/>
                <w:u w:val="single"/>
              </w:rPr>
            </w:rPrChange>
          </w:rPr>
          <w:t xml:space="preserve">    </w:t>
        </w:r>
        <w:r w:rsidR="000A259E">
          <w:rPr>
            <w:rFonts w:ascii="Arial" w:hAnsi="Arial" w:cs="Arial"/>
            <w:b/>
            <w:u w:val="single"/>
          </w:rPr>
          <w:t>Update Requirements</w:t>
        </w:r>
      </w:ins>
      <w:ins w:id="7709" w:author="gsadi" w:date="2013-11-12T09:05:00Z">
        <w:r w:rsidR="000E327E">
          <w:rPr>
            <w:rFonts w:ascii="Arial" w:hAnsi="Arial" w:cs="Arial"/>
            <w:b/>
            <w:u w:val="single"/>
          </w:rPr>
          <w:t xml:space="preserve"> and Upload</w:t>
        </w:r>
      </w:ins>
    </w:p>
    <w:p w:rsidR="00000000" w:rsidRDefault="003F6914">
      <w:pPr>
        <w:rPr>
          <w:ins w:id="7710" w:author="gsadi" w:date="2013-11-12T09:26:00Z"/>
        </w:rPr>
        <w:pPrChange w:id="7711" w:author="gsadi" w:date="2013-11-12T09:03:00Z">
          <w:pPr>
            <w:pStyle w:val="Heading5"/>
            <w:tabs>
              <w:tab w:val="num" w:pos="864"/>
            </w:tabs>
            <w:ind w:hanging="594"/>
          </w:pPr>
        </w:pPrChange>
      </w:pPr>
    </w:p>
    <w:p w:rsidR="006664A5" w:rsidRDefault="006664A5" w:rsidP="006664A5">
      <w:pPr>
        <w:numPr>
          <w:ilvl w:val="0"/>
          <w:numId w:val="36"/>
        </w:numPr>
        <w:rPr>
          <w:ins w:id="7712" w:author="gsadi" w:date="2013-11-12T09:34:00Z"/>
          <w:rFonts w:ascii="Arial" w:hAnsi="Arial" w:cs="Arial"/>
        </w:rPr>
      </w:pPr>
      <w:ins w:id="7713" w:author="gsadi" w:date="2013-11-12T09:27:00Z">
        <w:r>
          <w:rPr>
            <w:rFonts w:ascii="Arial" w:hAnsi="Arial" w:cs="Arial"/>
          </w:rPr>
          <w:t>Planner then updates the spreadsheet with net requirements (buy requirements) and uploads it through the portal</w:t>
        </w:r>
      </w:ins>
    </w:p>
    <w:p w:rsidR="00954627" w:rsidRDefault="00954627" w:rsidP="006664A5">
      <w:pPr>
        <w:numPr>
          <w:ilvl w:val="0"/>
          <w:numId w:val="36"/>
        </w:numPr>
        <w:rPr>
          <w:ins w:id="7714" w:author="gsadi" w:date="2013-11-12T09:27:00Z"/>
          <w:rFonts w:ascii="Arial" w:hAnsi="Arial" w:cs="Arial"/>
        </w:rPr>
      </w:pPr>
      <w:ins w:id="7715" w:author="gsadi" w:date="2013-11-12T09:34:00Z">
        <w:r>
          <w:rPr>
            <w:rFonts w:ascii="Arial" w:hAnsi="Arial" w:cs="Arial"/>
          </w:rPr>
          <w:t>On successful upload, the spreadsheet would be available in i2 sever for processing</w:t>
        </w:r>
      </w:ins>
    </w:p>
    <w:p w:rsidR="006664A5" w:rsidRDefault="006664A5" w:rsidP="006664A5">
      <w:pPr>
        <w:rPr>
          <w:ins w:id="7716" w:author="gsadi" w:date="2013-11-12T09:27:00Z"/>
          <w:rFonts w:ascii="Arial" w:hAnsi="Arial" w:cs="Arial"/>
        </w:rPr>
      </w:pPr>
    </w:p>
    <w:p w:rsidR="00000000" w:rsidRDefault="003F6914">
      <w:pPr>
        <w:numPr>
          <w:ilvl w:val="0"/>
          <w:numId w:val="37"/>
        </w:numPr>
        <w:rPr>
          <w:del w:id="7717" w:author="gsadi" w:date="2013-11-12T09:27:00Z"/>
        </w:rPr>
        <w:pPrChange w:id="7718" w:author="gsadi" w:date="2013-11-12T09:26:00Z">
          <w:pPr>
            <w:pStyle w:val="Heading5"/>
            <w:tabs>
              <w:tab w:val="num" w:pos="864"/>
            </w:tabs>
            <w:ind w:hanging="594"/>
          </w:pPr>
        </w:pPrChange>
      </w:pPr>
    </w:p>
    <w:p w:rsidR="000A259E" w:rsidRDefault="002B0E74" w:rsidP="000A259E">
      <w:pPr>
        <w:rPr>
          <w:ins w:id="7719" w:author="gsadi" w:date="2013-11-12T09:35:00Z"/>
          <w:rFonts w:ascii="Arial" w:hAnsi="Arial" w:cs="Arial"/>
          <w:b/>
          <w:u w:val="single"/>
        </w:rPr>
      </w:pPr>
      <w:ins w:id="7720" w:author="gsadi" w:date="2013-11-12T09:04:00Z">
        <w:r w:rsidRPr="002B0E74">
          <w:rPr>
            <w:rFonts w:ascii="Arial" w:hAnsi="Arial" w:cs="Arial"/>
            <w:rPrChange w:id="7721" w:author="gsadi" w:date="2013-11-12T09:04:00Z">
              <w:rPr>
                <w:rFonts w:ascii="Arial" w:hAnsi="Arial" w:cs="Arial"/>
                <w:b/>
                <w:bCs/>
                <w:i/>
                <w:iCs/>
                <w:color w:val="0000FF"/>
                <w:sz w:val="26"/>
                <w:szCs w:val="26"/>
                <w:u w:val="single"/>
              </w:rPr>
            </w:rPrChange>
          </w:rPr>
          <w:t xml:space="preserve">    </w:t>
        </w:r>
      </w:ins>
      <w:ins w:id="7722" w:author="gsadi" w:date="2013-11-12T09:05:00Z">
        <w:r w:rsidR="000E327E">
          <w:rPr>
            <w:rFonts w:ascii="Arial" w:hAnsi="Arial" w:cs="Arial"/>
            <w:b/>
            <w:u w:val="single"/>
          </w:rPr>
          <w:t>Pre-process in i2</w:t>
        </w:r>
      </w:ins>
      <w:ins w:id="7723" w:author="gsadi" w:date="2013-11-12T09:06:00Z">
        <w:r w:rsidR="000E327E">
          <w:rPr>
            <w:rFonts w:ascii="Arial" w:hAnsi="Arial" w:cs="Arial"/>
            <w:b/>
            <w:u w:val="single"/>
          </w:rPr>
          <w:t xml:space="preserve"> funnel</w:t>
        </w:r>
      </w:ins>
    </w:p>
    <w:p w:rsidR="00125EC0" w:rsidRDefault="00125EC0" w:rsidP="000A259E">
      <w:pPr>
        <w:rPr>
          <w:ins w:id="7724" w:author="gsadi" w:date="2013-11-12T09:42:00Z"/>
          <w:rFonts w:ascii="Arial" w:hAnsi="Arial" w:cs="Arial"/>
          <w:b/>
          <w:u w:val="single"/>
        </w:rPr>
      </w:pPr>
    </w:p>
    <w:p w:rsidR="00000000" w:rsidRDefault="009B2DD5">
      <w:pPr>
        <w:numPr>
          <w:ilvl w:val="0"/>
          <w:numId w:val="38"/>
        </w:numPr>
        <w:rPr>
          <w:ins w:id="7725" w:author="gsadi" w:date="2013-11-12T09:39:00Z"/>
          <w:rFonts w:ascii="Arial" w:hAnsi="Arial" w:cs="Arial"/>
          <w:u w:val="single"/>
          <w:rPrChange w:id="7726" w:author="gsadi" w:date="2013-11-12T09:39:00Z">
            <w:rPr>
              <w:ins w:id="7727" w:author="gsadi" w:date="2013-11-12T09:39:00Z"/>
              <w:rFonts w:ascii="Arial" w:hAnsi="Arial" w:cs="Arial"/>
            </w:rPr>
          </w:rPrChange>
        </w:rPr>
        <w:pPrChange w:id="7728" w:author="gsadi" w:date="2013-11-12T09:35:00Z">
          <w:pPr/>
        </w:pPrChange>
      </w:pPr>
      <w:ins w:id="7729" w:author="gsadi" w:date="2013-11-12T09:42:00Z">
        <w:r>
          <w:rPr>
            <w:rFonts w:ascii="Arial" w:hAnsi="Arial" w:cs="Arial"/>
          </w:rPr>
          <w:t xml:space="preserve">From the template, </w:t>
        </w:r>
      </w:ins>
      <w:ins w:id="7730" w:author="gsadi" w:date="2013-11-12T09:43:00Z">
        <w:r>
          <w:rPr>
            <w:rFonts w:ascii="Arial" w:hAnsi="Arial" w:cs="Arial"/>
          </w:rPr>
          <w:t>r</w:t>
        </w:r>
      </w:ins>
      <w:ins w:id="7731" w:author="gsadi" w:date="2013-11-12T09:36:00Z">
        <w:r w:rsidR="00125EC0">
          <w:rPr>
            <w:rFonts w:ascii="Arial" w:hAnsi="Arial" w:cs="Arial"/>
          </w:rPr>
          <w:t xml:space="preserve">equirements from the first time bucket will be considered NTH (Need To Buy Hard) demands and the ones </w:t>
        </w:r>
      </w:ins>
      <w:ins w:id="7732" w:author="gsadi" w:date="2013-11-12T09:37:00Z">
        <w:r w:rsidR="00125EC0">
          <w:rPr>
            <w:rFonts w:ascii="Arial" w:hAnsi="Arial" w:cs="Arial"/>
          </w:rPr>
          <w:t xml:space="preserve">in </w:t>
        </w:r>
      </w:ins>
      <w:ins w:id="7733" w:author="gsadi" w:date="2013-11-12T09:36:00Z">
        <w:r w:rsidR="00125EC0">
          <w:rPr>
            <w:rFonts w:ascii="Arial" w:hAnsi="Arial" w:cs="Arial"/>
          </w:rPr>
          <w:t xml:space="preserve">second thru </w:t>
        </w:r>
      </w:ins>
      <w:ins w:id="7734" w:author="gsadi" w:date="2013-11-12T09:37:00Z">
        <w:r w:rsidR="00125EC0">
          <w:rPr>
            <w:rFonts w:ascii="Arial" w:hAnsi="Arial" w:cs="Arial"/>
          </w:rPr>
          <w:t>last time buckets are con</w:t>
        </w:r>
      </w:ins>
      <w:ins w:id="7735" w:author="gsadi" w:date="2013-11-12T09:38:00Z">
        <w:r w:rsidR="00125EC0">
          <w:rPr>
            <w:rFonts w:ascii="Arial" w:hAnsi="Arial" w:cs="Arial"/>
          </w:rPr>
          <w:t xml:space="preserve">sidered NTF (Need To Buy Future). </w:t>
        </w:r>
      </w:ins>
    </w:p>
    <w:p w:rsidR="00000000" w:rsidRDefault="00960DD4">
      <w:pPr>
        <w:numPr>
          <w:ilvl w:val="0"/>
          <w:numId w:val="38"/>
        </w:numPr>
        <w:rPr>
          <w:ins w:id="7736" w:author="gsadi" w:date="2013-11-12T09:43:00Z"/>
          <w:rFonts w:ascii="Arial" w:hAnsi="Arial" w:cs="Arial"/>
          <w:u w:val="single"/>
          <w:rPrChange w:id="7737" w:author="gsadi" w:date="2013-11-12T09:43:00Z">
            <w:rPr>
              <w:ins w:id="7738" w:author="gsadi" w:date="2013-11-12T09:43:00Z"/>
              <w:rFonts w:ascii="Arial" w:hAnsi="Arial" w:cs="Arial"/>
            </w:rPr>
          </w:rPrChange>
        </w:rPr>
        <w:pPrChange w:id="7739" w:author="gsadi" w:date="2013-11-12T09:35:00Z">
          <w:pPr/>
        </w:pPrChange>
      </w:pPr>
      <w:ins w:id="7740" w:author="gsadi" w:date="2013-11-12T09:39:00Z">
        <w:r>
          <w:rPr>
            <w:rFonts w:ascii="Arial" w:hAnsi="Arial" w:cs="Arial"/>
          </w:rPr>
          <w:t xml:space="preserve">While </w:t>
        </w:r>
      </w:ins>
      <w:ins w:id="7741" w:author="gsadi" w:date="2013-11-12T09:42:00Z">
        <w:r w:rsidR="00BD704E">
          <w:rPr>
            <w:rFonts w:ascii="Arial" w:hAnsi="Arial" w:cs="Arial"/>
          </w:rPr>
          <w:t>processing these</w:t>
        </w:r>
      </w:ins>
      <w:ins w:id="7742" w:author="gsadi" w:date="2013-11-12T09:40:00Z">
        <w:r w:rsidR="00BD704E">
          <w:rPr>
            <w:rFonts w:ascii="Arial" w:hAnsi="Arial" w:cs="Arial"/>
          </w:rPr>
          <w:t xml:space="preserve"> demands, i2 funnel </w:t>
        </w:r>
        <w:r>
          <w:rPr>
            <w:rFonts w:ascii="Arial" w:hAnsi="Arial" w:cs="Arial"/>
          </w:rPr>
          <w:t xml:space="preserve">persists the NTF demands in a database. </w:t>
        </w:r>
      </w:ins>
    </w:p>
    <w:p w:rsidR="00000000" w:rsidRDefault="009B2DD5">
      <w:pPr>
        <w:numPr>
          <w:ilvl w:val="0"/>
          <w:numId w:val="38"/>
        </w:numPr>
        <w:rPr>
          <w:ins w:id="7743" w:author="gsadi" w:date="2013-11-12T09:05:00Z"/>
          <w:rFonts w:ascii="Arial" w:hAnsi="Arial" w:cs="Arial"/>
          <w:rPrChange w:id="7744" w:author="gsadi" w:date="2013-11-12T09:46:00Z">
            <w:rPr>
              <w:ins w:id="7745" w:author="gsadi" w:date="2013-11-12T09:05:00Z"/>
              <w:rFonts w:ascii="Arial" w:hAnsi="Arial" w:cs="Arial"/>
              <w:b/>
              <w:u w:val="single"/>
            </w:rPr>
          </w:rPrChange>
        </w:rPr>
        <w:pPrChange w:id="7746" w:author="gsadi" w:date="2013-11-12T09:46:00Z">
          <w:pPr/>
        </w:pPrChange>
      </w:pPr>
      <w:ins w:id="7747" w:author="gsadi" w:date="2013-11-12T09:43:00Z">
        <w:r w:rsidRPr="007D3D05">
          <w:rPr>
            <w:rFonts w:ascii="Arial" w:hAnsi="Arial" w:cs="Arial"/>
          </w:rPr>
          <w:t xml:space="preserve">i2 </w:t>
        </w:r>
      </w:ins>
      <w:ins w:id="7748" w:author="gsadi" w:date="2013-11-12T09:46:00Z">
        <w:r w:rsidR="00C47F29">
          <w:rPr>
            <w:rFonts w:ascii="Arial" w:hAnsi="Arial" w:cs="Arial"/>
          </w:rPr>
          <w:t>funnel processes</w:t>
        </w:r>
      </w:ins>
      <w:ins w:id="7749" w:author="gsadi" w:date="2013-11-12T09:43:00Z">
        <w:r w:rsidR="003643A3">
          <w:rPr>
            <w:rFonts w:ascii="Arial" w:hAnsi="Arial" w:cs="Arial"/>
          </w:rPr>
          <w:t xml:space="preserve"> NTH and NTF</w:t>
        </w:r>
        <w:r>
          <w:rPr>
            <w:rFonts w:ascii="Arial" w:hAnsi="Arial" w:cs="Arial"/>
          </w:rPr>
          <w:t xml:space="preserve"> </w:t>
        </w:r>
        <w:r w:rsidR="00CE4561">
          <w:rPr>
            <w:rFonts w:ascii="Arial" w:hAnsi="Arial" w:cs="Arial"/>
          </w:rPr>
          <w:t>requirements</w:t>
        </w:r>
        <w:r>
          <w:rPr>
            <w:rFonts w:ascii="Arial" w:hAnsi="Arial" w:cs="Arial"/>
          </w:rPr>
          <w:t xml:space="preserve"> and converts </w:t>
        </w:r>
        <w:r w:rsidR="00CE4561">
          <w:rPr>
            <w:rFonts w:ascii="Arial" w:hAnsi="Arial" w:cs="Arial"/>
          </w:rPr>
          <w:t xml:space="preserve">them into </w:t>
        </w:r>
        <w:r>
          <w:rPr>
            <w:rFonts w:ascii="Arial" w:hAnsi="Arial" w:cs="Arial"/>
          </w:rPr>
          <w:t>demand line item</w:t>
        </w:r>
        <w:r w:rsidR="00CE4561">
          <w:rPr>
            <w:rFonts w:ascii="Arial" w:hAnsi="Arial" w:cs="Arial"/>
          </w:rPr>
          <w:t>s</w:t>
        </w:r>
        <w:r>
          <w:rPr>
            <w:rFonts w:ascii="Arial" w:hAnsi="Arial" w:cs="Arial"/>
          </w:rPr>
          <w:t xml:space="preserve"> in DEMAND_ALL file. </w:t>
        </w:r>
      </w:ins>
    </w:p>
    <w:p w:rsidR="000E327E" w:rsidRDefault="000E327E" w:rsidP="000A259E">
      <w:pPr>
        <w:rPr>
          <w:ins w:id="7750" w:author="gsadi" w:date="2013-11-12T09:05:00Z"/>
          <w:rFonts w:ascii="Arial" w:hAnsi="Arial" w:cs="Arial"/>
          <w:b/>
          <w:u w:val="single"/>
        </w:rPr>
      </w:pPr>
      <w:ins w:id="7751" w:author="gsadi" w:date="2013-11-12T09:05:00Z">
        <w:r>
          <w:rPr>
            <w:rFonts w:ascii="Arial" w:hAnsi="Arial" w:cs="Arial"/>
            <w:b/>
            <w:u w:val="single"/>
          </w:rPr>
          <w:t xml:space="preserve"> </w:t>
        </w:r>
      </w:ins>
    </w:p>
    <w:p w:rsidR="000E327E" w:rsidRDefault="002B0E74" w:rsidP="000A259E">
      <w:pPr>
        <w:rPr>
          <w:ins w:id="7752" w:author="gsadi" w:date="2013-11-12T09:47:00Z"/>
          <w:rFonts w:ascii="Arial" w:hAnsi="Arial" w:cs="Arial"/>
          <w:b/>
          <w:u w:val="single"/>
        </w:rPr>
      </w:pPr>
      <w:ins w:id="7753" w:author="gsadi" w:date="2013-11-12T09:05:00Z">
        <w:r w:rsidRPr="002B0E74">
          <w:rPr>
            <w:rFonts w:ascii="Arial" w:hAnsi="Arial" w:cs="Arial"/>
            <w:b/>
            <w:rPrChange w:id="7754" w:author="gsadi" w:date="2013-11-12T09:06:00Z">
              <w:rPr>
                <w:rFonts w:ascii="Arial" w:hAnsi="Arial" w:cs="Arial"/>
                <w:b/>
                <w:color w:val="0000FF"/>
                <w:u w:val="single"/>
              </w:rPr>
            </w:rPrChange>
          </w:rPr>
          <w:t xml:space="preserve">    </w:t>
        </w:r>
      </w:ins>
      <w:ins w:id="7755" w:author="gsadi" w:date="2013-11-12T09:06:00Z">
        <w:r w:rsidR="000E327E">
          <w:rPr>
            <w:rFonts w:ascii="Arial" w:hAnsi="Arial" w:cs="Arial"/>
            <w:b/>
            <w:u w:val="single"/>
          </w:rPr>
          <w:t>Planning i2 SCP</w:t>
        </w:r>
      </w:ins>
      <w:ins w:id="7756" w:author="gsadi" w:date="2013-11-12T09:47:00Z">
        <w:r w:rsidR="00B738F5">
          <w:rPr>
            <w:rFonts w:ascii="Arial" w:hAnsi="Arial" w:cs="Arial"/>
            <w:b/>
            <w:u w:val="single"/>
          </w:rPr>
          <w:t xml:space="preserve"> &amp; Post-processing</w:t>
        </w:r>
      </w:ins>
    </w:p>
    <w:p w:rsidR="00B738F5" w:rsidRDefault="00B738F5" w:rsidP="000A259E">
      <w:pPr>
        <w:rPr>
          <w:ins w:id="7757" w:author="gsadi" w:date="2013-11-12T09:04:00Z"/>
          <w:rFonts w:ascii="Arial" w:hAnsi="Arial" w:cs="Arial"/>
          <w:b/>
          <w:u w:val="single"/>
        </w:rPr>
      </w:pPr>
    </w:p>
    <w:p w:rsidR="00B738F5" w:rsidRDefault="00B738F5" w:rsidP="00B738F5">
      <w:pPr>
        <w:numPr>
          <w:ilvl w:val="0"/>
          <w:numId w:val="38"/>
        </w:numPr>
        <w:rPr>
          <w:ins w:id="7758" w:author="gsadi" w:date="2013-11-18T22:37:00Z"/>
          <w:rFonts w:ascii="Arial" w:hAnsi="Arial" w:cs="Arial"/>
        </w:rPr>
      </w:pPr>
      <w:ins w:id="7759" w:author="gsadi" w:date="2013-11-12T09:47:00Z">
        <w:r>
          <w:rPr>
            <w:rFonts w:ascii="Arial" w:hAnsi="Arial" w:cs="Arial"/>
          </w:rPr>
          <w:t xml:space="preserve">i2 SCP </w:t>
        </w:r>
      </w:ins>
      <w:ins w:id="7760" w:author="gsadi" w:date="2013-11-12T09:48:00Z">
        <w:r>
          <w:rPr>
            <w:rFonts w:ascii="Arial" w:hAnsi="Arial" w:cs="Arial"/>
          </w:rPr>
          <w:t xml:space="preserve"> generates planned orders for</w:t>
        </w:r>
      </w:ins>
      <w:ins w:id="7761" w:author="gsadi" w:date="2013-11-12T09:47:00Z">
        <w:r>
          <w:rPr>
            <w:rFonts w:ascii="Arial" w:hAnsi="Arial" w:cs="Arial"/>
          </w:rPr>
          <w:t xml:space="preserve"> NTH and NTF demand </w:t>
        </w:r>
      </w:ins>
      <w:ins w:id="7762" w:author="gsadi" w:date="2013-11-12T09:48:00Z">
        <w:r>
          <w:rPr>
            <w:rFonts w:ascii="Arial" w:hAnsi="Arial" w:cs="Arial"/>
          </w:rPr>
          <w:t>items</w:t>
        </w:r>
      </w:ins>
      <w:ins w:id="7763" w:author="gsadi" w:date="2013-11-12T10:01:00Z">
        <w:r w:rsidR="00686E7A">
          <w:rPr>
            <w:rFonts w:ascii="Arial" w:hAnsi="Arial" w:cs="Arial"/>
          </w:rPr>
          <w:t xml:space="preserve"> and post them to PSE for buy analysis</w:t>
        </w:r>
      </w:ins>
    </w:p>
    <w:p w:rsidR="004A4272" w:rsidRPr="00232A45" w:rsidRDefault="004A4272" w:rsidP="004A4272">
      <w:pPr>
        <w:rPr>
          <w:ins w:id="7764" w:author="gsadi" w:date="2013-11-12T09:06:00Z"/>
        </w:rPr>
      </w:pPr>
    </w:p>
    <w:p w:rsidR="0078449B" w:rsidRDefault="0078449B" w:rsidP="004A4272">
      <w:pPr>
        <w:rPr>
          <w:ins w:id="7765" w:author="gsadi" w:date="2013-11-12T09:39:00Z"/>
          <w:rFonts w:ascii="Arial" w:hAnsi="Arial" w:cs="Arial"/>
          <w:b/>
          <w:u w:val="single"/>
        </w:rPr>
      </w:pPr>
      <w:ins w:id="7766" w:author="gsadi" w:date="2013-11-12T09:06:00Z">
        <w:r>
          <w:rPr>
            <w:rFonts w:ascii="Arial" w:hAnsi="Arial" w:cs="Arial"/>
          </w:rPr>
          <w:t xml:space="preserve">    </w:t>
        </w:r>
      </w:ins>
      <w:ins w:id="7767" w:author="gsadi" w:date="2013-11-12T09:07:00Z">
        <w:r>
          <w:rPr>
            <w:rFonts w:ascii="Arial" w:hAnsi="Arial" w:cs="Arial"/>
            <w:b/>
            <w:u w:val="single"/>
          </w:rPr>
          <w:t>Push PRs to SAP</w:t>
        </w:r>
      </w:ins>
    </w:p>
    <w:p w:rsidR="00446BB5" w:rsidRDefault="00446BB5" w:rsidP="004A4272">
      <w:pPr>
        <w:rPr>
          <w:ins w:id="7768" w:author="gsadi" w:date="2013-11-12T09:39:00Z"/>
          <w:rFonts w:ascii="Arial" w:hAnsi="Arial" w:cs="Arial"/>
          <w:b/>
          <w:u w:val="single"/>
        </w:rPr>
      </w:pPr>
    </w:p>
    <w:p w:rsidR="00000000" w:rsidRDefault="002B0E74">
      <w:pPr>
        <w:numPr>
          <w:ilvl w:val="0"/>
          <w:numId w:val="38"/>
        </w:numPr>
        <w:rPr>
          <w:ins w:id="7769" w:author="gsadi" w:date="2013-11-12T10:01:00Z"/>
          <w:rFonts w:ascii="Arial" w:hAnsi="Arial" w:cs="Arial"/>
        </w:rPr>
        <w:pPrChange w:id="7770" w:author="gsadi" w:date="2013-11-12T09:39:00Z">
          <w:pPr/>
        </w:pPrChange>
      </w:pPr>
      <w:ins w:id="7771" w:author="gsadi" w:date="2013-11-12T09:39:00Z">
        <w:r w:rsidRPr="002B0E74">
          <w:rPr>
            <w:rFonts w:ascii="Arial" w:hAnsi="Arial" w:cs="Arial"/>
            <w:rPrChange w:id="7772" w:author="gsadi" w:date="2013-11-12T09:39:00Z">
              <w:rPr>
                <w:rFonts w:ascii="Arial" w:hAnsi="Arial" w:cs="Arial"/>
                <w:color w:val="0000FF"/>
                <w:u w:val="single"/>
              </w:rPr>
            </w:rPrChange>
          </w:rPr>
          <w:t>Per business requirements, only NTH demands need to be converted into PRs in SAP</w:t>
        </w:r>
      </w:ins>
    </w:p>
    <w:p w:rsidR="00000000" w:rsidRDefault="00394A84">
      <w:pPr>
        <w:numPr>
          <w:ilvl w:val="0"/>
          <w:numId w:val="38"/>
        </w:numPr>
        <w:rPr>
          <w:rFonts w:ascii="Arial" w:hAnsi="Arial" w:cs="Arial"/>
          <w:rPrChange w:id="7773" w:author="gsadi" w:date="2013-11-12T09:39:00Z">
            <w:rPr/>
          </w:rPrChange>
        </w:rPr>
        <w:pPrChange w:id="7774" w:author="gsadi" w:date="2013-11-12T09:39:00Z">
          <w:pPr/>
        </w:pPrChange>
      </w:pPr>
      <w:ins w:id="7775" w:author="gsadi" w:date="2013-11-12T10:01:00Z">
        <w:r>
          <w:rPr>
            <w:rFonts w:ascii="Arial" w:hAnsi="Arial" w:cs="Arial"/>
          </w:rPr>
          <w:lastRenderedPageBreak/>
          <w:t xml:space="preserve">A </w:t>
        </w:r>
      </w:ins>
      <w:ins w:id="7776" w:author="gsadi" w:date="2013-11-12T10:02:00Z">
        <w:r>
          <w:rPr>
            <w:rFonts w:ascii="Arial" w:hAnsi="Arial" w:cs="Arial"/>
          </w:rPr>
          <w:t>scheduled bulk-</w:t>
        </w:r>
      </w:ins>
      <w:ins w:id="7777" w:author="gsadi" w:date="2013-11-12T10:01:00Z">
        <w:r>
          <w:rPr>
            <w:rFonts w:ascii="Arial" w:hAnsi="Arial" w:cs="Arial"/>
          </w:rPr>
          <w:t xml:space="preserve">push program </w:t>
        </w:r>
      </w:ins>
      <w:ins w:id="7778" w:author="gsadi" w:date="2013-11-12T10:02:00Z">
        <w:r>
          <w:rPr>
            <w:rFonts w:ascii="Arial" w:hAnsi="Arial" w:cs="Arial"/>
          </w:rPr>
          <w:t>would trigger after minimums logic is run in PSE</w:t>
        </w:r>
      </w:ins>
      <w:ins w:id="7779" w:author="gsadi" w:date="2013-11-12T10:03:00Z">
        <w:r>
          <w:rPr>
            <w:rFonts w:ascii="Arial" w:hAnsi="Arial" w:cs="Arial"/>
          </w:rPr>
          <w:t xml:space="preserve">. This program would push NTH planned orders </w:t>
        </w:r>
      </w:ins>
      <w:ins w:id="7780" w:author="gsadi" w:date="2013-11-12T10:31:00Z">
        <w:r w:rsidR="002D775E">
          <w:rPr>
            <w:rFonts w:ascii="Arial" w:hAnsi="Arial" w:cs="Arial"/>
          </w:rPr>
          <w:t>to SAP for PR creation</w:t>
        </w:r>
      </w:ins>
    </w:p>
    <w:p w:rsidR="001D234E" w:rsidRPr="00B0765C" w:rsidRDefault="003460ED">
      <w:pPr>
        <w:pStyle w:val="Heading4"/>
        <w:rPr>
          <w:ins w:id="7781" w:author="gsadi" w:date="2013-11-18T22:31:00Z"/>
        </w:rPr>
      </w:pPr>
      <w:ins w:id="7782" w:author="gsadi" w:date="2013-11-25T14:32:00Z">
        <w:r>
          <w:t xml:space="preserve"> </w:t>
        </w:r>
      </w:ins>
      <w:bookmarkStart w:id="7783" w:name="_Toc373183968"/>
      <w:r w:rsidR="00121070" w:rsidRPr="00B0765C">
        <w:t>Supply</w:t>
      </w:r>
      <w:bookmarkEnd w:id="7783"/>
    </w:p>
    <w:p w:rsidR="00000000" w:rsidRDefault="001D234E">
      <w:pPr>
        <w:tabs>
          <w:tab w:val="left" w:pos="0"/>
          <w:tab w:val="left" w:pos="90"/>
        </w:tabs>
        <w:rPr>
          <w:ins w:id="7784" w:author="gsadi" w:date="2013-11-18T22:33:00Z"/>
        </w:rPr>
        <w:pPrChange w:id="7785" w:author="gsadi" w:date="2013-11-25T16:16:00Z">
          <w:pPr>
            <w:pStyle w:val="Heading4"/>
          </w:pPr>
        </w:pPrChange>
      </w:pPr>
      <w:ins w:id="7786" w:author="gsadi" w:date="2013-11-18T22:31:00Z">
        <w:r w:rsidRPr="008A21D0">
          <w:rPr>
            <w:rFonts w:ascii="Arial" w:hAnsi="Arial" w:cs="Arial"/>
          </w:rPr>
          <w:t>Daily supply picture i</w:t>
        </w:r>
        <w:r w:rsidRPr="006A5793">
          <w:rPr>
            <w:rFonts w:ascii="Arial" w:hAnsi="Arial" w:cs="Arial"/>
          </w:rPr>
          <w:t>s required to be sent to i2 SCP in order for it to plan. i2</w:t>
        </w:r>
      </w:ins>
      <w:ins w:id="7787" w:author="gsadi" w:date="2013-11-18T22:32:00Z">
        <w:r>
          <w:rPr>
            <w:rFonts w:ascii="Arial" w:hAnsi="Arial" w:cs="Arial"/>
          </w:rPr>
          <w:t xml:space="preserve"> SCP tries to meet demand by using different supply elements</w:t>
        </w:r>
      </w:ins>
      <w:ins w:id="7788" w:author="gsadi" w:date="2013-11-18T22:33:00Z">
        <w:r>
          <w:rPr>
            <w:rFonts w:ascii="Arial" w:hAnsi="Arial" w:cs="Arial"/>
          </w:rPr>
          <w:t xml:space="preserve"> – On Hand </w:t>
        </w:r>
        <w:r w:rsidR="007B0968">
          <w:rPr>
            <w:rFonts w:ascii="Arial" w:hAnsi="Arial" w:cs="Arial"/>
          </w:rPr>
          <w:t xml:space="preserve">inventory </w:t>
        </w:r>
        <w:r>
          <w:rPr>
            <w:rFonts w:ascii="Arial" w:hAnsi="Arial" w:cs="Arial"/>
          </w:rPr>
          <w:t>and Work In Process</w:t>
        </w:r>
        <w:r w:rsidR="007B0968">
          <w:rPr>
            <w:rFonts w:ascii="Arial" w:hAnsi="Arial" w:cs="Arial"/>
          </w:rPr>
          <w:t xml:space="preserve"> inventory</w:t>
        </w:r>
      </w:ins>
    </w:p>
    <w:p w:rsidR="00000000" w:rsidRDefault="003F6914">
      <w:pPr>
        <w:tabs>
          <w:tab w:val="left" w:pos="1170"/>
        </w:tabs>
        <w:rPr>
          <w:del w:id="7789" w:author="gsadi" w:date="2013-11-18T22:33:00Z"/>
        </w:rPr>
        <w:pPrChange w:id="7790" w:author="gsadi" w:date="2013-11-25T16:16:00Z">
          <w:pPr>
            <w:pStyle w:val="Heading4"/>
          </w:pPr>
        </w:pPrChange>
      </w:pPr>
      <w:bookmarkStart w:id="7791" w:name="_Toc372578196"/>
      <w:bookmarkStart w:id="7792" w:name="_Toc373153600"/>
      <w:bookmarkStart w:id="7793" w:name="_Toc373153751"/>
      <w:bookmarkStart w:id="7794" w:name="_Toc373158167"/>
      <w:bookmarkStart w:id="7795" w:name="_Toc373158241"/>
      <w:bookmarkStart w:id="7796" w:name="_Toc373162616"/>
      <w:bookmarkStart w:id="7797" w:name="_Toc373183969"/>
      <w:bookmarkEnd w:id="7791"/>
      <w:bookmarkEnd w:id="7792"/>
      <w:bookmarkEnd w:id="7793"/>
      <w:bookmarkEnd w:id="7794"/>
      <w:bookmarkEnd w:id="7795"/>
      <w:bookmarkEnd w:id="7796"/>
      <w:bookmarkEnd w:id="7797"/>
    </w:p>
    <w:p w:rsidR="00000000" w:rsidRDefault="002B0E74">
      <w:pPr>
        <w:pStyle w:val="Heading5"/>
        <w:tabs>
          <w:tab w:val="clear" w:pos="1008"/>
          <w:tab w:val="num" w:pos="864"/>
          <w:tab w:val="left" w:pos="1170"/>
        </w:tabs>
        <w:ind w:left="0" w:firstLine="0"/>
        <w:rPr>
          <w:ins w:id="7798" w:author="gsadi" w:date="2013-11-18T22:34:00Z"/>
          <w:rFonts w:ascii="Arial" w:hAnsi="Arial" w:cs="Arial"/>
          <w:rPrChange w:id="7799" w:author="gsadi" w:date="2013-11-25T12:11:00Z">
            <w:rPr>
              <w:ins w:id="7800" w:author="gsadi" w:date="2013-11-18T22:34:00Z"/>
            </w:rPr>
          </w:rPrChange>
        </w:rPr>
        <w:pPrChange w:id="7801" w:author="gsadi" w:date="2013-11-25T16:16:00Z">
          <w:pPr>
            <w:pStyle w:val="Heading5"/>
            <w:tabs>
              <w:tab w:val="num" w:pos="864"/>
            </w:tabs>
            <w:ind w:hanging="594"/>
          </w:pPr>
        </w:pPrChange>
      </w:pPr>
      <w:bookmarkStart w:id="7802" w:name="_Toc373183970"/>
      <w:r w:rsidRPr="002B0E74">
        <w:rPr>
          <w:rFonts w:ascii="Arial" w:hAnsi="Arial" w:cs="Arial"/>
          <w:rPrChange w:id="7803" w:author="gsadi" w:date="2013-11-25T12:11:00Z">
            <w:rPr>
              <w:color w:val="0000FF"/>
              <w:u w:val="single"/>
            </w:rPr>
          </w:rPrChange>
        </w:rPr>
        <w:t>On Hand Inventory</w:t>
      </w:r>
      <w:bookmarkEnd w:id="7802"/>
    </w:p>
    <w:p w:rsidR="00000000" w:rsidRDefault="002B0E74">
      <w:pPr>
        <w:rPr>
          <w:ins w:id="7804" w:author="gsadi" w:date="2013-11-18T22:38:00Z"/>
          <w:rFonts w:ascii="Arial" w:hAnsi="Arial" w:cs="Arial"/>
        </w:rPr>
        <w:pPrChange w:id="7805" w:author="gsadi" w:date="2013-11-25T16:16:00Z">
          <w:pPr>
            <w:ind w:left="360"/>
          </w:pPr>
        </w:pPrChange>
      </w:pPr>
      <w:ins w:id="7806" w:author="gsadi" w:date="2013-11-18T22:34:00Z">
        <w:r w:rsidRPr="002B0E74">
          <w:rPr>
            <w:rFonts w:ascii="Arial" w:hAnsi="Arial" w:cs="Arial"/>
            <w:rPrChange w:id="7807" w:author="gsadi" w:date="2013-11-18T22:36:00Z">
              <w:rPr>
                <w:color w:val="0000FF"/>
                <w:u w:val="single"/>
              </w:rPr>
            </w:rPrChange>
          </w:rPr>
          <w:t xml:space="preserve">On Hand </w:t>
        </w:r>
      </w:ins>
      <w:ins w:id="7808" w:author="gsadi" w:date="2013-11-18T22:36:00Z">
        <w:r w:rsidRPr="002B0E74">
          <w:rPr>
            <w:rFonts w:ascii="Arial" w:hAnsi="Arial" w:cs="Arial"/>
            <w:rPrChange w:id="7809" w:author="gsadi" w:date="2013-11-18T22:36:00Z">
              <w:rPr>
                <w:color w:val="0000FF"/>
                <w:u w:val="single"/>
              </w:rPr>
            </w:rPrChange>
          </w:rPr>
          <w:t xml:space="preserve">feed </w:t>
        </w:r>
      </w:ins>
      <w:ins w:id="7810" w:author="gsadi" w:date="2013-11-18T22:38:00Z">
        <w:r w:rsidR="00072E68">
          <w:rPr>
            <w:rFonts w:ascii="Arial" w:hAnsi="Arial" w:cs="Arial"/>
          </w:rPr>
          <w:t xml:space="preserve">from SAP </w:t>
        </w:r>
      </w:ins>
      <w:ins w:id="7811" w:author="gsadi" w:date="2013-11-18T22:36:00Z">
        <w:r w:rsidRPr="002B0E74">
          <w:rPr>
            <w:rFonts w:ascii="Arial" w:hAnsi="Arial" w:cs="Arial"/>
            <w:rPrChange w:id="7812" w:author="gsadi" w:date="2013-11-18T22:36:00Z">
              <w:rPr>
                <w:color w:val="0000FF"/>
                <w:u w:val="single"/>
              </w:rPr>
            </w:rPrChange>
          </w:rPr>
          <w:t xml:space="preserve">to i2 </w:t>
        </w:r>
      </w:ins>
      <w:ins w:id="7813" w:author="gsadi" w:date="2013-11-18T22:37:00Z">
        <w:r w:rsidR="00CB4C3D">
          <w:rPr>
            <w:rFonts w:ascii="Arial" w:hAnsi="Arial" w:cs="Arial"/>
          </w:rPr>
          <w:t xml:space="preserve">contains </w:t>
        </w:r>
      </w:ins>
      <w:ins w:id="7814" w:author="gsadi" w:date="2013-11-18T22:36:00Z">
        <w:r w:rsidRPr="002B0E74">
          <w:rPr>
            <w:rFonts w:ascii="Arial" w:hAnsi="Arial" w:cs="Arial"/>
            <w:rPrChange w:id="7815" w:author="gsadi" w:date="2013-11-18T22:36:00Z">
              <w:rPr>
                <w:color w:val="0000FF"/>
                <w:u w:val="single"/>
              </w:rPr>
            </w:rPrChange>
          </w:rPr>
          <w:t>latest in</w:t>
        </w:r>
      </w:ins>
      <w:ins w:id="7816" w:author="gsadi" w:date="2013-11-18T22:37:00Z">
        <w:r w:rsidR="00CB4C3D">
          <w:rPr>
            <w:rFonts w:ascii="Arial" w:hAnsi="Arial" w:cs="Arial"/>
          </w:rPr>
          <w:t xml:space="preserve">ventory picture at </w:t>
        </w:r>
      </w:ins>
      <w:ins w:id="7817" w:author="gsadi" w:date="2013-11-18T22:38:00Z">
        <w:r w:rsidR="00072E68">
          <w:rPr>
            <w:rFonts w:ascii="Arial" w:hAnsi="Arial" w:cs="Arial"/>
          </w:rPr>
          <w:t>S</w:t>
        </w:r>
      </w:ins>
      <w:ins w:id="7818" w:author="gsadi" w:date="2013-11-18T22:37:00Z">
        <w:r w:rsidR="00CB4C3D">
          <w:rPr>
            <w:rFonts w:ascii="Arial" w:hAnsi="Arial" w:cs="Arial"/>
          </w:rPr>
          <w:t>tyleColor/Size/DC level.</w:t>
        </w:r>
      </w:ins>
      <w:ins w:id="7819" w:author="gsadi" w:date="2013-11-18T22:39:00Z">
        <w:r w:rsidR="00397ED1">
          <w:rPr>
            <w:rFonts w:ascii="Arial" w:hAnsi="Arial" w:cs="Arial"/>
          </w:rPr>
          <w:t xml:space="preserve"> </w:t>
        </w:r>
      </w:ins>
      <w:ins w:id="7820" w:author="gsadi" w:date="2013-11-18T22:38:00Z">
        <w:r w:rsidR="00CB4C3D" w:rsidRPr="00290B03">
          <w:rPr>
            <w:rFonts w:ascii="Arial" w:hAnsi="Arial" w:cs="Arial"/>
          </w:rPr>
          <w:t xml:space="preserve">This is maintained at a SKU and DC level. </w:t>
        </w:r>
        <w:r w:rsidR="00CB4C3D">
          <w:rPr>
            <w:rFonts w:ascii="Arial" w:hAnsi="Arial" w:cs="Arial"/>
          </w:rPr>
          <w:t>Layout, location, file name of</w:t>
        </w:r>
        <w:r w:rsidR="00CB4C3D" w:rsidRPr="00290B03">
          <w:rPr>
            <w:rFonts w:ascii="Arial" w:hAnsi="Arial" w:cs="Arial"/>
          </w:rPr>
          <w:t xml:space="preserve"> this feed</w:t>
        </w:r>
        <w:r w:rsidR="00342153">
          <w:rPr>
            <w:rFonts w:ascii="Arial" w:hAnsi="Arial" w:cs="Arial"/>
          </w:rPr>
          <w:t xml:space="preserve"> </w:t>
        </w:r>
      </w:ins>
      <w:ins w:id="7821" w:author="gsadi" w:date="2013-11-19T10:35:00Z">
        <w:r w:rsidR="00342153">
          <w:rPr>
            <w:rFonts w:ascii="Arial" w:hAnsi="Arial" w:cs="Arial"/>
          </w:rPr>
          <w:t xml:space="preserve">are </w:t>
        </w:r>
      </w:ins>
      <w:ins w:id="7822" w:author="gsadi" w:date="2013-11-18T22:38:00Z">
        <w:r w:rsidR="00CB4C3D">
          <w:rPr>
            <w:rFonts w:ascii="Arial" w:hAnsi="Arial" w:cs="Arial"/>
          </w:rPr>
          <w:t>described below:</w:t>
        </w:r>
      </w:ins>
    </w:p>
    <w:p w:rsidR="00CB4C3D" w:rsidRPr="00290B03" w:rsidRDefault="00CB4C3D" w:rsidP="00CB4C3D">
      <w:pPr>
        <w:rPr>
          <w:ins w:id="7823" w:author="gsadi" w:date="2013-11-18T22:38:00Z"/>
        </w:rPr>
      </w:pPr>
    </w:p>
    <w:p w:rsidR="00CB4C3D" w:rsidRPr="00290B03" w:rsidRDefault="00CB4C3D" w:rsidP="00CB4C3D">
      <w:pPr>
        <w:numPr>
          <w:ilvl w:val="0"/>
          <w:numId w:val="40"/>
        </w:numPr>
        <w:rPr>
          <w:ins w:id="7824" w:author="gsadi" w:date="2013-11-18T22:38:00Z"/>
          <w:rFonts w:ascii="Arial" w:hAnsi="Arial" w:cs="Arial"/>
        </w:rPr>
      </w:pPr>
      <w:ins w:id="7825" w:author="gsadi" w:date="2013-11-18T22:38:00Z">
        <w:r w:rsidRPr="00290B03">
          <w:rPr>
            <w:rFonts w:ascii="Arial" w:hAnsi="Arial" w:cs="Arial"/>
            <w:u w:val="single"/>
          </w:rPr>
          <w:t>Location:</w:t>
        </w:r>
        <w:r w:rsidRPr="00290B03">
          <w:rPr>
            <w:rFonts w:ascii="Arial" w:hAnsi="Arial" w:cs="Arial"/>
          </w:rPr>
          <w:t xml:space="preserve"> $I2OD_FROM_SAP</w:t>
        </w:r>
      </w:ins>
    </w:p>
    <w:p w:rsidR="00CB4C3D" w:rsidRDefault="00CB4C3D" w:rsidP="00605A79">
      <w:pPr>
        <w:numPr>
          <w:ilvl w:val="0"/>
          <w:numId w:val="40"/>
        </w:numPr>
        <w:rPr>
          <w:ins w:id="7826" w:author="gsadi" w:date="2013-11-18T22:38:00Z"/>
          <w:rFonts w:ascii="Arial" w:hAnsi="Arial" w:cs="Arial"/>
        </w:rPr>
      </w:pPr>
      <w:ins w:id="7827" w:author="gsadi" w:date="2013-11-18T22:38:00Z">
        <w:r w:rsidRPr="00290B03">
          <w:rPr>
            <w:rFonts w:ascii="Arial" w:hAnsi="Arial" w:cs="Arial"/>
            <w:u w:val="single"/>
          </w:rPr>
          <w:t>File Name:</w:t>
        </w:r>
        <w:r w:rsidRPr="00290B03">
          <w:rPr>
            <w:rFonts w:ascii="Arial" w:hAnsi="Arial" w:cs="Arial"/>
          </w:rPr>
          <w:t xml:space="preserve"> </w:t>
        </w:r>
      </w:ins>
      <w:ins w:id="7828" w:author="gsadi" w:date="2013-11-18T22:39:00Z">
        <w:r w:rsidR="00605A79" w:rsidRPr="00605A79">
          <w:rPr>
            <w:rFonts w:ascii="Arial" w:hAnsi="Arial" w:cs="Arial"/>
          </w:rPr>
          <w:t>i2od_SAP_FG_onhand_inventory.dat</w:t>
        </w:r>
      </w:ins>
    </w:p>
    <w:p w:rsidR="00CB4C3D" w:rsidRPr="00290B03" w:rsidRDefault="00CB4C3D" w:rsidP="00CB4C3D">
      <w:pPr>
        <w:numPr>
          <w:ilvl w:val="0"/>
          <w:numId w:val="40"/>
        </w:numPr>
        <w:rPr>
          <w:ins w:id="7829" w:author="gsadi" w:date="2013-11-18T22:38:00Z"/>
          <w:rFonts w:ascii="Arial" w:hAnsi="Arial" w:cs="Arial"/>
        </w:rPr>
      </w:pPr>
      <w:ins w:id="7830" w:author="gsadi" w:date="2013-11-18T22:38:00Z">
        <w:r w:rsidRPr="00290B03">
          <w:rPr>
            <w:rFonts w:ascii="Arial" w:hAnsi="Arial" w:cs="Arial"/>
          </w:rPr>
          <w:t xml:space="preserve">Layout of the </w:t>
        </w:r>
        <w:r>
          <w:rPr>
            <w:rFonts w:ascii="Arial" w:hAnsi="Arial" w:cs="Arial"/>
          </w:rPr>
          <w:t>detail record:</w:t>
        </w:r>
      </w:ins>
    </w:p>
    <w:p w:rsidR="007B77A9" w:rsidRDefault="007B77A9" w:rsidP="007B77A9">
      <w:pPr>
        <w:ind w:left="810"/>
        <w:rPr>
          <w:ins w:id="7831" w:author="gsadi" w:date="2013-11-18T22:42:00Z"/>
          <w:rFonts w:ascii="Arial" w:hAnsi="Arial" w:cs="Arial"/>
          <w:color w:val="000000"/>
          <w:sz w:val="18"/>
          <w:szCs w:val="18"/>
        </w:rPr>
      </w:pPr>
    </w:p>
    <w:tbl>
      <w:tblPr>
        <w:tblW w:w="7576" w:type="dxa"/>
        <w:tblInd w:w="902" w:type="dxa"/>
        <w:tblLook w:val="04A0"/>
        <w:tblPrChange w:id="7832" w:author="gsadi" w:date="2013-11-18T22:43:00Z">
          <w:tblPr>
            <w:tblW w:w="7758" w:type="dxa"/>
            <w:tblInd w:w="720" w:type="dxa"/>
            <w:tblLook w:val="04A0"/>
          </w:tblPr>
        </w:tblPrChange>
      </w:tblPr>
      <w:tblGrid>
        <w:gridCol w:w="707"/>
        <w:gridCol w:w="3246"/>
        <w:gridCol w:w="1340"/>
        <w:gridCol w:w="2283"/>
        <w:tblGridChange w:id="7833">
          <w:tblGrid>
            <w:gridCol w:w="707"/>
            <w:gridCol w:w="182"/>
            <w:gridCol w:w="3246"/>
            <w:gridCol w:w="1340"/>
            <w:gridCol w:w="2283"/>
          </w:tblGrid>
        </w:tblGridChange>
      </w:tblGrid>
      <w:tr w:rsidR="007B77A9" w:rsidRPr="00293448" w:rsidTr="00AB3C66">
        <w:trPr>
          <w:trHeight w:val="255"/>
          <w:ins w:id="7834" w:author="gsadi" w:date="2013-11-18T22:42:00Z"/>
          <w:trPrChange w:id="7835" w:author="gsadi" w:date="2013-11-18T22:43:00Z">
            <w:trPr>
              <w:trHeight w:val="255"/>
            </w:trPr>
          </w:trPrChange>
        </w:trPr>
        <w:tc>
          <w:tcPr>
            <w:tcW w:w="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Change w:id="7836" w:author="gsadi" w:date="2013-11-18T22:43:00Z">
              <w:tcPr>
                <w:tcW w:w="707" w:type="dxa"/>
                <w:tcBorders>
                  <w:top w:val="single" w:sz="4" w:space="0" w:color="auto"/>
                  <w:left w:val="single" w:sz="4" w:space="0" w:color="auto"/>
                  <w:bottom w:val="single" w:sz="4" w:space="0" w:color="auto"/>
                  <w:right w:val="single" w:sz="4" w:space="0" w:color="auto"/>
                </w:tcBorders>
                <w:shd w:val="clear" w:color="000000" w:fill="FFFF00"/>
                <w:noWrap/>
                <w:hideMark/>
              </w:tcPr>
            </w:tcPrChange>
          </w:tcPr>
          <w:p w:rsidR="007B77A9" w:rsidRPr="00293448" w:rsidRDefault="007B77A9" w:rsidP="00F72EA9">
            <w:pPr>
              <w:rPr>
                <w:ins w:id="7837" w:author="gsadi" w:date="2013-11-18T22:42:00Z"/>
                <w:rFonts w:ascii="Arial" w:hAnsi="Arial" w:cs="Arial"/>
                <w:b/>
                <w:bCs/>
                <w:color w:val="000000"/>
                <w:sz w:val="18"/>
                <w:szCs w:val="18"/>
              </w:rPr>
            </w:pPr>
            <w:ins w:id="7838" w:author="gsadi" w:date="2013-11-18T22:42:00Z">
              <w:r w:rsidRPr="00293448">
                <w:rPr>
                  <w:rFonts w:ascii="Arial" w:hAnsi="Arial" w:cs="Arial"/>
                  <w:b/>
                  <w:bCs/>
                  <w:color w:val="000000"/>
                  <w:sz w:val="18"/>
                  <w:szCs w:val="18"/>
                </w:rPr>
                <w:t>Order</w:t>
              </w:r>
            </w:ins>
          </w:p>
        </w:tc>
        <w:tc>
          <w:tcPr>
            <w:tcW w:w="3246" w:type="dxa"/>
            <w:tcBorders>
              <w:top w:val="single" w:sz="4" w:space="0" w:color="auto"/>
              <w:left w:val="nil"/>
              <w:bottom w:val="single" w:sz="4" w:space="0" w:color="auto"/>
              <w:right w:val="single" w:sz="4" w:space="0" w:color="auto"/>
            </w:tcBorders>
            <w:shd w:val="clear" w:color="auto" w:fill="BFBFBF" w:themeFill="background1" w:themeFillShade="BF"/>
            <w:hideMark/>
            <w:tcPrChange w:id="7839" w:author="gsadi" w:date="2013-11-18T22:43:00Z">
              <w:tcPr>
                <w:tcW w:w="3428" w:type="dxa"/>
                <w:gridSpan w:val="2"/>
                <w:tcBorders>
                  <w:top w:val="single" w:sz="4" w:space="0" w:color="auto"/>
                  <w:left w:val="nil"/>
                  <w:bottom w:val="single" w:sz="4" w:space="0" w:color="auto"/>
                  <w:right w:val="single" w:sz="4" w:space="0" w:color="auto"/>
                </w:tcBorders>
                <w:shd w:val="clear" w:color="000000" w:fill="FFFF00"/>
                <w:hideMark/>
              </w:tcPr>
            </w:tcPrChange>
          </w:tcPr>
          <w:p w:rsidR="007B77A9" w:rsidRPr="00293448" w:rsidRDefault="007B77A9" w:rsidP="00F72EA9">
            <w:pPr>
              <w:rPr>
                <w:ins w:id="7840" w:author="gsadi" w:date="2013-11-18T22:42:00Z"/>
                <w:rFonts w:ascii="Arial" w:hAnsi="Arial" w:cs="Arial"/>
                <w:b/>
                <w:bCs/>
                <w:color w:val="000000"/>
                <w:sz w:val="18"/>
                <w:szCs w:val="18"/>
              </w:rPr>
            </w:pPr>
            <w:ins w:id="7841" w:author="gsadi" w:date="2013-11-18T22:42:00Z">
              <w:r w:rsidRPr="00293448">
                <w:rPr>
                  <w:rFonts w:ascii="Arial" w:hAnsi="Arial" w:cs="Arial"/>
                  <w:b/>
                  <w:bCs/>
                  <w:color w:val="000000"/>
                  <w:sz w:val="18"/>
                  <w:szCs w:val="18"/>
                </w:rPr>
                <w:t>Description</w:t>
              </w:r>
            </w:ins>
          </w:p>
        </w:tc>
        <w:tc>
          <w:tcPr>
            <w:tcW w:w="1340" w:type="dxa"/>
            <w:tcBorders>
              <w:top w:val="single" w:sz="4" w:space="0" w:color="auto"/>
              <w:left w:val="nil"/>
              <w:bottom w:val="single" w:sz="4" w:space="0" w:color="auto"/>
              <w:right w:val="single" w:sz="4" w:space="0" w:color="auto"/>
            </w:tcBorders>
            <w:shd w:val="clear" w:color="auto" w:fill="BFBFBF" w:themeFill="background1" w:themeFillShade="BF"/>
            <w:noWrap/>
            <w:hideMark/>
            <w:tcPrChange w:id="7842" w:author="gsadi" w:date="2013-11-18T22:43:00Z">
              <w:tcPr>
                <w:tcW w:w="1340" w:type="dxa"/>
                <w:tcBorders>
                  <w:top w:val="single" w:sz="4" w:space="0" w:color="auto"/>
                  <w:left w:val="nil"/>
                  <w:bottom w:val="single" w:sz="4" w:space="0" w:color="auto"/>
                  <w:right w:val="single" w:sz="4" w:space="0" w:color="auto"/>
                </w:tcBorders>
                <w:shd w:val="clear" w:color="000000" w:fill="FFFF00"/>
                <w:noWrap/>
                <w:hideMark/>
              </w:tcPr>
            </w:tcPrChange>
          </w:tcPr>
          <w:p w:rsidR="007B77A9" w:rsidRPr="00293448" w:rsidRDefault="007B77A9" w:rsidP="00F72EA9">
            <w:pPr>
              <w:rPr>
                <w:ins w:id="7843" w:author="gsadi" w:date="2013-11-18T22:42:00Z"/>
                <w:rFonts w:ascii="Arial" w:hAnsi="Arial" w:cs="Arial"/>
                <w:b/>
                <w:bCs/>
                <w:color w:val="000000"/>
                <w:sz w:val="18"/>
                <w:szCs w:val="18"/>
              </w:rPr>
            </w:pPr>
            <w:ins w:id="7844" w:author="gsadi" w:date="2013-11-18T22:42:00Z">
              <w:r>
                <w:rPr>
                  <w:rFonts w:ascii="Arial" w:hAnsi="Arial" w:cs="Arial"/>
                  <w:b/>
                  <w:bCs/>
                  <w:color w:val="000000"/>
                  <w:sz w:val="18"/>
                  <w:szCs w:val="18"/>
                </w:rPr>
                <w:t>Length</w:t>
              </w:r>
            </w:ins>
          </w:p>
        </w:tc>
        <w:tc>
          <w:tcPr>
            <w:tcW w:w="2283" w:type="dxa"/>
            <w:tcBorders>
              <w:top w:val="single" w:sz="4" w:space="0" w:color="auto"/>
              <w:left w:val="nil"/>
              <w:bottom w:val="single" w:sz="4" w:space="0" w:color="auto"/>
              <w:right w:val="single" w:sz="4" w:space="0" w:color="auto"/>
            </w:tcBorders>
            <w:shd w:val="clear" w:color="auto" w:fill="BFBFBF" w:themeFill="background1" w:themeFillShade="BF"/>
            <w:noWrap/>
            <w:hideMark/>
            <w:tcPrChange w:id="7845" w:author="gsadi" w:date="2013-11-18T22:43:00Z">
              <w:tcPr>
                <w:tcW w:w="2283" w:type="dxa"/>
                <w:tcBorders>
                  <w:top w:val="single" w:sz="4" w:space="0" w:color="auto"/>
                  <w:left w:val="nil"/>
                  <w:bottom w:val="single" w:sz="4" w:space="0" w:color="auto"/>
                  <w:right w:val="single" w:sz="4" w:space="0" w:color="auto"/>
                </w:tcBorders>
                <w:shd w:val="clear" w:color="000000" w:fill="FFFF00"/>
                <w:noWrap/>
                <w:hideMark/>
              </w:tcPr>
            </w:tcPrChange>
          </w:tcPr>
          <w:p w:rsidR="007B77A9" w:rsidRPr="00293448" w:rsidRDefault="007B77A9" w:rsidP="00F72EA9">
            <w:pPr>
              <w:rPr>
                <w:ins w:id="7846" w:author="gsadi" w:date="2013-11-18T22:42:00Z"/>
                <w:rFonts w:ascii="Arial" w:hAnsi="Arial" w:cs="Arial"/>
                <w:b/>
                <w:bCs/>
                <w:color w:val="000000"/>
                <w:sz w:val="18"/>
                <w:szCs w:val="18"/>
              </w:rPr>
            </w:pPr>
            <w:ins w:id="7847" w:author="gsadi" w:date="2013-11-18T22:42:00Z">
              <w:r w:rsidRPr="00293448">
                <w:rPr>
                  <w:rFonts w:ascii="Arial" w:hAnsi="Arial" w:cs="Arial"/>
                  <w:b/>
                  <w:bCs/>
                  <w:color w:val="000000"/>
                  <w:sz w:val="18"/>
                  <w:szCs w:val="18"/>
                </w:rPr>
                <w:t>Comments</w:t>
              </w:r>
            </w:ins>
          </w:p>
        </w:tc>
      </w:tr>
      <w:tr w:rsidR="007B77A9" w:rsidRPr="00293448" w:rsidTr="00AB3C66">
        <w:trPr>
          <w:trHeight w:val="422"/>
          <w:ins w:id="7848" w:author="gsadi" w:date="2013-11-18T22:42:00Z"/>
          <w:trPrChange w:id="7849" w:author="gsadi" w:date="2013-11-18T22:43:00Z">
            <w:trPr>
              <w:trHeight w:val="422"/>
            </w:trPr>
          </w:trPrChange>
        </w:trPr>
        <w:tc>
          <w:tcPr>
            <w:tcW w:w="707" w:type="dxa"/>
            <w:tcBorders>
              <w:top w:val="nil"/>
              <w:left w:val="single" w:sz="4" w:space="0" w:color="auto"/>
              <w:bottom w:val="single" w:sz="4" w:space="0" w:color="auto"/>
              <w:right w:val="single" w:sz="4" w:space="0" w:color="auto"/>
            </w:tcBorders>
            <w:shd w:val="clear" w:color="000000" w:fill="FFFFFF"/>
            <w:noWrap/>
            <w:tcPrChange w:id="7850"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7851" w:author="gsadi" w:date="2013-11-18T22:42:00Z"/>
                <w:rFonts w:ascii="Arial" w:hAnsi="Arial" w:cs="Arial"/>
                <w:color w:val="000000"/>
                <w:sz w:val="18"/>
                <w:szCs w:val="18"/>
              </w:rPr>
            </w:pPr>
            <w:ins w:id="7852" w:author="gsadi" w:date="2013-11-18T22:42:00Z">
              <w:r>
                <w:rPr>
                  <w:rFonts w:ascii="Arial" w:hAnsi="Arial" w:cs="Arial"/>
                  <w:color w:val="000000"/>
                  <w:sz w:val="18"/>
                  <w:szCs w:val="18"/>
                </w:rPr>
                <w:t>1</w:t>
              </w:r>
            </w:ins>
          </w:p>
        </w:tc>
        <w:tc>
          <w:tcPr>
            <w:tcW w:w="3246" w:type="dxa"/>
            <w:tcBorders>
              <w:top w:val="nil"/>
              <w:left w:val="nil"/>
              <w:bottom w:val="single" w:sz="4" w:space="0" w:color="auto"/>
              <w:right w:val="single" w:sz="4" w:space="0" w:color="auto"/>
            </w:tcBorders>
            <w:shd w:val="clear" w:color="000000" w:fill="FFFFFF"/>
            <w:tcPrChange w:id="7853"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7854" w:author="gsadi" w:date="2013-11-18T22:42:00Z"/>
                <w:rFonts w:ascii="Arial" w:hAnsi="Arial" w:cs="Arial"/>
                <w:color w:val="000000"/>
                <w:sz w:val="18"/>
                <w:szCs w:val="18"/>
              </w:rPr>
            </w:pPr>
            <w:ins w:id="7855" w:author="gsadi" w:date="2013-11-18T22:42:00Z">
              <w:r w:rsidRPr="004553B1">
                <w:rPr>
                  <w:rFonts w:ascii="Arial" w:hAnsi="Arial" w:cs="Arial"/>
                  <w:color w:val="000000"/>
                  <w:sz w:val="18"/>
                  <w:szCs w:val="18"/>
                </w:rPr>
                <w:t>File Record Type ('1' for Details and '0' for Header)</w:t>
              </w:r>
            </w:ins>
          </w:p>
        </w:tc>
        <w:tc>
          <w:tcPr>
            <w:tcW w:w="1340" w:type="dxa"/>
            <w:tcBorders>
              <w:top w:val="nil"/>
              <w:left w:val="nil"/>
              <w:bottom w:val="single" w:sz="4" w:space="0" w:color="auto"/>
              <w:right w:val="single" w:sz="4" w:space="0" w:color="auto"/>
            </w:tcBorders>
            <w:shd w:val="clear" w:color="000000" w:fill="FFFFFF"/>
            <w:noWrap/>
            <w:tcPrChange w:id="7856"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7857" w:author="gsadi" w:date="2013-11-18T22:42:00Z"/>
                <w:rFonts w:ascii="Arial" w:hAnsi="Arial" w:cs="Arial"/>
                <w:color w:val="000000"/>
                <w:sz w:val="18"/>
                <w:szCs w:val="18"/>
              </w:rPr>
            </w:pPr>
            <w:ins w:id="7858" w:author="gsadi" w:date="2013-11-18T22:42:00Z">
              <w:r w:rsidRPr="00FA1602">
                <w:rPr>
                  <w:rFonts w:ascii="Arial" w:hAnsi="Arial" w:cs="Arial"/>
                  <w:color w:val="000000"/>
                  <w:sz w:val="18"/>
                  <w:szCs w:val="18"/>
                </w:rPr>
                <w:t>Char(1)</w:t>
              </w:r>
            </w:ins>
          </w:p>
        </w:tc>
        <w:tc>
          <w:tcPr>
            <w:tcW w:w="2283" w:type="dxa"/>
            <w:tcBorders>
              <w:top w:val="nil"/>
              <w:left w:val="nil"/>
              <w:bottom w:val="single" w:sz="4" w:space="0" w:color="auto"/>
              <w:right w:val="single" w:sz="4" w:space="0" w:color="auto"/>
            </w:tcBorders>
            <w:shd w:val="clear" w:color="auto" w:fill="auto"/>
            <w:noWrap/>
            <w:tcPrChange w:id="7859"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7860" w:author="gsadi" w:date="2013-11-18T22:42:00Z"/>
                <w:rFonts w:ascii="Arial" w:hAnsi="Arial" w:cs="Arial"/>
                <w:color w:val="000000"/>
                <w:sz w:val="18"/>
                <w:szCs w:val="18"/>
              </w:rPr>
            </w:pPr>
          </w:p>
        </w:tc>
      </w:tr>
      <w:tr w:rsidR="007B77A9" w:rsidRPr="00293448" w:rsidTr="00AB3C66">
        <w:trPr>
          <w:trHeight w:val="255"/>
          <w:ins w:id="7861" w:author="gsadi" w:date="2013-11-18T22:42:00Z"/>
          <w:trPrChange w:id="7862"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7863"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7864" w:author="gsadi" w:date="2013-11-18T22:42:00Z"/>
                <w:rFonts w:ascii="Arial" w:hAnsi="Arial" w:cs="Arial"/>
                <w:color w:val="000000"/>
                <w:sz w:val="18"/>
                <w:szCs w:val="18"/>
              </w:rPr>
            </w:pPr>
            <w:ins w:id="7865" w:author="gsadi" w:date="2013-11-18T22:42:00Z">
              <w:r>
                <w:rPr>
                  <w:rFonts w:ascii="Arial" w:hAnsi="Arial" w:cs="Arial"/>
                  <w:color w:val="000000"/>
                  <w:sz w:val="18"/>
                  <w:szCs w:val="18"/>
                </w:rPr>
                <w:t>2</w:t>
              </w:r>
            </w:ins>
          </w:p>
        </w:tc>
        <w:tc>
          <w:tcPr>
            <w:tcW w:w="3246" w:type="dxa"/>
            <w:tcBorders>
              <w:top w:val="nil"/>
              <w:left w:val="nil"/>
              <w:bottom w:val="single" w:sz="4" w:space="0" w:color="auto"/>
              <w:right w:val="single" w:sz="4" w:space="0" w:color="auto"/>
            </w:tcBorders>
            <w:shd w:val="clear" w:color="000000" w:fill="FFFFFF"/>
            <w:tcPrChange w:id="7866"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7867" w:author="gsadi" w:date="2013-11-18T22:42:00Z"/>
                <w:rFonts w:ascii="Arial" w:hAnsi="Arial" w:cs="Arial"/>
                <w:color w:val="000000"/>
                <w:sz w:val="18"/>
                <w:szCs w:val="18"/>
              </w:rPr>
            </w:pPr>
            <w:ins w:id="7868" w:author="gsadi" w:date="2013-11-18T22:42:00Z">
              <w:r w:rsidRPr="004553B1">
                <w:rPr>
                  <w:rFonts w:ascii="Arial" w:hAnsi="Arial" w:cs="Arial"/>
                  <w:color w:val="000000"/>
                  <w:sz w:val="18"/>
                  <w:szCs w:val="18"/>
                </w:rPr>
                <w:t>Record Sequence Number</w:t>
              </w:r>
            </w:ins>
          </w:p>
        </w:tc>
        <w:tc>
          <w:tcPr>
            <w:tcW w:w="1340" w:type="dxa"/>
            <w:tcBorders>
              <w:top w:val="nil"/>
              <w:left w:val="nil"/>
              <w:bottom w:val="single" w:sz="4" w:space="0" w:color="auto"/>
              <w:right w:val="single" w:sz="4" w:space="0" w:color="auto"/>
            </w:tcBorders>
            <w:shd w:val="clear" w:color="000000" w:fill="FFFFFF"/>
            <w:noWrap/>
            <w:tcPrChange w:id="7869"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7870" w:author="gsadi" w:date="2013-11-18T22:42:00Z"/>
                <w:rFonts w:ascii="Arial" w:hAnsi="Arial" w:cs="Arial"/>
                <w:color w:val="000000"/>
                <w:sz w:val="18"/>
                <w:szCs w:val="18"/>
              </w:rPr>
            </w:pPr>
            <w:ins w:id="7871" w:author="gsadi" w:date="2013-11-18T22:42:00Z">
              <w:r w:rsidRPr="00FA1602">
                <w:rPr>
                  <w:rFonts w:ascii="Arial" w:hAnsi="Arial" w:cs="Arial"/>
                  <w:color w:val="000000"/>
                  <w:sz w:val="18"/>
                  <w:szCs w:val="18"/>
                </w:rPr>
                <w:t>Number(7)</w:t>
              </w:r>
            </w:ins>
          </w:p>
        </w:tc>
        <w:tc>
          <w:tcPr>
            <w:tcW w:w="2283" w:type="dxa"/>
            <w:tcBorders>
              <w:top w:val="nil"/>
              <w:left w:val="nil"/>
              <w:bottom w:val="single" w:sz="4" w:space="0" w:color="auto"/>
              <w:right w:val="single" w:sz="4" w:space="0" w:color="auto"/>
            </w:tcBorders>
            <w:shd w:val="clear" w:color="auto" w:fill="auto"/>
            <w:noWrap/>
            <w:tcPrChange w:id="7872"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7873" w:author="gsadi" w:date="2013-11-18T22:42:00Z"/>
                <w:rFonts w:ascii="Arial" w:hAnsi="Arial" w:cs="Arial"/>
                <w:color w:val="000000"/>
                <w:sz w:val="18"/>
                <w:szCs w:val="18"/>
              </w:rPr>
            </w:pPr>
          </w:p>
        </w:tc>
      </w:tr>
      <w:tr w:rsidR="007B77A9" w:rsidRPr="00293448" w:rsidTr="00AB3C66">
        <w:trPr>
          <w:trHeight w:val="255"/>
          <w:ins w:id="7874" w:author="gsadi" w:date="2013-11-18T22:42:00Z"/>
          <w:trPrChange w:id="7875"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7876"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7877" w:author="gsadi" w:date="2013-11-18T22:42:00Z"/>
                <w:rFonts w:ascii="Arial" w:hAnsi="Arial" w:cs="Arial"/>
                <w:color w:val="000000"/>
                <w:sz w:val="18"/>
                <w:szCs w:val="18"/>
              </w:rPr>
            </w:pPr>
            <w:ins w:id="7878" w:author="gsadi" w:date="2013-11-18T22:42:00Z">
              <w:r>
                <w:rPr>
                  <w:rFonts w:ascii="Arial" w:hAnsi="Arial" w:cs="Arial"/>
                  <w:color w:val="000000"/>
                  <w:sz w:val="18"/>
                  <w:szCs w:val="18"/>
                </w:rPr>
                <w:t>3</w:t>
              </w:r>
            </w:ins>
          </w:p>
        </w:tc>
        <w:tc>
          <w:tcPr>
            <w:tcW w:w="3246" w:type="dxa"/>
            <w:tcBorders>
              <w:top w:val="nil"/>
              <w:left w:val="nil"/>
              <w:bottom w:val="single" w:sz="4" w:space="0" w:color="auto"/>
              <w:right w:val="single" w:sz="4" w:space="0" w:color="auto"/>
            </w:tcBorders>
            <w:shd w:val="clear" w:color="000000" w:fill="FFFFFF"/>
            <w:tcPrChange w:id="7879"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7880" w:author="gsadi" w:date="2013-11-18T22:42:00Z"/>
                <w:rFonts w:ascii="Arial" w:hAnsi="Arial" w:cs="Arial"/>
                <w:color w:val="000000"/>
                <w:sz w:val="18"/>
                <w:szCs w:val="18"/>
              </w:rPr>
            </w:pPr>
            <w:ins w:id="7881" w:author="gsadi" w:date="2013-11-18T22:42:00Z">
              <w:r w:rsidRPr="004553B1">
                <w:rPr>
                  <w:rFonts w:ascii="Arial" w:hAnsi="Arial" w:cs="Arial"/>
                  <w:color w:val="000000"/>
                  <w:sz w:val="18"/>
                  <w:szCs w:val="18"/>
                </w:rPr>
                <w:t>Sequence Sign</w:t>
              </w:r>
            </w:ins>
          </w:p>
        </w:tc>
        <w:tc>
          <w:tcPr>
            <w:tcW w:w="1340" w:type="dxa"/>
            <w:tcBorders>
              <w:top w:val="nil"/>
              <w:left w:val="nil"/>
              <w:bottom w:val="single" w:sz="4" w:space="0" w:color="auto"/>
              <w:right w:val="single" w:sz="4" w:space="0" w:color="auto"/>
            </w:tcBorders>
            <w:shd w:val="clear" w:color="000000" w:fill="FFFFFF"/>
            <w:noWrap/>
            <w:tcPrChange w:id="7882"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7883" w:author="gsadi" w:date="2013-11-18T22:42:00Z"/>
                <w:rFonts w:ascii="Arial" w:hAnsi="Arial" w:cs="Arial"/>
                <w:color w:val="000000"/>
                <w:sz w:val="18"/>
                <w:szCs w:val="18"/>
              </w:rPr>
            </w:pPr>
            <w:ins w:id="7884" w:author="gsadi" w:date="2013-11-18T22:42:00Z">
              <w:r w:rsidRPr="00FA1602">
                <w:rPr>
                  <w:rFonts w:ascii="Arial" w:hAnsi="Arial" w:cs="Arial"/>
                  <w:color w:val="000000"/>
                  <w:sz w:val="18"/>
                  <w:szCs w:val="18"/>
                </w:rPr>
                <w:t>Char(1</w:t>
              </w:r>
              <w:r>
                <w:rPr>
                  <w:rFonts w:ascii="Arial" w:hAnsi="Arial" w:cs="Arial"/>
                  <w:color w:val="000000"/>
                  <w:sz w:val="18"/>
                  <w:szCs w:val="18"/>
                </w:rPr>
                <w:t>)</w:t>
              </w:r>
            </w:ins>
          </w:p>
        </w:tc>
        <w:tc>
          <w:tcPr>
            <w:tcW w:w="2283" w:type="dxa"/>
            <w:tcBorders>
              <w:top w:val="nil"/>
              <w:left w:val="nil"/>
              <w:bottom w:val="single" w:sz="4" w:space="0" w:color="auto"/>
              <w:right w:val="single" w:sz="4" w:space="0" w:color="auto"/>
            </w:tcBorders>
            <w:shd w:val="clear" w:color="auto" w:fill="auto"/>
            <w:noWrap/>
            <w:tcPrChange w:id="7885"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7886" w:author="gsadi" w:date="2013-11-18T22:42:00Z"/>
                <w:rFonts w:ascii="Arial" w:hAnsi="Arial" w:cs="Arial"/>
                <w:color w:val="000000"/>
                <w:sz w:val="18"/>
                <w:szCs w:val="18"/>
              </w:rPr>
            </w:pPr>
          </w:p>
        </w:tc>
      </w:tr>
      <w:tr w:rsidR="007B77A9" w:rsidRPr="00293448" w:rsidTr="00AB3C66">
        <w:trPr>
          <w:trHeight w:val="255"/>
          <w:ins w:id="7887" w:author="gsadi" w:date="2013-11-18T22:42:00Z"/>
          <w:trPrChange w:id="7888"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7889"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7890" w:author="gsadi" w:date="2013-11-18T22:42:00Z"/>
                <w:rFonts w:ascii="Arial" w:hAnsi="Arial" w:cs="Arial"/>
                <w:color w:val="000000"/>
                <w:sz w:val="18"/>
                <w:szCs w:val="18"/>
              </w:rPr>
            </w:pPr>
            <w:ins w:id="7891" w:author="gsadi" w:date="2013-11-18T22:42:00Z">
              <w:r>
                <w:rPr>
                  <w:rFonts w:ascii="Arial" w:hAnsi="Arial" w:cs="Arial"/>
                  <w:color w:val="000000"/>
                  <w:sz w:val="18"/>
                  <w:szCs w:val="18"/>
                </w:rPr>
                <w:t>4</w:t>
              </w:r>
            </w:ins>
          </w:p>
        </w:tc>
        <w:tc>
          <w:tcPr>
            <w:tcW w:w="3246" w:type="dxa"/>
            <w:tcBorders>
              <w:top w:val="nil"/>
              <w:left w:val="nil"/>
              <w:bottom w:val="single" w:sz="4" w:space="0" w:color="auto"/>
              <w:right w:val="single" w:sz="4" w:space="0" w:color="auto"/>
            </w:tcBorders>
            <w:shd w:val="clear" w:color="000000" w:fill="FFFFFF"/>
            <w:tcPrChange w:id="7892"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7893" w:author="gsadi" w:date="2013-11-18T22:42:00Z"/>
                <w:rFonts w:ascii="Arial" w:hAnsi="Arial" w:cs="Arial"/>
                <w:color w:val="000000"/>
                <w:sz w:val="18"/>
                <w:szCs w:val="18"/>
              </w:rPr>
            </w:pPr>
            <w:ins w:id="7894" w:author="gsadi" w:date="2013-11-18T22:42:00Z">
              <w:r w:rsidRPr="004553B1">
                <w:rPr>
                  <w:rFonts w:ascii="Arial" w:hAnsi="Arial" w:cs="Arial"/>
                  <w:color w:val="000000"/>
                  <w:sz w:val="18"/>
                  <w:szCs w:val="18"/>
                </w:rPr>
                <w:t>Plant</w:t>
              </w:r>
            </w:ins>
          </w:p>
        </w:tc>
        <w:tc>
          <w:tcPr>
            <w:tcW w:w="1340" w:type="dxa"/>
            <w:tcBorders>
              <w:top w:val="nil"/>
              <w:left w:val="nil"/>
              <w:bottom w:val="single" w:sz="4" w:space="0" w:color="auto"/>
              <w:right w:val="single" w:sz="4" w:space="0" w:color="auto"/>
            </w:tcBorders>
            <w:shd w:val="clear" w:color="000000" w:fill="FFFFFF"/>
            <w:noWrap/>
            <w:tcPrChange w:id="7895"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7896" w:author="gsadi" w:date="2013-11-18T22:42:00Z"/>
                <w:rFonts w:ascii="Arial" w:hAnsi="Arial" w:cs="Arial"/>
                <w:color w:val="000000"/>
                <w:sz w:val="18"/>
                <w:szCs w:val="18"/>
              </w:rPr>
            </w:pPr>
            <w:ins w:id="7897" w:author="gsadi" w:date="2013-11-18T22:42:00Z">
              <w:r w:rsidRPr="00FA1602">
                <w:rPr>
                  <w:rFonts w:ascii="Arial" w:hAnsi="Arial" w:cs="Arial"/>
                  <w:color w:val="000000"/>
                  <w:sz w:val="18"/>
                  <w:szCs w:val="18"/>
                </w:rPr>
                <w:t>Char(4</w:t>
              </w:r>
              <w:r>
                <w:rPr>
                  <w:rFonts w:ascii="Arial" w:hAnsi="Arial" w:cs="Arial"/>
                  <w:color w:val="000000"/>
                  <w:sz w:val="18"/>
                  <w:szCs w:val="18"/>
                </w:rPr>
                <w:t>)</w:t>
              </w:r>
            </w:ins>
          </w:p>
        </w:tc>
        <w:tc>
          <w:tcPr>
            <w:tcW w:w="2283" w:type="dxa"/>
            <w:tcBorders>
              <w:top w:val="nil"/>
              <w:left w:val="nil"/>
              <w:bottom w:val="single" w:sz="4" w:space="0" w:color="auto"/>
              <w:right w:val="single" w:sz="4" w:space="0" w:color="auto"/>
            </w:tcBorders>
            <w:shd w:val="clear" w:color="auto" w:fill="auto"/>
            <w:noWrap/>
            <w:tcPrChange w:id="7898"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7899" w:author="gsadi" w:date="2013-11-18T22:42:00Z"/>
                <w:rFonts w:ascii="Arial" w:hAnsi="Arial" w:cs="Arial"/>
                <w:color w:val="000000"/>
                <w:sz w:val="18"/>
                <w:szCs w:val="18"/>
              </w:rPr>
            </w:pPr>
          </w:p>
        </w:tc>
      </w:tr>
      <w:tr w:rsidR="007B77A9" w:rsidRPr="00293448" w:rsidTr="00AB3C66">
        <w:trPr>
          <w:trHeight w:val="255"/>
          <w:ins w:id="7900" w:author="gsadi" w:date="2013-11-18T22:42:00Z"/>
          <w:trPrChange w:id="7901"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7902"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7903" w:author="gsadi" w:date="2013-11-18T22:42:00Z"/>
                <w:rFonts w:ascii="Arial" w:hAnsi="Arial" w:cs="Arial"/>
                <w:color w:val="000000"/>
                <w:sz w:val="18"/>
                <w:szCs w:val="18"/>
              </w:rPr>
            </w:pPr>
            <w:ins w:id="7904" w:author="gsadi" w:date="2013-11-18T22:42:00Z">
              <w:r>
                <w:rPr>
                  <w:rFonts w:ascii="Arial" w:hAnsi="Arial" w:cs="Arial"/>
                  <w:color w:val="000000"/>
                  <w:sz w:val="18"/>
                  <w:szCs w:val="18"/>
                </w:rPr>
                <w:t>5</w:t>
              </w:r>
            </w:ins>
          </w:p>
        </w:tc>
        <w:tc>
          <w:tcPr>
            <w:tcW w:w="3246" w:type="dxa"/>
            <w:tcBorders>
              <w:top w:val="nil"/>
              <w:left w:val="nil"/>
              <w:bottom w:val="single" w:sz="4" w:space="0" w:color="auto"/>
              <w:right w:val="single" w:sz="4" w:space="0" w:color="auto"/>
            </w:tcBorders>
            <w:shd w:val="clear" w:color="000000" w:fill="FFFFFF"/>
            <w:tcPrChange w:id="7905"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7906" w:author="gsadi" w:date="2013-11-18T22:42:00Z"/>
                <w:rFonts w:ascii="Arial" w:hAnsi="Arial" w:cs="Arial"/>
                <w:color w:val="000000"/>
                <w:sz w:val="18"/>
                <w:szCs w:val="18"/>
              </w:rPr>
            </w:pPr>
            <w:ins w:id="7907" w:author="gsadi" w:date="2013-11-18T22:42:00Z">
              <w:r w:rsidRPr="004553B1">
                <w:rPr>
                  <w:rFonts w:ascii="Arial" w:hAnsi="Arial" w:cs="Arial"/>
                  <w:color w:val="000000"/>
                  <w:sz w:val="18"/>
                  <w:szCs w:val="18"/>
                </w:rPr>
                <w:t>WMS Transaction ID</w:t>
              </w:r>
            </w:ins>
          </w:p>
        </w:tc>
        <w:tc>
          <w:tcPr>
            <w:tcW w:w="1340" w:type="dxa"/>
            <w:tcBorders>
              <w:top w:val="nil"/>
              <w:left w:val="nil"/>
              <w:bottom w:val="single" w:sz="4" w:space="0" w:color="auto"/>
              <w:right w:val="single" w:sz="4" w:space="0" w:color="auto"/>
            </w:tcBorders>
            <w:shd w:val="clear" w:color="000000" w:fill="FFFFFF"/>
            <w:noWrap/>
            <w:tcPrChange w:id="7908"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7909" w:author="gsadi" w:date="2013-11-18T22:42:00Z"/>
                <w:rFonts w:ascii="Arial" w:hAnsi="Arial" w:cs="Arial"/>
                <w:color w:val="000000"/>
                <w:sz w:val="18"/>
                <w:szCs w:val="18"/>
              </w:rPr>
            </w:pPr>
            <w:ins w:id="7910" w:author="gsadi" w:date="2013-11-18T22:42:00Z">
              <w:r w:rsidRPr="00FA1602">
                <w:rPr>
                  <w:rFonts w:ascii="Arial" w:hAnsi="Arial" w:cs="Arial"/>
                  <w:color w:val="000000"/>
                  <w:sz w:val="18"/>
                  <w:szCs w:val="18"/>
                </w:rPr>
                <w:t>Char(3)</w:t>
              </w:r>
            </w:ins>
          </w:p>
        </w:tc>
        <w:tc>
          <w:tcPr>
            <w:tcW w:w="2283" w:type="dxa"/>
            <w:tcBorders>
              <w:top w:val="nil"/>
              <w:left w:val="nil"/>
              <w:bottom w:val="single" w:sz="4" w:space="0" w:color="auto"/>
              <w:right w:val="single" w:sz="4" w:space="0" w:color="auto"/>
            </w:tcBorders>
            <w:shd w:val="clear" w:color="auto" w:fill="auto"/>
            <w:noWrap/>
            <w:tcPrChange w:id="7911"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Default="00AB3C66" w:rsidP="00F72EA9">
            <w:pPr>
              <w:rPr>
                <w:ins w:id="7912" w:author="gsadi" w:date="2013-11-18T22:42:00Z"/>
                <w:rFonts w:ascii="Arial" w:hAnsi="Arial" w:cs="Arial"/>
                <w:color w:val="000000"/>
                <w:sz w:val="18"/>
                <w:szCs w:val="18"/>
              </w:rPr>
            </w:pPr>
            <w:ins w:id="7913" w:author="gsadi" w:date="2013-11-18T22:43:00Z">
              <w:r>
                <w:rPr>
                  <w:rFonts w:ascii="Arial" w:hAnsi="Arial" w:cs="Arial"/>
                  <w:color w:val="000000"/>
                  <w:sz w:val="18"/>
                  <w:szCs w:val="18"/>
                </w:rPr>
                <w:t>In today`s world,</w:t>
              </w:r>
            </w:ins>
            <w:ins w:id="7914" w:author="gsadi" w:date="2013-11-18T22:42:00Z">
              <w:r w:rsidR="007B77A9">
                <w:rPr>
                  <w:rFonts w:ascii="Arial" w:hAnsi="Arial" w:cs="Arial"/>
                  <w:color w:val="000000"/>
                  <w:sz w:val="18"/>
                  <w:szCs w:val="18"/>
                </w:rPr>
                <w:t xml:space="preserve"> we are getting BAL =&gt; Unrestricted</w:t>
              </w:r>
            </w:ins>
          </w:p>
          <w:p w:rsidR="007B77A9" w:rsidRDefault="007B77A9" w:rsidP="00F72EA9">
            <w:pPr>
              <w:rPr>
                <w:ins w:id="7915" w:author="gsadi" w:date="2013-11-18T22:42:00Z"/>
                <w:rFonts w:ascii="Arial" w:hAnsi="Arial" w:cs="Arial"/>
                <w:color w:val="000000"/>
                <w:sz w:val="18"/>
                <w:szCs w:val="18"/>
              </w:rPr>
            </w:pPr>
            <w:ins w:id="7916" w:author="gsadi" w:date="2013-11-18T22:42:00Z">
              <w:r>
                <w:rPr>
                  <w:rFonts w:ascii="Arial" w:hAnsi="Arial" w:cs="Arial"/>
                  <w:color w:val="000000"/>
                  <w:sz w:val="18"/>
                  <w:szCs w:val="18"/>
                </w:rPr>
                <w:t>ERR =&gt; IDOC Errors</w:t>
              </w:r>
            </w:ins>
          </w:p>
          <w:p w:rsidR="007B77A9" w:rsidRDefault="007B77A9" w:rsidP="00F72EA9">
            <w:pPr>
              <w:rPr>
                <w:ins w:id="7917" w:author="gsadi" w:date="2013-11-18T22:42:00Z"/>
                <w:rFonts w:ascii="Arial" w:hAnsi="Arial" w:cs="Arial"/>
                <w:color w:val="000000"/>
                <w:sz w:val="18"/>
                <w:szCs w:val="18"/>
              </w:rPr>
            </w:pPr>
            <w:ins w:id="7918" w:author="gsadi" w:date="2013-11-18T22:42:00Z">
              <w:r>
                <w:rPr>
                  <w:rFonts w:ascii="Arial" w:hAnsi="Arial" w:cs="Arial"/>
                  <w:color w:val="000000"/>
                  <w:sz w:val="18"/>
                  <w:szCs w:val="18"/>
                </w:rPr>
                <w:t>RTN =&gt; Returns</w:t>
              </w:r>
            </w:ins>
          </w:p>
          <w:p w:rsidR="007B77A9" w:rsidRDefault="007B77A9" w:rsidP="00F72EA9">
            <w:pPr>
              <w:rPr>
                <w:ins w:id="7919" w:author="gsadi" w:date="2013-11-18T22:42:00Z"/>
                <w:rFonts w:ascii="Arial" w:hAnsi="Arial" w:cs="Arial"/>
                <w:color w:val="000000"/>
                <w:sz w:val="18"/>
                <w:szCs w:val="18"/>
              </w:rPr>
            </w:pPr>
          </w:p>
          <w:p w:rsidR="007B77A9" w:rsidRDefault="007B77A9" w:rsidP="00F72EA9">
            <w:pPr>
              <w:rPr>
                <w:ins w:id="7920" w:author="gsadi" w:date="2013-11-18T22:42:00Z"/>
                <w:rFonts w:ascii="Arial" w:hAnsi="Arial" w:cs="Arial"/>
                <w:color w:val="000000"/>
                <w:sz w:val="18"/>
                <w:szCs w:val="18"/>
              </w:rPr>
            </w:pPr>
            <w:ins w:id="7921" w:author="gsadi" w:date="2013-11-18T22:42:00Z">
              <w:r>
                <w:rPr>
                  <w:rFonts w:ascii="Arial" w:hAnsi="Arial" w:cs="Arial"/>
                  <w:color w:val="000000"/>
                  <w:sz w:val="18"/>
                  <w:szCs w:val="18"/>
                </w:rPr>
                <w:t>In addition, we will get PRD =&gt; Production in future</w:t>
              </w:r>
            </w:ins>
          </w:p>
          <w:p w:rsidR="007B77A9" w:rsidRPr="00293448" w:rsidRDefault="007B77A9" w:rsidP="00F72EA9">
            <w:pPr>
              <w:rPr>
                <w:ins w:id="7922" w:author="gsadi" w:date="2013-11-18T22:42:00Z"/>
                <w:rFonts w:ascii="Arial" w:hAnsi="Arial" w:cs="Arial"/>
                <w:color w:val="000000"/>
                <w:sz w:val="18"/>
                <w:szCs w:val="18"/>
              </w:rPr>
            </w:pPr>
            <w:ins w:id="7923" w:author="gsadi" w:date="2013-11-18T22:42:00Z">
              <w:r>
                <w:rPr>
                  <w:rFonts w:ascii="Arial" w:hAnsi="Arial" w:cs="Arial"/>
                  <w:color w:val="000000"/>
                  <w:sz w:val="18"/>
                  <w:szCs w:val="18"/>
                </w:rPr>
                <w:t>??? =&gt; Received Blocked</w:t>
              </w:r>
            </w:ins>
          </w:p>
        </w:tc>
      </w:tr>
      <w:tr w:rsidR="007B77A9" w:rsidRPr="00293448" w:rsidTr="00AB3C66">
        <w:trPr>
          <w:trHeight w:val="255"/>
          <w:ins w:id="7924" w:author="gsadi" w:date="2013-11-18T22:42:00Z"/>
          <w:trPrChange w:id="7925"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7926"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7927" w:author="gsadi" w:date="2013-11-18T22:42:00Z"/>
                <w:rFonts w:ascii="Arial" w:hAnsi="Arial" w:cs="Arial"/>
                <w:color w:val="000000"/>
                <w:sz w:val="18"/>
                <w:szCs w:val="18"/>
              </w:rPr>
            </w:pPr>
            <w:ins w:id="7928" w:author="gsadi" w:date="2013-11-18T22:42:00Z">
              <w:r>
                <w:rPr>
                  <w:rFonts w:ascii="Arial" w:hAnsi="Arial" w:cs="Arial"/>
                  <w:color w:val="000000"/>
                  <w:sz w:val="18"/>
                  <w:szCs w:val="18"/>
                </w:rPr>
                <w:t>6</w:t>
              </w:r>
            </w:ins>
          </w:p>
        </w:tc>
        <w:tc>
          <w:tcPr>
            <w:tcW w:w="3246" w:type="dxa"/>
            <w:tcBorders>
              <w:top w:val="nil"/>
              <w:left w:val="nil"/>
              <w:bottom w:val="single" w:sz="4" w:space="0" w:color="auto"/>
              <w:right w:val="single" w:sz="4" w:space="0" w:color="auto"/>
            </w:tcBorders>
            <w:shd w:val="clear" w:color="000000" w:fill="FFFFFF"/>
            <w:tcPrChange w:id="7929"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7930" w:author="gsadi" w:date="2013-11-18T22:42:00Z"/>
                <w:rFonts w:ascii="Arial" w:hAnsi="Arial" w:cs="Arial"/>
                <w:color w:val="000000"/>
                <w:sz w:val="18"/>
                <w:szCs w:val="18"/>
              </w:rPr>
            </w:pPr>
            <w:ins w:id="7931" w:author="gsadi" w:date="2013-11-18T22:42:00Z">
              <w:r w:rsidRPr="004553B1">
                <w:rPr>
                  <w:rFonts w:ascii="Arial" w:hAnsi="Arial" w:cs="Arial"/>
                  <w:color w:val="000000"/>
                  <w:sz w:val="18"/>
                  <w:szCs w:val="18"/>
                </w:rPr>
                <w:t>Material Name</w:t>
              </w:r>
            </w:ins>
          </w:p>
        </w:tc>
        <w:tc>
          <w:tcPr>
            <w:tcW w:w="1340" w:type="dxa"/>
            <w:tcBorders>
              <w:top w:val="nil"/>
              <w:left w:val="nil"/>
              <w:bottom w:val="single" w:sz="4" w:space="0" w:color="auto"/>
              <w:right w:val="single" w:sz="4" w:space="0" w:color="auto"/>
            </w:tcBorders>
            <w:shd w:val="clear" w:color="000000" w:fill="FFFFFF"/>
            <w:noWrap/>
            <w:tcPrChange w:id="7932"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7933" w:author="gsadi" w:date="2013-11-18T22:42:00Z"/>
                <w:rFonts w:ascii="Arial" w:hAnsi="Arial" w:cs="Arial"/>
                <w:color w:val="000000"/>
                <w:sz w:val="18"/>
                <w:szCs w:val="18"/>
              </w:rPr>
            </w:pPr>
            <w:ins w:id="7934" w:author="gsadi" w:date="2013-11-18T22:42:00Z">
              <w:r w:rsidRPr="00FA1602">
                <w:rPr>
                  <w:rFonts w:ascii="Arial" w:hAnsi="Arial" w:cs="Arial"/>
                  <w:color w:val="000000"/>
                  <w:sz w:val="18"/>
                  <w:szCs w:val="18"/>
                </w:rPr>
                <w:t>Char(18)</w:t>
              </w:r>
            </w:ins>
          </w:p>
        </w:tc>
        <w:tc>
          <w:tcPr>
            <w:tcW w:w="2283" w:type="dxa"/>
            <w:tcBorders>
              <w:top w:val="nil"/>
              <w:left w:val="nil"/>
              <w:bottom w:val="single" w:sz="4" w:space="0" w:color="auto"/>
              <w:right w:val="single" w:sz="4" w:space="0" w:color="auto"/>
            </w:tcBorders>
            <w:shd w:val="clear" w:color="auto" w:fill="auto"/>
            <w:noWrap/>
            <w:tcPrChange w:id="7935"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7936" w:author="gsadi" w:date="2013-11-18T22:42:00Z"/>
                <w:rFonts w:ascii="Arial" w:hAnsi="Arial" w:cs="Arial"/>
                <w:color w:val="000000"/>
                <w:sz w:val="18"/>
                <w:szCs w:val="18"/>
              </w:rPr>
            </w:pPr>
          </w:p>
        </w:tc>
      </w:tr>
      <w:tr w:rsidR="007B77A9" w:rsidRPr="00293448" w:rsidTr="00AB3C66">
        <w:trPr>
          <w:trHeight w:val="255"/>
          <w:ins w:id="7937" w:author="gsadi" w:date="2013-11-18T22:42:00Z"/>
          <w:trPrChange w:id="7938"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7939"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7940" w:author="gsadi" w:date="2013-11-18T22:42:00Z"/>
                <w:rFonts w:ascii="Arial" w:hAnsi="Arial" w:cs="Arial"/>
                <w:color w:val="000000"/>
                <w:sz w:val="18"/>
                <w:szCs w:val="18"/>
              </w:rPr>
            </w:pPr>
            <w:ins w:id="7941" w:author="gsadi" w:date="2013-11-18T22:42:00Z">
              <w:r>
                <w:rPr>
                  <w:rFonts w:ascii="Arial" w:hAnsi="Arial" w:cs="Arial"/>
                  <w:color w:val="000000"/>
                  <w:sz w:val="18"/>
                  <w:szCs w:val="18"/>
                </w:rPr>
                <w:t>7</w:t>
              </w:r>
            </w:ins>
          </w:p>
        </w:tc>
        <w:tc>
          <w:tcPr>
            <w:tcW w:w="3246" w:type="dxa"/>
            <w:tcBorders>
              <w:top w:val="nil"/>
              <w:left w:val="nil"/>
              <w:bottom w:val="single" w:sz="4" w:space="0" w:color="auto"/>
              <w:right w:val="single" w:sz="4" w:space="0" w:color="auto"/>
            </w:tcBorders>
            <w:shd w:val="clear" w:color="000000" w:fill="FFFFFF"/>
            <w:tcPrChange w:id="7942"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7943" w:author="gsadi" w:date="2013-11-18T22:42:00Z"/>
                <w:rFonts w:ascii="Arial" w:hAnsi="Arial" w:cs="Arial"/>
                <w:color w:val="000000"/>
                <w:sz w:val="18"/>
                <w:szCs w:val="18"/>
              </w:rPr>
            </w:pPr>
            <w:ins w:id="7944" w:author="gsadi" w:date="2013-11-18T22:42:00Z">
              <w:r w:rsidRPr="004553B1">
                <w:rPr>
                  <w:rFonts w:ascii="Arial" w:hAnsi="Arial" w:cs="Arial"/>
                  <w:color w:val="000000"/>
                  <w:sz w:val="18"/>
                  <w:szCs w:val="18"/>
                </w:rPr>
                <w:t>Stock Category Number</w:t>
              </w:r>
            </w:ins>
          </w:p>
        </w:tc>
        <w:tc>
          <w:tcPr>
            <w:tcW w:w="1340" w:type="dxa"/>
            <w:tcBorders>
              <w:top w:val="nil"/>
              <w:left w:val="nil"/>
              <w:bottom w:val="single" w:sz="4" w:space="0" w:color="auto"/>
              <w:right w:val="single" w:sz="4" w:space="0" w:color="auto"/>
            </w:tcBorders>
            <w:shd w:val="clear" w:color="000000" w:fill="FFFFFF"/>
            <w:noWrap/>
            <w:tcPrChange w:id="7945"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7946" w:author="gsadi" w:date="2013-11-18T22:42:00Z"/>
                <w:rFonts w:ascii="Arial" w:hAnsi="Arial" w:cs="Arial"/>
                <w:color w:val="000000"/>
                <w:sz w:val="18"/>
                <w:szCs w:val="18"/>
              </w:rPr>
            </w:pPr>
            <w:ins w:id="7947" w:author="gsadi" w:date="2013-11-18T22:42:00Z">
              <w:r w:rsidRPr="00FA1602">
                <w:rPr>
                  <w:rFonts w:ascii="Arial" w:hAnsi="Arial" w:cs="Arial"/>
                  <w:color w:val="000000"/>
                  <w:sz w:val="18"/>
                  <w:szCs w:val="18"/>
                </w:rPr>
                <w:t>Char(16)</w:t>
              </w:r>
            </w:ins>
          </w:p>
        </w:tc>
        <w:tc>
          <w:tcPr>
            <w:tcW w:w="2283" w:type="dxa"/>
            <w:tcBorders>
              <w:top w:val="nil"/>
              <w:left w:val="nil"/>
              <w:bottom w:val="single" w:sz="4" w:space="0" w:color="auto"/>
              <w:right w:val="single" w:sz="4" w:space="0" w:color="auto"/>
            </w:tcBorders>
            <w:shd w:val="clear" w:color="auto" w:fill="auto"/>
            <w:noWrap/>
            <w:tcPrChange w:id="7948"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7949" w:author="gsadi" w:date="2013-11-18T22:42:00Z"/>
                <w:rFonts w:ascii="Arial" w:hAnsi="Arial" w:cs="Arial"/>
                <w:color w:val="000000"/>
                <w:sz w:val="18"/>
                <w:szCs w:val="18"/>
              </w:rPr>
            </w:pPr>
          </w:p>
        </w:tc>
      </w:tr>
      <w:tr w:rsidR="007B77A9" w:rsidRPr="00293448" w:rsidTr="00AB3C66">
        <w:trPr>
          <w:trHeight w:val="255"/>
          <w:ins w:id="7950" w:author="gsadi" w:date="2013-11-18T22:42:00Z"/>
          <w:trPrChange w:id="7951"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7952"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7953" w:author="gsadi" w:date="2013-11-18T22:42:00Z"/>
                <w:rFonts w:ascii="Arial" w:hAnsi="Arial" w:cs="Arial"/>
                <w:color w:val="000000"/>
                <w:sz w:val="18"/>
                <w:szCs w:val="18"/>
              </w:rPr>
            </w:pPr>
            <w:ins w:id="7954" w:author="gsadi" w:date="2013-11-18T22:42:00Z">
              <w:r>
                <w:rPr>
                  <w:rFonts w:ascii="Arial" w:hAnsi="Arial" w:cs="Arial"/>
                  <w:color w:val="000000"/>
                  <w:sz w:val="18"/>
                  <w:szCs w:val="18"/>
                </w:rPr>
                <w:t>8</w:t>
              </w:r>
            </w:ins>
          </w:p>
        </w:tc>
        <w:tc>
          <w:tcPr>
            <w:tcW w:w="3246" w:type="dxa"/>
            <w:tcBorders>
              <w:top w:val="nil"/>
              <w:left w:val="nil"/>
              <w:bottom w:val="single" w:sz="4" w:space="0" w:color="auto"/>
              <w:right w:val="single" w:sz="4" w:space="0" w:color="auto"/>
            </w:tcBorders>
            <w:shd w:val="clear" w:color="000000" w:fill="FFFFFF"/>
            <w:tcPrChange w:id="7955"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7956" w:author="gsadi" w:date="2013-11-18T22:42:00Z"/>
                <w:rFonts w:ascii="Arial" w:hAnsi="Arial" w:cs="Arial"/>
                <w:color w:val="000000"/>
                <w:sz w:val="18"/>
                <w:szCs w:val="18"/>
              </w:rPr>
            </w:pPr>
            <w:ins w:id="7957" w:author="gsadi" w:date="2013-11-18T22:42:00Z">
              <w:r w:rsidRPr="004553B1">
                <w:rPr>
                  <w:rFonts w:ascii="Arial" w:hAnsi="Arial" w:cs="Arial"/>
                  <w:color w:val="000000"/>
                  <w:sz w:val="18"/>
                  <w:szCs w:val="18"/>
                </w:rPr>
                <w:t>Grid Value</w:t>
              </w:r>
            </w:ins>
          </w:p>
        </w:tc>
        <w:tc>
          <w:tcPr>
            <w:tcW w:w="1340" w:type="dxa"/>
            <w:tcBorders>
              <w:top w:val="nil"/>
              <w:left w:val="nil"/>
              <w:bottom w:val="single" w:sz="4" w:space="0" w:color="auto"/>
              <w:right w:val="single" w:sz="4" w:space="0" w:color="auto"/>
            </w:tcBorders>
            <w:shd w:val="clear" w:color="000000" w:fill="FFFFFF"/>
            <w:noWrap/>
            <w:tcPrChange w:id="7958"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7959" w:author="gsadi" w:date="2013-11-18T22:42:00Z"/>
                <w:rFonts w:ascii="Arial" w:hAnsi="Arial" w:cs="Arial"/>
                <w:color w:val="000000"/>
                <w:sz w:val="18"/>
                <w:szCs w:val="18"/>
              </w:rPr>
            </w:pPr>
            <w:ins w:id="7960" w:author="gsadi" w:date="2013-11-18T22:42:00Z">
              <w:r w:rsidRPr="00FA1602">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tcPrChange w:id="7961"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7962" w:author="gsadi" w:date="2013-11-18T22:42:00Z"/>
                <w:rFonts w:ascii="Arial" w:hAnsi="Arial" w:cs="Arial"/>
                <w:color w:val="000000"/>
                <w:sz w:val="18"/>
                <w:szCs w:val="18"/>
              </w:rPr>
            </w:pPr>
          </w:p>
        </w:tc>
      </w:tr>
      <w:tr w:rsidR="007B77A9" w:rsidRPr="00293448" w:rsidTr="00AB3C66">
        <w:trPr>
          <w:trHeight w:val="255"/>
          <w:ins w:id="7963" w:author="gsadi" w:date="2013-11-18T22:42:00Z"/>
          <w:trPrChange w:id="7964"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7965"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7966" w:author="gsadi" w:date="2013-11-18T22:42:00Z"/>
                <w:rFonts w:ascii="Arial" w:hAnsi="Arial" w:cs="Arial"/>
                <w:color w:val="000000"/>
                <w:sz w:val="18"/>
                <w:szCs w:val="18"/>
              </w:rPr>
            </w:pPr>
            <w:ins w:id="7967" w:author="gsadi" w:date="2013-11-18T22:42:00Z">
              <w:r>
                <w:rPr>
                  <w:rFonts w:ascii="Arial" w:hAnsi="Arial" w:cs="Arial"/>
                  <w:color w:val="000000"/>
                  <w:sz w:val="18"/>
                  <w:szCs w:val="18"/>
                </w:rPr>
                <w:t>9</w:t>
              </w:r>
            </w:ins>
          </w:p>
        </w:tc>
        <w:tc>
          <w:tcPr>
            <w:tcW w:w="3246" w:type="dxa"/>
            <w:tcBorders>
              <w:top w:val="nil"/>
              <w:left w:val="nil"/>
              <w:bottom w:val="single" w:sz="4" w:space="0" w:color="auto"/>
              <w:right w:val="single" w:sz="4" w:space="0" w:color="auto"/>
            </w:tcBorders>
            <w:shd w:val="clear" w:color="000000" w:fill="FFFFFF"/>
            <w:tcPrChange w:id="7968"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7969" w:author="gsadi" w:date="2013-11-18T22:42:00Z"/>
                <w:rFonts w:ascii="Arial" w:hAnsi="Arial" w:cs="Arial"/>
                <w:color w:val="000000"/>
                <w:sz w:val="18"/>
                <w:szCs w:val="18"/>
              </w:rPr>
            </w:pPr>
            <w:ins w:id="7970" w:author="gsadi" w:date="2013-11-18T22:42:00Z">
              <w:r w:rsidRPr="004553B1">
                <w:rPr>
                  <w:rFonts w:ascii="Arial" w:hAnsi="Arial" w:cs="Arial"/>
                  <w:color w:val="000000"/>
                  <w:sz w:val="18"/>
                  <w:szCs w:val="18"/>
                </w:rPr>
                <w:t>DIM1</w:t>
              </w:r>
            </w:ins>
          </w:p>
        </w:tc>
        <w:tc>
          <w:tcPr>
            <w:tcW w:w="1340" w:type="dxa"/>
            <w:tcBorders>
              <w:top w:val="nil"/>
              <w:left w:val="nil"/>
              <w:bottom w:val="single" w:sz="4" w:space="0" w:color="auto"/>
              <w:right w:val="single" w:sz="4" w:space="0" w:color="auto"/>
            </w:tcBorders>
            <w:shd w:val="clear" w:color="000000" w:fill="FFFFFF"/>
            <w:noWrap/>
            <w:tcPrChange w:id="7971"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7972" w:author="gsadi" w:date="2013-11-18T22:42:00Z"/>
                <w:rFonts w:ascii="Arial" w:hAnsi="Arial" w:cs="Arial"/>
                <w:color w:val="000000"/>
                <w:sz w:val="18"/>
                <w:szCs w:val="18"/>
              </w:rPr>
            </w:pPr>
            <w:ins w:id="7973" w:author="gsadi" w:date="2013-11-18T22:42:00Z">
              <w:r w:rsidRPr="00FA1602">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tcPrChange w:id="7974"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7975" w:author="gsadi" w:date="2013-11-18T22:42:00Z"/>
                <w:rFonts w:ascii="Arial" w:hAnsi="Arial" w:cs="Arial"/>
                <w:color w:val="000000"/>
                <w:sz w:val="18"/>
                <w:szCs w:val="18"/>
              </w:rPr>
            </w:pPr>
          </w:p>
        </w:tc>
      </w:tr>
      <w:tr w:rsidR="007B77A9" w:rsidRPr="00293448" w:rsidTr="00AB3C66">
        <w:trPr>
          <w:trHeight w:val="255"/>
          <w:ins w:id="7976" w:author="gsadi" w:date="2013-11-18T22:42:00Z"/>
          <w:trPrChange w:id="7977"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7978"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7979" w:author="gsadi" w:date="2013-11-18T22:42:00Z"/>
                <w:rFonts w:ascii="Arial" w:hAnsi="Arial" w:cs="Arial"/>
                <w:color w:val="000000"/>
                <w:sz w:val="18"/>
                <w:szCs w:val="18"/>
              </w:rPr>
            </w:pPr>
            <w:ins w:id="7980" w:author="gsadi" w:date="2013-11-18T22:42:00Z">
              <w:r>
                <w:rPr>
                  <w:rFonts w:ascii="Arial" w:hAnsi="Arial" w:cs="Arial"/>
                  <w:color w:val="000000"/>
                  <w:sz w:val="18"/>
                  <w:szCs w:val="18"/>
                </w:rPr>
                <w:t>10</w:t>
              </w:r>
            </w:ins>
          </w:p>
        </w:tc>
        <w:tc>
          <w:tcPr>
            <w:tcW w:w="3246" w:type="dxa"/>
            <w:tcBorders>
              <w:top w:val="nil"/>
              <w:left w:val="nil"/>
              <w:bottom w:val="single" w:sz="4" w:space="0" w:color="auto"/>
              <w:right w:val="single" w:sz="4" w:space="0" w:color="auto"/>
            </w:tcBorders>
            <w:shd w:val="clear" w:color="000000" w:fill="FFFFFF"/>
            <w:tcPrChange w:id="7981"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7982" w:author="gsadi" w:date="2013-11-18T22:42:00Z"/>
                <w:rFonts w:ascii="Arial" w:hAnsi="Arial" w:cs="Arial"/>
                <w:color w:val="000000"/>
                <w:sz w:val="18"/>
                <w:szCs w:val="18"/>
              </w:rPr>
            </w:pPr>
            <w:ins w:id="7983" w:author="gsadi" w:date="2013-11-18T22:42:00Z">
              <w:r w:rsidRPr="004553B1">
                <w:rPr>
                  <w:rFonts w:ascii="Arial" w:hAnsi="Arial" w:cs="Arial"/>
                  <w:color w:val="000000"/>
                  <w:sz w:val="18"/>
                  <w:szCs w:val="18"/>
                </w:rPr>
                <w:t>DIM2</w:t>
              </w:r>
            </w:ins>
          </w:p>
        </w:tc>
        <w:tc>
          <w:tcPr>
            <w:tcW w:w="1340" w:type="dxa"/>
            <w:tcBorders>
              <w:top w:val="nil"/>
              <w:left w:val="nil"/>
              <w:bottom w:val="single" w:sz="4" w:space="0" w:color="auto"/>
              <w:right w:val="single" w:sz="4" w:space="0" w:color="auto"/>
            </w:tcBorders>
            <w:shd w:val="clear" w:color="000000" w:fill="FFFFFF"/>
            <w:noWrap/>
            <w:tcPrChange w:id="7984"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7985" w:author="gsadi" w:date="2013-11-18T22:42:00Z"/>
                <w:rFonts w:ascii="Arial" w:hAnsi="Arial" w:cs="Arial"/>
                <w:color w:val="000000"/>
                <w:sz w:val="18"/>
                <w:szCs w:val="18"/>
              </w:rPr>
            </w:pPr>
            <w:ins w:id="7986" w:author="gsadi" w:date="2013-11-18T22:42:00Z">
              <w:r w:rsidRPr="00FA1602">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tcPrChange w:id="7987"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7988" w:author="gsadi" w:date="2013-11-18T22:42:00Z"/>
                <w:rFonts w:ascii="Arial" w:hAnsi="Arial" w:cs="Arial"/>
                <w:color w:val="000000"/>
                <w:sz w:val="18"/>
                <w:szCs w:val="18"/>
              </w:rPr>
            </w:pPr>
          </w:p>
        </w:tc>
      </w:tr>
      <w:tr w:rsidR="007B77A9" w:rsidRPr="00293448" w:rsidTr="00AB3C66">
        <w:trPr>
          <w:trHeight w:val="255"/>
          <w:ins w:id="7989" w:author="gsadi" w:date="2013-11-18T22:42:00Z"/>
          <w:trPrChange w:id="7990"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7991"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7992" w:author="gsadi" w:date="2013-11-18T22:42:00Z"/>
                <w:rFonts w:ascii="Arial" w:hAnsi="Arial" w:cs="Arial"/>
                <w:color w:val="000000"/>
                <w:sz w:val="18"/>
                <w:szCs w:val="18"/>
              </w:rPr>
            </w:pPr>
            <w:ins w:id="7993" w:author="gsadi" w:date="2013-11-18T22:42:00Z">
              <w:r>
                <w:rPr>
                  <w:rFonts w:ascii="Arial" w:hAnsi="Arial" w:cs="Arial"/>
                  <w:color w:val="000000"/>
                  <w:sz w:val="18"/>
                  <w:szCs w:val="18"/>
                </w:rPr>
                <w:t>11</w:t>
              </w:r>
            </w:ins>
          </w:p>
        </w:tc>
        <w:tc>
          <w:tcPr>
            <w:tcW w:w="3246" w:type="dxa"/>
            <w:tcBorders>
              <w:top w:val="nil"/>
              <w:left w:val="nil"/>
              <w:bottom w:val="single" w:sz="4" w:space="0" w:color="auto"/>
              <w:right w:val="single" w:sz="4" w:space="0" w:color="auto"/>
            </w:tcBorders>
            <w:shd w:val="clear" w:color="000000" w:fill="FFFFFF"/>
            <w:tcPrChange w:id="7994"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7995" w:author="gsadi" w:date="2013-11-18T22:42:00Z"/>
                <w:rFonts w:ascii="Arial" w:hAnsi="Arial" w:cs="Arial"/>
                <w:color w:val="000000"/>
                <w:sz w:val="18"/>
                <w:szCs w:val="18"/>
              </w:rPr>
            </w:pPr>
            <w:ins w:id="7996" w:author="gsadi" w:date="2013-11-18T22:42:00Z">
              <w:r w:rsidRPr="004553B1">
                <w:rPr>
                  <w:rFonts w:ascii="Arial" w:hAnsi="Arial" w:cs="Arial"/>
                  <w:color w:val="000000"/>
                  <w:sz w:val="18"/>
                  <w:szCs w:val="18"/>
                </w:rPr>
                <w:t>DIM3</w:t>
              </w:r>
            </w:ins>
          </w:p>
        </w:tc>
        <w:tc>
          <w:tcPr>
            <w:tcW w:w="1340" w:type="dxa"/>
            <w:tcBorders>
              <w:top w:val="nil"/>
              <w:left w:val="nil"/>
              <w:bottom w:val="single" w:sz="4" w:space="0" w:color="auto"/>
              <w:right w:val="single" w:sz="4" w:space="0" w:color="auto"/>
            </w:tcBorders>
            <w:shd w:val="clear" w:color="000000" w:fill="FFFFFF"/>
            <w:noWrap/>
            <w:tcPrChange w:id="7997"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7998" w:author="gsadi" w:date="2013-11-18T22:42:00Z"/>
                <w:rFonts w:ascii="Arial" w:hAnsi="Arial" w:cs="Arial"/>
                <w:color w:val="000000"/>
                <w:sz w:val="18"/>
                <w:szCs w:val="18"/>
              </w:rPr>
            </w:pPr>
            <w:ins w:id="7999" w:author="gsadi" w:date="2013-11-18T22:42:00Z">
              <w:r w:rsidRPr="00FA1602">
                <w:rPr>
                  <w:rFonts w:ascii="Arial" w:hAnsi="Arial" w:cs="Arial"/>
                  <w:color w:val="000000"/>
                  <w:sz w:val="18"/>
                  <w:szCs w:val="18"/>
                </w:rPr>
                <w:t>Char(8)</w:t>
              </w:r>
            </w:ins>
          </w:p>
        </w:tc>
        <w:tc>
          <w:tcPr>
            <w:tcW w:w="2283" w:type="dxa"/>
            <w:tcBorders>
              <w:top w:val="nil"/>
              <w:left w:val="nil"/>
              <w:bottom w:val="single" w:sz="4" w:space="0" w:color="auto"/>
              <w:right w:val="single" w:sz="4" w:space="0" w:color="auto"/>
            </w:tcBorders>
            <w:shd w:val="clear" w:color="auto" w:fill="auto"/>
            <w:noWrap/>
            <w:tcPrChange w:id="8000"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8001" w:author="gsadi" w:date="2013-11-18T22:42:00Z"/>
                <w:rFonts w:ascii="Arial" w:hAnsi="Arial" w:cs="Arial"/>
                <w:color w:val="000000"/>
                <w:sz w:val="18"/>
                <w:szCs w:val="18"/>
              </w:rPr>
            </w:pPr>
          </w:p>
        </w:tc>
      </w:tr>
      <w:tr w:rsidR="007B77A9" w:rsidRPr="00293448" w:rsidTr="00AB3C66">
        <w:trPr>
          <w:trHeight w:val="255"/>
          <w:ins w:id="8002" w:author="gsadi" w:date="2013-11-18T22:42:00Z"/>
          <w:trPrChange w:id="8003"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8004"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8005" w:author="gsadi" w:date="2013-11-18T22:42:00Z"/>
                <w:rFonts w:ascii="Arial" w:hAnsi="Arial" w:cs="Arial"/>
                <w:color w:val="000000"/>
                <w:sz w:val="18"/>
                <w:szCs w:val="18"/>
              </w:rPr>
            </w:pPr>
            <w:ins w:id="8006" w:author="gsadi" w:date="2013-11-18T22:42:00Z">
              <w:r>
                <w:rPr>
                  <w:rFonts w:ascii="Arial" w:hAnsi="Arial" w:cs="Arial"/>
                  <w:color w:val="000000"/>
                  <w:sz w:val="18"/>
                  <w:szCs w:val="18"/>
                </w:rPr>
                <w:t>12</w:t>
              </w:r>
            </w:ins>
          </w:p>
        </w:tc>
        <w:tc>
          <w:tcPr>
            <w:tcW w:w="3246" w:type="dxa"/>
            <w:tcBorders>
              <w:top w:val="nil"/>
              <w:left w:val="nil"/>
              <w:bottom w:val="single" w:sz="4" w:space="0" w:color="auto"/>
              <w:right w:val="single" w:sz="4" w:space="0" w:color="auto"/>
            </w:tcBorders>
            <w:shd w:val="clear" w:color="000000" w:fill="FFFFFF"/>
            <w:tcPrChange w:id="8007"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8008" w:author="gsadi" w:date="2013-11-18T22:42:00Z"/>
                <w:rFonts w:ascii="Arial" w:hAnsi="Arial" w:cs="Arial"/>
                <w:color w:val="000000"/>
                <w:sz w:val="18"/>
                <w:szCs w:val="18"/>
              </w:rPr>
            </w:pPr>
            <w:ins w:id="8009" w:author="gsadi" w:date="2013-11-18T22:42:00Z">
              <w:r w:rsidRPr="004553B1">
                <w:rPr>
                  <w:rFonts w:ascii="Arial" w:hAnsi="Arial" w:cs="Arial"/>
                  <w:color w:val="000000"/>
                  <w:sz w:val="18"/>
                  <w:szCs w:val="18"/>
                </w:rPr>
                <w:t>Storage Location</w:t>
              </w:r>
            </w:ins>
          </w:p>
        </w:tc>
        <w:tc>
          <w:tcPr>
            <w:tcW w:w="1340" w:type="dxa"/>
            <w:tcBorders>
              <w:top w:val="nil"/>
              <w:left w:val="nil"/>
              <w:bottom w:val="single" w:sz="4" w:space="0" w:color="auto"/>
              <w:right w:val="single" w:sz="4" w:space="0" w:color="auto"/>
            </w:tcBorders>
            <w:shd w:val="clear" w:color="000000" w:fill="FFFFFF"/>
            <w:noWrap/>
            <w:tcPrChange w:id="8010"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8011" w:author="gsadi" w:date="2013-11-18T22:42:00Z"/>
                <w:rFonts w:ascii="Arial" w:hAnsi="Arial" w:cs="Arial"/>
                <w:color w:val="000000"/>
                <w:sz w:val="18"/>
                <w:szCs w:val="18"/>
              </w:rPr>
            </w:pPr>
            <w:ins w:id="8012" w:author="gsadi" w:date="2013-11-18T22:42:00Z">
              <w:r w:rsidRPr="00FA1602">
                <w:rPr>
                  <w:rFonts w:ascii="Arial" w:hAnsi="Arial" w:cs="Arial"/>
                  <w:color w:val="000000"/>
                  <w:sz w:val="18"/>
                  <w:szCs w:val="18"/>
                </w:rPr>
                <w:t>Char(4)</w:t>
              </w:r>
            </w:ins>
          </w:p>
        </w:tc>
        <w:tc>
          <w:tcPr>
            <w:tcW w:w="2283" w:type="dxa"/>
            <w:tcBorders>
              <w:top w:val="nil"/>
              <w:left w:val="nil"/>
              <w:bottom w:val="single" w:sz="4" w:space="0" w:color="auto"/>
              <w:right w:val="single" w:sz="4" w:space="0" w:color="auto"/>
            </w:tcBorders>
            <w:shd w:val="clear" w:color="auto" w:fill="auto"/>
            <w:noWrap/>
            <w:tcPrChange w:id="8013"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8014" w:author="gsadi" w:date="2013-11-18T22:42:00Z"/>
                <w:rFonts w:ascii="Arial" w:hAnsi="Arial" w:cs="Arial"/>
                <w:color w:val="000000"/>
                <w:sz w:val="18"/>
                <w:szCs w:val="18"/>
              </w:rPr>
            </w:pPr>
          </w:p>
        </w:tc>
      </w:tr>
      <w:tr w:rsidR="007B77A9" w:rsidRPr="00293448" w:rsidTr="00AB3C66">
        <w:trPr>
          <w:trHeight w:val="255"/>
          <w:ins w:id="8015" w:author="gsadi" w:date="2013-11-18T22:42:00Z"/>
          <w:trPrChange w:id="8016"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8017"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8018" w:author="gsadi" w:date="2013-11-18T22:42:00Z"/>
                <w:rFonts w:ascii="Arial" w:hAnsi="Arial" w:cs="Arial"/>
                <w:color w:val="000000"/>
                <w:sz w:val="18"/>
                <w:szCs w:val="18"/>
              </w:rPr>
            </w:pPr>
            <w:ins w:id="8019" w:author="gsadi" w:date="2013-11-18T22:42:00Z">
              <w:r>
                <w:rPr>
                  <w:rFonts w:ascii="Arial" w:hAnsi="Arial" w:cs="Arial"/>
                  <w:color w:val="000000"/>
                  <w:sz w:val="18"/>
                  <w:szCs w:val="18"/>
                </w:rPr>
                <w:t>13</w:t>
              </w:r>
            </w:ins>
          </w:p>
        </w:tc>
        <w:tc>
          <w:tcPr>
            <w:tcW w:w="3246" w:type="dxa"/>
            <w:tcBorders>
              <w:top w:val="nil"/>
              <w:left w:val="nil"/>
              <w:bottom w:val="single" w:sz="4" w:space="0" w:color="auto"/>
              <w:right w:val="single" w:sz="4" w:space="0" w:color="auto"/>
            </w:tcBorders>
            <w:shd w:val="clear" w:color="000000" w:fill="FFFFFF"/>
            <w:tcPrChange w:id="8020"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8021" w:author="gsadi" w:date="2013-11-18T22:42:00Z"/>
                <w:rFonts w:ascii="Arial" w:hAnsi="Arial" w:cs="Arial"/>
                <w:color w:val="000000"/>
                <w:sz w:val="18"/>
                <w:szCs w:val="18"/>
              </w:rPr>
            </w:pPr>
            <w:ins w:id="8022" w:author="gsadi" w:date="2013-11-18T22:42:00Z">
              <w:r>
                <w:rPr>
                  <w:rFonts w:ascii="Arial" w:hAnsi="Arial" w:cs="Arial"/>
                  <w:color w:val="000000"/>
                  <w:sz w:val="18"/>
                  <w:szCs w:val="18"/>
                </w:rPr>
                <w:t>On Hand Quantity</w:t>
              </w:r>
            </w:ins>
          </w:p>
        </w:tc>
        <w:tc>
          <w:tcPr>
            <w:tcW w:w="1340" w:type="dxa"/>
            <w:tcBorders>
              <w:top w:val="nil"/>
              <w:left w:val="nil"/>
              <w:bottom w:val="single" w:sz="4" w:space="0" w:color="auto"/>
              <w:right w:val="single" w:sz="4" w:space="0" w:color="auto"/>
            </w:tcBorders>
            <w:shd w:val="clear" w:color="000000" w:fill="FFFFFF"/>
            <w:noWrap/>
            <w:tcPrChange w:id="8023"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8024" w:author="gsadi" w:date="2013-11-18T22:42:00Z"/>
                <w:rFonts w:ascii="Arial" w:hAnsi="Arial" w:cs="Arial"/>
                <w:color w:val="000000"/>
                <w:sz w:val="18"/>
                <w:szCs w:val="18"/>
              </w:rPr>
            </w:pPr>
            <w:ins w:id="8025" w:author="gsadi" w:date="2013-11-18T22:42:00Z">
              <w:r w:rsidRPr="00FA1602">
                <w:rPr>
                  <w:rFonts w:ascii="Arial" w:hAnsi="Arial" w:cs="Arial"/>
                  <w:color w:val="000000"/>
                  <w:sz w:val="18"/>
                  <w:szCs w:val="18"/>
                </w:rPr>
                <w:t>Number(11)</w:t>
              </w:r>
            </w:ins>
          </w:p>
        </w:tc>
        <w:tc>
          <w:tcPr>
            <w:tcW w:w="2283" w:type="dxa"/>
            <w:tcBorders>
              <w:top w:val="nil"/>
              <w:left w:val="nil"/>
              <w:bottom w:val="single" w:sz="4" w:space="0" w:color="auto"/>
              <w:right w:val="single" w:sz="4" w:space="0" w:color="auto"/>
            </w:tcBorders>
            <w:shd w:val="clear" w:color="auto" w:fill="auto"/>
            <w:noWrap/>
            <w:tcPrChange w:id="8026"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8027" w:author="gsadi" w:date="2013-11-18T22:42:00Z"/>
                <w:rFonts w:ascii="Arial" w:hAnsi="Arial" w:cs="Arial"/>
                <w:color w:val="000000"/>
                <w:sz w:val="18"/>
                <w:szCs w:val="18"/>
              </w:rPr>
            </w:pPr>
          </w:p>
        </w:tc>
      </w:tr>
      <w:tr w:rsidR="007B77A9" w:rsidRPr="00293448" w:rsidTr="00AB3C66">
        <w:trPr>
          <w:trHeight w:val="255"/>
          <w:ins w:id="8028" w:author="gsadi" w:date="2013-11-18T22:42:00Z"/>
          <w:trPrChange w:id="8029"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8030"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8031" w:author="gsadi" w:date="2013-11-18T22:42:00Z"/>
                <w:rFonts w:ascii="Arial" w:hAnsi="Arial" w:cs="Arial"/>
                <w:color w:val="000000"/>
                <w:sz w:val="18"/>
                <w:szCs w:val="18"/>
              </w:rPr>
            </w:pPr>
            <w:ins w:id="8032" w:author="gsadi" w:date="2013-11-18T22:42:00Z">
              <w:r>
                <w:rPr>
                  <w:rFonts w:ascii="Arial" w:hAnsi="Arial" w:cs="Arial"/>
                  <w:color w:val="000000"/>
                  <w:sz w:val="18"/>
                  <w:szCs w:val="18"/>
                </w:rPr>
                <w:t>14</w:t>
              </w:r>
            </w:ins>
          </w:p>
        </w:tc>
        <w:tc>
          <w:tcPr>
            <w:tcW w:w="3246" w:type="dxa"/>
            <w:tcBorders>
              <w:top w:val="nil"/>
              <w:left w:val="nil"/>
              <w:bottom w:val="single" w:sz="4" w:space="0" w:color="auto"/>
              <w:right w:val="single" w:sz="4" w:space="0" w:color="auto"/>
            </w:tcBorders>
            <w:shd w:val="clear" w:color="000000" w:fill="FFFFFF"/>
            <w:tcPrChange w:id="8033"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8034" w:author="gsadi" w:date="2013-11-18T22:42:00Z"/>
                <w:rFonts w:ascii="Arial" w:hAnsi="Arial" w:cs="Arial"/>
                <w:color w:val="000000"/>
                <w:sz w:val="18"/>
                <w:szCs w:val="18"/>
              </w:rPr>
            </w:pPr>
            <w:ins w:id="8035" w:author="gsadi" w:date="2013-11-18T22:42:00Z">
              <w:r>
                <w:rPr>
                  <w:rFonts w:ascii="Arial" w:hAnsi="Arial" w:cs="Arial"/>
                  <w:color w:val="000000"/>
                  <w:sz w:val="18"/>
                  <w:szCs w:val="18"/>
                </w:rPr>
                <w:t>Sign1</w:t>
              </w:r>
            </w:ins>
          </w:p>
        </w:tc>
        <w:tc>
          <w:tcPr>
            <w:tcW w:w="1340" w:type="dxa"/>
            <w:tcBorders>
              <w:top w:val="nil"/>
              <w:left w:val="nil"/>
              <w:bottom w:val="single" w:sz="4" w:space="0" w:color="auto"/>
              <w:right w:val="single" w:sz="4" w:space="0" w:color="auto"/>
            </w:tcBorders>
            <w:shd w:val="clear" w:color="000000" w:fill="FFFFFF"/>
            <w:noWrap/>
            <w:tcPrChange w:id="8036"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8037" w:author="gsadi" w:date="2013-11-18T22:42:00Z"/>
                <w:rFonts w:ascii="Arial" w:hAnsi="Arial" w:cs="Arial"/>
                <w:color w:val="000000"/>
                <w:sz w:val="18"/>
                <w:szCs w:val="18"/>
              </w:rPr>
            </w:pPr>
            <w:ins w:id="8038" w:author="gsadi" w:date="2013-11-18T22:42:00Z">
              <w:r w:rsidRPr="00FA1602">
                <w:rPr>
                  <w:rFonts w:ascii="Arial" w:hAnsi="Arial" w:cs="Arial"/>
                  <w:color w:val="000000"/>
                  <w:sz w:val="18"/>
                  <w:szCs w:val="18"/>
                </w:rPr>
                <w:t>Char(1)</w:t>
              </w:r>
            </w:ins>
          </w:p>
        </w:tc>
        <w:tc>
          <w:tcPr>
            <w:tcW w:w="2283" w:type="dxa"/>
            <w:tcBorders>
              <w:top w:val="nil"/>
              <w:left w:val="nil"/>
              <w:bottom w:val="single" w:sz="4" w:space="0" w:color="auto"/>
              <w:right w:val="single" w:sz="4" w:space="0" w:color="auto"/>
            </w:tcBorders>
            <w:shd w:val="clear" w:color="auto" w:fill="auto"/>
            <w:noWrap/>
            <w:tcPrChange w:id="8039"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8040" w:author="gsadi" w:date="2013-11-18T22:42:00Z"/>
                <w:rFonts w:ascii="Arial" w:hAnsi="Arial" w:cs="Arial"/>
                <w:color w:val="000000"/>
                <w:sz w:val="18"/>
                <w:szCs w:val="18"/>
              </w:rPr>
            </w:pPr>
          </w:p>
        </w:tc>
      </w:tr>
      <w:tr w:rsidR="007B77A9" w:rsidRPr="00293448" w:rsidTr="00AB3C66">
        <w:trPr>
          <w:trHeight w:val="255"/>
          <w:ins w:id="8041" w:author="gsadi" w:date="2013-11-18T22:42:00Z"/>
          <w:trPrChange w:id="8042"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8043"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8044" w:author="gsadi" w:date="2013-11-18T22:42:00Z"/>
                <w:rFonts w:ascii="Arial" w:hAnsi="Arial" w:cs="Arial"/>
                <w:color w:val="000000"/>
                <w:sz w:val="18"/>
                <w:szCs w:val="18"/>
              </w:rPr>
            </w:pPr>
            <w:ins w:id="8045" w:author="gsadi" w:date="2013-11-18T22:42:00Z">
              <w:r>
                <w:rPr>
                  <w:rFonts w:ascii="Arial" w:hAnsi="Arial" w:cs="Arial"/>
                  <w:color w:val="000000"/>
                  <w:sz w:val="18"/>
                  <w:szCs w:val="18"/>
                </w:rPr>
                <w:t>15</w:t>
              </w:r>
            </w:ins>
          </w:p>
        </w:tc>
        <w:tc>
          <w:tcPr>
            <w:tcW w:w="3246" w:type="dxa"/>
            <w:tcBorders>
              <w:top w:val="nil"/>
              <w:left w:val="nil"/>
              <w:bottom w:val="single" w:sz="4" w:space="0" w:color="auto"/>
              <w:right w:val="single" w:sz="4" w:space="0" w:color="auto"/>
            </w:tcBorders>
            <w:shd w:val="clear" w:color="000000" w:fill="FFFFFF"/>
            <w:tcPrChange w:id="8046"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8047" w:author="gsadi" w:date="2013-11-18T22:42:00Z"/>
                <w:rFonts w:ascii="Arial" w:hAnsi="Arial" w:cs="Arial"/>
                <w:color w:val="000000"/>
                <w:sz w:val="18"/>
                <w:szCs w:val="18"/>
              </w:rPr>
            </w:pPr>
            <w:ins w:id="8048" w:author="gsadi" w:date="2013-11-18T22:42:00Z">
              <w:r w:rsidRPr="004553B1">
                <w:rPr>
                  <w:rFonts w:ascii="Arial" w:hAnsi="Arial" w:cs="Arial"/>
                  <w:color w:val="000000"/>
                  <w:sz w:val="18"/>
                  <w:szCs w:val="18"/>
                </w:rPr>
                <w:t>Blocked Qty</w:t>
              </w:r>
            </w:ins>
          </w:p>
        </w:tc>
        <w:tc>
          <w:tcPr>
            <w:tcW w:w="1340" w:type="dxa"/>
            <w:tcBorders>
              <w:top w:val="nil"/>
              <w:left w:val="nil"/>
              <w:bottom w:val="single" w:sz="4" w:space="0" w:color="auto"/>
              <w:right w:val="single" w:sz="4" w:space="0" w:color="auto"/>
            </w:tcBorders>
            <w:shd w:val="clear" w:color="000000" w:fill="FFFFFF"/>
            <w:noWrap/>
            <w:tcPrChange w:id="8049"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8050" w:author="gsadi" w:date="2013-11-18T22:42:00Z"/>
                <w:rFonts w:ascii="Arial" w:hAnsi="Arial" w:cs="Arial"/>
                <w:color w:val="000000"/>
                <w:sz w:val="18"/>
                <w:szCs w:val="18"/>
              </w:rPr>
            </w:pPr>
            <w:ins w:id="8051" w:author="gsadi" w:date="2013-11-18T22:42:00Z">
              <w:r w:rsidRPr="00FA1602">
                <w:rPr>
                  <w:rFonts w:ascii="Arial" w:hAnsi="Arial" w:cs="Arial"/>
                  <w:color w:val="000000"/>
                  <w:sz w:val="18"/>
                  <w:szCs w:val="18"/>
                </w:rPr>
                <w:t>Number(11)</w:t>
              </w:r>
            </w:ins>
          </w:p>
        </w:tc>
        <w:tc>
          <w:tcPr>
            <w:tcW w:w="2283" w:type="dxa"/>
            <w:tcBorders>
              <w:top w:val="nil"/>
              <w:left w:val="nil"/>
              <w:bottom w:val="single" w:sz="4" w:space="0" w:color="auto"/>
              <w:right w:val="single" w:sz="4" w:space="0" w:color="auto"/>
            </w:tcBorders>
            <w:shd w:val="clear" w:color="auto" w:fill="auto"/>
            <w:noWrap/>
            <w:tcPrChange w:id="8052"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8053" w:author="gsadi" w:date="2013-11-18T22:42:00Z"/>
                <w:rFonts w:ascii="Arial" w:hAnsi="Arial" w:cs="Arial"/>
                <w:color w:val="000000"/>
                <w:sz w:val="18"/>
                <w:szCs w:val="18"/>
              </w:rPr>
            </w:pPr>
          </w:p>
        </w:tc>
      </w:tr>
      <w:tr w:rsidR="007B77A9" w:rsidRPr="00293448" w:rsidTr="00AB3C66">
        <w:trPr>
          <w:trHeight w:val="255"/>
          <w:ins w:id="8054" w:author="gsadi" w:date="2013-11-18T22:42:00Z"/>
          <w:trPrChange w:id="8055"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8056"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8057" w:author="gsadi" w:date="2013-11-18T22:42:00Z"/>
                <w:rFonts w:ascii="Arial" w:hAnsi="Arial" w:cs="Arial"/>
                <w:color w:val="000000"/>
                <w:sz w:val="18"/>
                <w:szCs w:val="18"/>
              </w:rPr>
            </w:pPr>
            <w:ins w:id="8058" w:author="gsadi" w:date="2013-11-18T22:42:00Z">
              <w:r>
                <w:rPr>
                  <w:rFonts w:ascii="Arial" w:hAnsi="Arial" w:cs="Arial"/>
                  <w:color w:val="000000"/>
                  <w:sz w:val="18"/>
                  <w:szCs w:val="18"/>
                </w:rPr>
                <w:t>16</w:t>
              </w:r>
            </w:ins>
          </w:p>
        </w:tc>
        <w:tc>
          <w:tcPr>
            <w:tcW w:w="3246" w:type="dxa"/>
            <w:tcBorders>
              <w:top w:val="nil"/>
              <w:left w:val="nil"/>
              <w:bottom w:val="single" w:sz="4" w:space="0" w:color="auto"/>
              <w:right w:val="single" w:sz="4" w:space="0" w:color="auto"/>
            </w:tcBorders>
            <w:shd w:val="clear" w:color="000000" w:fill="FFFFFF"/>
            <w:tcPrChange w:id="8059"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8060" w:author="gsadi" w:date="2013-11-18T22:42:00Z"/>
                <w:rFonts w:ascii="Arial" w:hAnsi="Arial" w:cs="Arial"/>
                <w:color w:val="000000"/>
                <w:sz w:val="18"/>
                <w:szCs w:val="18"/>
              </w:rPr>
            </w:pPr>
            <w:ins w:id="8061" w:author="gsadi" w:date="2013-11-18T22:42:00Z">
              <w:r>
                <w:rPr>
                  <w:rFonts w:ascii="Arial" w:hAnsi="Arial" w:cs="Arial"/>
                  <w:color w:val="000000"/>
                  <w:sz w:val="18"/>
                  <w:szCs w:val="18"/>
                </w:rPr>
                <w:t>Sign2</w:t>
              </w:r>
            </w:ins>
          </w:p>
        </w:tc>
        <w:tc>
          <w:tcPr>
            <w:tcW w:w="1340" w:type="dxa"/>
            <w:tcBorders>
              <w:top w:val="nil"/>
              <w:left w:val="nil"/>
              <w:bottom w:val="single" w:sz="4" w:space="0" w:color="auto"/>
              <w:right w:val="single" w:sz="4" w:space="0" w:color="auto"/>
            </w:tcBorders>
            <w:shd w:val="clear" w:color="000000" w:fill="FFFFFF"/>
            <w:noWrap/>
            <w:tcPrChange w:id="8062"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8063" w:author="gsadi" w:date="2013-11-18T22:42:00Z"/>
                <w:rFonts w:ascii="Arial" w:hAnsi="Arial" w:cs="Arial"/>
                <w:color w:val="000000"/>
                <w:sz w:val="18"/>
                <w:szCs w:val="18"/>
              </w:rPr>
            </w:pPr>
            <w:ins w:id="8064" w:author="gsadi" w:date="2013-11-18T22:42:00Z">
              <w:r w:rsidRPr="00FA1602">
                <w:rPr>
                  <w:rFonts w:ascii="Arial" w:hAnsi="Arial" w:cs="Arial"/>
                  <w:color w:val="000000"/>
                  <w:sz w:val="18"/>
                  <w:szCs w:val="18"/>
                </w:rPr>
                <w:t>Char(1)</w:t>
              </w:r>
            </w:ins>
          </w:p>
        </w:tc>
        <w:tc>
          <w:tcPr>
            <w:tcW w:w="2283" w:type="dxa"/>
            <w:tcBorders>
              <w:top w:val="nil"/>
              <w:left w:val="nil"/>
              <w:bottom w:val="single" w:sz="4" w:space="0" w:color="auto"/>
              <w:right w:val="single" w:sz="4" w:space="0" w:color="auto"/>
            </w:tcBorders>
            <w:shd w:val="clear" w:color="auto" w:fill="auto"/>
            <w:noWrap/>
            <w:tcPrChange w:id="8065"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8066" w:author="gsadi" w:date="2013-11-18T22:42:00Z"/>
                <w:rFonts w:ascii="Arial" w:hAnsi="Arial" w:cs="Arial"/>
                <w:color w:val="000000"/>
                <w:sz w:val="18"/>
                <w:szCs w:val="18"/>
              </w:rPr>
            </w:pPr>
          </w:p>
        </w:tc>
      </w:tr>
      <w:tr w:rsidR="007B77A9" w:rsidRPr="00293448" w:rsidTr="00AB3C66">
        <w:trPr>
          <w:trHeight w:val="255"/>
          <w:ins w:id="8067" w:author="gsadi" w:date="2013-11-18T22:42:00Z"/>
          <w:trPrChange w:id="8068"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8069"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8070" w:author="gsadi" w:date="2013-11-18T22:42:00Z"/>
                <w:rFonts w:ascii="Arial" w:hAnsi="Arial" w:cs="Arial"/>
                <w:color w:val="000000"/>
                <w:sz w:val="18"/>
                <w:szCs w:val="18"/>
              </w:rPr>
            </w:pPr>
            <w:ins w:id="8071" w:author="gsadi" w:date="2013-11-18T22:42:00Z">
              <w:r>
                <w:rPr>
                  <w:rFonts w:ascii="Arial" w:hAnsi="Arial" w:cs="Arial"/>
                  <w:color w:val="000000"/>
                  <w:sz w:val="18"/>
                  <w:szCs w:val="18"/>
                </w:rPr>
                <w:t>17</w:t>
              </w:r>
            </w:ins>
          </w:p>
        </w:tc>
        <w:tc>
          <w:tcPr>
            <w:tcW w:w="3246" w:type="dxa"/>
            <w:tcBorders>
              <w:top w:val="nil"/>
              <w:left w:val="nil"/>
              <w:bottom w:val="single" w:sz="4" w:space="0" w:color="auto"/>
              <w:right w:val="single" w:sz="4" w:space="0" w:color="auto"/>
            </w:tcBorders>
            <w:shd w:val="clear" w:color="000000" w:fill="FFFFFF"/>
            <w:tcPrChange w:id="8072"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8073" w:author="gsadi" w:date="2013-11-18T22:42:00Z"/>
                <w:rFonts w:ascii="Arial" w:hAnsi="Arial" w:cs="Arial"/>
                <w:color w:val="000000"/>
                <w:sz w:val="18"/>
                <w:szCs w:val="18"/>
              </w:rPr>
            </w:pPr>
            <w:ins w:id="8074" w:author="gsadi" w:date="2013-11-18T22:42:00Z">
              <w:r>
                <w:rPr>
                  <w:rFonts w:ascii="Arial" w:hAnsi="Arial" w:cs="Arial"/>
                  <w:color w:val="000000"/>
                  <w:sz w:val="18"/>
                  <w:szCs w:val="18"/>
                </w:rPr>
                <w:t>Quality Inspection Qty</w:t>
              </w:r>
            </w:ins>
          </w:p>
        </w:tc>
        <w:tc>
          <w:tcPr>
            <w:tcW w:w="1340" w:type="dxa"/>
            <w:tcBorders>
              <w:top w:val="nil"/>
              <w:left w:val="nil"/>
              <w:bottom w:val="single" w:sz="4" w:space="0" w:color="auto"/>
              <w:right w:val="single" w:sz="4" w:space="0" w:color="auto"/>
            </w:tcBorders>
            <w:shd w:val="clear" w:color="000000" w:fill="FFFFFF"/>
            <w:noWrap/>
            <w:tcPrChange w:id="8075"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8076" w:author="gsadi" w:date="2013-11-18T22:42:00Z"/>
                <w:rFonts w:ascii="Arial" w:hAnsi="Arial" w:cs="Arial"/>
                <w:color w:val="000000"/>
                <w:sz w:val="18"/>
                <w:szCs w:val="18"/>
              </w:rPr>
            </w:pPr>
            <w:ins w:id="8077" w:author="gsadi" w:date="2013-11-18T22:42:00Z">
              <w:r w:rsidRPr="00FA1602">
                <w:rPr>
                  <w:rFonts w:ascii="Arial" w:hAnsi="Arial" w:cs="Arial"/>
                  <w:color w:val="000000"/>
                  <w:sz w:val="18"/>
                  <w:szCs w:val="18"/>
                </w:rPr>
                <w:t>Number(11)</w:t>
              </w:r>
            </w:ins>
          </w:p>
        </w:tc>
        <w:tc>
          <w:tcPr>
            <w:tcW w:w="2283" w:type="dxa"/>
            <w:tcBorders>
              <w:top w:val="nil"/>
              <w:left w:val="nil"/>
              <w:bottom w:val="single" w:sz="4" w:space="0" w:color="auto"/>
              <w:right w:val="single" w:sz="4" w:space="0" w:color="auto"/>
            </w:tcBorders>
            <w:shd w:val="clear" w:color="auto" w:fill="auto"/>
            <w:noWrap/>
            <w:tcPrChange w:id="8078"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8079" w:author="gsadi" w:date="2013-11-18T22:42:00Z"/>
                <w:rFonts w:ascii="Arial" w:hAnsi="Arial" w:cs="Arial"/>
                <w:color w:val="000000"/>
                <w:sz w:val="18"/>
                <w:szCs w:val="18"/>
              </w:rPr>
            </w:pPr>
          </w:p>
        </w:tc>
      </w:tr>
      <w:tr w:rsidR="007B77A9" w:rsidRPr="00293448" w:rsidTr="00AB3C66">
        <w:trPr>
          <w:trHeight w:val="255"/>
          <w:ins w:id="8080" w:author="gsadi" w:date="2013-11-18T22:42:00Z"/>
          <w:trPrChange w:id="8081"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8082"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8083" w:author="gsadi" w:date="2013-11-18T22:42:00Z"/>
                <w:rFonts w:ascii="Arial" w:hAnsi="Arial" w:cs="Arial"/>
                <w:color w:val="000000"/>
                <w:sz w:val="18"/>
                <w:szCs w:val="18"/>
              </w:rPr>
            </w:pPr>
            <w:ins w:id="8084" w:author="gsadi" w:date="2013-11-18T22:42:00Z">
              <w:r>
                <w:rPr>
                  <w:rFonts w:ascii="Arial" w:hAnsi="Arial" w:cs="Arial"/>
                  <w:color w:val="000000"/>
                  <w:sz w:val="18"/>
                  <w:szCs w:val="18"/>
                </w:rPr>
                <w:lastRenderedPageBreak/>
                <w:t>18</w:t>
              </w:r>
            </w:ins>
          </w:p>
        </w:tc>
        <w:tc>
          <w:tcPr>
            <w:tcW w:w="3246" w:type="dxa"/>
            <w:tcBorders>
              <w:top w:val="nil"/>
              <w:left w:val="nil"/>
              <w:bottom w:val="single" w:sz="4" w:space="0" w:color="auto"/>
              <w:right w:val="single" w:sz="4" w:space="0" w:color="auto"/>
            </w:tcBorders>
            <w:shd w:val="clear" w:color="000000" w:fill="FFFFFF"/>
            <w:tcPrChange w:id="8085"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8086" w:author="gsadi" w:date="2013-11-18T22:42:00Z"/>
                <w:rFonts w:ascii="Arial" w:hAnsi="Arial" w:cs="Arial"/>
                <w:color w:val="000000"/>
                <w:sz w:val="18"/>
                <w:szCs w:val="18"/>
              </w:rPr>
            </w:pPr>
            <w:ins w:id="8087" w:author="gsadi" w:date="2013-11-18T22:42:00Z">
              <w:r>
                <w:rPr>
                  <w:rFonts w:ascii="Arial" w:hAnsi="Arial" w:cs="Arial"/>
                  <w:color w:val="000000"/>
                  <w:sz w:val="18"/>
                  <w:szCs w:val="18"/>
                </w:rPr>
                <w:t>Sign3</w:t>
              </w:r>
            </w:ins>
          </w:p>
        </w:tc>
        <w:tc>
          <w:tcPr>
            <w:tcW w:w="1340" w:type="dxa"/>
            <w:tcBorders>
              <w:top w:val="nil"/>
              <w:left w:val="nil"/>
              <w:bottom w:val="single" w:sz="4" w:space="0" w:color="auto"/>
              <w:right w:val="single" w:sz="4" w:space="0" w:color="auto"/>
            </w:tcBorders>
            <w:shd w:val="clear" w:color="000000" w:fill="FFFFFF"/>
            <w:noWrap/>
            <w:tcPrChange w:id="8088"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8089" w:author="gsadi" w:date="2013-11-18T22:42:00Z"/>
                <w:rFonts w:ascii="Arial" w:hAnsi="Arial" w:cs="Arial"/>
                <w:color w:val="000000"/>
                <w:sz w:val="18"/>
                <w:szCs w:val="18"/>
              </w:rPr>
            </w:pPr>
            <w:ins w:id="8090" w:author="gsadi" w:date="2013-11-18T22:42:00Z">
              <w:r w:rsidRPr="00FA1602">
                <w:rPr>
                  <w:rFonts w:ascii="Arial" w:hAnsi="Arial" w:cs="Arial"/>
                  <w:color w:val="000000"/>
                  <w:sz w:val="18"/>
                  <w:szCs w:val="18"/>
                </w:rPr>
                <w:t>Char(1)</w:t>
              </w:r>
            </w:ins>
          </w:p>
        </w:tc>
        <w:tc>
          <w:tcPr>
            <w:tcW w:w="2283" w:type="dxa"/>
            <w:tcBorders>
              <w:top w:val="nil"/>
              <w:left w:val="nil"/>
              <w:bottom w:val="single" w:sz="4" w:space="0" w:color="auto"/>
              <w:right w:val="single" w:sz="4" w:space="0" w:color="auto"/>
            </w:tcBorders>
            <w:shd w:val="clear" w:color="auto" w:fill="auto"/>
            <w:noWrap/>
            <w:tcPrChange w:id="8091"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8092" w:author="gsadi" w:date="2013-11-18T22:42:00Z"/>
                <w:rFonts w:ascii="Arial" w:hAnsi="Arial" w:cs="Arial"/>
                <w:color w:val="000000"/>
                <w:sz w:val="18"/>
                <w:szCs w:val="18"/>
              </w:rPr>
            </w:pPr>
          </w:p>
        </w:tc>
      </w:tr>
      <w:tr w:rsidR="007B77A9" w:rsidRPr="00293448" w:rsidTr="00AB3C66">
        <w:trPr>
          <w:trHeight w:val="255"/>
          <w:ins w:id="8093" w:author="gsadi" w:date="2013-11-18T22:42:00Z"/>
          <w:trPrChange w:id="8094"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8095"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8096" w:author="gsadi" w:date="2013-11-18T22:42:00Z"/>
                <w:rFonts w:ascii="Arial" w:hAnsi="Arial" w:cs="Arial"/>
                <w:color w:val="000000"/>
                <w:sz w:val="18"/>
                <w:szCs w:val="18"/>
              </w:rPr>
            </w:pPr>
            <w:ins w:id="8097" w:author="gsadi" w:date="2013-11-18T22:42:00Z">
              <w:r>
                <w:rPr>
                  <w:rFonts w:ascii="Arial" w:hAnsi="Arial" w:cs="Arial"/>
                  <w:color w:val="000000"/>
                  <w:sz w:val="18"/>
                  <w:szCs w:val="18"/>
                </w:rPr>
                <w:t>19</w:t>
              </w:r>
            </w:ins>
          </w:p>
        </w:tc>
        <w:tc>
          <w:tcPr>
            <w:tcW w:w="3246" w:type="dxa"/>
            <w:tcBorders>
              <w:top w:val="nil"/>
              <w:left w:val="nil"/>
              <w:bottom w:val="single" w:sz="4" w:space="0" w:color="auto"/>
              <w:right w:val="single" w:sz="4" w:space="0" w:color="auto"/>
            </w:tcBorders>
            <w:shd w:val="clear" w:color="000000" w:fill="FFFFFF"/>
            <w:tcPrChange w:id="8098"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8099" w:author="gsadi" w:date="2013-11-18T22:42:00Z"/>
                <w:rFonts w:ascii="Arial" w:hAnsi="Arial" w:cs="Arial"/>
                <w:color w:val="000000"/>
                <w:sz w:val="18"/>
                <w:szCs w:val="18"/>
              </w:rPr>
            </w:pPr>
            <w:ins w:id="8100" w:author="gsadi" w:date="2013-11-18T22:42:00Z">
              <w:r>
                <w:rPr>
                  <w:rFonts w:ascii="Arial" w:hAnsi="Arial" w:cs="Arial"/>
                  <w:color w:val="000000"/>
                  <w:sz w:val="18"/>
                  <w:szCs w:val="18"/>
                </w:rPr>
                <w:t>UPC</w:t>
              </w:r>
            </w:ins>
          </w:p>
        </w:tc>
        <w:tc>
          <w:tcPr>
            <w:tcW w:w="1340" w:type="dxa"/>
            <w:tcBorders>
              <w:top w:val="nil"/>
              <w:left w:val="nil"/>
              <w:bottom w:val="single" w:sz="4" w:space="0" w:color="auto"/>
              <w:right w:val="single" w:sz="4" w:space="0" w:color="auto"/>
            </w:tcBorders>
            <w:shd w:val="clear" w:color="000000" w:fill="FFFFFF"/>
            <w:noWrap/>
            <w:tcPrChange w:id="8101"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8102" w:author="gsadi" w:date="2013-11-18T22:42:00Z"/>
                <w:rFonts w:ascii="Arial" w:hAnsi="Arial" w:cs="Arial"/>
                <w:color w:val="000000"/>
                <w:sz w:val="18"/>
                <w:szCs w:val="18"/>
              </w:rPr>
            </w:pPr>
            <w:ins w:id="8103" w:author="gsadi" w:date="2013-11-18T22:42:00Z">
              <w:r w:rsidRPr="00FA1602">
                <w:rPr>
                  <w:rFonts w:ascii="Arial" w:hAnsi="Arial" w:cs="Arial"/>
                  <w:color w:val="000000"/>
                  <w:sz w:val="18"/>
                  <w:szCs w:val="18"/>
                </w:rPr>
                <w:t>Char(1</w:t>
              </w:r>
              <w:r>
                <w:rPr>
                  <w:rFonts w:ascii="Arial" w:hAnsi="Arial" w:cs="Arial"/>
                  <w:color w:val="000000"/>
                  <w:sz w:val="18"/>
                  <w:szCs w:val="18"/>
                </w:rPr>
                <w:t>8</w:t>
              </w:r>
              <w:r w:rsidRPr="00FA1602">
                <w:rPr>
                  <w:rFonts w:ascii="Arial" w:hAnsi="Arial" w:cs="Arial"/>
                  <w:color w:val="000000"/>
                  <w:sz w:val="18"/>
                  <w:szCs w:val="18"/>
                </w:rPr>
                <w:t>)</w:t>
              </w:r>
            </w:ins>
          </w:p>
        </w:tc>
        <w:tc>
          <w:tcPr>
            <w:tcW w:w="2283" w:type="dxa"/>
            <w:tcBorders>
              <w:top w:val="nil"/>
              <w:left w:val="nil"/>
              <w:bottom w:val="single" w:sz="4" w:space="0" w:color="auto"/>
              <w:right w:val="single" w:sz="4" w:space="0" w:color="auto"/>
            </w:tcBorders>
            <w:shd w:val="clear" w:color="auto" w:fill="auto"/>
            <w:noWrap/>
            <w:tcPrChange w:id="8104"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8105" w:author="gsadi" w:date="2013-11-18T22:42:00Z"/>
                <w:rFonts w:ascii="Arial" w:hAnsi="Arial" w:cs="Arial"/>
                <w:color w:val="000000"/>
                <w:sz w:val="18"/>
                <w:szCs w:val="18"/>
              </w:rPr>
            </w:pPr>
            <w:ins w:id="8106" w:author="gsadi" w:date="2013-11-18T22:42:00Z">
              <w:r>
                <w:rPr>
                  <w:rFonts w:ascii="Arial" w:hAnsi="Arial" w:cs="Arial"/>
                  <w:color w:val="000000"/>
                  <w:sz w:val="18"/>
                  <w:szCs w:val="18"/>
                </w:rPr>
                <w:t xml:space="preserve">New field to be added </w:t>
              </w:r>
            </w:ins>
          </w:p>
        </w:tc>
      </w:tr>
      <w:tr w:rsidR="007B77A9" w:rsidRPr="00293448" w:rsidTr="00AB3C66">
        <w:trPr>
          <w:trHeight w:val="255"/>
          <w:ins w:id="8107" w:author="gsadi" w:date="2013-11-18T22:42:00Z"/>
          <w:trPrChange w:id="8108"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8109"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8110" w:author="gsadi" w:date="2013-11-18T22:42:00Z"/>
                <w:rFonts w:ascii="Arial" w:hAnsi="Arial" w:cs="Arial"/>
                <w:color w:val="000000"/>
                <w:sz w:val="18"/>
                <w:szCs w:val="18"/>
              </w:rPr>
            </w:pPr>
            <w:ins w:id="8111" w:author="gsadi" w:date="2013-11-18T22:42:00Z">
              <w:r>
                <w:rPr>
                  <w:rFonts w:ascii="Arial" w:hAnsi="Arial" w:cs="Arial"/>
                  <w:color w:val="000000"/>
                  <w:sz w:val="18"/>
                  <w:szCs w:val="18"/>
                </w:rPr>
                <w:t>20</w:t>
              </w:r>
            </w:ins>
          </w:p>
        </w:tc>
        <w:tc>
          <w:tcPr>
            <w:tcW w:w="3246" w:type="dxa"/>
            <w:tcBorders>
              <w:top w:val="nil"/>
              <w:left w:val="nil"/>
              <w:bottom w:val="single" w:sz="4" w:space="0" w:color="auto"/>
              <w:right w:val="single" w:sz="4" w:space="0" w:color="auto"/>
            </w:tcBorders>
            <w:shd w:val="clear" w:color="000000" w:fill="FFFFFF"/>
            <w:tcPrChange w:id="8112"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8113" w:author="gsadi" w:date="2013-11-18T22:42:00Z"/>
                <w:rFonts w:ascii="Arial" w:hAnsi="Arial" w:cs="Arial"/>
                <w:color w:val="000000"/>
                <w:sz w:val="18"/>
                <w:szCs w:val="18"/>
              </w:rPr>
            </w:pPr>
            <w:ins w:id="8114" w:author="gsadi" w:date="2013-11-18T22:42:00Z">
              <w:r>
                <w:rPr>
                  <w:rFonts w:ascii="Arial" w:hAnsi="Arial" w:cs="Arial"/>
                  <w:color w:val="000000"/>
                  <w:sz w:val="18"/>
                  <w:szCs w:val="18"/>
                </w:rPr>
                <w:t>Filler</w:t>
              </w:r>
            </w:ins>
          </w:p>
        </w:tc>
        <w:tc>
          <w:tcPr>
            <w:tcW w:w="1340" w:type="dxa"/>
            <w:tcBorders>
              <w:top w:val="nil"/>
              <w:left w:val="nil"/>
              <w:bottom w:val="single" w:sz="4" w:space="0" w:color="auto"/>
              <w:right w:val="single" w:sz="4" w:space="0" w:color="auto"/>
            </w:tcBorders>
            <w:shd w:val="clear" w:color="000000" w:fill="FFFFFF"/>
            <w:noWrap/>
            <w:tcPrChange w:id="8115"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8116" w:author="gsadi" w:date="2013-11-18T22:42:00Z"/>
                <w:rFonts w:ascii="Arial" w:hAnsi="Arial" w:cs="Arial"/>
                <w:color w:val="000000"/>
                <w:sz w:val="18"/>
                <w:szCs w:val="18"/>
              </w:rPr>
            </w:pPr>
            <w:ins w:id="8117" w:author="gsadi" w:date="2013-11-18T22:42:00Z">
              <w:r>
                <w:rPr>
                  <w:rFonts w:ascii="Arial" w:hAnsi="Arial" w:cs="Arial"/>
                  <w:color w:val="000000"/>
                  <w:sz w:val="18"/>
                  <w:szCs w:val="18"/>
                </w:rPr>
                <w:t>Char(16</w:t>
              </w:r>
              <w:r w:rsidRPr="00FA1602">
                <w:rPr>
                  <w:rFonts w:ascii="Arial" w:hAnsi="Arial" w:cs="Arial"/>
                  <w:color w:val="000000"/>
                  <w:sz w:val="18"/>
                  <w:szCs w:val="18"/>
                </w:rPr>
                <w:t>)</w:t>
              </w:r>
            </w:ins>
          </w:p>
        </w:tc>
        <w:tc>
          <w:tcPr>
            <w:tcW w:w="2283" w:type="dxa"/>
            <w:tcBorders>
              <w:top w:val="nil"/>
              <w:left w:val="nil"/>
              <w:bottom w:val="single" w:sz="4" w:space="0" w:color="auto"/>
              <w:right w:val="single" w:sz="4" w:space="0" w:color="auto"/>
            </w:tcBorders>
            <w:shd w:val="clear" w:color="auto" w:fill="auto"/>
            <w:noWrap/>
            <w:tcPrChange w:id="8118"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8119" w:author="gsadi" w:date="2013-11-18T22:42:00Z"/>
                <w:rFonts w:ascii="Arial" w:hAnsi="Arial" w:cs="Arial"/>
                <w:color w:val="000000"/>
                <w:sz w:val="18"/>
                <w:szCs w:val="18"/>
              </w:rPr>
            </w:pPr>
            <w:ins w:id="8120" w:author="gsadi" w:date="2013-11-18T22:42:00Z">
              <w:r>
                <w:rPr>
                  <w:rFonts w:ascii="Arial" w:hAnsi="Arial" w:cs="Arial"/>
                  <w:color w:val="000000"/>
                  <w:sz w:val="18"/>
                  <w:szCs w:val="18"/>
                </w:rPr>
                <w:t>Stock Category will be added</w:t>
              </w:r>
            </w:ins>
          </w:p>
        </w:tc>
      </w:tr>
      <w:tr w:rsidR="007B77A9" w:rsidRPr="00293448" w:rsidTr="00AB3C66">
        <w:trPr>
          <w:trHeight w:val="255"/>
          <w:ins w:id="8121" w:author="gsadi" w:date="2013-11-18T22:42:00Z"/>
          <w:trPrChange w:id="8122" w:author="gsadi" w:date="2013-11-18T22:43:00Z">
            <w:trPr>
              <w:trHeight w:val="255"/>
            </w:trPr>
          </w:trPrChange>
        </w:trPr>
        <w:tc>
          <w:tcPr>
            <w:tcW w:w="707" w:type="dxa"/>
            <w:tcBorders>
              <w:top w:val="nil"/>
              <w:left w:val="single" w:sz="4" w:space="0" w:color="auto"/>
              <w:bottom w:val="single" w:sz="4" w:space="0" w:color="auto"/>
              <w:right w:val="single" w:sz="4" w:space="0" w:color="auto"/>
            </w:tcBorders>
            <w:shd w:val="clear" w:color="000000" w:fill="FFFFFF"/>
            <w:noWrap/>
            <w:tcPrChange w:id="8123" w:author="gsadi" w:date="2013-11-18T22:43:00Z">
              <w:tcPr>
                <w:tcW w:w="707" w:type="dxa"/>
                <w:gridSpan w:val="2"/>
                <w:tcBorders>
                  <w:top w:val="nil"/>
                  <w:left w:val="single" w:sz="4" w:space="0" w:color="auto"/>
                  <w:bottom w:val="single" w:sz="4" w:space="0" w:color="auto"/>
                  <w:right w:val="single" w:sz="4" w:space="0" w:color="auto"/>
                </w:tcBorders>
                <w:shd w:val="clear" w:color="000000" w:fill="FFFFFF"/>
                <w:noWrap/>
              </w:tcPr>
            </w:tcPrChange>
          </w:tcPr>
          <w:p w:rsidR="007B77A9" w:rsidRPr="00293448" w:rsidRDefault="007B77A9" w:rsidP="00F72EA9">
            <w:pPr>
              <w:jc w:val="right"/>
              <w:rPr>
                <w:ins w:id="8124" w:author="gsadi" w:date="2013-11-18T22:42:00Z"/>
                <w:rFonts w:ascii="Arial" w:hAnsi="Arial" w:cs="Arial"/>
                <w:color w:val="000000"/>
                <w:sz w:val="18"/>
                <w:szCs w:val="18"/>
              </w:rPr>
            </w:pPr>
            <w:ins w:id="8125" w:author="gsadi" w:date="2013-11-18T22:42:00Z">
              <w:r>
                <w:rPr>
                  <w:rFonts w:ascii="Arial" w:hAnsi="Arial" w:cs="Arial"/>
                  <w:color w:val="000000"/>
                  <w:sz w:val="18"/>
                  <w:szCs w:val="18"/>
                </w:rPr>
                <w:t>21</w:t>
              </w:r>
            </w:ins>
          </w:p>
        </w:tc>
        <w:tc>
          <w:tcPr>
            <w:tcW w:w="3246" w:type="dxa"/>
            <w:tcBorders>
              <w:top w:val="nil"/>
              <w:left w:val="nil"/>
              <w:bottom w:val="single" w:sz="4" w:space="0" w:color="auto"/>
              <w:right w:val="single" w:sz="4" w:space="0" w:color="auto"/>
            </w:tcBorders>
            <w:shd w:val="clear" w:color="000000" w:fill="FFFFFF"/>
            <w:tcPrChange w:id="8126" w:author="gsadi" w:date="2013-11-18T22:43:00Z">
              <w:tcPr>
                <w:tcW w:w="3428" w:type="dxa"/>
                <w:tcBorders>
                  <w:top w:val="nil"/>
                  <w:left w:val="nil"/>
                  <w:bottom w:val="single" w:sz="4" w:space="0" w:color="auto"/>
                  <w:right w:val="single" w:sz="4" w:space="0" w:color="auto"/>
                </w:tcBorders>
                <w:shd w:val="clear" w:color="000000" w:fill="FFFFFF"/>
              </w:tcPr>
            </w:tcPrChange>
          </w:tcPr>
          <w:p w:rsidR="007B77A9" w:rsidRPr="00293448" w:rsidRDefault="007B77A9" w:rsidP="00F72EA9">
            <w:pPr>
              <w:rPr>
                <w:ins w:id="8127" w:author="gsadi" w:date="2013-11-18T22:42:00Z"/>
                <w:rFonts w:ascii="Arial" w:hAnsi="Arial" w:cs="Arial"/>
                <w:color w:val="000000"/>
                <w:sz w:val="18"/>
                <w:szCs w:val="18"/>
              </w:rPr>
            </w:pPr>
            <w:ins w:id="8128" w:author="gsadi" w:date="2013-11-18T22:42:00Z">
              <w:r>
                <w:rPr>
                  <w:rFonts w:ascii="Arial" w:hAnsi="Arial" w:cs="Arial"/>
                  <w:color w:val="000000"/>
                  <w:sz w:val="18"/>
                  <w:szCs w:val="18"/>
                </w:rPr>
                <w:t>Filler</w:t>
              </w:r>
            </w:ins>
          </w:p>
        </w:tc>
        <w:tc>
          <w:tcPr>
            <w:tcW w:w="1340" w:type="dxa"/>
            <w:tcBorders>
              <w:top w:val="nil"/>
              <w:left w:val="nil"/>
              <w:bottom w:val="single" w:sz="4" w:space="0" w:color="auto"/>
              <w:right w:val="single" w:sz="4" w:space="0" w:color="auto"/>
            </w:tcBorders>
            <w:shd w:val="clear" w:color="000000" w:fill="FFFFFF"/>
            <w:noWrap/>
            <w:tcPrChange w:id="8129" w:author="gsadi" w:date="2013-11-18T22:43:00Z">
              <w:tcPr>
                <w:tcW w:w="1340" w:type="dxa"/>
                <w:tcBorders>
                  <w:top w:val="nil"/>
                  <w:left w:val="nil"/>
                  <w:bottom w:val="single" w:sz="4" w:space="0" w:color="auto"/>
                  <w:right w:val="single" w:sz="4" w:space="0" w:color="auto"/>
                </w:tcBorders>
                <w:shd w:val="clear" w:color="000000" w:fill="FFFFFF"/>
                <w:noWrap/>
              </w:tcPr>
            </w:tcPrChange>
          </w:tcPr>
          <w:p w:rsidR="007B77A9" w:rsidRPr="00293448" w:rsidRDefault="007B77A9" w:rsidP="00F72EA9">
            <w:pPr>
              <w:rPr>
                <w:ins w:id="8130" w:author="gsadi" w:date="2013-11-18T22:42:00Z"/>
                <w:rFonts w:ascii="Arial" w:hAnsi="Arial" w:cs="Arial"/>
                <w:color w:val="000000"/>
                <w:sz w:val="18"/>
                <w:szCs w:val="18"/>
              </w:rPr>
            </w:pPr>
            <w:ins w:id="8131" w:author="gsadi" w:date="2013-11-18T22:42:00Z">
              <w:r w:rsidRPr="00FA1602">
                <w:rPr>
                  <w:rFonts w:ascii="Arial" w:hAnsi="Arial" w:cs="Arial"/>
                  <w:color w:val="000000"/>
                  <w:sz w:val="18"/>
                  <w:szCs w:val="18"/>
                </w:rPr>
                <w:t>Char(39)</w:t>
              </w:r>
            </w:ins>
          </w:p>
        </w:tc>
        <w:tc>
          <w:tcPr>
            <w:tcW w:w="2283" w:type="dxa"/>
            <w:tcBorders>
              <w:top w:val="nil"/>
              <w:left w:val="nil"/>
              <w:bottom w:val="single" w:sz="4" w:space="0" w:color="auto"/>
              <w:right w:val="single" w:sz="4" w:space="0" w:color="auto"/>
            </w:tcBorders>
            <w:shd w:val="clear" w:color="auto" w:fill="auto"/>
            <w:noWrap/>
            <w:tcPrChange w:id="8132" w:author="gsadi" w:date="2013-11-18T22:43:00Z">
              <w:tcPr>
                <w:tcW w:w="2283" w:type="dxa"/>
                <w:tcBorders>
                  <w:top w:val="nil"/>
                  <w:left w:val="nil"/>
                  <w:bottom w:val="single" w:sz="4" w:space="0" w:color="auto"/>
                  <w:right w:val="single" w:sz="4" w:space="0" w:color="auto"/>
                </w:tcBorders>
                <w:shd w:val="clear" w:color="auto" w:fill="auto"/>
                <w:noWrap/>
              </w:tcPr>
            </w:tcPrChange>
          </w:tcPr>
          <w:p w:rsidR="007B77A9" w:rsidRPr="00293448" w:rsidRDefault="007B77A9" w:rsidP="00F72EA9">
            <w:pPr>
              <w:rPr>
                <w:ins w:id="8133" w:author="gsadi" w:date="2013-11-18T22:42:00Z"/>
                <w:rFonts w:ascii="Arial" w:hAnsi="Arial" w:cs="Arial"/>
                <w:color w:val="000000"/>
                <w:sz w:val="18"/>
                <w:szCs w:val="18"/>
              </w:rPr>
            </w:pPr>
          </w:p>
        </w:tc>
      </w:tr>
    </w:tbl>
    <w:p w:rsidR="007B77A9" w:rsidRDefault="007B77A9" w:rsidP="007B77A9">
      <w:pPr>
        <w:ind w:left="810"/>
        <w:rPr>
          <w:ins w:id="8134" w:author="gsadi" w:date="2013-11-18T22:42:00Z"/>
          <w:rFonts w:ascii="Arial" w:hAnsi="Arial" w:cs="Arial"/>
          <w:color w:val="000000"/>
          <w:sz w:val="18"/>
          <w:szCs w:val="18"/>
        </w:rPr>
      </w:pPr>
    </w:p>
    <w:p w:rsidR="007B77A9" w:rsidRPr="007B77A9" w:rsidRDefault="002B0E74" w:rsidP="007B77A9">
      <w:pPr>
        <w:numPr>
          <w:ilvl w:val="0"/>
          <w:numId w:val="40"/>
        </w:numPr>
        <w:rPr>
          <w:ins w:id="8135" w:author="gsadi" w:date="2013-11-18T22:42:00Z"/>
          <w:rFonts w:ascii="Arial" w:hAnsi="Arial" w:cs="Arial"/>
          <w:color w:val="000000"/>
          <w:szCs w:val="18"/>
          <w:rPrChange w:id="8136" w:author="gsadi" w:date="2013-11-18T22:42:00Z">
            <w:rPr>
              <w:ins w:id="8137" w:author="gsadi" w:date="2013-11-18T22:42:00Z"/>
              <w:rFonts w:ascii="Arial" w:hAnsi="Arial" w:cs="Arial"/>
              <w:color w:val="000000"/>
              <w:sz w:val="18"/>
              <w:szCs w:val="18"/>
            </w:rPr>
          </w:rPrChange>
        </w:rPr>
      </w:pPr>
      <w:ins w:id="8138" w:author="gsadi" w:date="2013-11-18T22:42:00Z">
        <w:r w:rsidRPr="002B0E74">
          <w:rPr>
            <w:rFonts w:ascii="Arial" w:hAnsi="Arial" w:cs="Arial"/>
            <w:color w:val="000000"/>
            <w:szCs w:val="18"/>
            <w:rPrChange w:id="8139" w:author="gsadi" w:date="2013-11-18T22:42:00Z">
              <w:rPr>
                <w:rFonts w:ascii="Arial" w:hAnsi="Arial" w:cs="Arial"/>
                <w:color w:val="000000"/>
                <w:sz w:val="18"/>
                <w:szCs w:val="18"/>
                <w:u w:val="single"/>
              </w:rPr>
            </w:rPrChange>
          </w:rPr>
          <w:t>Header data would be in the following format:</w:t>
        </w:r>
      </w:ins>
    </w:p>
    <w:p w:rsidR="007B77A9" w:rsidRPr="007B77A9" w:rsidRDefault="002B0E74" w:rsidP="007B77A9">
      <w:pPr>
        <w:autoSpaceDE w:val="0"/>
        <w:autoSpaceDN w:val="0"/>
        <w:adjustRightInd w:val="0"/>
        <w:ind w:left="720"/>
        <w:rPr>
          <w:ins w:id="8140" w:author="gsadi" w:date="2013-11-18T22:42:00Z"/>
          <w:rFonts w:ascii="Arial" w:hAnsi="Arial" w:cs="Arial"/>
          <w:color w:val="000000"/>
          <w:szCs w:val="18"/>
          <w:u w:val="single"/>
          <w:rPrChange w:id="8141" w:author="gsadi" w:date="2013-11-18T22:42:00Z">
            <w:rPr>
              <w:ins w:id="8142" w:author="gsadi" w:date="2013-11-18T22:42:00Z"/>
              <w:rFonts w:ascii="Arial" w:hAnsi="Arial" w:cs="Arial"/>
              <w:color w:val="000000"/>
              <w:sz w:val="18"/>
              <w:szCs w:val="18"/>
              <w:u w:val="single"/>
            </w:rPr>
          </w:rPrChange>
        </w:rPr>
      </w:pPr>
      <w:ins w:id="8143" w:author="gsadi" w:date="2013-11-18T22:42:00Z">
        <w:r w:rsidRPr="002B0E74">
          <w:rPr>
            <w:rFonts w:ascii="Arial" w:hAnsi="Arial" w:cs="Arial"/>
            <w:color w:val="000000"/>
            <w:szCs w:val="18"/>
            <w:rPrChange w:id="8144" w:author="gsadi" w:date="2013-11-18T22:42:00Z">
              <w:rPr>
                <w:rFonts w:ascii="Arial" w:hAnsi="Arial" w:cs="Arial"/>
                <w:color w:val="000000"/>
                <w:sz w:val="18"/>
                <w:szCs w:val="18"/>
                <w:u w:val="single"/>
              </w:rPr>
            </w:rPrChange>
          </w:rPr>
          <w:t xml:space="preserve">      </w:t>
        </w:r>
        <w:r w:rsidRPr="002B0E74">
          <w:rPr>
            <w:rFonts w:ascii="Arial" w:hAnsi="Arial" w:cs="Arial"/>
            <w:color w:val="000000"/>
            <w:szCs w:val="18"/>
            <w:u w:val="single"/>
            <w:rPrChange w:id="8145" w:author="gsadi" w:date="2013-11-18T22:42:00Z">
              <w:rPr>
                <w:rFonts w:ascii="Arial" w:hAnsi="Arial" w:cs="Arial"/>
                <w:color w:val="000000"/>
                <w:sz w:val="18"/>
                <w:szCs w:val="18"/>
                <w:u w:val="single"/>
              </w:rPr>
            </w:rPrChange>
          </w:rPr>
          <w:t xml:space="preserve">Layout: </w:t>
        </w:r>
      </w:ins>
    </w:p>
    <w:p w:rsidR="007B77A9" w:rsidRPr="007B77A9" w:rsidRDefault="002B0E74" w:rsidP="007B77A9">
      <w:pPr>
        <w:autoSpaceDE w:val="0"/>
        <w:autoSpaceDN w:val="0"/>
        <w:adjustRightInd w:val="0"/>
        <w:ind w:left="720"/>
        <w:rPr>
          <w:ins w:id="8146" w:author="gsadi" w:date="2013-11-18T22:42:00Z"/>
          <w:rFonts w:ascii="Arial" w:hAnsi="Arial" w:cs="Arial"/>
          <w:color w:val="000000"/>
          <w:szCs w:val="18"/>
          <w:rPrChange w:id="8147" w:author="gsadi" w:date="2013-11-18T22:42:00Z">
            <w:rPr>
              <w:ins w:id="8148" w:author="gsadi" w:date="2013-11-18T22:42:00Z"/>
              <w:rFonts w:ascii="Arial" w:hAnsi="Arial" w:cs="Arial"/>
              <w:color w:val="000000"/>
              <w:sz w:val="18"/>
              <w:szCs w:val="18"/>
            </w:rPr>
          </w:rPrChange>
        </w:rPr>
      </w:pPr>
      <w:ins w:id="8149" w:author="gsadi" w:date="2013-11-18T22:42:00Z">
        <w:r w:rsidRPr="002B0E74">
          <w:rPr>
            <w:rFonts w:ascii="Arial" w:hAnsi="Arial" w:cs="Arial"/>
            <w:color w:val="000000"/>
            <w:szCs w:val="18"/>
            <w:rPrChange w:id="8150" w:author="gsadi" w:date="2013-11-18T22:42:00Z">
              <w:rPr>
                <w:rFonts w:ascii="Arial" w:hAnsi="Arial" w:cs="Arial"/>
                <w:color w:val="000000"/>
                <w:sz w:val="18"/>
                <w:szCs w:val="18"/>
                <w:u w:val="single"/>
              </w:rPr>
            </w:rPrChange>
          </w:rPr>
          <w:tab/>
        </w:r>
        <w:r w:rsidRPr="002B0E74">
          <w:rPr>
            <w:rFonts w:ascii="Arial" w:hAnsi="Arial" w:cs="Arial"/>
            <w:color w:val="000000"/>
            <w:szCs w:val="18"/>
            <w:rPrChange w:id="8151" w:author="gsadi" w:date="2013-11-18T22:42:00Z">
              <w:rPr>
                <w:rFonts w:ascii="Arial" w:hAnsi="Arial" w:cs="Arial"/>
                <w:color w:val="000000"/>
                <w:sz w:val="18"/>
                <w:szCs w:val="18"/>
                <w:u w:val="single"/>
              </w:rPr>
            </w:rPrChange>
          </w:rPr>
          <w:tab/>
          <w:t>Char(1) =&gt; Record Type ("0")</w:t>
        </w:r>
      </w:ins>
    </w:p>
    <w:p w:rsidR="007B77A9" w:rsidRPr="007B77A9" w:rsidRDefault="002B0E74" w:rsidP="007B77A9">
      <w:pPr>
        <w:autoSpaceDE w:val="0"/>
        <w:autoSpaceDN w:val="0"/>
        <w:adjustRightInd w:val="0"/>
        <w:ind w:left="720"/>
        <w:rPr>
          <w:ins w:id="8152" w:author="gsadi" w:date="2013-11-18T22:42:00Z"/>
          <w:rFonts w:ascii="Arial" w:hAnsi="Arial" w:cs="Arial"/>
          <w:color w:val="000000"/>
          <w:szCs w:val="18"/>
          <w:rPrChange w:id="8153" w:author="gsadi" w:date="2013-11-18T22:42:00Z">
            <w:rPr>
              <w:ins w:id="8154" w:author="gsadi" w:date="2013-11-18T22:42:00Z"/>
              <w:rFonts w:ascii="Arial" w:hAnsi="Arial" w:cs="Arial"/>
              <w:color w:val="000000"/>
              <w:sz w:val="18"/>
              <w:szCs w:val="18"/>
            </w:rPr>
          </w:rPrChange>
        </w:rPr>
      </w:pPr>
      <w:ins w:id="8155" w:author="gsadi" w:date="2013-11-18T22:42:00Z">
        <w:r w:rsidRPr="002B0E74">
          <w:rPr>
            <w:rFonts w:ascii="Arial" w:hAnsi="Arial" w:cs="Arial"/>
            <w:color w:val="000000"/>
            <w:szCs w:val="18"/>
            <w:rPrChange w:id="8156" w:author="gsadi" w:date="2013-11-18T22:42:00Z">
              <w:rPr>
                <w:rFonts w:ascii="Arial" w:hAnsi="Arial" w:cs="Arial"/>
                <w:color w:val="000000"/>
                <w:sz w:val="18"/>
                <w:szCs w:val="18"/>
                <w:u w:val="single"/>
              </w:rPr>
            </w:rPrChange>
          </w:rPr>
          <w:tab/>
        </w:r>
        <w:r w:rsidRPr="002B0E74">
          <w:rPr>
            <w:rFonts w:ascii="Arial" w:hAnsi="Arial" w:cs="Arial"/>
            <w:color w:val="000000"/>
            <w:szCs w:val="18"/>
            <w:rPrChange w:id="8157" w:author="gsadi" w:date="2013-11-18T22:42:00Z">
              <w:rPr>
                <w:rFonts w:ascii="Arial" w:hAnsi="Arial" w:cs="Arial"/>
                <w:color w:val="000000"/>
                <w:sz w:val="18"/>
                <w:szCs w:val="18"/>
                <w:u w:val="single"/>
              </w:rPr>
            </w:rPrChange>
          </w:rPr>
          <w:tab/>
          <w:t>Char(8) =&gt; Sequence Number (“0000000”)</w:t>
        </w:r>
      </w:ins>
    </w:p>
    <w:p w:rsidR="007B77A9" w:rsidRPr="007B77A9" w:rsidRDefault="002B0E74" w:rsidP="007B77A9">
      <w:pPr>
        <w:autoSpaceDE w:val="0"/>
        <w:autoSpaceDN w:val="0"/>
        <w:adjustRightInd w:val="0"/>
        <w:ind w:left="720"/>
        <w:rPr>
          <w:ins w:id="8158" w:author="gsadi" w:date="2013-11-18T22:42:00Z"/>
          <w:rFonts w:ascii="Arial" w:hAnsi="Arial" w:cs="Arial"/>
          <w:color w:val="000000"/>
          <w:szCs w:val="18"/>
          <w:rPrChange w:id="8159" w:author="gsadi" w:date="2013-11-18T22:42:00Z">
            <w:rPr>
              <w:ins w:id="8160" w:author="gsadi" w:date="2013-11-18T22:42:00Z"/>
              <w:rFonts w:ascii="Arial" w:hAnsi="Arial" w:cs="Arial"/>
              <w:color w:val="000000"/>
              <w:sz w:val="18"/>
              <w:szCs w:val="18"/>
            </w:rPr>
          </w:rPrChange>
        </w:rPr>
      </w:pPr>
      <w:ins w:id="8161" w:author="gsadi" w:date="2013-11-18T22:42:00Z">
        <w:r w:rsidRPr="002B0E74">
          <w:rPr>
            <w:rFonts w:ascii="Arial" w:hAnsi="Arial" w:cs="Arial"/>
            <w:color w:val="000000"/>
            <w:szCs w:val="18"/>
            <w:rPrChange w:id="8162" w:author="gsadi" w:date="2013-11-18T22:42:00Z">
              <w:rPr>
                <w:rFonts w:ascii="Arial" w:hAnsi="Arial" w:cs="Arial"/>
                <w:color w:val="000000"/>
                <w:sz w:val="18"/>
                <w:szCs w:val="18"/>
                <w:u w:val="single"/>
              </w:rPr>
            </w:rPrChange>
          </w:rPr>
          <w:tab/>
        </w:r>
        <w:r w:rsidRPr="002B0E74">
          <w:rPr>
            <w:rFonts w:ascii="Arial" w:hAnsi="Arial" w:cs="Arial"/>
            <w:color w:val="000000"/>
            <w:szCs w:val="18"/>
            <w:rPrChange w:id="8163" w:author="gsadi" w:date="2013-11-18T22:42:00Z">
              <w:rPr>
                <w:rFonts w:ascii="Arial" w:hAnsi="Arial" w:cs="Arial"/>
                <w:color w:val="000000"/>
                <w:sz w:val="18"/>
                <w:szCs w:val="18"/>
                <w:u w:val="single"/>
              </w:rPr>
            </w:rPrChange>
          </w:rPr>
          <w:tab/>
          <w:t>Char(3) =&gt; “ALL”</w:t>
        </w:r>
      </w:ins>
    </w:p>
    <w:p w:rsidR="007B77A9" w:rsidRPr="007B77A9" w:rsidRDefault="002B0E74" w:rsidP="007B77A9">
      <w:pPr>
        <w:autoSpaceDE w:val="0"/>
        <w:autoSpaceDN w:val="0"/>
        <w:adjustRightInd w:val="0"/>
        <w:ind w:left="1440" w:firstLine="720"/>
        <w:rPr>
          <w:ins w:id="8164" w:author="gsadi" w:date="2013-11-18T22:42:00Z"/>
          <w:rFonts w:ascii="Arial" w:hAnsi="Arial" w:cs="Arial"/>
          <w:color w:val="000000"/>
          <w:szCs w:val="18"/>
          <w:rPrChange w:id="8165" w:author="gsadi" w:date="2013-11-18T22:42:00Z">
            <w:rPr>
              <w:ins w:id="8166" w:author="gsadi" w:date="2013-11-18T22:42:00Z"/>
              <w:rFonts w:ascii="Arial" w:hAnsi="Arial" w:cs="Arial"/>
              <w:color w:val="000000"/>
              <w:sz w:val="18"/>
              <w:szCs w:val="18"/>
            </w:rPr>
          </w:rPrChange>
        </w:rPr>
      </w:pPr>
      <w:ins w:id="8167" w:author="gsadi" w:date="2013-11-18T22:42:00Z">
        <w:r w:rsidRPr="002B0E74">
          <w:rPr>
            <w:rFonts w:ascii="Arial" w:hAnsi="Arial" w:cs="Arial"/>
            <w:color w:val="000000"/>
            <w:szCs w:val="18"/>
            <w:rPrChange w:id="8168" w:author="gsadi" w:date="2013-11-18T22:42:00Z">
              <w:rPr>
                <w:rFonts w:ascii="Arial" w:hAnsi="Arial" w:cs="Arial"/>
                <w:color w:val="000000"/>
                <w:sz w:val="18"/>
                <w:szCs w:val="18"/>
                <w:u w:val="single"/>
              </w:rPr>
            </w:rPrChange>
          </w:rPr>
          <w:t>Char(4) =&gt; Blank</w:t>
        </w:r>
      </w:ins>
    </w:p>
    <w:p w:rsidR="007B77A9" w:rsidRPr="007B77A9" w:rsidRDefault="002B0E74" w:rsidP="007B77A9">
      <w:pPr>
        <w:autoSpaceDE w:val="0"/>
        <w:autoSpaceDN w:val="0"/>
        <w:adjustRightInd w:val="0"/>
        <w:ind w:left="1440" w:firstLine="720"/>
        <w:rPr>
          <w:ins w:id="8169" w:author="gsadi" w:date="2013-11-18T22:42:00Z"/>
          <w:rFonts w:ascii="Arial" w:hAnsi="Arial" w:cs="Arial"/>
          <w:color w:val="000000"/>
          <w:szCs w:val="18"/>
          <w:rPrChange w:id="8170" w:author="gsadi" w:date="2013-11-18T22:42:00Z">
            <w:rPr>
              <w:ins w:id="8171" w:author="gsadi" w:date="2013-11-18T22:42:00Z"/>
              <w:rFonts w:ascii="Arial" w:hAnsi="Arial" w:cs="Arial"/>
              <w:color w:val="000000"/>
              <w:sz w:val="18"/>
              <w:szCs w:val="18"/>
            </w:rPr>
          </w:rPrChange>
        </w:rPr>
      </w:pPr>
      <w:ins w:id="8172" w:author="gsadi" w:date="2013-11-18T22:42:00Z">
        <w:r w:rsidRPr="002B0E74">
          <w:rPr>
            <w:rFonts w:ascii="Arial" w:hAnsi="Arial" w:cs="Arial"/>
            <w:color w:val="000000"/>
            <w:szCs w:val="18"/>
            <w:rPrChange w:id="8173" w:author="gsadi" w:date="2013-11-18T22:42:00Z">
              <w:rPr>
                <w:rFonts w:ascii="Arial" w:hAnsi="Arial" w:cs="Arial"/>
                <w:color w:val="000000"/>
                <w:sz w:val="18"/>
                <w:szCs w:val="18"/>
                <w:u w:val="single"/>
              </w:rPr>
            </w:rPrChange>
          </w:rPr>
          <w:t>Char(13) =&gt; SAP Program Name</w:t>
        </w:r>
      </w:ins>
    </w:p>
    <w:p w:rsidR="007B77A9" w:rsidRPr="007B77A9" w:rsidRDefault="002B0E74" w:rsidP="007B77A9">
      <w:pPr>
        <w:autoSpaceDE w:val="0"/>
        <w:autoSpaceDN w:val="0"/>
        <w:adjustRightInd w:val="0"/>
        <w:ind w:left="1440" w:firstLine="720"/>
        <w:rPr>
          <w:ins w:id="8174" w:author="gsadi" w:date="2013-11-18T22:42:00Z"/>
          <w:rFonts w:ascii="Arial" w:hAnsi="Arial" w:cs="Arial"/>
          <w:color w:val="000000"/>
          <w:szCs w:val="18"/>
          <w:rPrChange w:id="8175" w:author="gsadi" w:date="2013-11-18T22:42:00Z">
            <w:rPr>
              <w:ins w:id="8176" w:author="gsadi" w:date="2013-11-18T22:42:00Z"/>
              <w:rFonts w:ascii="Arial" w:hAnsi="Arial" w:cs="Arial"/>
              <w:color w:val="000000"/>
              <w:sz w:val="18"/>
              <w:szCs w:val="18"/>
            </w:rPr>
          </w:rPrChange>
        </w:rPr>
      </w:pPr>
      <w:ins w:id="8177" w:author="gsadi" w:date="2013-11-18T22:42:00Z">
        <w:r w:rsidRPr="002B0E74">
          <w:rPr>
            <w:rFonts w:ascii="Arial" w:hAnsi="Arial" w:cs="Arial"/>
            <w:color w:val="000000"/>
            <w:szCs w:val="18"/>
            <w:rPrChange w:id="8178" w:author="gsadi" w:date="2013-11-18T22:42:00Z">
              <w:rPr>
                <w:rFonts w:ascii="Arial" w:hAnsi="Arial" w:cs="Arial"/>
                <w:color w:val="000000"/>
                <w:sz w:val="18"/>
                <w:szCs w:val="18"/>
                <w:u w:val="single"/>
              </w:rPr>
            </w:rPrChange>
          </w:rPr>
          <w:t>Char(3) =&gt; Blank</w:t>
        </w:r>
      </w:ins>
    </w:p>
    <w:p w:rsidR="007B77A9" w:rsidRPr="007B77A9" w:rsidRDefault="002B0E74" w:rsidP="007B77A9">
      <w:pPr>
        <w:autoSpaceDE w:val="0"/>
        <w:autoSpaceDN w:val="0"/>
        <w:adjustRightInd w:val="0"/>
        <w:ind w:left="1440" w:firstLine="720"/>
        <w:rPr>
          <w:ins w:id="8179" w:author="gsadi" w:date="2013-11-18T22:42:00Z"/>
          <w:rFonts w:ascii="Arial" w:hAnsi="Arial" w:cs="Arial"/>
          <w:color w:val="000000"/>
          <w:szCs w:val="18"/>
          <w:rPrChange w:id="8180" w:author="gsadi" w:date="2013-11-18T22:42:00Z">
            <w:rPr>
              <w:ins w:id="8181" w:author="gsadi" w:date="2013-11-18T22:42:00Z"/>
              <w:rFonts w:ascii="Arial" w:hAnsi="Arial" w:cs="Arial"/>
              <w:color w:val="000000"/>
              <w:sz w:val="18"/>
              <w:szCs w:val="18"/>
            </w:rPr>
          </w:rPrChange>
        </w:rPr>
      </w:pPr>
      <w:ins w:id="8182" w:author="gsadi" w:date="2013-11-18T22:42:00Z">
        <w:r w:rsidRPr="002B0E74">
          <w:rPr>
            <w:rFonts w:ascii="Arial" w:hAnsi="Arial" w:cs="Arial"/>
            <w:color w:val="000000"/>
            <w:szCs w:val="18"/>
            <w:rPrChange w:id="8183" w:author="gsadi" w:date="2013-11-18T22:42:00Z">
              <w:rPr>
                <w:rFonts w:ascii="Arial" w:hAnsi="Arial" w:cs="Arial"/>
                <w:color w:val="000000"/>
                <w:sz w:val="18"/>
                <w:szCs w:val="18"/>
                <w:u w:val="single"/>
              </w:rPr>
            </w:rPrChange>
          </w:rPr>
          <w:t>Char(8) =&gt; Date</w:t>
        </w:r>
      </w:ins>
    </w:p>
    <w:p w:rsidR="007B77A9" w:rsidRPr="007B77A9" w:rsidRDefault="002B0E74" w:rsidP="007B77A9">
      <w:pPr>
        <w:autoSpaceDE w:val="0"/>
        <w:autoSpaceDN w:val="0"/>
        <w:adjustRightInd w:val="0"/>
        <w:ind w:left="720"/>
        <w:rPr>
          <w:ins w:id="8184" w:author="gsadi" w:date="2013-11-18T22:42:00Z"/>
          <w:rFonts w:ascii="Arial" w:hAnsi="Arial" w:cs="Arial"/>
          <w:color w:val="000000"/>
          <w:szCs w:val="18"/>
          <w:rPrChange w:id="8185" w:author="gsadi" w:date="2013-11-18T22:42:00Z">
            <w:rPr>
              <w:ins w:id="8186" w:author="gsadi" w:date="2013-11-18T22:42:00Z"/>
              <w:rFonts w:ascii="Arial" w:hAnsi="Arial" w:cs="Arial"/>
              <w:color w:val="000000"/>
              <w:sz w:val="18"/>
              <w:szCs w:val="18"/>
            </w:rPr>
          </w:rPrChange>
        </w:rPr>
      </w:pPr>
      <w:ins w:id="8187" w:author="gsadi" w:date="2013-11-18T22:42:00Z">
        <w:r w:rsidRPr="002B0E74">
          <w:rPr>
            <w:rFonts w:ascii="Arial" w:hAnsi="Arial" w:cs="Arial"/>
            <w:color w:val="000000"/>
            <w:szCs w:val="18"/>
            <w:rPrChange w:id="8188" w:author="gsadi" w:date="2013-11-18T22:42:00Z">
              <w:rPr>
                <w:rFonts w:ascii="Arial" w:hAnsi="Arial" w:cs="Arial"/>
                <w:color w:val="000000"/>
                <w:sz w:val="18"/>
                <w:szCs w:val="18"/>
                <w:u w:val="single"/>
              </w:rPr>
            </w:rPrChange>
          </w:rPr>
          <w:tab/>
        </w:r>
        <w:r w:rsidRPr="002B0E74">
          <w:rPr>
            <w:rFonts w:ascii="Arial" w:hAnsi="Arial" w:cs="Arial"/>
            <w:color w:val="000000"/>
            <w:szCs w:val="18"/>
            <w:rPrChange w:id="8189" w:author="gsadi" w:date="2013-11-18T22:42:00Z">
              <w:rPr>
                <w:rFonts w:ascii="Arial" w:hAnsi="Arial" w:cs="Arial"/>
                <w:color w:val="000000"/>
                <w:sz w:val="18"/>
                <w:szCs w:val="18"/>
                <w:u w:val="single"/>
              </w:rPr>
            </w:rPrChange>
          </w:rPr>
          <w:tab/>
          <w:t>Char(6) =&gt; Timestamp</w:t>
        </w:r>
      </w:ins>
    </w:p>
    <w:p w:rsidR="007B77A9" w:rsidRPr="007B77A9" w:rsidRDefault="007B77A9" w:rsidP="007B77A9">
      <w:pPr>
        <w:autoSpaceDE w:val="0"/>
        <w:autoSpaceDN w:val="0"/>
        <w:adjustRightInd w:val="0"/>
        <w:ind w:left="720"/>
        <w:rPr>
          <w:ins w:id="8190" w:author="gsadi" w:date="2013-11-18T22:42:00Z"/>
          <w:rFonts w:ascii="Arial" w:hAnsi="Arial" w:cs="Arial"/>
          <w:color w:val="000000"/>
          <w:szCs w:val="18"/>
          <w:rPrChange w:id="8191" w:author="gsadi" w:date="2013-11-18T22:42:00Z">
            <w:rPr>
              <w:ins w:id="8192" w:author="gsadi" w:date="2013-11-18T22:42:00Z"/>
              <w:rFonts w:ascii="Arial" w:hAnsi="Arial" w:cs="Arial"/>
              <w:color w:val="000000"/>
              <w:sz w:val="18"/>
              <w:szCs w:val="18"/>
            </w:rPr>
          </w:rPrChange>
        </w:rPr>
      </w:pPr>
    </w:p>
    <w:p w:rsidR="007B77A9" w:rsidRPr="007B77A9" w:rsidRDefault="002B0E74" w:rsidP="007B77A9">
      <w:pPr>
        <w:autoSpaceDE w:val="0"/>
        <w:autoSpaceDN w:val="0"/>
        <w:adjustRightInd w:val="0"/>
        <w:ind w:left="360"/>
        <w:rPr>
          <w:ins w:id="8193" w:author="gsadi" w:date="2013-11-18T22:42:00Z"/>
          <w:rFonts w:ascii="Arial" w:hAnsi="Arial" w:cs="Arial"/>
          <w:color w:val="000000"/>
          <w:szCs w:val="18"/>
          <w:rPrChange w:id="8194" w:author="gsadi" w:date="2013-11-18T22:42:00Z">
            <w:rPr>
              <w:ins w:id="8195" w:author="gsadi" w:date="2013-11-18T22:42:00Z"/>
              <w:rFonts w:ascii="Arial" w:hAnsi="Arial" w:cs="Arial"/>
              <w:color w:val="000000"/>
              <w:sz w:val="18"/>
              <w:szCs w:val="18"/>
            </w:rPr>
          </w:rPrChange>
        </w:rPr>
      </w:pPr>
      <w:ins w:id="8196" w:author="gsadi" w:date="2013-11-18T22:42:00Z">
        <w:r w:rsidRPr="002B0E74">
          <w:rPr>
            <w:rFonts w:ascii="Arial" w:hAnsi="Arial" w:cs="Arial"/>
            <w:color w:val="000000"/>
            <w:szCs w:val="18"/>
            <w:rPrChange w:id="8197" w:author="gsadi" w:date="2013-11-18T22:42:00Z">
              <w:rPr>
                <w:rFonts w:ascii="Arial" w:hAnsi="Arial" w:cs="Arial"/>
                <w:color w:val="000000"/>
                <w:sz w:val="18"/>
                <w:szCs w:val="18"/>
                <w:u w:val="single"/>
              </w:rPr>
            </w:rPrChange>
          </w:rPr>
          <w:tab/>
          <w:t xml:space="preserve">       </w:t>
        </w:r>
        <w:r w:rsidRPr="002B0E74">
          <w:rPr>
            <w:rFonts w:ascii="Arial" w:hAnsi="Arial" w:cs="Arial"/>
            <w:color w:val="000000"/>
            <w:szCs w:val="18"/>
            <w:u w:val="single"/>
            <w:rPrChange w:id="8198" w:author="gsadi" w:date="2013-11-18T22:42:00Z">
              <w:rPr>
                <w:rFonts w:ascii="Arial" w:hAnsi="Arial" w:cs="Arial"/>
                <w:color w:val="000000"/>
                <w:sz w:val="18"/>
                <w:szCs w:val="18"/>
                <w:u w:val="single"/>
              </w:rPr>
            </w:rPrChange>
          </w:rPr>
          <w:t>Example:</w:t>
        </w:r>
        <w:r w:rsidRPr="002B0E74">
          <w:rPr>
            <w:rFonts w:ascii="Arial" w:hAnsi="Arial" w:cs="Arial"/>
            <w:color w:val="000000"/>
            <w:szCs w:val="18"/>
            <w:rPrChange w:id="8199" w:author="gsadi" w:date="2013-11-18T22:42:00Z">
              <w:rPr>
                <w:rFonts w:ascii="Arial" w:hAnsi="Arial" w:cs="Arial"/>
                <w:color w:val="000000"/>
                <w:sz w:val="18"/>
                <w:szCs w:val="18"/>
                <w:u w:val="single"/>
              </w:rPr>
            </w:rPrChange>
          </w:rPr>
          <w:t xml:space="preserve"> 00000000+ALL    YSDINVBALANCE   20130410030730</w:t>
        </w:r>
      </w:ins>
    </w:p>
    <w:p w:rsidR="007B77A9" w:rsidRPr="007D390F" w:rsidRDefault="007B77A9" w:rsidP="007B77A9">
      <w:pPr>
        <w:autoSpaceDE w:val="0"/>
        <w:autoSpaceDN w:val="0"/>
        <w:adjustRightInd w:val="0"/>
        <w:ind w:left="360"/>
        <w:rPr>
          <w:ins w:id="8200" w:author="gsadi" w:date="2013-11-18T22:42:00Z"/>
          <w:rFonts w:ascii="Arial" w:hAnsi="Arial" w:cs="Arial"/>
          <w:color w:val="000000"/>
          <w:sz w:val="18"/>
          <w:szCs w:val="18"/>
        </w:rPr>
      </w:pPr>
      <w:ins w:id="8201" w:author="gsadi" w:date="2013-11-18T22:42:00Z">
        <w:r>
          <w:rPr>
            <w:rFonts w:ascii="Arial" w:hAnsi="Arial" w:cs="Arial"/>
            <w:color w:val="000000"/>
            <w:sz w:val="18"/>
            <w:szCs w:val="18"/>
          </w:rPr>
          <w:tab/>
        </w:r>
        <w:r>
          <w:rPr>
            <w:rFonts w:ascii="Arial" w:hAnsi="Arial" w:cs="Arial"/>
            <w:color w:val="000000"/>
            <w:sz w:val="18"/>
            <w:szCs w:val="18"/>
          </w:rPr>
          <w:tab/>
        </w:r>
        <w:r>
          <w:rPr>
            <w:rFonts w:ascii="Arial" w:hAnsi="Arial" w:cs="Arial"/>
            <w:color w:val="000000"/>
            <w:sz w:val="18"/>
            <w:szCs w:val="18"/>
          </w:rPr>
          <w:tab/>
          <w:t xml:space="preserve">     </w:t>
        </w:r>
      </w:ins>
    </w:p>
    <w:p w:rsidR="007B77A9" w:rsidRPr="008D2BA6" w:rsidRDefault="007B77A9" w:rsidP="007B77A9">
      <w:pPr>
        <w:autoSpaceDE w:val="0"/>
        <w:autoSpaceDN w:val="0"/>
        <w:adjustRightInd w:val="0"/>
        <w:ind w:left="360"/>
        <w:rPr>
          <w:ins w:id="8202" w:author="gsadi" w:date="2013-11-18T22:42:00Z"/>
          <w:rFonts w:ascii="Arial" w:hAnsi="Arial" w:cs="Arial"/>
          <w:color w:val="000000"/>
          <w:sz w:val="18"/>
          <w:szCs w:val="18"/>
        </w:rPr>
      </w:pPr>
    </w:p>
    <w:p w:rsidR="007B77A9" w:rsidRPr="007B77A9" w:rsidRDefault="002B0E74" w:rsidP="007B77A9">
      <w:pPr>
        <w:numPr>
          <w:ilvl w:val="0"/>
          <w:numId w:val="40"/>
        </w:numPr>
        <w:rPr>
          <w:ins w:id="8203" w:author="gsadi" w:date="2013-11-18T22:42:00Z"/>
          <w:rFonts w:ascii="Arial" w:hAnsi="Arial" w:cs="Arial"/>
          <w:color w:val="000000"/>
          <w:szCs w:val="18"/>
          <w:rPrChange w:id="8204" w:author="gsadi" w:date="2013-11-18T22:42:00Z">
            <w:rPr>
              <w:ins w:id="8205" w:author="gsadi" w:date="2013-11-18T22:42:00Z"/>
              <w:rFonts w:ascii="Arial" w:hAnsi="Arial" w:cs="Arial"/>
              <w:color w:val="000000"/>
              <w:sz w:val="18"/>
              <w:szCs w:val="18"/>
            </w:rPr>
          </w:rPrChange>
        </w:rPr>
      </w:pPr>
      <w:ins w:id="8206" w:author="gsadi" w:date="2013-11-18T22:42:00Z">
        <w:r w:rsidRPr="002B0E74">
          <w:rPr>
            <w:rFonts w:ascii="Arial" w:hAnsi="Arial" w:cs="Arial"/>
            <w:color w:val="000000"/>
            <w:szCs w:val="18"/>
            <w:rPrChange w:id="8207" w:author="gsadi" w:date="2013-11-18T22:42:00Z">
              <w:rPr>
                <w:rFonts w:ascii="Arial" w:hAnsi="Arial" w:cs="Arial"/>
                <w:color w:val="000000"/>
                <w:sz w:val="18"/>
                <w:szCs w:val="18"/>
                <w:u w:val="single"/>
              </w:rPr>
            </w:rPrChange>
          </w:rPr>
          <w:t>Control (trailer) record data would be in the following format:</w:t>
        </w:r>
      </w:ins>
    </w:p>
    <w:p w:rsidR="007B77A9" w:rsidRPr="007B77A9" w:rsidRDefault="007B77A9" w:rsidP="007B77A9">
      <w:pPr>
        <w:ind w:left="810"/>
        <w:rPr>
          <w:ins w:id="8208" w:author="gsadi" w:date="2013-11-18T22:42:00Z"/>
          <w:rFonts w:ascii="Arial" w:hAnsi="Arial" w:cs="Arial"/>
          <w:color w:val="000000"/>
          <w:szCs w:val="18"/>
          <w:rPrChange w:id="8209" w:author="gsadi" w:date="2013-11-18T22:42:00Z">
            <w:rPr>
              <w:ins w:id="8210" w:author="gsadi" w:date="2013-11-18T22:42:00Z"/>
              <w:rFonts w:ascii="Arial" w:hAnsi="Arial" w:cs="Arial"/>
              <w:color w:val="000000"/>
              <w:sz w:val="18"/>
              <w:szCs w:val="18"/>
            </w:rPr>
          </w:rPrChange>
        </w:rPr>
      </w:pPr>
    </w:p>
    <w:p w:rsidR="007B77A9" w:rsidRPr="007B77A9" w:rsidRDefault="002B0E74" w:rsidP="007B77A9">
      <w:pPr>
        <w:tabs>
          <w:tab w:val="left" w:pos="-720"/>
          <w:tab w:val="left" w:pos="0"/>
          <w:tab w:val="left" w:pos="720"/>
          <w:tab w:val="left" w:pos="1440"/>
          <w:tab w:val="left" w:pos="2160"/>
          <w:tab w:val="left" w:pos="2880"/>
          <w:tab w:val="left" w:pos="3600"/>
          <w:tab w:val="left" w:pos="4320"/>
        </w:tabs>
        <w:autoSpaceDE w:val="0"/>
        <w:autoSpaceDN w:val="0"/>
        <w:adjustRightInd w:val="0"/>
        <w:rPr>
          <w:ins w:id="8211" w:author="gsadi" w:date="2013-11-18T22:42:00Z"/>
          <w:rFonts w:ascii="Arial" w:hAnsi="Arial" w:cs="Arial"/>
          <w:color w:val="000000"/>
          <w:szCs w:val="18"/>
          <w:rPrChange w:id="8212" w:author="gsadi" w:date="2013-11-18T22:42:00Z">
            <w:rPr>
              <w:ins w:id="8213" w:author="gsadi" w:date="2013-11-18T22:42:00Z"/>
              <w:rFonts w:ascii="Arial" w:hAnsi="Arial" w:cs="Arial"/>
              <w:color w:val="000000"/>
              <w:sz w:val="18"/>
              <w:szCs w:val="18"/>
            </w:rPr>
          </w:rPrChange>
        </w:rPr>
      </w:pPr>
      <w:ins w:id="8214" w:author="gsadi" w:date="2013-11-18T22:42:00Z">
        <w:r w:rsidRPr="002B0E74">
          <w:rPr>
            <w:rFonts w:ascii="Arial" w:hAnsi="Arial" w:cs="Arial"/>
            <w:color w:val="000000"/>
            <w:szCs w:val="18"/>
            <w:rPrChange w:id="8215" w:author="gsadi" w:date="2013-11-18T22:42:00Z">
              <w:rPr>
                <w:rFonts w:ascii="Arial" w:hAnsi="Arial" w:cs="Arial"/>
                <w:color w:val="000000"/>
                <w:sz w:val="18"/>
                <w:szCs w:val="18"/>
                <w:u w:val="single"/>
              </w:rPr>
            </w:rPrChange>
          </w:rPr>
          <w:t xml:space="preserve">                  </w:t>
        </w:r>
        <w:r w:rsidRPr="002B0E74">
          <w:rPr>
            <w:rFonts w:ascii="Arial" w:hAnsi="Arial" w:cs="Arial"/>
            <w:color w:val="000000"/>
            <w:szCs w:val="18"/>
            <w:u w:val="single"/>
            <w:rPrChange w:id="8216" w:author="gsadi" w:date="2013-11-18T22:42:00Z">
              <w:rPr>
                <w:rFonts w:ascii="Arial" w:hAnsi="Arial" w:cs="Arial"/>
                <w:color w:val="000000"/>
                <w:sz w:val="18"/>
                <w:szCs w:val="18"/>
                <w:u w:val="single"/>
              </w:rPr>
            </w:rPrChange>
          </w:rPr>
          <w:t xml:space="preserve">Layout: </w:t>
        </w:r>
      </w:ins>
    </w:p>
    <w:p w:rsidR="007B77A9" w:rsidRPr="007B77A9" w:rsidRDefault="007B77A9" w:rsidP="007B77A9">
      <w:pPr>
        <w:tabs>
          <w:tab w:val="left" w:pos="-720"/>
          <w:tab w:val="left" w:pos="0"/>
          <w:tab w:val="left" w:pos="720"/>
          <w:tab w:val="left" w:pos="1440"/>
          <w:tab w:val="left" w:pos="2160"/>
          <w:tab w:val="left" w:pos="2880"/>
          <w:tab w:val="left" w:pos="3600"/>
          <w:tab w:val="left" w:pos="4320"/>
        </w:tabs>
        <w:autoSpaceDE w:val="0"/>
        <w:autoSpaceDN w:val="0"/>
        <w:adjustRightInd w:val="0"/>
        <w:rPr>
          <w:ins w:id="8217" w:author="gsadi" w:date="2013-11-18T22:42:00Z"/>
          <w:rFonts w:ascii="Arial" w:hAnsi="Arial" w:cs="Arial"/>
          <w:color w:val="000000"/>
          <w:szCs w:val="18"/>
          <w:u w:val="single"/>
          <w:rPrChange w:id="8218" w:author="gsadi" w:date="2013-11-18T22:42:00Z">
            <w:rPr>
              <w:ins w:id="8219" w:author="gsadi" w:date="2013-11-18T22:42:00Z"/>
              <w:rFonts w:ascii="Arial" w:hAnsi="Arial" w:cs="Arial"/>
              <w:color w:val="000000"/>
              <w:sz w:val="18"/>
              <w:szCs w:val="18"/>
              <w:u w:val="single"/>
            </w:rPr>
          </w:rPrChange>
        </w:rPr>
      </w:pPr>
    </w:p>
    <w:p w:rsidR="007B77A9" w:rsidRPr="007B77A9" w:rsidRDefault="002B0E74" w:rsidP="007B77A9">
      <w:pPr>
        <w:autoSpaceDE w:val="0"/>
        <w:autoSpaceDN w:val="0"/>
        <w:adjustRightInd w:val="0"/>
        <w:ind w:left="720"/>
        <w:rPr>
          <w:ins w:id="8220" w:author="gsadi" w:date="2013-11-18T22:42:00Z"/>
          <w:rFonts w:ascii="Arial" w:hAnsi="Arial" w:cs="Arial"/>
          <w:color w:val="000000"/>
          <w:szCs w:val="18"/>
          <w:rPrChange w:id="8221" w:author="gsadi" w:date="2013-11-18T22:42:00Z">
            <w:rPr>
              <w:ins w:id="8222" w:author="gsadi" w:date="2013-11-18T22:42:00Z"/>
              <w:rFonts w:ascii="Arial" w:hAnsi="Arial" w:cs="Arial"/>
              <w:color w:val="000000"/>
              <w:sz w:val="18"/>
              <w:szCs w:val="18"/>
            </w:rPr>
          </w:rPrChange>
        </w:rPr>
      </w:pPr>
      <w:ins w:id="8223" w:author="gsadi" w:date="2013-11-18T22:42:00Z">
        <w:r w:rsidRPr="002B0E74">
          <w:rPr>
            <w:rFonts w:ascii="Arial" w:hAnsi="Arial" w:cs="Arial"/>
            <w:color w:val="000000"/>
            <w:szCs w:val="18"/>
            <w:rPrChange w:id="8224" w:author="gsadi" w:date="2013-11-18T22:42:00Z">
              <w:rPr>
                <w:rFonts w:ascii="Arial" w:hAnsi="Arial" w:cs="Arial"/>
                <w:color w:val="000000"/>
                <w:sz w:val="18"/>
                <w:szCs w:val="18"/>
                <w:u w:val="single"/>
              </w:rPr>
            </w:rPrChange>
          </w:rPr>
          <w:tab/>
        </w:r>
        <w:r w:rsidRPr="002B0E74">
          <w:rPr>
            <w:rFonts w:ascii="Arial" w:hAnsi="Arial" w:cs="Arial"/>
            <w:color w:val="000000"/>
            <w:szCs w:val="18"/>
            <w:rPrChange w:id="8225" w:author="gsadi" w:date="2013-11-18T22:42:00Z">
              <w:rPr>
                <w:rFonts w:ascii="Arial" w:hAnsi="Arial" w:cs="Arial"/>
                <w:color w:val="000000"/>
                <w:sz w:val="18"/>
                <w:szCs w:val="18"/>
                <w:u w:val="single"/>
              </w:rPr>
            </w:rPrChange>
          </w:rPr>
          <w:tab/>
          <w:t>Char(1) =&gt; Record Type ("9")</w:t>
        </w:r>
      </w:ins>
    </w:p>
    <w:p w:rsidR="007B77A9" w:rsidRPr="007B77A9" w:rsidRDefault="002B0E74" w:rsidP="007B77A9">
      <w:pPr>
        <w:autoSpaceDE w:val="0"/>
        <w:autoSpaceDN w:val="0"/>
        <w:adjustRightInd w:val="0"/>
        <w:ind w:left="1440" w:firstLine="720"/>
        <w:rPr>
          <w:ins w:id="8226" w:author="gsadi" w:date="2013-11-18T22:42:00Z"/>
          <w:rFonts w:ascii="Arial" w:hAnsi="Arial" w:cs="Arial"/>
          <w:color w:val="000000"/>
          <w:szCs w:val="18"/>
          <w:rPrChange w:id="8227" w:author="gsadi" w:date="2013-11-18T22:42:00Z">
            <w:rPr>
              <w:ins w:id="8228" w:author="gsadi" w:date="2013-11-18T22:42:00Z"/>
              <w:rFonts w:ascii="Arial" w:hAnsi="Arial" w:cs="Arial"/>
              <w:color w:val="000000"/>
              <w:sz w:val="18"/>
              <w:szCs w:val="18"/>
            </w:rPr>
          </w:rPrChange>
        </w:rPr>
      </w:pPr>
      <w:ins w:id="8229" w:author="gsadi" w:date="2013-11-18T22:42:00Z">
        <w:r w:rsidRPr="002B0E74">
          <w:rPr>
            <w:rFonts w:ascii="Arial" w:hAnsi="Arial" w:cs="Arial"/>
            <w:color w:val="000000"/>
            <w:szCs w:val="18"/>
            <w:rPrChange w:id="8230" w:author="gsadi" w:date="2013-11-18T22:42:00Z">
              <w:rPr>
                <w:rFonts w:ascii="Arial" w:hAnsi="Arial" w:cs="Arial"/>
                <w:color w:val="000000"/>
                <w:sz w:val="18"/>
                <w:szCs w:val="18"/>
                <w:u w:val="single"/>
              </w:rPr>
            </w:rPrChange>
          </w:rPr>
          <w:t>Char(7) =&gt; Sequence Number (“0000000”)</w:t>
        </w:r>
      </w:ins>
    </w:p>
    <w:p w:rsidR="007B77A9" w:rsidRPr="007B77A9" w:rsidRDefault="002B0E74" w:rsidP="007B77A9">
      <w:pPr>
        <w:autoSpaceDE w:val="0"/>
        <w:autoSpaceDN w:val="0"/>
        <w:adjustRightInd w:val="0"/>
        <w:ind w:left="2160"/>
        <w:rPr>
          <w:ins w:id="8231" w:author="gsadi" w:date="2013-11-18T22:42:00Z"/>
          <w:rFonts w:ascii="Arial" w:hAnsi="Arial" w:cs="Arial"/>
          <w:color w:val="000000"/>
          <w:szCs w:val="18"/>
          <w:rPrChange w:id="8232" w:author="gsadi" w:date="2013-11-18T22:42:00Z">
            <w:rPr>
              <w:ins w:id="8233" w:author="gsadi" w:date="2013-11-18T22:42:00Z"/>
              <w:rFonts w:ascii="Arial" w:hAnsi="Arial" w:cs="Arial"/>
              <w:color w:val="000000"/>
              <w:sz w:val="18"/>
              <w:szCs w:val="18"/>
            </w:rPr>
          </w:rPrChange>
        </w:rPr>
      </w:pPr>
      <w:ins w:id="8234" w:author="gsadi" w:date="2013-11-18T22:42:00Z">
        <w:r w:rsidRPr="002B0E74">
          <w:rPr>
            <w:rFonts w:ascii="Arial" w:hAnsi="Arial" w:cs="Arial"/>
            <w:color w:val="000000"/>
            <w:szCs w:val="18"/>
            <w:rPrChange w:id="8235" w:author="gsadi" w:date="2013-11-18T22:42:00Z">
              <w:rPr>
                <w:rFonts w:ascii="Arial" w:hAnsi="Arial" w:cs="Arial"/>
                <w:color w:val="000000"/>
                <w:sz w:val="18"/>
                <w:szCs w:val="18"/>
                <w:u w:val="single"/>
              </w:rPr>
            </w:rPrChange>
          </w:rPr>
          <w:t>Char(1) =&gt; Sign ("+")</w:t>
        </w:r>
      </w:ins>
    </w:p>
    <w:p w:rsidR="007B77A9" w:rsidRPr="007B77A9" w:rsidRDefault="002B0E74" w:rsidP="007B77A9">
      <w:pPr>
        <w:autoSpaceDE w:val="0"/>
        <w:autoSpaceDN w:val="0"/>
        <w:adjustRightInd w:val="0"/>
        <w:ind w:left="720"/>
        <w:rPr>
          <w:ins w:id="8236" w:author="gsadi" w:date="2013-11-18T22:42:00Z"/>
          <w:rFonts w:ascii="Arial" w:hAnsi="Arial" w:cs="Arial"/>
          <w:color w:val="000000"/>
          <w:szCs w:val="18"/>
          <w:rPrChange w:id="8237" w:author="gsadi" w:date="2013-11-18T22:42:00Z">
            <w:rPr>
              <w:ins w:id="8238" w:author="gsadi" w:date="2013-11-18T22:42:00Z"/>
              <w:rFonts w:ascii="Arial" w:hAnsi="Arial" w:cs="Arial"/>
              <w:color w:val="000000"/>
              <w:sz w:val="18"/>
              <w:szCs w:val="18"/>
            </w:rPr>
          </w:rPrChange>
        </w:rPr>
      </w:pPr>
      <w:ins w:id="8239" w:author="gsadi" w:date="2013-11-18T22:42:00Z">
        <w:r w:rsidRPr="002B0E74">
          <w:rPr>
            <w:rFonts w:ascii="Arial" w:hAnsi="Arial" w:cs="Arial"/>
            <w:color w:val="000000"/>
            <w:szCs w:val="18"/>
            <w:rPrChange w:id="8240" w:author="gsadi" w:date="2013-11-18T22:42:00Z">
              <w:rPr>
                <w:rFonts w:ascii="Arial" w:hAnsi="Arial" w:cs="Arial"/>
                <w:color w:val="000000"/>
                <w:sz w:val="18"/>
                <w:szCs w:val="18"/>
                <w:u w:val="single"/>
              </w:rPr>
            </w:rPrChange>
          </w:rPr>
          <w:tab/>
        </w:r>
        <w:r w:rsidRPr="002B0E74">
          <w:rPr>
            <w:rFonts w:ascii="Arial" w:hAnsi="Arial" w:cs="Arial"/>
            <w:color w:val="000000"/>
            <w:szCs w:val="18"/>
            <w:rPrChange w:id="8241" w:author="gsadi" w:date="2013-11-18T22:42:00Z">
              <w:rPr>
                <w:rFonts w:ascii="Arial" w:hAnsi="Arial" w:cs="Arial"/>
                <w:color w:val="000000"/>
                <w:sz w:val="18"/>
                <w:szCs w:val="18"/>
                <w:u w:val="single"/>
              </w:rPr>
            </w:rPrChange>
          </w:rPr>
          <w:tab/>
          <w:t>Char(8) =&gt; Date</w:t>
        </w:r>
      </w:ins>
    </w:p>
    <w:p w:rsidR="007B77A9" w:rsidRPr="007B77A9" w:rsidRDefault="002B0E74" w:rsidP="007B77A9">
      <w:pPr>
        <w:autoSpaceDE w:val="0"/>
        <w:autoSpaceDN w:val="0"/>
        <w:adjustRightInd w:val="0"/>
        <w:ind w:left="720"/>
        <w:rPr>
          <w:ins w:id="8242" w:author="gsadi" w:date="2013-11-18T22:42:00Z"/>
          <w:rFonts w:ascii="Arial" w:hAnsi="Arial" w:cs="Arial"/>
          <w:color w:val="000000"/>
          <w:szCs w:val="18"/>
          <w:rPrChange w:id="8243" w:author="gsadi" w:date="2013-11-18T22:42:00Z">
            <w:rPr>
              <w:ins w:id="8244" w:author="gsadi" w:date="2013-11-18T22:42:00Z"/>
              <w:rFonts w:ascii="Arial" w:hAnsi="Arial" w:cs="Arial"/>
              <w:color w:val="000000"/>
              <w:sz w:val="18"/>
              <w:szCs w:val="18"/>
            </w:rPr>
          </w:rPrChange>
        </w:rPr>
      </w:pPr>
      <w:ins w:id="8245" w:author="gsadi" w:date="2013-11-18T22:42:00Z">
        <w:r w:rsidRPr="002B0E74">
          <w:rPr>
            <w:rFonts w:ascii="Arial" w:hAnsi="Arial" w:cs="Arial"/>
            <w:color w:val="000000"/>
            <w:szCs w:val="18"/>
            <w:rPrChange w:id="8246" w:author="gsadi" w:date="2013-11-18T22:42:00Z">
              <w:rPr>
                <w:rFonts w:ascii="Arial" w:hAnsi="Arial" w:cs="Arial"/>
                <w:color w:val="000000"/>
                <w:sz w:val="18"/>
                <w:szCs w:val="18"/>
                <w:u w:val="single"/>
              </w:rPr>
            </w:rPrChange>
          </w:rPr>
          <w:tab/>
        </w:r>
        <w:r w:rsidRPr="002B0E74">
          <w:rPr>
            <w:rFonts w:ascii="Arial" w:hAnsi="Arial" w:cs="Arial"/>
            <w:color w:val="000000"/>
            <w:szCs w:val="18"/>
            <w:rPrChange w:id="8247" w:author="gsadi" w:date="2013-11-18T22:42:00Z">
              <w:rPr>
                <w:rFonts w:ascii="Arial" w:hAnsi="Arial" w:cs="Arial"/>
                <w:color w:val="000000"/>
                <w:sz w:val="18"/>
                <w:szCs w:val="18"/>
                <w:u w:val="single"/>
              </w:rPr>
            </w:rPrChange>
          </w:rPr>
          <w:tab/>
          <w:t>Char(8) =&gt; Timestamp</w:t>
        </w:r>
      </w:ins>
    </w:p>
    <w:p w:rsidR="007B77A9" w:rsidRPr="007B77A9" w:rsidRDefault="002B0E74" w:rsidP="007B77A9">
      <w:pPr>
        <w:autoSpaceDE w:val="0"/>
        <w:autoSpaceDN w:val="0"/>
        <w:adjustRightInd w:val="0"/>
        <w:ind w:left="720"/>
        <w:rPr>
          <w:ins w:id="8248" w:author="gsadi" w:date="2013-11-18T22:42:00Z"/>
          <w:rFonts w:ascii="Arial" w:hAnsi="Arial" w:cs="Arial"/>
          <w:color w:val="000000"/>
          <w:szCs w:val="18"/>
          <w:rPrChange w:id="8249" w:author="gsadi" w:date="2013-11-18T22:42:00Z">
            <w:rPr>
              <w:ins w:id="8250" w:author="gsadi" w:date="2013-11-18T22:42:00Z"/>
              <w:rFonts w:ascii="Arial" w:hAnsi="Arial" w:cs="Arial"/>
              <w:color w:val="000000"/>
              <w:sz w:val="18"/>
              <w:szCs w:val="18"/>
            </w:rPr>
          </w:rPrChange>
        </w:rPr>
      </w:pPr>
      <w:ins w:id="8251" w:author="gsadi" w:date="2013-11-18T22:42:00Z">
        <w:r w:rsidRPr="002B0E74">
          <w:rPr>
            <w:rFonts w:ascii="Arial" w:hAnsi="Arial" w:cs="Arial"/>
            <w:color w:val="000000"/>
            <w:szCs w:val="18"/>
            <w:rPrChange w:id="8252" w:author="gsadi" w:date="2013-11-18T22:42:00Z">
              <w:rPr>
                <w:rFonts w:ascii="Arial" w:hAnsi="Arial" w:cs="Arial"/>
                <w:color w:val="000000"/>
                <w:sz w:val="18"/>
                <w:szCs w:val="18"/>
                <w:u w:val="single"/>
              </w:rPr>
            </w:rPrChange>
          </w:rPr>
          <w:tab/>
        </w:r>
        <w:r w:rsidRPr="002B0E74">
          <w:rPr>
            <w:rFonts w:ascii="Arial" w:hAnsi="Arial" w:cs="Arial"/>
            <w:color w:val="000000"/>
            <w:szCs w:val="18"/>
            <w:rPrChange w:id="8253" w:author="gsadi" w:date="2013-11-18T22:42:00Z">
              <w:rPr>
                <w:rFonts w:ascii="Arial" w:hAnsi="Arial" w:cs="Arial"/>
                <w:color w:val="000000"/>
                <w:sz w:val="18"/>
                <w:szCs w:val="18"/>
                <w:u w:val="single"/>
              </w:rPr>
            </w:rPrChange>
          </w:rPr>
          <w:tab/>
          <w:t>Char(14) =&gt; Records Count</w:t>
        </w:r>
      </w:ins>
    </w:p>
    <w:p w:rsidR="007B77A9" w:rsidRPr="007B77A9" w:rsidRDefault="002B0E74" w:rsidP="007B77A9">
      <w:pPr>
        <w:autoSpaceDE w:val="0"/>
        <w:autoSpaceDN w:val="0"/>
        <w:adjustRightInd w:val="0"/>
        <w:ind w:left="2160"/>
        <w:rPr>
          <w:ins w:id="8254" w:author="gsadi" w:date="2013-11-18T22:42:00Z"/>
          <w:rFonts w:ascii="Arial" w:hAnsi="Arial" w:cs="Arial"/>
          <w:color w:val="000000"/>
          <w:szCs w:val="18"/>
          <w:rPrChange w:id="8255" w:author="gsadi" w:date="2013-11-18T22:42:00Z">
            <w:rPr>
              <w:ins w:id="8256" w:author="gsadi" w:date="2013-11-18T22:42:00Z"/>
              <w:rFonts w:ascii="Arial" w:hAnsi="Arial" w:cs="Arial"/>
              <w:color w:val="000000"/>
              <w:sz w:val="18"/>
              <w:szCs w:val="18"/>
            </w:rPr>
          </w:rPrChange>
        </w:rPr>
      </w:pPr>
      <w:ins w:id="8257" w:author="gsadi" w:date="2013-11-18T22:42:00Z">
        <w:r w:rsidRPr="002B0E74">
          <w:rPr>
            <w:rFonts w:ascii="Arial" w:hAnsi="Arial" w:cs="Arial"/>
            <w:color w:val="000000"/>
            <w:szCs w:val="18"/>
            <w:rPrChange w:id="8258" w:author="gsadi" w:date="2013-11-18T22:42:00Z">
              <w:rPr>
                <w:rFonts w:ascii="Arial" w:hAnsi="Arial" w:cs="Arial"/>
                <w:color w:val="000000"/>
                <w:sz w:val="18"/>
                <w:szCs w:val="18"/>
                <w:u w:val="single"/>
              </w:rPr>
            </w:rPrChange>
          </w:rPr>
          <w:t>Char(1) =&gt; Sign ("+")</w:t>
        </w:r>
      </w:ins>
    </w:p>
    <w:p w:rsidR="007B77A9" w:rsidRPr="007B77A9" w:rsidRDefault="002B0E74" w:rsidP="007B77A9">
      <w:pPr>
        <w:autoSpaceDE w:val="0"/>
        <w:autoSpaceDN w:val="0"/>
        <w:adjustRightInd w:val="0"/>
        <w:ind w:left="720"/>
        <w:rPr>
          <w:ins w:id="8259" w:author="gsadi" w:date="2013-11-18T22:42:00Z"/>
          <w:rFonts w:ascii="Arial" w:hAnsi="Arial" w:cs="Arial"/>
          <w:color w:val="000000"/>
          <w:szCs w:val="18"/>
          <w:rPrChange w:id="8260" w:author="gsadi" w:date="2013-11-18T22:42:00Z">
            <w:rPr>
              <w:ins w:id="8261" w:author="gsadi" w:date="2013-11-18T22:42:00Z"/>
              <w:rFonts w:ascii="Arial" w:hAnsi="Arial" w:cs="Arial"/>
              <w:color w:val="000000"/>
              <w:sz w:val="18"/>
              <w:szCs w:val="18"/>
            </w:rPr>
          </w:rPrChange>
        </w:rPr>
      </w:pPr>
      <w:ins w:id="8262" w:author="gsadi" w:date="2013-11-18T22:42:00Z">
        <w:r w:rsidRPr="002B0E74">
          <w:rPr>
            <w:rFonts w:ascii="Arial" w:hAnsi="Arial" w:cs="Arial"/>
            <w:color w:val="000000"/>
            <w:szCs w:val="18"/>
            <w:rPrChange w:id="8263" w:author="gsadi" w:date="2013-11-18T22:42:00Z">
              <w:rPr>
                <w:rFonts w:ascii="Arial" w:hAnsi="Arial" w:cs="Arial"/>
                <w:color w:val="000000"/>
                <w:sz w:val="18"/>
                <w:szCs w:val="18"/>
                <w:u w:val="single"/>
              </w:rPr>
            </w:rPrChange>
          </w:rPr>
          <w:tab/>
        </w:r>
        <w:r w:rsidRPr="002B0E74">
          <w:rPr>
            <w:rFonts w:ascii="Arial" w:hAnsi="Arial" w:cs="Arial"/>
            <w:color w:val="000000"/>
            <w:szCs w:val="18"/>
            <w:rPrChange w:id="8264" w:author="gsadi" w:date="2013-11-18T22:42:00Z">
              <w:rPr>
                <w:rFonts w:ascii="Arial" w:hAnsi="Arial" w:cs="Arial"/>
                <w:color w:val="000000"/>
                <w:sz w:val="18"/>
                <w:szCs w:val="18"/>
                <w:u w:val="single"/>
              </w:rPr>
            </w:rPrChange>
          </w:rPr>
          <w:tab/>
          <w:t>Char(14) =&gt; Sum of quantities</w:t>
        </w:r>
      </w:ins>
    </w:p>
    <w:p w:rsidR="007B77A9" w:rsidRPr="007B77A9" w:rsidRDefault="002B0E74" w:rsidP="007B77A9">
      <w:pPr>
        <w:autoSpaceDE w:val="0"/>
        <w:autoSpaceDN w:val="0"/>
        <w:adjustRightInd w:val="0"/>
        <w:ind w:left="720"/>
        <w:rPr>
          <w:ins w:id="8265" w:author="gsadi" w:date="2013-11-18T22:42:00Z"/>
          <w:rFonts w:ascii="Arial" w:hAnsi="Arial" w:cs="Arial"/>
          <w:color w:val="000000"/>
          <w:szCs w:val="18"/>
          <w:rPrChange w:id="8266" w:author="gsadi" w:date="2013-11-18T22:42:00Z">
            <w:rPr>
              <w:ins w:id="8267" w:author="gsadi" w:date="2013-11-18T22:42:00Z"/>
              <w:rFonts w:ascii="Arial" w:hAnsi="Arial" w:cs="Arial"/>
              <w:color w:val="000000"/>
              <w:sz w:val="18"/>
              <w:szCs w:val="18"/>
            </w:rPr>
          </w:rPrChange>
        </w:rPr>
      </w:pPr>
      <w:ins w:id="8268" w:author="gsadi" w:date="2013-11-18T22:42:00Z">
        <w:r w:rsidRPr="002B0E74">
          <w:rPr>
            <w:rFonts w:ascii="Arial" w:hAnsi="Arial" w:cs="Arial"/>
            <w:color w:val="000000"/>
            <w:szCs w:val="18"/>
            <w:rPrChange w:id="8269" w:author="gsadi" w:date="2013-11-18T22:42:00Z">
              <w:rPr>
                <w:rFonts w:ascii="Arial" w:hAnsi="Arial" w:cs="Arial"/>
                <w:color w:val="000000"/>
                <w:sz w:val="18"/>
                <w:szCs w:val="18"/>
                <w:u w:val="single"/>
              </w:rPr>
            </w:rPrChange>
          </w:rPr>
          <w:tab/>
        </w:r>
        <w:r w:rsidRPr="002B0E74">
          <w:rPr>
            <w:rFonts w:ascii="Arial" w:hAnsi="Arial" w:cs="Arial"/>
            <w:color w:val="000000"/>
            <w:szCs w:val="18"/>
            <w:rPrChange w:id="8270" w:author="gsadi" w:date="2013-11-18T22:42:00Z">
              <w:rPr>
                <w:rFonts w:ascii="Arial" w:hAnsi="Arial" w:cs="Arial"/>
                <w:color w:val="000000"/>
                <w:sz w:val="18"/>
                <w:szCs w:val="18"/>
                <w:u w:val="single"/>
              </w:rPr>
            </w:rPrChange>
          </w:rPr>
          <w:tab/>
          <w:t>Char(1) =&gt; Sign ("+")</w:t>
        </w:r>
      </w:ins>
    </w:p>
    <w:p w:rsidR="00000000" w:rsidRDefault="002B0E74">
      <w:pPr>
        <w:ind w:left="90"/>
        <w:rPr>
          <w:ins w:id="8271" w:author="gsadi" w:date="2013-11-18T22:42:00Z"/>
          <w:rFonts w:ascii="Arial" w:hAnsi="Arial" w:cs="Arial"/>
          <w:color w:val="000000"/>
          <w:szCs w:val="18"/>
        </w:rPr>
        <w:pPrChange w:id="8272" w:author="gsadi" w:date="2013-11-18T22:42:00Z">
          <w:pPr>
            <w:ind w:left="1440"/>
          </w:pPr>
        </w:pPrChange>
      </w:pPr>
      <w:ins w:id="8273" w:author="gsadi" w:date="2013-11-18T22:42:00Z">
        <w:r w:rsidRPr="002B0E74">
          <w:rPr>
            <w:rFonts w:ascii="Arial" w:hAnsi="Arial" w:cs="Arial"/>
            <w:color w:val="000000"/>
            <w:szCs w:val="18"/>
            <w:rPrChange w:id="8274" w:author="gsadi" w:date="2013-11-18T22:42:00Z">
              <w:rPr>
                <w:rFonts w:ascii="Arial" w:hAnsi="Arial" w:cs="Arial"/>
                <w:color w:val="000000"/>
                <w:sz w:val="18"/>
                <w:szCs w:val="18"/>
                <w:u w:val="single"/>
              </w:rPr>
            </w:rPrChange>
          </w:rPr>
          <w:tab/>
          <w:t xml:space="preserve">   </w:t>
        </w:r>
      </w:ins>
    </w:p>
    <w:p w:rsidR="00000000" w:rsidRDefault="007B77A9">
      <w:pPr>
        <w:ind w:left="90"/>
        <w:rPr>
          <w:ins w:id="8275" w:author="gsadi" w:date="2013-11-18T22:42:00Z"/>
          <w:rFonts w:ascii="Arial" w:hAnsi="Arial" w:cs="Arial"/>
          <w:color w:val="000000"/>
          <w:szCs w:val="18"/>
          <w:rPrChange w:id="8276" w:author="gsadi" w:date="2013-11-18T22:42:00Z">
            <w:rPr>
              <w:ins w:id="8277" w:author="gsadi" w:date="2013-11-18T22:42:00Z"/>
              <w:rFonts w:ascii="Arial" w:hAnsi="Arial" w:cs="Arial"/>
              <w:color w:val="000000"/>
              <w:sz w:val="18"/>
              <w:szCs w:val="18"/>
            </w:rPr>
          </w:rPrChange>
        </w:rPr>
        <w:pPrChange w:id="8278" w:author="gsadi" w:date="2013-11-18T22:42:00Z">
          <w:pPr>
            <w:ind w:left="1440"/>
          </w:pPr>
        </w:pPrChange>
      </w:pPr>
      <w:ins w:id="8279" w:author="gsadi" w:date="2013-11-18T22:42:00Z">
        <w:r>
          <w:rPr>
            <w:rFonts w:ascii="Arial" w:hAnsi="Arial" w:cs="Arial"/>
            <w:color w:val="000000"/>
            <w:szCs w:val="18"/>
          </w:rPr>
          <w:tab/>
        </w:r>
        <w:r w:rsidR="00964C80">
          <w:rPr>
            <w:rFonts w:ascii="Arial" w:hAnsi="Arial" w:cs="Arial"/>
            <w:color w:val="000000"/>
            <w:szCs w:val="18"/>
          </w:rPr>
          <w:t xml:space="preserve">       </w:t>
        </w:r>
        <w:r w:rsidR="002B0E74" w:rsidRPr="002B0E74">
          <w:rPr>
            <w:rFonts w:ascii="Arial" w:hAnsi="Arial" w:cs="Arial"/>
            <w:color w:val="000000"/>
            <w:szCs w:val="18"/>
            <w:u w:val="single"/>
            <w:rPrChange w:id="8280" w:author="gsadi" w:date="2013-11-18T22:42:00Z">
              <w:rPr>
                <w:rFonts w:ascii="Arial" w:hAnsi="Arial" w:cs="Arial"/>
                <w:color w:val="000000"/>
                <w:sz w:val="18"/>
                <w:szCs w:val="18"/>
                <w:u w:val="single"/>
              </w:rPr>
            </w:rPrChange>
          </w:rPr>
          <w:t>Example:</w:t>
        </w:r>
        <w:r w:rsidR="002B0E74" w:rsidRPr="002B0E74">
          <w:rPr>
            <w:rFonts w:ascii="Arial" w:hAnsi="Arial" w:cs="Arial"/>
            <w:color w:val="000000"/>
            <w:szCs w:val="18"/>
            <w:rPrChange w:id="8281" w:author="gsadi" w:date="2013-11-18T22:42:00Z">
              <w:rPr>
                <w:rFonts w:ascii="Arial" w:hAnsi="Arial" w:cs="Arial"/>
                <w:color w:val="000000"/>
                <w:sz w:val="18"/>
                <w:szCs w:val="18"/>
                <w:u w:val="single"/>
              </w:rPr>
            </w:rPrChange>
          </w:rPr>
          <w:t xml:space="preserve"> 90000000+201304100307300000001565733+00015011728+</w:t>
        </w:r>
      </w:ins>
    </w:p>
    <w:p w:rsidR="00000000" w:rsidRDefault="003F6914">
      <w:pPr>
        <w:ind w:left="1530"/>
        <w:rPr>
          <w:ins w:id="8282" w:author="gsadi" w:date="2013-11-18T22:45:00Z"/>
          <w:rFonts w:ascii="Arial" w:hAnsi="Arial" w:cs="Arial"/>
        </w:rPr>
        <w:pPrChange w:id="8283" w:author="gsadi" w:date="2013-11-18T22:45:00Z">
          <w:pPr>
            <w:numPr>
              <w:ilvl w:val="1"/>
              <w:numId w:val="41"/>
            </w:numPr>
            <w:ind w:left="1530" w:hanging="360"/>
          </w:pPr>
        </w:pPrChange>
      </w:pPr>
    </w:p>
    <w:p w:rsidR="00000000" w:rsidRDefault="002B0E74">
      <w:pPr>
        <w:rPr>
          <w:ins w:id="8284" w:author="gsadi" w:date="2013-11-18T22:44:00Z"/>
          <w:rFonts w:ascii="Arial" w:hAnsi="Arial" w:cs="Arial"/>
          <w:color w:val="000000"/>
          <w:szCs w:val="18"/>
          <w:rPrChange w:id="8285" w:author="gsadi" w:date="2013-11-18T22:45:00Z">
            <w:rPr>
              <w:ins w:id="8286" w:author="gsadi" w:date="2013-11-18T22:44:00Z"/>
              <w:rFonts w:ascii="Arial" w:hAnsi="Arial" w:cs="Arial"/>
              <w:color w:val="000000"/>
              <w:sz w:val="18"/>
              <w:szCs w:val="18"/>
            </w:rPr>
          </w:rPrChange>
        </w:rPr>
        <w:pPrChange w:id="8287" w:author="gsadi" w:date="2013-11-25T16:17:00Z">
          <w:pPr>
            <w:numPr>
              <w:ilvl w:val="1"/>
              <w:numId w:val="41"/>
            </w:numPr>
            <w:ind w:left="1530" w:hanging="360"/>
          </w:pPr>
        </w:pPrChange>
      </w:pPr>
      <w:ins w:id="8288" w:author="gsadi" w:date="2013-11-18T22:44:00Z">
        <w:r w:rsidRPr="002B0E74">
          <w:rPr>
            <w:rFonts w:ascii="Arial" w:hAnsi="Arial" w:cs="Arial"/>
            <w:color w:val="000000"/>
            <w:szCs w:val="18"/>
            <w:rPrChange w:id="8289" w:author="gsadi" w:date="2013-11-18T22:45:00Z">
              <w:rPr>
                <w:rFonts w:ascii="Arial" w:hAnsi="Arial" w:cs="Arial"/>
                <w:color w:val="000000"/>
                <w:sz w:val="18"/>
                <w:szCs w:val="18"/>
                <w:u w:val="single"/>
              </w:rPr>
            </w:rPrChange>
          </w:rPr>
          <w:t>On Hand Inventory file would be processed and formatted into ON_HAND_LVL.dat file, which will be used by i2 SCP engine</w:t>
        </w:r>
      </w:ins>
      <w:ins w:id="8290" w:author="gsadi" w:date="2013-11-18T22:45:00Z">
        <w:r w:rsidRPr="002B0E74">
          <w:rPr>
            <w:rFonts w:ascii="Arial" w:hAnsi="Arial" w:cs="Arial"/>
            <w:color w:val="000000"/>
            <w:szCs w:val="18"/>
            <w:rPrChange w:id="8291" w:author="gsadi" w:date="2013-11-18T22:45:00Z">
              <w:rPr>
                <w:rFonts w:ascii="Arial" w:hAnsi="Arial" w:cs="Arial"/>
                <w:color w:val="000000"/>
                <w:sz w:val="18"/>
                <w:szCs w:val="18"/>
                <w:u w:val="single"/>
              </w:rPr>
            </w:rPrChange>
          </w:rPr>
          <w:t xml:space="preserve">. </w:t>
        </w:r>
      </w:ins>
      <w:ins w:id="8292" w:author="gsadi" w:date="2013-11-18T22:44:00Z">
        <w:r w:rsidRPr="002B0E74">
          <w:rPr>
            <w:rFonts w:ascii="Arial" w:hAnsi="Arial" w:cs="Arial"/>
            <w:color w:val="000000"/>
            <w:szCs w:val="18"/>
            <w:rPrChange w:id="8293" w:author="gsadi" w:date="2013-11-18T22:45:00Z">
              <w:rPr>
                <w:rFonts w:ascii="Arial" w:hAnsi="Arial" w:cs="Arial"/>
                <w:color w:val="000000"/>
                <w:sz w:val="18"/>
                <w:szCs w:val="18"/>
                <w:u w:val="single"/>
              </w:rPr>
            </w:rPrChange>
          </w:rPr>
          <w:t>Different buckets on On-Hand feed to i2 will need to be processed as mentioned below:</w:t>
        </w:r>
      </w:ins>
    </w:p>
    <w:p w:rsidR="00AB3C66" w:rsidRDefault="00AB3C66" w:rsidP="00AB3C66">
      <w:pPr>
        <w:ind w:left="1530"/>
        <w:rPr>
          <w:ins w:id="8294" w:author="gsadi" w:date="2013-11-18T22:44:00Z"/>
          <w:rFonts w:ascii="Arial" w:hAnsi="Arial" w:cs="Arial"/>
          <w:color w:val="000000"/>
          <w:sz w:val="18"/>
          <w:szCs w:val="18"/>
        </w:rPr>
      </w:pPr>
    </w:p>
    <w:tbl>
      <w:tblPr>
        <w:tblW w:w="7612" w:type="dxa"/>
        <w:tblInd w:w="1368" w:type="dxa"/>
        <w:tblLook w:val="04A0"/>
        <w:tblPrChange w:id="8295" w:author="gsadi" w:date="2013-11-18T22:46:00Z">
          <w:tblPr>
            <w:tblW w:w="6820" w:type="dxa"/>
            <w:tblInd w:w="2160" w:type="dxa"/>
            <w:tblLook w:val="04A0"/>
          </w:tblPr>
        </w:tblPrChange>
      </w:tblPr>
      <w:tblGrid>
        <w:gridCol w:w="1530"/>
        <w:gridCol w:w="1710"/>
        <w:gridCol w:w="4372"/>
        <w:tblGridChange w:id="8296">
          <w:tblGrid>
            <w:gridCol w:w="1600"/>
            <w:gridCol w:w="1580"/>
            <w:gridCol w:w="3640"/>
          </w:tblGrid>
        </w:tblGridChange>
      </w:tblGrid>
      <w:tr w:rsidR="00AB3C66" w:rsidRPr="0088783D" w:rsidTr="003F19ED">
        <w:trPr>
          <w:trHeight w:val="206"/>
          <w:ins w:id="8297" w:author="gsadi" w:date="2013-11-18T22:44:00Z"/>
          <w:trPrChange w:id="8298" w:author="gsadi" w:date="2013-11-18T22:46:00Z">
            <w:trPr>
              <w:trHeight w:val="300"/>
            </w:trPr>
          </w:trPrChange>
        </w:trPr>
        <w:tc>
          <w:tcPr>
            <w:tcW w:w="153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Change w:id="8299" w:author="gsadi" w:date="2013-11-18T22:46:00Z">
              <w:tcPr>
                <w:tcW w:w="16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tcPrChange>
          </w:tcPr>
          <w:p w:rsidR="00AB3C66" w:rsidRPr="0088783D" w:rsidRDefault="00AB3C66" w:rsidP="00F72EA9">
            <w:pPr>
              <w:rPr>
                <w:ins w:id="8300" w:author="gsadi" w:date="2013-11-18T22:44:00Z"/>
                <w:rFonts w:ascii="Arial" w:hAnsi="Arial" w:cs="Arial"/>
                <w:b/>
                <w:bCs/>
                <w:color w:val="000000"/>
                <w:sz w:val="16"/>
                <w:szCs w:val="16"/>
              </w:rPr>
            </w:pPr>
            <w:ins w:id="8301" w:author="gsadi" w:date="2013-11-18T22:44:00Z">
              <w:r w:rsidRPr="0088783D">
                <w:rPr>
                  <w:rFonts w:ascii="Arial" w:hAnsi="Arial" w:cs="Arial"/>
                  <w:b/>
                  <w:bCs/>
                  <w:color w:val="000000"/>
                  <w:sz w:val="16"/>
                  <w:szCs w:val="16"/>
                </w:rPr>
                <w:t>Bucket</w:t>
              </w:r>
            </w:ins>
          </w:p>
        </w:tc>
        <w:tc>
          <w:tcPr>
            <w:tcW w:w="171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Change w:id="8302" w:author="gsadi" w:date="2013-11-18T22:46:00Z">
              <w:tcPr>
                <w:tcW w:w="1580" w:type="dxa"/>
                <w:tcBorders>
                  <w:top w:val="single" w:sz="4" w:space="0" w:color="auto"/>
                  <w:left w:val="nil"/>
                  <w:bottom w:val="single" w:sz="4" w:space="0" w:color="auto"/>
                  <w:right w:val="single" w:sz="4" w:space="0" w:color="auto"/>
                </w:tcBorders>
                <w:shd w:val="clear" w:color="000000" w:fill="FFFF00"/>
                <w:noWrap/>
                <w:vAlign w:val="bottom"/>
                <w:hideMark/>
              </w:tcPr>
            </w:tcPrChange>
          </w:tcPr>
          <w:p w:rsidR="00AB3C66" w:rsidRPr="0088783D" w:rsidRDefault="00AB3C66" w:rsidP="00F72EA9">
            <w:pPr>
              <w:rPr>
                <w:ins w:id="8303" w:author="gsadi" w:date="2013-11-18T22:44:00Z"/>
                <w:rFonts w:ascii="Arial" w:hAnsi="Arial" w:cs="Arial"/>
                <w:b/>
                <w:bCs/>
                <w:color w:val="000000"/>
                <w:sz w:val="16"/>
                <w:szCs w:val="16"/>
              </w:rPr>
            </w:pPr>
            <w:ins w:id="8304" w:author="gsadi" w:date="2013-11-18T22:44:00Z">
              <w:r w:rsidRPr="0088783D">
                <w:rPr>
                  <w:rFonts w:ascii="Arial" w:hAnsi="Arial" w:cs="Arial"/>
                  <w:b/>
                  <w:bCs/>
                  <w:color w:val="000000"/>
                  <w:sz w:val="16"/>
                  <w:szCs w:val="16"/>
                </w:rPr>
                <w:t>Description</w:t>
              </w:r>
            </w:ins>
          </w:p>
        </w:tc>
        <w:tc>
          <w:tcPr>
            <w:tcW w:w="4372"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Change w:id="8305" w:author="gsadi" w:date="2013-11-18T22:46:00Z">
              <w:tcPr>
                <w:tcW w:w="3640" w:type="dxa"/>
                <w:tcBorders>
                  <w:top w:val="single" w:sz="4" w:space="0" w:color="auto"/>
                  <w:left w:val="nil"/>
                  <w:bottom w:val="single" w:sz="4" w:space="0" w:color="auto"/>
                  <w:right w:val="single" w:sz="4" w:space="0" w:color="auto"/>
                </w:tcBorders>
                <w:shd w:val="clear" w:color="000000" w:fill="FFFF00"/>
                <w:noWrap/>
                <w:vAlign w:val="bottom"/>
                <w:hideMark/>
              </w:tcPr>
            </w:tcPrChange>
          </w:tcPr>
          <w:p w:rsidR="00AB3C66" w:rsidRPr="0088783D" w:rsidRDefault="00AB3C66" w:rsidP="00F72EA9">
            <w:pPr>
              <w:rPr>
                <w:ins w:id="8306" w:author="gsadi" w:date="2013-11-18T22:44:00Z"/>
                <w:rFonts w:ascii="Arial" w:hAnsi="Arial" w:cs="Arial"/>
                <w:b/>
                <w:bCs/>
                <w:color w:val="000000"/>
                <w:sz w:val="16"/>
                <w:szCs w:val="16"/>
              </w:rPr>
            </w:pPr>
            <w:ins w:id="8307" w:author="gsadi" w:date="2013-11-18T22:44:00Z">
              <w:r w:rsidRPr="0088783D">
                <w:rPr>
                  <w:rFonts w:ascii="Arial" w:hAnsi="Arial" w:cs="Arial"/>
                  <w:b/>
                  <w:bCs/>
                  <w:color w:val="000000"/>
                  <w:sz w:val="16"/>
                  <w:szCs w:val="16"/>
                </w:rPr>
                <w:t>Expected Behavior</w:t>
              </w:r>
            </w:ins>
          </w:p>
        </w:tc>
      </w:tr>
      <w:tr w:rsidR="00AB3C66" w:rsidRPr="0088783D" w:rsidTr="00AB3C66">
        <w:trPr>
          <w:trHeight w:val="300"/>
          <w:ins w:id="8308" w:author="gsadi" w:date="2013-11-18T22:44:00Z"/>
          <w:trPrChange w:id="8309" w:author="gsadi" w:date="2013-11-18T22:44:00Z">
            <w:trPr>
              <w:trHeight w:val="300"/>
            </w:trPr>
          </w:trPrChange>
        </w:trPr>
        <w:tc>
          <w:tcPr>
            <w:tcW w:w="1530" w:type="dxa"/>
            <w:tcBorders>
              <w:top w:val="nil"/>
              <w:left w:val="single" w:sz="4" w:space="0" w:color="auto"/>
              <w:bottom w:val="single" w:sz="4" w:space="0" w:color="auto"/>
              <w:right w:val="single" w:sz="4" w:space="0" w:color="auto"/>
            </w:tcBorders>
            <w:shd w:val="clear" w:color="auto" w:fill="auto"/>
            <w:noWrap/>
            <w:vAlign w:val="bottom"/>
            <w:hideMark/>
            <w:tcPrChange w:id="8310" w:author="gsadi" w:date="2013-11-18T22:44:00Z">
              <w:tcPr>
                <w:tcW w:w="160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11" w:author="gsadi" w:date="2013-11-18T22:44:00Z"/>
                <w:rFonts w:ascii="Arial" w:hAnsi="Arial" w:cs="Arial"/>
                <w:color w:val="000000"/>
                <w:sz w:val="16"/>
                <w:szCs w:val="16"/>
              </w:rPr>
            </w:pPr>
            <w:ins w:id="8312" w:author="gsadi" w:date="2013-11-18T22:44:00Z">
              <w:r w:rsidRPr="0088783D">
                <w:rPr>
                  <w:rFonts w:ascii="Arial" w:hAnsi="Arial" w:cs="Arial"/>
                  <w:color w:val="000000"/>
                  <w:sz w:val="16"/>
                  <w:szCs w:val="16"/>
                </w:rPr>
                <w:t>BAL-UR</w:t>
              </w:r>
            </w:ins>
          </w:p>
        </w:tc>
        <w:tc>
          <w:tcPr>
            <w:tcW w:w="1710" w:type="dxa"/>
            <w:tcBorders>
              <w:top w:val="nil"/>
              <w:left w:val="nil"/>
              <w:bottom w:val="single" w:sz="4" w:space="0" w:color="auto"/>
              <w:right w:val="single" w:sz="4" w:space="0" w:color="auto"/>
            </w:tcBorders>
            <w:shd w:val="clear" w:color="auto" w:fill="auto"/>
            <w:noWrap/>
            <w:vAlign w:val="bottom"/>
            <w:hideMark/>
            <w:tcPrChange w:id="8313" w:author="gsadi" w:date="2013-11-18T22:44:00Z">
              <w:tcPr>
                <w:tcW w:w="158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14" w:author="gsadi" w:date="2013-11-18T22:44:00Z"/>
                <w:rFonts w:ascii="Arial" w:hAnsi="Arial" w:cs="Arial"/>
                <w:color w:val="000000"/>
                <w:sz w:val="16"/>
                <w:szCs w:val="16"/>
              </w:rPr>
            </w:pPr>
            <w:ins w:id="8315" w:author="gsadi" w:date="2013-11-18T22:44:00Z">
              <w:r w:rsidRPr="0088783D">
                <w:rPr>
                  <w:rFonts w:ascii="Arial" w:hAnsi="Arial" w:cs="Arial"/>
                  <w:color w:val="000000"/>
                  <w:sz w:val="16"/>
                  <w:szCs w:val="16"/>
                </w:rPr>
                <w:t>Unrestricted</w:t>
              </w:r>
            </w:ins>
          </w:p>
        </w:tc>
        <w:tc>
          <w:tcPr>
            <w:tcW w:w="4372" w:type="dxa"/>
            <w:tcBorders>
              <w:top w:val="nil"/>
              <w:left w:val="nil"/>
              <w:bottom w:val="single" w:sz="4" w:space="0" w:color="auto"/>
              <w:right w:val="single" w:sz="4" w:space="0" w:color="auto"/>
            </w:tcBorders>
            <w:shd w:val="clear" w:color="auto" w:fill="auto"/>
            <w:noWrap/>
            <w:vAlign w:val="bottom"/>
            <w:hideMark/>
            <w:tcPrChange w:id="8316" w:author="gsadi" w:date="2013-11-18T22:44:00Z">
              <w:tcPr>
                <w:tcW w:w="364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17" w:author="gsadi" w:date="2013-11-18T22:44:00Z"/>
                <w:rFonts w:ascii="Arial" w:hAnsi="Arial" w:cs="Arial"/>
                <w:color w:val="000000"/>
                <w:sz w:val="16"/>
                <w:szCs w:val="16"/>
              </w:rPr>
            </w:pPr>
            <w:ins w:id="8318" w:author="gsadi" w:date="2013-11-18T22:44:00Z">
              <w:r w:rsidRPr="0088783D">
                <w:rPr>
                  <w:rFonts w:ascii="Arial" w:hAnsi="Arial" w:cs="Arial"/>
                  <w:color w:val="000000"/>
                  <w:sz w:val="16"/>
                  <w:szCs w:val="16"/>
                </w:rPr>
                <w:t>On Hand - Same as today</w:t>
              </w:r>
            </w:ins>
          </w:p>
        </w:tc>
      </w:tr>
      <w:tr w:rsidR="00AB3C66" w:rsidRPr="0088783D" w:rsidTr="00AB3C66">
        <w:trPr>
          <w:trHeight w:val="300"/>
          <w:ins w:id="8319" w:author="gsadi" w:date="2013-11-18T22:44:00Z"/>
          <w:trPrChange w:id="8320" w:author="gsadi" w:date="2013-11-18T22:44:00Z">
            <w:trPr>
              <w:trHeight w:val="300"/>
            </w:trPr>
          </w:trPrChange>
        </w:trPr>
        <w:tc>
          <w:tcPr>
            <w:tcW w:w="1530" w:type="dxa"/>
            <w:tcBorders>
              <w:top w:val="nil"/>
              <w:left w:val="single" w:sz="4" w:space="0" w:color="auto"/>
              <w:bottom w:val="single" w:sz="4" w:space="0" w:color="auto"/>
              <w:right w:val="single" w:sz="4" w:space="0" w:color="auto"/>
            </w:tcBorders>
            <w:shd w:val="clear" w:color="auto" w:fill="auto"/>
            <w:noWrap/>
            <w:vAlign w:val="bottom"/>
            <w:hideMark/>
            <w:tcPrChange w:id="8321" w:author="gsadi" w:date="2013-11-18T22:44:00Z">
              <w:tcPr>
                <w:tcW w:w="160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22" w:author="gsadi" w:date="2013-11-18T22:44:00Z"/>
                <w:rFonts w:ascii="Arial" w:hAnsi="Arial" w:cs="Arial"/>
                <w:color w:val="000000"/>
                <w:sz w:val="16"/>
                <w:szCs w:val="16"/>
              </w:rPr>
            </w:pPr>
            <w:ins w:id="8323" w:author="gsadi" w:date="2013-11-18T22:44:00Z">
              <w:r w:rsidRPr="0088783D">
                <w:rPr>
                  <w:rFonts w:ascii="Arial" w:hAnsi="Arial" w:cs="Arial"/>
                  <w:color w:val="000000"/>
                  <w:sz w:val="16"/>
                  <w:szCs w:val="16"/>
                </w:rPr>
                <w:t>BAL-QI</w:t>
              </w:r>
            </w:ins>
          </w:p>
        </w:tc>
        <w:tc>
          <w:tcPr>
            <w:tcW w:w="1710" w:type="dxa"/>
            <w:tcBorders>
              <w:top w:val="nil"/>
              <w:left w:val="nil"/>
              <w:bottom w:val="single" w:sz="4" w:space="0" w:color="auto"/>
              <w:right w:val="single" w:sz="4" w:space="0" w:color="auto"/>
            </w:tcBorders>
            <w:shd w:val="clear" w:color="auto" w:fill="auto"/>
            <w:noWrap/>
            <w:vAlign w:val="bottom"/>
            <w:hideMark/>
            <w:tcPrChange w:id="8324" w:author="gsadi" w:date="2013-11-18T22:44:00Z">
              <w:tcPr>
                <w:tcW w:w="158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25" w:author="gsadi" w:date="2013-11-18T22:44:00Z"/>
                <w:rFonts w:ascii="Arial" w:hAnsi="Arial" w:cs="Arial"/>
                <w:color w:val="000000"/>
                <w:sz w:val="16"/>
                <w:szCs w:val="16"/>
              </w:rPr>
            </w:pPr>
            <w:ins w:id="8326" w:author="gsadi" w:date="2013-11-18T22:44:00Z">
              <w:r w:rsidRPr="0088783D">
                <w:rPr>
                  <w:rFonts w:ascii="Arial" w:hAnsi="Arial" w:cs="Arial"/>
                  <w:color w:val="000000"/>
                  <w:sz w:val="16"/>
                  <w:szCs w:val="16"/>
                </w:rPr>
                <w:t>Quality Inspection</w:t>
              </w:r>
            </w:ins>
          </w:p>
        </w:tc>
        <w:tc>
          <w:tcPr>
            <w:tcW w:w="4372" w:type="dxa"/>
            <w:tcBorders>
              <w:top w:val="nil"/>
              <w:left w:val="nil"/>
              <w:bottom w:val="single" w:sz="4" w:space="0" w:color="auto"/>
              <w:right w:val="single" w:sz="4" w:space="0" w:color="auto"/>
            </w:tcBorders>
            <w:shd w:val="clear" w:color="auto" w:fill="auto"/>
            <w:noWrap/>
            <w:vAlign w:val="bottom"/>
            <w:hideMark/>
            <w:tcPrChange w:id="8327" w:author="gsadi" w:date="2013-11-18T22:44:00Z">
              <w:tcPr>
                <w:tcW w:w="364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28" w:author="gsadi" w:date="2013-11-18T22:44:00Z"/>
                <w:rFonts w:ascii="Arial" w:hAnsi="Arial" w:cs="Arial"/>
                <w:color w:val="000000"/>
                <w:sz w:val="16"/>
                <w:szCs w:val="16"/>
              </w:rPr>
            </w:pPr>
            <w:ins w:id="8329" w:author="gsadi" w:date="2013-11-18T22:44:00Z">
              <w:r w:rsidRPr="0088783D">
                <w:rPr>
                  <w:rFonts w:ascii="Arial" w:hAnsi="Arial" w:cs="Arial"/>
                  <w:color w:val="000000"/>
                  <w:sz w:val="16"/>
                  <w:szCs w:val="16"/>
                </w:rPr>
                <w:t>Need to be processed as WIP one day out</w:t>
              </w:r>
            </w:ins>
          </w:p>
        </w:tc>
      </w:tr>
      <w:tr w:rsidR="00AB3C66" w:rsidRPr="0088783D" w:rsidTr="00AB3C66">
        <w:trPr>
          <w:trHeight w:val="300"/>
          <w:ins w:id="8330" w:author="gsadi" w:date="2013-11-18T22:44:00Z"/>
          <w:trPrChange w:id="8331" w:author="gsadi" w:date="2013-11-18T22:44:00Z">
            <w:trPr>
              <w:trHeight w:val="300"/>
            </w:trPr>
          </w:trPrChange>
        </w:trPr>
        <w:tc>
          <w:tcPr>
            <w:tcW w:w="1530" w:type="dxa"/>
            <w:tcBorders>
              <w:top w:val="nil"/>
              <w:left w:val="single" w:sz="4" w:space="0" w:color="auto"/>
              <w:bottom w:val="single" w:sz="4" w:space="0" w:color="auto"/>
              <w:right w:val="single" w:sz="4" w:space="0" w:color="auto"/>
            </w:tcBorders>
            <w:shd w:val="clear" w:color="auto" w:fill="auto"/>
            <w:noWrap/>
            <w:vAlign w:val="bottom"/>
            <w:hideMark/>
            <w:tcPrChange w:id="8332" w:author="gsadi" w:date="2013-11-18T22:44:00Z">
              <w:tcPr>
                <w:tcW w:w="160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33" w:author="gsadi" w:date="2013-11-18T22:44:00Z"/>
                <w:rFonts w:ascii="Arial" w:hAnsi="Arial" w:cs="Arial"/>
                <w:color w:val="000000"/>
                <w:sz w:val="16"/>
                <w:szCs w:val="16"/>
              </w:rPr>
            </w:pPr>
            <w:ins w:id="8334" w:author="gsadi" w:date="2013-11-18T22:44:00Z">
              <w:r w:rsidRPr="0088783D">
                <w:rPr>
                  <w:rFonts w:ascii="Arial" w:hAnsi="Arial" w:cs="Arial"/>
                  <w:color w:val="000000"/>
                  <w:sz w:val="16"/>
                  <w:szCs w:val="16"/>
                </w:rPr>
                <w:lastRenderedPageBreak/>
                <w:t>BAL-Blocked</w:t>
              </w:r>
            </w:ins>
          </w:p>
        </w:tc>
        <w:tc>
          <w:tcPr>
            <w:tcW w:w="1710" w:type="dxa"/>
            <w:tcBorders>
              <w:top w:val="nil"/>
              <w:left w:val="nil"/>
              <w:bottom w:val="single" w:sz="4" w:space="0" w:color="auto"/>
              <w:right w:val="single" w:sz="4" w:space="0" w:color="auto"/>
            </w:tcBorders>
            <w:shd w:val="clear" w:color="auto" w:fill="auto"/>
            <w:noWrap/>
            <w:vAlign w:val="bottom"/>
            <w:hideMark/>
            <w:tcPrChange w:id="8335" w:author="gsadi" w:date="2013-11-18T22:44:00Z">
              <w:tcPr>
                <w:tcW w:w="158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36" w:author="gsadi" w:date="2013-11-18T22:44:00Z"/>
                <w:rFonts w:ascii="Arial" w:hAnsi="Arial" w:cs="Arial"/>
                <w:color w:val="000000"/>
                <w:sz w:val="16"/>
                <w:szCs w:val="16"/>
              </w:rPr>
            </w:pPr>
            <w:ins w:id="8337" w:author="gsadi" w:date="2013-11-18T22:44:00Z">
              <w:r w:rsidRPr="0088783D">
                <w:rPr>
                  <w:rFonts w:ascii="Arial" w:hAnsi="Arial" w:cs="Arial"/>
                  <w:color w:val="000000"/>
                  <w:sz w:val="16"/>
                  <w:szCs w:val="16"/>
                </w:rPr>
                <w:t>Blocked</w:t>
              </w:r>
            </w:ins>
          </w:p>
        </w:tc>
        <w:tc>
          <w:tcPr>
            <w:tcW w:w="4372" w:type="dxa"/>
            <w:tcBorders>
              <w:top w:val="nil"/>
              <w:left w:val="nil"/>
              <w:bottom w:val="single" w:sz="4" w:space="0" w:color="auto"/>
              <w:right w:val="single" w:sz="4" w:space="0" w:color="auto"/>
            </w:tcBorders>
            <w:shd w:val="clear" w:color="auto" w:fill="auto"/>
            <w:noWrap/>
            <w:vAlign w:val="bottom"/>
            <w:hideMark/>
            <w:tcPrChange w:id="8338" w:author="gsadi" w:date="2013-11-18T22:44:00Z">
              <w:tcPr>
                <w:tcW w:w="364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39" w:author="gsadi" w:date="2013-11-18T22:44:00Z"/>
                <w:rFonts w:ascii="Arial" w:hAnsi="Arial" w:cs="Arial"/>
                <w:color w:val="000000"/>
                <w:sz w:val="16"/>
                <w:szCs w:val="16"/>
              </w:rPr>
            </w:pPr>
            <w:ins w:id="8340" w:author="gsadi" w:date="2013-11-18T22:44:00Z">
              <w:r w:rsidRPr="0088783D">
                <w:rPr>
                  <w:rFonts w:ascii="Arial" w:hAnsi="Arial" w:cs="Arial"/>
                  <w:color w:val="000000"/>
                  <w:sz w:val="16"/>
                  <w:szCs w:val="16"/>
                </w:rPr>
                <w:t>Need to be processed as WIP one day out</w:t>
              </w:r>
            </w:ins>
          </w:p>
        </w:tc>
      </w:tr>
      <w:tr w:rsidR="00AB3C66" w:rsidRPr="0088783D" w:rsidTr="00AB3C66">
        <w:trPr>
          <w:trHeight w:val="300"/>
          <w:ins w:id="8341" w:author="gsadi" w:date="2013-11-18T22:44:00Z"/>
          <w:trPrChange w:id="8342" w:author="gsadi" w:date="2013-11-18T22:44:00Z">
            <w:trPr>
              <w:trHeight w:val="300"/>
            </w:trPr>
          </w:trPrChange>
        </w:trPr>
        <w:tc>
          <w:tcPr>
            <w:tcW w:w="1530" w:type="dxa"/>
            <w:tcBorders>
              <w:top w:val="nil"/>
              <w:left w:val="single" w:sz="4" w:space="0" w:color="auto"/>
              <w:bottom w:val="single" w:sz="4" w:space="0" w:color="auto"/>
              <w:right w:val="single" w:sz="4" w:space="0" w:color="auto"/>
            </w:tcBorders>
            <w:shd w:val="clear" w:color="auto" w:fill="auto"/>
            <w:noWrap/>
            <w:vAlign w:val="bottom"/>
            <w:hideMark/>
            <w:tcPrChange w:id="8343" w:author="gsadi" w:date="2013-11-18T22:44:00Z">
              <w:tcPr>
                <w:tcW w:w="160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44" w:author="gsadi" w:date="2013-11-18T22:44:00Z"/>
                <w:rFonts w:ascii="Arial" w:hAnsi="Arial" w:cs="Arial"/>
                <w:color w:val="000000"/>
                <w:sz w:val="16"/>
                <w:szCs w:val="16"/>
              </w:rPr>
            </w:pPr>
            <w:ins w:id="8345" w:author="gsadi" w:date="2013-11-18T22:44:00Z">
              <w:r w:rsidRPr="0088783D">
                <w:rPr>
                  <w:rFonts w:ascii="Arial" w:hAnsi="Arial" w:cs="Arial"/>
                  <w:color w:val="000000"/>
                  <w:sz w:val="16"/>
                  <w:szCs w:val="16"/>
                </w:rPr>
                <w:t>RTN</w:t>
              </w:r>
            </w:ins>
          </w:p>
        </w:tc>
        <w:tc>
          <w:tcPr>
            <w:tcW w:w="1710" w:type="dxa"/>
            <w:tcBorders>
              <w:top w:val="nil"/>
              <w:left w:val="nil"/>
              <w:bottom w:val="single" w:sz="4" w:space="0" w:color="auto"/>
              <w:right w:val="single" w:sz="4" w:space="0" w:color="auto"/>
            </w:tcBorders>
            <w:shd w:val="clear" w:color="auto" w:fill="auto"/>
            <w:noWrap/>
            <w:vAlign w:val="bottom"/>
            <w:hideMark/>
            <w:tcPrChange w:id="8346" w:author="gsadi" w:date="2013-11-18T22:44:00Z">
              <w:tcPr>
                <w:tcW w:w="158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47" w:author="gsadi" w:date="2013-11-18T22:44:00Z"/>
                <w:rFonts w:ascii="Arial" w:hAnsi="Arial" w:cs="Arial"/>
                <w:color w:val="000000"/>
                <w:sz w:val="16"/>
                <w:szCs w:val="16"/>
              </w:rPr>
            </w:pPr>
            <w:ins w:id="8348" w:author="gsadi" w:date="2013-11-18T22:44:00Z">
              <w:r w:rsidRPr="0088783D">
                <w:rPr>
                  <w:rFonts w:ascii="Arial" w:hAnsi="Arial" w:cs="Arial"/>
                  <w:color w:val="000000"/>
                  <w:sz w:val="16"/>
                  <w:szCs w:val="16"/>
                </w:rPr>
                <w:t>Returns</w:t>
              </w:r>
            </w:ins>
          </w:p>
        </w:tc>
        <w:tc>
          <w:tcPr>
            <w:tcW w:w="4372" w:type="dxa"/>
            <w:tcBorders>
              <w:top w:val="nil"/>
              <w:left w:val="nil"/>
              <w:bottom w:val="single" w:sz="4" w:space="0" w:color="auto"/>
              <w:right w:val="single" w:sz="4" w:space="0" w:color="auto"/>
            </w:tcBorders>
            <w:shd w:val="clear" w:color="auto" w:fill="auto"/>
            <w:noWrap/>
            <w:vAlign w:val="bottom"/>
            <w:hideMark/>
            <w:tcPrChange w:id="8349" w:author="gsadi" w:date="2013-11-18T22:44:00Z">
              <w:tcPr>
                <w:tcW w:w="364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50" w:author="gsadi" w:date="2013-11-18T22:44:00Z"/>
                <w:rFonts w:ascii="Arial" w:hAnsi="Arial" w:cs="Arial"/>
                <w:color w:val="000000"/>
                <w:sz w:val="16"/>
                <w:szCs w:val="16"/>
              </w:rPr>
            </w:pPr>
            <w:ins w:id="8351" w:author="gsadi" w:date="2013-11-18T22:44:00Z">
              <w:r w:rsidRPr="0088783D">
                <w:rPr>
                  <w:rFonts w:ascii="Arial" w:hAnsi="Arial" w:cs="Arial"/>
                  <w:color w:val="000000"/>
                  <w:sz w:val="16"/>
                  <w:szCs w:val="16"/>
                </w:rPr>
                <w:t>Need to be processed as WIP 7 days out</w:t>
              </w:r>
            </w:ins>
          </w:p>
        </w:tc>
      </w:tr>
      <w:tr w:rsidR="00AB3C66" w:rsidRPr="0088783D" w:rsidTr="00AB3C66">
        <w:trPr>
          <w:trHeight w:val="300"/>
          <w:ins w:id="8352" w:author="gsadi" w:date="2013-11-18T22:44:00Z"/>
          <w:trPrChange w:id="8353" w:author="gsadi" w:date="2013-11-18T22:44:00Z">
            <w:trPr>
              <w:trHeight w:val="300"/>
            </w:trPr>
          </w:trPrChange>
        </w:trPr>
        <w:tc>
          <w:tcPr>
            <w:tcW w:w="1530" w:type="dxa"/>
            <w:tcBorders>
              <w:top w:val="nil"/>
              <w:left w:val="single" w:sz="4" w:space="0" w:color="auto"/>
              <w:bottom w:val="single" w:sz="4" w:space="0" w:color="auto"/>
              <w:right w:val="single" w:sz="4" w:space="0" w:color="auto"/>
            </w:tcBorders>
            <w:shd w:val="clear" w:color="auto" w:fill="auto"/>
            <w:noWrap/>
            <w:vAlign w:val="bottom"/>
            <w:hideMark/>
            <w:tcPrChange w:id="8354" w:author="gsadi" w:date="2013-11-18T22:44:00Z">
              <w:tcPr>
                <w:tcW w:w="160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55" w:author="gsadi" w:date="2013-11-18T22:44:00Z"/>
                <w:rFonts w:ascii="Arial" w:hAnsi="Arial" w:cs="Arial"/>
                <w:color w:val="000000"/>
                <w:sz w:val="16"/>
                <w:szCs w:val="16"/>
              </w:rPr>
            </w:pPr>
            <w:ins w:id="8356" w:author="gsadi" w:date="2013-11-18T22:44:00Z">
              <w:r w:rsidRPr="0088783D">
                <w:rPr>
                  <w:rFonts w:ascii="Arial" w:hAnsi="Arial" w:cs="Arial"/>
                  <w:color w:val="000000"/>
                  <w:sz w:val="16"/>
                  <w:szCs w:val="16"/>
                </w:rPr>
                <w:t>ERR</w:t>
              </w:r>
            </w:ins>
          </w:p>
        </w:tc>
        <w:tc>
          <w:tcPr>
            <w:tcW w:w="1710" w:type="dxa"/>
            <w:tcBorders>
              <w:top w:val="nil"/>
              <w:left w:val="nil"/>
              <w:bottom w:val="single" w:sz="4" w:space="0" w:color="auto"/>
              <w:right w:val="single" w:sz="4" w:space="0" w:color="auto"/>
            </w:tcBorders>
            <w:shd w:val="clear" w:color="auto" w:fill="auto"/>
            <w:noWrap/>
            <w:vAlign w:val="bottom"/>
            <w:hideMark/>
            <w:tcPrChange w:id="8357" w:author="gsadi" w:date="2013-11-18T22:44:00Z">
              <w:tcPr>
                <w:tcW w:w="158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58" w:author="gsadi" w:date="2013-11-18T22:44:00Z"/>
                <w:rFonts w:ascii="Arial" w:hAnsi="Arial" w:cs="Arial"/>
                <w:color w:val="000000"/>
                <w:sz w:val="16"/>
                <w:szCs w:val="16"/>
              </w:rPr>
            </w:pPr>
            <w:ins w:id="8359" w:author="gsadi" w:date="2013-11-18T22:44:00Z">
              <w:r w:rsidRPr="0088783D">
                <w:rPr>
                  <w:rFonts w:ascii="Arial" w:hAnsi="Arial" w:cs="Arial"/>
                  <w:color w:val="000000"/>
                  <w:sz w:val="16"/>
                  <w:szCs w:val="16"/>
                </w:rPr>
                <w:t>Failed IDOCs</w:t>
              </w:r>
            </w:ins>
          </w:p>
        </w:tc>
        <w:tc>
          <w:tcPr>
            <w:tcW w:w="4372" w:type="dxa"/>
            <w:tcBorders>
              <w:top w:val="nil"/>
              <w:left w:val="nil"/>
              <w:bottom w:val="single" w:sz="4" w:space="0" w:color="auto"/>
              <w:right w:val="single" w:sz="4" w:space="0" w:color="auto"/>
            </w:tcBorders>
            <w:shd w:val="clear" w:color="auto" w:fill="auto"/>
            <w:noWrap/>
            <w:vAlign w:val="bottom"/>
            <w:hideMark/>
            <w:tcPrChange w:id="8360" w:author="gsadi" w:date="2013-11-18T22:44:00Z">
              <w:tcPr>
                <w:tcW w:w="364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61" w:author="gsadi" w:date="2013-11-18T22:44:00Z"/>
                <w:rFonts w:ascii="Arial" w:hAnsi="Arial" w:cs="Arial"/>
                <w:color w:val="000000"/>
                <w:sz w:val="16"/>
                <w:szCs w:val="16"/>
              </w:rPr>
            </w:pPr>
            <w:ins w:id="8362" w:author="gsadi" w:date="2013-11-18T22:44:00Z">
              <w:r w:rsidRPr="0088783D">
                <w:rPr>
                  <w:rFonts w:ascii="Arial" w:hAnsi="Arial" w:cs="Arial"/>
                  <w:color w:val="000000"/>
                  <w:sz w:val="16"/>
                  <w:szCs w:val="16"/>
                </w:rPr>
                <w:t>Ignore - Same as today</w:t>
              </w:r>
            </w:ins>
          </w:p>
        </w:tc>
      </w:tr>
      <w:tr w:rsidR="00AB3C66" w:rsidRPr="0088783D" w:rsidTr="00AB3C66">
        <w:trPr>
          <w:trHeight w:val="300"/>
          <w:ins w:id="8363" w:author="gsadi" w:date="2013-11-18T22:44:00Z"/>
          <w:trPrChange w:id="8364" w:author="gsadi" w:date="2013-11-18T22:44:00Z">
            <w:trPr>
              <w:trHeight w:val="300"/>
            </w:trPr>
          </w:trPrChange>
        </w:trPr>
        <w:tc>
          <w:tcPr>
            <w:tcW w:w="1530" w:type="dxa"/>
            <w:tcBorders>
              <w:top w:val="nil"/>
              <w:left w:val="single" w:sz="4" w:space="0" w:color="auto"/>
              <w:bottom w:val="single" w:sz="4" w:space="0" w:color="auto"/>
              <w:right w:val="single" w:sz="4" w:space="0" w:color="auto"/>
            </w:tcBorders>
            <w:shd w:val="clear" w:color="auto" w:fill="auto"/>
            <w:noWrap/>
            <w:vAlign w:val="bottom"/>
            <w:hideMark/>
            <w:tcPrChange w:id="8365" w:author="gsadi" w:date="2013-11-18T22:44:00Z">
              <w:tcPr>
                <w:tcW w:w="160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66" w:author="gsadi" w:date="2013-11-18T22:44:00Z"/>
                <w:rFonts w:ascii="Arial" w:hAnsi="Arial" w:cs="Arial"/>
                <w:color w:val="000000"/>
                <w:sz w:val="16"/>
                <w:szCs w:val="16"/>
              </w:rPr>
            </w:pPr>
            <w:ins w:id="8367" w:author="gsadi" w:date="2013-11-18T22:44:00Z">
              <w:r w:rsidRPr="0088783D">
                <w:rPr>
                  <w:rFonts w:ascii="Arial" w:hAnsi="Arial" w:cs="Arial"/>
                  <w:color w:val="000000"/>
                  <w:sz w:val="16"/>
                  <w:szCs w:val="16"/>
                </w:rPr>
                <w:t>Production</w:t>
              </w:r>
            </w:ins>
          </w:p>
        </w:tc>
        <w:tc>
          <w:tcPr>
            <w:tcW w:w="1710" w:type="dxa"/>
            <w:tcBorders>
              <w:top w:val="nil"/>
              <w:left w:val="nil"/>
              <w:bottom w:val="single" w:sz="4" w:space="0" w:color="auto"/>
              <w:right w:val="single" w:sz="4" w:space="0" w:color="auto"/>
            </w:tcBorders>
            <w:shd w:val="clear" w:color="auto" w:fill="auto"/>
            <w:noWrap/>
            <w:vAlign w:val="bottom"/>
            <w:hideMark/>
            <w:tcPrChange w:id="8368" w:author="gsadi" w:date="2013-11-18T22:44:00Z">
              <w:tcPr>
                <w:tcW w:w="158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69" w:author="gsadi" w:date="2013-11-18T22:44:00Z"/>
                <w:rFonts w:ascii="Arial" w:hAnsi="Arial" w:cs="Arial"/>
                <w:color w:val="000000"/>
                <w:sz w:val="16"/>
                <w:szCs w:val="16"/>
              </w:rPr>
            </w:pPr>
            <w:ins w:id="8370" w:author="gsadi" w:date="2013-11-18T22:44:00Z">
              <w:r w:rsidRPr="0088783D">
                <w:rPr>
                  <w:rFonts w:ascii="Arial" w:hAnsi="Arial" w:cs="Arial"/>
                  <w:color w:val="000000"/>
                  <w:sz w:val="16"/>
                  <w:szCs w:val="16"/>
                </w:rPr>
                <w:t>PRD</w:t>
              </w:r>
            </w:ins>
          </w:p>
        </w:tc>
        <w:tc>
          <w:tcPr>
            <w:tcW w:w="4372" w:type="dxa"/>
            <w:tcBorders>
              <w:top w:val="nil"/>
              <w:left w:val="nil"/>
              <w:bottom w:val="single" w:sz="4" w:space="0" w:color="auto"/>
              <w:right w:val="single" w:sz="4" w:space="0" w:color="auto"/>
            </w:tcBorders>
            <w:shd w:val="clear" w:color="auto" w:fill="auto"/>
            <w:noWrap/>
            <w:vAlign w:val="bottom"/>
            <w:hideMark/>
            <w:tcPrChange w:id="8371" w:author="gsadi" w:date="2013-11-18T22:44:00Z">
              <w:tcPr>
                <w:tcW w:w="3640" w:type="dxa"/>
                <w:tcBorders>
                  <w:top w:val="nil"/>
                  <w:left w:val="nil"/>
                  <w:bottom w:val="single" w:sz="4" w:space="0" w:color="auto"/>
                  <w:right w:val="single" w:sz="4" w:space="0" w:color="auto"/>
                </w:tcBorders>
                <w:shd w:val="clear" w:color="auto" w:fill="auto"/>
                <w:noWrap/>
                <w:vAlign w:val="bottom"/>
                <w:hideMark/>
              </w:tcPr>
            </w:tcPrChange>
          </w:tcPr>
          <w:p w:rsidR="00AB3C66" w:rsidRPr="0088783D" w:rsidRDefault="00AB3C66" w:rsidP="00F72EA9">
            <w:pPr>
              <w:rPr>
                <w:ins w:id="8372" w:author="gsadi" w:date="2013-11-18T22:44:00Z"/>
                <w:rFonts w:ascii="Arial" w:hAnsi="Arial" w:cs="Arial"/>
                <w:color w:val="000000"/>
                <w:sz w:val="16"/>
                <w:szCs w:val="16"/>
              </w:rPr>
            </w:pPr>
            <w:ins w:id="8373" w:author="gsadi" w:date="2013-11-18T22:44:00Z">
              <w:r w:rsidRPr="0088783D">
                <w:rPr>
                  <w:rFonts w:ascii="Arial" w:hAnsi="Arial" w:cs="Arial"/>
                  <w:color w:val="000000"/>
                  <w:sz w:val="16"/>
                  <w:szCs w:val="16"/>
                </w:rPr>
                <w:t>Ignore</w:t>
              </w:r>
            </w:ins>
          </w:p>
        </w:tc>
      </w:tr>
    </w:tbl>
    <w:p w:rsidR="00000000" w:rsidRDefault="003F6914">
      <w:pPr>
        <w:rPr>
          <w:rFonts w:ascii="Arial" w:hAnsi="Arial" w:cs="Arial"/>
          <w:rPrChange w:id="8374" w:author="gsadi" w:date="2013-11-18T22:36:00Z">
            <w:rPr/>
          </w:rPrChange>
        </w:rPr>
        <w:pPrChange w:id="8375" w:author="gsadi" w:date="2013-11-18T22:34:00Z">
          <w:pPr>
            <w:pStyle w:val="Heading5"/>
            <w:tabs>
              <w:tab w:val="num" w:pos="864"/>
            </w:tabs>
            <w:ind w:hanging="594"/>
          </w:pPr>
        </w:pPrChange>
      </w:pPr>
    </w:p>
    <w:p w:rsidR="00000000" w:rsidRDefault="002B0E74">
      <w:pPr>
        <w:pStyle w:val="Heading5"/>
        <w:tabs>
          <w:tab w:val="clear" w:pos="1008"/>
          <w:tab w:val="num" w:pos="0"/>
          <w:tab w:val="left" w:pos="1170"/>
        </w:tabs>
        <w:ind w:left="0" w:firstLine="0"/>
        <w:rPr>
          <w:ins w:id="8376" w:author="gsadi" w:date="2013-11-19T09:57:00Z"/>
          <w:rFonts w:ascii="Arial" w:hAnsi="Arial" w:cs="Arial"/>
          <w:rPrChange w:id="8377" w:author="gsadi" w:date="2013-11-25T12:12:00Z">
            <w:rPr>
              <w:ins w:id="8378" w:author="gsadi" w:date="2013-11-19T09:57:00Z"/>
            </w:rPr>
          </w:rPrChange>
        </w:rPr>
        <w:pPrChange w:id="8379" w:author="gsadi" w:date="2013-11-19T09:57:00Z">
          <w:pPr>
            <w:pStyle w:val="Heading5"/>
            <w:tabs>
              <w:tab w:val="num" w:pos="864"/>
            </w:tabs>
            <w:ind w:hanging="594"/>
          </w:pPr>
        </w:pPrChange>
      </w:pPr>
      <w:del w:id="8380" w:author="gsadi" w:date="2013-11-18T22:33:00Z">
        <w:r w:rsidRPr="002B0E74">
          <w:rPr>
            <w:rFonts w:ascii="Arial" w:hAnsi="Arial" w:cs="Arial"/>
            <w:rPrChange w:id="8381" w:author="gsadi" w:date="2013-11-25T12:12:00Z">
              <w:rPr>
                <w:color w:val="0000FF"/>
                <w:u w:val="single"/>
              </w:rPr>
            </w:rPrChange>
          </w:rPr>
          <w:delText>Work In Process (</w:delText>
        </w:r>
      </w:del>
      <w:bookmarkStart w:id="8382" w:name="_Toc373183971"/>
      <w:r w:rsidRPr="002B0E74">
        <w:rPr>
          <w:rFonts w:ascii="Arial" w:hAnsi="Arial" w:cs="Arial"/>
          <w:rPrChange w:id="8383" w:author="gsadi" w:date="2013-11-25T12:12:00Z">
            <w:rPr>
              <w:color w:val="0000FF"/>
              <w:u w:val="single"/>
            </w:rPr>
          </w:rPrChange>
        </w:rPr>
        <w:t>P</w:t>
      </w:r>
      <w:ins w:id="8384" w:author="gsadi" w:date="2013-11-12T10:34:00Z">
        <w:r w:rsidRPr="002B0E74">
          <w:rPr>
            <w:rFonts w:ascii="Arial" w:hAnsi="Arial" w:cs="Arial"/>
            <w:rPrChange w:id="8385" w:author="gsadi" w:date="2013-11-25T12:12:00Z">
              <w:rPr>
                <w:color w:val="0000FF"/>
                <w:u w:val="single"/>
              </w:rPr>
            </w:rPrChange>
          </w:rPr>
          <w:t xml:space="preserve">Os, </w:t>
        </w:r>
      </w:ins>
      <w:del w:id="8386" w:author="gsadi" w:date="2013-11-12T10:34:00Z">
        <w:r w:rsidRPr="002B0E74">
          <w:rPr>
            <w:rFonts w:ascii="Arial" w:hAnsi="Arial" w:cs="Arial"/>
            <w:rPrChange w:id="8387" w:author="gsadi" w:date="2013-11-25T12:12:00Z">
              <w:rPr>
                <w:color w:val="0000FF"/>
                <w:u w:val="single"/>
              </w:rPr>
            </w:rPrChange>
          </w:rPr>
          <w:delText xml:space="preserve">urchase Orders and </w:delText>
        </w:r>
      </w:del>
      <w:r w:rsidRPr="002B0E74">
        <w:rPr>
          <w:rFonts w:ascii="Arial" w:hAnsi="Arial" w:cs="Arial"/>
          <w:rPrChange w:id="8388" w:author="gsadi" w:date="2013-11-25T12:12:00Z">
            <w:rPr>
              <w:color w:val="0000FF"/>
              <w:u w:val="single"/>
            </w:rPr>
          </w:rPrChange>
        </w:rPr>
        <w:t>P</w:t>
      </w:r>
      <w:del w:id="8389" w:author="gsadi" w:date="2013-11-12T10:34:00Z">
        <w:r w:rsidRPr="002B0E74">
          <w:rPr>
            <w:rFonts w:ascii="Arial" w:hAnsi="Arial" w:cs="Arial"/>
            <w:rPrChange w:id="8390" w:author="gsadi" w:date="2013-11-25T12:12:00Z">
              <w:rPr>
                <w:color w:val="0000FF"/>
                <w:u w:val="single"/>
              </w:rPr>
            </w:rPrChange>
          </w:rPr>
          <w:delText xml:space="preserve">urchase </w:delText>
        </w:r>
      </w:del>
      <w:r w:rsidRPr="002B0E74">
        <w:rPr>
          <w:rFonts w:ascii="Arial" w:hAnsi="Arial" w:cs="Arial"/>
          <w:rPrChange w:id="8391" w:author="gsadi" w:date="2013-11-25T12:12:00Z">
            <w:rPr>
              <w:color w:val="0000FF"/>
              <w:u w:val="single"/>
            </w:rPr>
          </w:rPrChange>
        </w:rPr>
        <w:t>R</w:t>
      </w:r>
      <w:del w:id="8392" w:author="gsadi" w:date="2013-11-12T10:34:00Z">
        <w:r w:rsidRPr="002B0E74">
          <w:rPr>
            <w:rFonts w:ascii="Arial" w:hAnsi="Arial" w:cs="Arial"/>
            <w:rPrChange w:id="8393" w:author="gsadi" w:date="2013-11-25T12:12:00Z">
              <w:rPr>
                <w:color w:val="0000FF"/>
                <w:u w:val="single"/>
              </w:rPr>
            </w:rPrChange>
          </w:rPr>
          <w:delText>equisition</w:delText>
        </w:r>
      </w:del>
      <w:r w:rsidRPr="002B0E74">
        <w:rPr>
          <w:rFonts w:ascii="Arial" w:hAnsi="Arial" w:cs="Arial"/>
          <w:rPrChange w:id="8394" w:author="gsadi" w:date="2013-11-25T12:12:00Z">
            <w:rPr>
              <w:color w:val="0000FF"/>
              <w:u w:val="single"/>
            </w:rPr>
          </w:rPrChange>
        </w:rPr>
        <w:t>s</w:t>
      </w:r>
      <w:ins w:id="8395" w:author="gsadi" w:date="2013-11-12T10:34:00Z">
        <w:r w:rsidRPr="002B0E74">
          <w:rPr>
            <w:rFonts w:ascii="Arial" w:hAnsi="Arial" w:cs="Arial"/>
            <w:rPrChange w:id="8396" w:author="gsadi" w:date="2013-11-25T12:12:00Z">
              <w:rPr>
                <w:color w:val="0000FF"/>
                <w:u w:val="single"/>
              </w:rPr>
            </w:rPrChange>
          </w:rPr>
          <w:t xml:space="preserve"> and STOs</w:t>
        </w:r>
      </w:ins>
      <w:bookmarkEnd w:id="8382"/>
    </w:p>
    <w:p w:rsidR="00F57D92" w:rsidRDefault="00F57D92" w:rsidP="00941A82">
      <w:pPr>
        <w:tabs>
          <w:tab w:val="num" w:pos="0"/>
          <w:tab w:val="left" w:pos="1170"/>
        </w:tabs>
        <w:ind w:right="-630"/>
        <w:rPr>
          <w:ins w:id="8397" w:author="gsadi" w:date="2013-11-19T09:58:00Z"/>
          <w:rFonts w:ascii="Arial" w:hAnsi="Arial" w:cs="Arial"/>
        </w:rPr>
      </w:pPr>
    </w:p>
    <w:p w:rsidR="00000000" w:rsidRDefault="00F57D92">
      <w:pPr>
        <w:tabs>
          <w:tab w:val="num" w:pos="0"/>
          <w:tab w:val="left" w:pos="1170"/>
        </w:tabs>
        <w:rPr>
          <w:ins w:id="8398" w:author="gsadi" w:date="2013-11-19T10:27:00Z"/>
          <w:rFonts w:ascii="Arial" w:hAnsi="Arial" w:cs="Arial"/>
        </w:rPr>
        <w:pPrChange w:id="8399" w:author="gsadi" w:date="2013-11-25T16:17:00Z">
          <w:pPr>
            <w:tabs>
              <w:tab w:val="num" w:pos="0"/>
              <w:tab w:val="left" w:pos="1170"/>
            </w:tabs>
            <w:ind w:right="-630"/>
          </w:pPr>
        </w:pPrChange>
      </w:pPr>
      <w:ins w:id="8400" w:author="gsadi" w:date="2013-11-19T09:58:00Z">
        <w:r>
          <w:rPr>
            <w:rFonts w:ascii="Arial" w:hAnsi="Arial" w:cs="Arial"/>
          </w:rPr>
          <w:t xml:space="preserve">i2 receives PO and PR feed from SAP. PO feed contains </w:t>
        </w:r>
      </w:ins>
      <w:ins w:id="8401" w:author="gsadi" w:date="2013-11-19T09:59:00Z">
        <w:r>
          <w:rPr>
            <w:rFonts w:ascii="Arial" w:hAnsi="Arial" w:cs="Arial"/>
          </w:rPr>
          <w:t>o</w:t>
        </w:r>
      </w:ins>
      <w:ins w:id="8402" w:author="gsadi" w:date="2013-11-19T09:58:00Z">
        <w:r>
          <w:rPr>
            <w:rFonts w:ascii="Arial" w:hAnsi="Arial" w:cs="Arial"/>
          </w:rPr>
          <w:t xml:space="preserve">pen POs </w:t>
        </w:r>
      </w:ins>
      <w:ins w:id="8403" w:author="gsadi" w:date="2013-11-19T09:59:00Z">
        <w:r>
          <w:rPr>
            <w:rFonts w:ascii="Arial" w:hAnsi="Arial" w:cs="Arial"/>
          </w:rPr>
          <w:t>and PR feed contains open PRs and Stock Transport Orders</w:t>
        </w:r>
        <w:r w:rsidR="00F72EA9">
          <w:rPr>
            <w:rFonts w:ascii="Arial" w:hAnsi="Arial" w:cs="Arial"/>
          </w:rPr>
          <w:t xml:space="preserve"> </w:t>
        </w:r>
        <w:r>
          <w:rPr>
            <w:rFonts w:ascii="Arial" w:hAnsi="Arial" w:cs="Arial"/>
          </w:rPr>
          <w:t>(STOs)</w:t>
        </w:r>
        <w:r w:rsidR="00F72EA9">
          <w:rPr>
            <w:rFonts w:ascii="Arial" w:hAnsi="Arial" w:cs="Arial"/>
          </w:rPr>
          <w:t>. The data is maintained at Stylecolor/Size/DC level.</w:t>
        </w:r>
      </w:ins>
      <w:ins w:id="8404" w:author="gsadi" w:date="2013-11-19T10:27:00Z">
        <w:r w:rsidR="00FE55C7">
          <w:rPr>
            <w:rFonts w:ascii="Arial" w:hAnsi="Arial" w:cs="Arial"/>
          </w:rPr>
          <w:t xml:space="preserve"> Layout, location, file name of</w:t>
        </w:r>
        <w:r w:rsidR="00FE55C7" w:rsidRPr="00290B03">
          <w:rPr>
            <w:rFonts w:ascii="Arial" w:hAnsi="Arial" w:cs="Arial"/>
          </w:rPr>
          <w:t xml:space="preserve"> this feed</w:t>
        </w:r>
        <w:r w:rsidR="00342153">
          <w:rPr>
            <w:rFonts w:ascii="Arial" w:hAnsi="Arial" w:cs="Arial"/>
          </w:rPr>
          <w:t xml:space="preserve"> </w:t>
        </w:r>
      </w:ins>
      <w:ins w:id="8405" w:author="gsadi" w:date="2013-11-19T10:35:00Z">
        <w:r w:rsidR="00342153">
          <w:rPr>
            <w:rFonts w:ascii="Arial" w:hAnsi="Arial" w:cs="Arial"/>
          </w:rPr>
          <w:t>are</w:t>
        </w:r>
      </w:ins>
      <w:ins w:id="8406" w:author="gsadi" w:date="2013-11-19T10:27:00Z">
        <w:r w:rsidR="00FE55C7">
          <w:rPr>
            <w:rFonts w:ascii="Arial" w:hAnsi="Arial" w:cs="Arial"/>
          </w:rPr>
          <w:t xml:space="preserve"> described below:</w:t>
        </w:r>
      </w:ins>
    </w:p>
    <w:p w:rsidR="00000000" w:rsidRDefault="003F6914">
      <w:pPr>
        <w:ind w:left="360" w:right="-630"/>
        <w:rPr>
          <w:ins w:id="8407" w:author="gsadi" w:date="2013-11-19T09:59:00Z"/>
          <w:rFonts w:ascii="Arial" w:hAnsi="Arial" w:cs="Arial"/>
        </w:rPr>
        <w:pPrChange w:id="8408" w:author="gsadi" w:date="2013-11-19T09:59:00Z">
          <w:pPr>
            <w:numPr>
              <w:numId w:val="40"/>
            </w:numPr>
            <w:ind w:left="1080" w:hanging="360"/>
          </w:pPr>
        </w:pPrChange>
      </w:pPr>
    </w:p>
    <w:p w:rsidR="00000000" w:rsidRDefault="002B0E74">
      <w:pPr>
        <w:pStyle w:val="ListParagraph"/>
        <w:numPr>
          <w:ilvl w:val="0"/>
          <w:numId w:val="40"/>
        </w:numPr>
        <w:ind w:right="-630"/>
        <w:rPr>
          <w:ins w:id="8409" w:author="gsadi" w:date="2013-11-19T09:58:00Z"/>
          <w:rFonts w:ascii="Arial" w:hAnsi="Arial" w:cs="Arial"/>
          <w:rPrChange w:id="8410" w:author="gsadi" w:date="2013-11-19T09:59:00Z">
            <w:rPr>
              <w:ins w:id="8411" w:author="gsadi" w:date="2013-11-19T09:58:00Z"/>
            </w:rPr>
          </w:rPrChange>
        </w:rPr>
        <w:pPrChange w:id="8412" w:author="gsadi" w:date="2013-11-19T09:59:00Z">
          <w:pPr>
            <w:numPr>
              <w:numId w:val="40"/>
            </w:numPr>
            <w:ind w:left="1080" w:hanging="360"/>
          </w:pPr>
        </w:pPrChange>
      </w:pPr>
      <w:ins w:id="8413" w:author="gsadi" w:date="2013-11-19T09:58:00Z">
        <w:r w:rsidRPr="002B0E74">
          <w:rPr>
            <w:rFonts w:ascii="Arial" w:hAnsi="Arial" w:cs="Arial"/>
            <w:u w:val="single"/>
            <w:rPrChange w:id="8414" w:author="gsadi" w:date="2013-11-19T09:59:00Z">
              <w:rPr>
                <w:color w:val="0000FF"/>
                <w:u w:val="single"/>
              </w:rPr>
            </w:rPrChange>
          </w:rPr>
          <w:t>Location:</w:t>
        </w:r>
        <w:r w:rsidRPr="002B0E74">
          <w:rPr>
            <w:rFonts w:ascii="Arial" w:hAnsi="Arial" w:cs="Arial"/>
            <w:rPrChange w:id="8415" w:author="gsadi" w:date="2013-11-19T09:59:00Z">
              <w:rPr>
                <w:color w:val="0000FF"/>
                <w:u w:val="single"/>
              </w:rPr>
            </w:rPrChange>
          </w:rPr>
          <w:t xml:space="preserve"> $I2OD_FROM_SAP</w:t>
        </w:r>
      </w:ins>
    </w:p>
    <w:p w:rsidR="00F72EA9" w:rsidRDefault="00F57D92" w:rsidP="00F57D92">
      <w:pPr>
        <w:numPr>
          <w:ilvl w:val="0"/>
          <w:numId w:val="40"/>
        </w:numPr>
        <w:rPr>
          <w:ins w:id="8416" w:author="gsadi" w:date="2013-11-19T10:00:00Z"/>
          <w:rFonts w:ascii="Arial" w:hAnsi="Arial" w:cs="Arial"/>
        </w:rPr>
      </w:pPr>
      <w:ins w:id="8417" w:author="gsadi" w:date="2013-11-19T09:58:00Z">
        <w:r w:rsidRPr="00290B03">
          <w:rPr>
            <w:rFonts w:ascii="Arial" w:hAnsi="Arial" w:cs="Arial"/>
            <w:u w:val="single"/>
          </w:rPr>
          <w:t>File Name:</w:t>
        </w:r>
        <w:r w:rsidRPr="00290B03">
          <w:rPr>
            <w:rFonts w:ascii="Arial" w:hAnsi="Arial" w:cs="Arial"/>
          </w:rPr>
          <w:t xml:space="preserve"> </w:t>
        </w:r>
      </w:ins>
    </w:p>
    <w:p w:rsidR="00000000" w:rsidRDefault="00F72EA9">
      <w:pPr>
        <w:numPr>
          <w:ilvl w:val="1"/>
          <w:numId w:val="40"/>
        </w:numPr>
        <w:rPr>
          <w:ins w:id="8418" w:author="gsadi" w:date="2013-11-19T10:00:00Z"/>
          <w:rFonts w:ascii="Arial" w:hAnsi="Arial" w:cs="Arial"/>
        </w:rPr>
        <w:pPrChange w:id="8419" w:author="gsadi" w:date="2013-11-19T10:00:00Z">
          <w:pPr>
            <w:numPr>
              <w:numId w:val="40"/>
            </w:numPr>
            <w:ind w:left="1080" w:hanging="360"/>
          </w:pPr>
        </w:pPrChange>
      </w:pPr>
      <w:ins w:id="8420" w:author="gsadi" w:date="2013-11-19T09:58:00Z">
        <w:r>
          <w:rPr>
            <w:rFonts w:ascii="Arial" w:hAnsi="Arial" w:cs="Arial"/>
          </w:rPr>
          <w:t>i2</w:t>
        </w:r>
      </w:ins>
      <w:ins w:id="8421" w:author="gsadi" w:date="2013-11-19T10:00:00Z">
        <w:r>
          <w:rPr>
            <w:rFonts w:ascii="Arial" w:hAnsi="Arial" w:cs="Arial"/>
          </w:rPr>
          <w:t>openpo.dat</w:t>
        </w:r>
      </w:ins>
    </w:p>
    <w:p w:rsidR="00000000" w:rsidRDefault="00F72EA9">
      <w:pPr>
        <w:numPr>
          <w:ilvl w:val="1"/>
          <w:numId w:val="40"/>
        </w:numPr>
        <w:rPr>
          <w:ins w:id="8422" w:author="gsadi" w:date="2013-11-19T09:58:00Z"/>
          <w:rFonts w:ascii="Arial" w:hAnsi="Arial" w:cs="Arial"/>
        </w:rPr>
        <w:pPrChange w:id="8423" w:author="gsadi" w:date="2013-11-19T10:00:00Z">
          <w:pPr>
            <w:numPr>
              <w:numId w:val="40"/>
            </w:numPr>
            <w:ind w:left="1080" w:hanging="360"/>
          </w:pPr>
        </w:pPrChange>
      </w:pPr>
      <w:ins w:id="8424" w:author="gsadi" w:date="2013-11-19T10:00:00Z">
        <w:r>
          <w:rPr>
            <w:rFonts w:ascii="Arial" w:hAnsi="Arial" w:cs="Arial"/>
          </w:rPr>
          <w:t>i2openpr.dat</w:t>
        </w:r>
      </w:ins>
    </w:p>
    <w:p w:rsidR="00F57D92" w:rsidRPr="00290B03" w:rsidRDefault="00F57D92" w:rsidP="00F57D92">
      <w:pPr>
        <w:numPr>
          <w:ilvl w:val="0"/>
          <w:numId w:val="40"/>
        </w:numPr>
        <w:rPr>
          <w:ins w:id="8425" w:author="gsadi" w:date="2013-11-19T09:58:00Z"/>
          <w:rFonts w:ascii="Arial" w:hAnsi="Arial" w:cs="Arial"/>
        </w:rPr>
      </w:pPr>
      <w:ins w:id="8426" w:author="gsadi" w:date="2013-11-19T09:58:00Z">
        <w:r w:rsidRPr="00290B03">
          <w:rPr>
            <w:rFonts w:ascii="Arial" w:hAnsi="Arial" w:cs="Arial"/>
          </w:rPr>
          <w:t xml:space="preserve">Layout of the </w:t>
        </w:r>
        <w:r>
          <w:rPr>
            <w:rFonts w:ascii="Arial" w:hAnsi="Arial" w:cs="Arial"/>
          </w:rPr>
          <w:t>detail record:</w:t>
        </w:r>
      </w:ins>
    </w:p>
    <w:p w:rsidR="00F57D92" w:rsidRPr="007E1C95" w:rsidRDefault="00F57D92" w:rsidP="00F57D92">
      <w:pPr>
        <w:ind w:left="720"/>
        <w:rPr>
          <w:ins w:id="8427" w:author="gsadi" w:date="2013-11-19T09:57:00Z"/>
        </w:rPr>
      </w:pPr>
    </w:p>
    <w:tbl>
      <w:tblPr>
        <w:tblW w:w="7647" w:type="dxa"/>
        <w:tblInd w:w="918" w:type="dxa"/>
        <w:tblLayout w:type="fixed"/>
        <w:tblLook w:val="04A0"/>
        <w:tblPrChange w:id="8428" w:author="gsadi" w:date="2013-11-19T10:01:00Z">
          <w:tblPr>
            <w:tblW w:w="7845" w:type="dxa"/>
            <w:tblInd w:w="720" w:type="dxa"/>
            <w:tblLayout w:type="fixed"/>
            <w:tblLook w:val="04A0"/>
          </w:tblPr>
        </w:tblPrChange>
      </w:tblPr>
      <w:tblGrid>
        <w:gridCol w:w="720"/>
        <w:gridCol w:w="1387"/>
        <w:gridCol w:w="1220"/>
        <w:gridCol w:w="4320"/>
        <w:tblGridChange w:id="8429">
          <w:tblGrid>
            <w:gridCol w:w="785"/>
            <w:gridCol w:w="1520"/>
            <w:gridCol w:w="1220"/>
            <w:gridCol w:w="4320"/>
          </w:tblGrid>
        </w:tblGridChange>
      </w:tblGrid>
      <w:tr w:rsidR="00F57D92" w:rsidRPr="00AC2345" w:rsidTr="00490405">
        <w:trPr>
          <w:trHeight w:val="170"/>
          <w:ins w:id="8430" w:author="gsadi" w:date="2013-11-19T09:57:00Z"/>
          <w:trPrChange w:id="8431" w:author="gsadi" w:date="2013-11-19T10:01:00Z">
            <w:trPr>
              <w:trHeight w:val="301"/>
            </w:trPr>
          </w:trPrChange>
        </w:trPr>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Change w:id="8432" w:author="gsadi" w:date="2013-11-19T10:01:00Z">
              <w:tcPr>
                <w:tcW w:w="785" w:type="dxa"/>
                <w:tcBorders>
                  <w:top w:val="single" w:sz="4" w:space="0" w:color="auto"/>
                  <w:left w:val="single" w:sz="4" w:space="0" w:color="auto"/>
                  <w:bottom w:val="single" w:sz="4" w:space="0" w:color="auto"/>
                  <w:right w:val="single" w:sz="4" w:space="0" w:color="auto"/>
                </w:tcBorders>
                <w:shd w:val="clear" w:color="000000" w:fill="FFFF00"/>
                <w:hideMark/>
              </w:tcPr>
            </w:tcPrChange>
          </w:tcPr>
          <w:p w:rsidR="00F57D92" w:rsidRPr="00AC2345" w:rsidRDefault="00F57D92" w:rsidP="00F72EA9">
            <w:pPr>
              <w:jc w:val="center"/>
              <w:rPr>
                <w:ins w:id="8433" w:author="gsadi" w:date="2013-11-19T09:57:00Z"/>
                <w:rFonts w:ascii="Arial" w:hAnsi="Arial" w:cs="Arial"/>
                <w:b/>
                <w:bCs/>
                <w:color w:val="000000"/>
                <w:sz w:val="18"/>
                <w:szCs w:val="18"/>
              </w:rPr>
            </w:pPr>
            <w:ins w:id="8434" w:author="gsadi" w:date="2013-11-19T09:57:00Z">
              <w:r w:rsidRPr="00AC2345">
                <w:rPr>
                  <w:rFonts w:ascii="Arial" w:hAnsi="Arial" w:cs="Arial"/>
                  <w:b/>
                  <w:bCs/>
                  <w:color w:val="000000"/>
                  <w:sz w:val="18"/>
                  <w:szCs w:val="18"/>
                </w:rPr>
                <w:t>S.No.</w:t>
              </w:r>
            </w:ins>
          </w:p>
        </w:tc>
        <w:tc>
          <w:tcPr>
            <w:tcW w:w="1387" w:type="dxa"/>
            <w:tcBorders>
              <w:top w:val="single" w:sz="4" w:space="0" w:color="auto"/>
              <w:left w:val="nil"/>
              <w:bottom w:val="single" w:sz="4" w:space="0" w:color="auto"/>
              <w:right w:val="single" w:sz="4" w:space="0" w:color="auto"/>
            </w:tcBorders>
            <w:shd w:val="clear" w:color="auto" w:fill="BFBFBF" w:themeFill="background1" w:themeFillShade="BF"/>
            <w:hideMark/>
            <w:tcPrChange w:id="8435" w:author="gsadi" w:date="2013-11-19T10:01:00Z">
              <w:tcPr>
                <w:tcW w:w="1520" w:type="dxa"/>
                <w:tcBorders>
                  <w:top w:val="single" w:sz="4" w:space="0" w:color="auto"/>
                  <w:left w:val="nil"/>
                  <w:bottom w:val="single" w:sz="4" w:space="0" w:color="auto"/>
                  <w:right w:val="single" w:sz="4" w:space="0" w:color="auto"/>
                </w:tcBorders>
                <w:shd w:val="clear" w:color="000000" w:fill="FFFF00"/>
                <w:hideMark/>
              </w:tcPr>
            </w:tcPrChange>
          </w:tcPr>
          <w:p w:rsidR="00F57D92" w:rsidRPr="00AC2345" w:rsidRDefault="00F57D92" w:rsidP="00F72EA9">
            <w:pPr>
              <w:rPr>
                <w:ins w:id="8436" w:author="gsadi" w:date="2013-11-19T09:57:00Z"/>
                <w:rFonts w:ascii="Arial" w:hAnsi="Arial" w:cs="Arial"/>
                <w:b/>
                <w:bCs/>
                <w:color w:val="000000"/>
                <w:sz w:val="18"/>
                <w:szCs w:val="18"/>
              </w:rPr>
            </w:pPr>
            <w:ins w:id="8437" w:author="gsadi" w:date="2013-11-19T09:57:00Z">
              <w:r w:rsidRPr="00AC2345">
                <w:rPr>
                  <w:rFonts w:ascii="Arial" w:hAnsi="Arial" w:cs="Arial"/>
                  <w:b/>
                  <w:bCs/>
                  <w:color w:val="000000"/>
                  <w:sz w:val="18"/>
                  <w:szCs w:val="18"/>
                </w:rPr>
                <w:t xml:space="preserve">Field </w:t>
              </w:r>
            </w:ins>
          </w:p>
        </w:tc>
        <w:tc>
          <w:tcPr>
            <w:tcW w:w="1220" w:type="dxa"/>
            <w:tcBorders>
              <w:top w:val="single" w:sz="4" w:space="0" w:color="auto"/>
              <w:left w:val="nil"/>
              <w:bottom w:val="single" w:sz="4" w:space="0" w:color="auto"/>
              <w:right w:val="single" w:sz="4" w:space="0" w:color="auto"/>
            </w:tcBorders>
            <w:shd w:val="clear" w:color="auto" w:fill="BFBFBF" w:themeFill="background1" w:themeFillShade="BF"/>
            <w:hideMark/>
            <w:tcPrChange w:id="8438" w:author="gsadi" w:date="2013-11-19T10:01:00Z">
              <w:tcPr>
                <w:tcW w:w="1220" w:type="dxa"/>
                <w:tcBorders>
                  <w:top w:val="single" w:sz="4" w:space="0" w:color="auto"/>
                  <w:left w:val="nil"/>
                  <w:bottom w:val="single" w:sz="4" w:space="0" w:color="auto"/>
                  <w:right w:val="single" w:sz="4" w:space="0" w:color="auto"/>
                </w:tcBorders>
                <w:shd w:val="clear" w:color="000000" w:fill="FFFF00"/>
                <w:hideMark/>
              </w:tcPr>
            </w:tcPrChange>
          </w:tcPr>
          <w:p w:rsidR="00F57D92" w:rsidRPr="00AC2345" w:rsidRDefault="00F57D92" w:rsidP="00F72EA9">
            <w:pPr>
              <w:jc w:val="center"/>
              <w:rPr>
                <w:ins w:id="8439" w:author="gsadi" w:date="2013-11-19T09:57:00Z"/>
                <w:rFonts w:ascii="Arial" w:hAnsi="Arial" w:cs="Arial"/>
                <w:b/>
                <w:bCs/>
                <w:color w:val="000000"/>
                <w:sz w:val="18"/>
                <w:szCs w:val="18"/>
              </w:rPr>
            </w:pPr>
            <w:ins w:id="8440" w:author="gsadi" w:date="2013-11-19T09:57:00Z">
              <w:r w:rsidRPr="00AC2345">
                <w:rPr>
                  <w:rFonts w:ascii="Arial" w:hAnsi="Arial" w:cs="Arial"/>
                  <w:b/>
                  <w:bCs/>
                  <w:color w:val="000000"/>
                  <w:sz w:val="18"/>
                  <w:szCs w:val="18"/>
                </w:rPr>
                <w:t>Characters</w:t>
              </w:r>
            </w:ins>
          </w:p>
        </w:tc>
        <w:tc>
          <w:tcPr>
            <w:tcW w:w="4320" w:type="dxa"/>
            <w:tcBorders>
              <w:top w:val="single" w:sz="4" w:space="0" w:color="auto"/>
              <w:left w:val="nil"/>
              <w:bottom w:val="single" w:sz="4" w:space="0" w:color="auto"/>
              <w:right w:val="single" w:sz="4" w:space="0" w:color="auto"/>
            </w:tcBorders>
            <w:shd w:val="clear" w:color="auto" w:fill="BFBFBF" w:themeFill="background1" w:themeFillShade="BF"/>
            <w:hideMark/>
            <w:tcPrChange w:id="8441" w:author="gsadi" w:date="2013-11-19T10:01:00Z">
              <w:tcPr>
                <w:tcW w:w="4320" w:type="dxa"/>
                <w:tcBorders>
                  <w:top w:val="single" w:sz="4" w:space="0" w:color="auto"/>
                  <w:left w:val="nil"/>
                  <w:bottom w:val="single" w:sz="4" w:space="0" w:color="auto"/>
                  <w:right w:val="single" w:sz="4" w:space="0" w:color="auto"/>
                </w:tcBorders>
                <w:shd w:val="clear" w:color="000000" w:fill="FFFF00"/>
                <w:hideMark/>
              </w:tcPr>
            </w:tcPrChange>
          </w:tcPr>
          <w:p w:rsidR="00F57D92" w:rsidRPr="00AC2345" w:rsidRDefault="00F57D92" w:rsidP="00F72EA9">
            <w:pPr>
              <w:jc w:val="center"/>
              <w:rPr>
                <w:ins w:id="8442" w:author="gsadi" w:date="2013-11-19T09:57:00Z"/>
                <w:rFonts w:ascii="Arial" w:hAnsi="Arial" w:cs="Arial"/>
                <w:b/>
                <w:bCs/>
                <w:color w:val="000000"/>
                <w:sz w:val="18"/>
                <w:szCs w:val="18"/>
              </w:rPr>
            </w:pPr>
            <w:ins w:id="8443" w:author="gsadi" w:date="2013-11-19T09:57:00Z">
              <w:r w:rsidRPr="00AC2345">
                <w:rPr>
                  <w:rFonts w:ascii="Arial" w:hAnsi="Arial" w:cs="Arial"/>
                  <w:b/>
                  <w:bCs/>
                  <w:color w:val="000000"/>
                  <w:sz w:val="18"/>
                  <w:szCs w:val="18"/>
                </w:rPr>
                <w:t>Comments</w:t>
              </w:r>
            </w:ins>
          </w:p>
        </w:tc>
      </w:tr>
      <w:tr w:rsidR="00F57D92" w:rsidRPr="00AC2345" w:rsidTr="00490405">
        <w:trPr>
          <w:trHeight w:val="301"/>
          <w:ins w:id="8444" w:author="gsadi" w:date="2013-11-19T09:57:00Z"/>
          <w:trPrChange w:id="8445"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446"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447" w:author="gsadi" w:date="2013-11-19T09:57:00Z"/>
                <w:rFonts w:ascii="Arial" w:hAnsi="Arial" w:cs="Arial"/>
                <w:color w:val="000000"/>
                <w:sz w:val="18"/>
                <w:szCs w:val="18"/>
              </w:rPr>
            </w:pPr>
            <w:ins w:id="8448" w:author="gsadi" w:date="2013-11-19T09:57:00Z">
              <w:r w:rsidRPr="00AC2345">
                <w:rPr>
                  <w:rFonts w:ascii="Arial" w:hAnsi="Arial" w:cs="Arial"/>
                  <w:color w:val="000000"/>
                  <w:sz w:val="18"/>
                  <w:szCs w:val="18"/>
                </w:rPr>
                <w:t>1</w:t>
              </w:r>
            </w:ins>
          </w:p>
        </w:tc>
        <w:tc>
          <w:tcPr>
            <w:tcW w:w="1387" w:type="dxa"/>
            <w:tcBorders>
              <w:top w:val="nil"/>
              <w:left w:val="nil"/>
              <w:bottom w:val="single" w:sz="4" w:space="0" w:color="auto"/>
              <w:right w:val="single" w:sz="4" w:space="0" w:color="auto"/>
            </w:tcBorders>
            <w:shd w:val="clear" w:color="auto" w:fill="auto"/>
            <w:noWrap/>
            <w:hideMark/>
            <w:tcPrChange w:id="8449"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450" w:author="gsadi" w:date="2013-11-19T09:57:00Z"/>
                <w:rFonts w:ascii="Arial" w:hAnsi="Arial" w:cs="Arial"/>
                <w:color w:val="000000"/>
                <w:sz w:val="18"/>
                <w:szCs w:val="18"/>
              </w:rPr>
            </w:pPr>
            <w:ins w:id="8451" w:author="gsadi" w:date="2013-11-19T09:57:00Z">
              <w:r w:rsidRPr="00AC2345">
                <w:rPr>
                  <w:rFonts w:ascii="Arial" w:hAnsi="Arial" w:cs="Arial"/>
                  <w:color w:val="000000"/>
                  <w:sz w:val="18"/>
                  <w:szCs w:val="18"/>
                </w:rPr>
                <w:t>Record Type</w:t>
              </w:r>
            </w:ins>
          </w:p>
        </w:tc>
        <w:tc>
          <w:tcPr>
            <w:tcW w:w="1220" w:type="dxa"/>
            <w:tcBorders>
              <w:top w:val="nil"/>
              <w:left w:val="nil"/>
              <w:bottom w:val="single" w:sz="4" w:space="0" w:color="auto"/>
              <w:right w:val="single" w:sz="4" w:space="0" w:color="auto"/>
            </w:tcBorders>
            <w:shd w:val="clear" w:color="auto" w:fill="auto"/>
            <w:noWrap/>
            <w:hideMark/>
            <w:tcPrChange w:id="8452"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453" w:author="gsadi" w:date="2013-11-19T09:57:00Z"/>
                <w:rFonts w:ascii="Arial" w:hAnsi="Arial" w:cs="Arial"/>
                <w:color w:val="000000"/>
                <w:sz w:val="18"/>
                <w:szCs w:val="18"/>
              </w:rPr>
            </w:pPr>
            <w:ins w:id="8454" w:author="gsadi" w:date="2013-11-19T09:57:00Z">
              <w:r w:rsidRPr="00AC2345">
                <w:rPr>
                  <w:rFonts w:ascii="Arial" w:hAnsi="Arial" w:cs="Arial"/>
                  <w:color w:val="000000"/>
                  <w:sz w:val="18"/>
                  <w:szCs w:val="18"/>
                </w:rPr>
                <w:t>1</w:t>
              </w:r>
            </w:ins>
          </w:p>
        </w:tc>
        <w:tc>
          <w:tcPr>
            <w:tcW w:w="4320" w:type="dxa"/>
            <w:tcBorders>
              <w:top w:val="nil"/>
              <w:left w:val="nil"/>
              <w:bottom w:val="single" w:sz="4" w:space="0" w:color="auto"/>
              <w:right w:val="single" w:sz="4" w:space="0" w:color="auto"/>
            </w:tcBorders>
            <w:shd w:val="clear" w:color="auto" w:fill="auto"/>
            <w:noWrap/>
            <w:hideMark/>
            <w:tcPrChange w:id="8455"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456" w:author="gsadi" w:date="2013-11-19T09:57:00Z"/>
                <w:rFonts w:ascii="Arial" w:hAnsi="Arial" w:cs="Arial"/>
                <w:color w:val="000000"/>
                <w:sz w:val="18"/>
                <w:szCs w:val="18"/>
              </w:rPr>
            </w:pPr>
            <w:ins w:id="8457" w:author="gsadi" w:date="2013-11-19T09:57:00Z">
              <w:r w:rsidRPr="00AC2345">
                <w:rPr>
                  <w:rFonts w:ascii="Arial" w:hAnsi="Arial" w:cs="Arial"/>
                  <w:color w:val="000000"/>
                  <w:sz w:val="18"/>
                  <w:szCs w:val="18"/>
                </w:rPr>
                <w:t xml:space="preserve">"0" for Header Record Line, "1" for </w:t>
              </w:r>
              <w:r>
                <w:rPr>
                  <w:rFonts w:ascii="Arial" w:hAnsi="Arial" w:cs="Arial"/>
                  <w:color w:val="000000"/>
                  <w:sz w:val="18"/>
                  <w:szCs w:val="18"/>
                </w:rPr>
                <w:t>Data Records</w:t>
              </w:r>
              <w:r w:rsidRPr="00AC2345">
                <w:rPr>
                  <w:rFonts w:ascii="Arial" w:hAnsi="Arial" w:cs="Arial"/>
                  <w:color w:val="000000"/>
                  <w:sz w:val="18"/>
                  <w:szCs w:val="18"/>
                </w:rPr>
                <w:t xml:space="preserve"> &amp; "9" Control Record Line</w:t>
              </w:r>
            </w:ins>
          </w:p>
        </w:tc>
      </w:tr>
      <w:tr w:rsidR="00F57D92" w:rsidRPr="00AC2345" w:rsidTr="00490405">
        <w:trPr>
          <w:trHeight w:val="301"/>
          <w:ins w:id="8458" w:author="gsadi" w:date="2013-11-19T09:57:00Z"/>
          <w:trPrChange w:id="8459"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460"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461" w:author="gsadi" w:date="2013-11-19T09:57:00Z"/>
                <w:rFonts w:ascii="Arial" w:hAnsi="Arial" w:cs="Arial"/>
                <w:color w:val="000000"/>
                <w:sz w:val="18"/>
                <w:szCs w:val="18"/>
              </w:rPr>
            </w:pPr>
            <w:ins w:id="8462" w:author="gsadi" w:date="2013-11-19T09:57:00Z">
              <w:r w:rsidRPr="00AC2345">
                <w:rPr>
                  <w:rFonts w:ascii="Arial" w:hAnsi="Arial" w:cs="Arial"/>
                  <w:color w:val="000000"/>
                  <w:sz w:val="18"/>
                  <w:szCs w:val="18"/>
                </w:rPr>
                <w:t>2</w:t>
              </w:r>
            </w:ins>
          </w:p>
        </w:tc>
        <w:tc>
          <w:tcPr>
            <w:tcW w:w="1387" w:type="dxa"/>
            <w:tcBorders>
              <w:top w:val="nil"/>
              <w:left w:val="nil"/>
              <w:bottom w:val="single" w:sz="4" w:space="0" w:color="auto"/>
              <w:right w:val="single" w:sz="4" w:space="0" w:color="auto"/>
            </w:tcBorders>
            <w:shd w:val="clear" w:color="auto" w:fill="auto"/>
            <w:noWrap/>
            <w:hideMark/>
            <w:tcPrChange w:id="8463"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464" w:author="gsadi" w:date="2013-11-19T09:57:00Z"/>
                <w:rFonts w:ascii="Arial" w:hAnsi="Arial" w:cs="Arial"/>
                <w:color w:val="000000"/>
                <w:sz w:val="18"/>
                <w:szCs w:val="18"/>
              </w:rPr>
            </w:pPr>
            <w:ins w:id="8465" w:author="gsadi" w:date="2013-11-19T09:57:00Z">
              <w:r w:rsidRPr="00AC2345">
                <w:rPr>
                  <w:rFonts w:ascii="Arial" w:hAnsi="Arial" w:cs="Arial"/>
                  <w:color w:val="000000"/>
                  <w:sz w:val="18"/>
                  <w:szCs w:val="18"/>
                </w:rPr>
                <w:t>Doc Number</w:t>
              </w:r>
            </w:ins>
          </w:p>
        </w:tc>
        <w:tc>
          <w:tcPr>
            <w:tcW w:w="1220" w:type="dxa"/>
            <w:tcBorders>
              <w:top w:val="nil"/>
              <w:left w:val="nil"/>
              <w:bottom w:val="single" w:sz="4" w:space="0" w:color="auto"/>
              <w:right w:val="single" w:sz="4" w:space="0" w:color="auto"/>
            </w:tcBorders>
            <w:shd w:val="clear" w:color="auto" w:fill="auto"/>
            <w:noWrap/>
            <w:hideMark/>
            <w:tcPrChange w:id="8466"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467" w:author="gsadi" w:date="2013-11-19T09:57:00Z"/>
                <w:rFonts w:ascii="Arial" w:hAnsi="Arial" w:cs="Arial"/>
                <w:color w:val="000000"/>
                <w:sz w:val="18"/>
                <w:szCs w:val="18"/>
              </w:rPr>
            </w:pPr>
            <w:ins w:id="8468" w:author="gsadi" w:date="2013-11-19T09:57:00Z">
              <w:r w:rsidRPr="00AC2345">
                <w:rPr>
                  <w:rFonts w:ascii="Arial" w:hAnsi="Arial" w:cs="Arial"/>
                  <w:color w:val="000000"/>
                  <w:sz w:val="18"/>
                  <w:szCs w:val="18"/>
                </w:rPr>
                <w:t>10</w:t>
              </w:r>
            </w:ins>
          </w:p>
        </w:tc>
        <w:tc>
          <w:tcPr>
            <w:tcW w:w="4320" w:type="dxa"/>
            <w:tcBorders>
              <w:top w:val="nil"/>
              <w:left w:val="nil"/>
              <w:bottom w:val="single" w:sz="4" w:space="0" w:color="auto"/>
              <w:right w:val="single" w:sz="4" w:space="0" w:color="auto"/>
            </w:tcBorders>
            <w:shd w:val="clear" w:color="auto" w:fill="auto"/>
            <w:noWrap/>
            <w:hideMark/>
            <w:tcPrChange w:id="8469"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470" w:author="gsadi" w:date="2013-11-19T09:57:00Z"/>
                <w:rFonts w:ascii="Arial" w:hAnsi="Arial" w:cs="Arial"/>
                <w:color w:val="000000"/>
                <w:sz w:val="18"/>
                <w:szCs w:val="18"/>
              </w:rPr>
            </w:pPr>
            <w:ins w:id="8471" w:author="gsadi" w:date="2013-11-19T09:57:00Z">
              <w:r w:rsidRPr="00AC2345">
                <w:rPr>
                  <w:rFonts w:ascii="Arial" w:hAnsi="Arial" w:cs="Arial"/>
                  <w:color w:val="000000"/>
                  <w:sz w:val="18"/>
                  <w:szCs w:val="18"/>
                </w:rPr>
                <w:t> </w:t>
              </w:r>
            </w:ins>
          </w:p>
        </w:tc>
      </w:tr>
      <w:tr w:rsidR="00F57D92" w:rsidRPr="00AC2345" w:rsidTr="00490405">
        <w:trPr>
          <w:trHeight w:val="301"/>
          <w:ins w:id="8472" w:author="gsadi" w:date="2013-11-19T09:57:00Z"/>
          <w:trPrChange w:id="8473"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474"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475" w:author="gsadi" w:date="2013-11-19T09:57:00Z"/>
                <w:rFonts w:ascii="Arial" w:hAnsi="Arial" w:cs="Arial"/>
                <w:color w:val="000000"/>
                <w:sz w:val="18"/>
                <w:szCs w:val="18"/>
              </w:rPr>
            </w:pPr>
            <w:ins w:id="8476" w:author="gsadi" w:date="2013-11-19T09:57:00Z">
              <w:r w:rsidRPr="00AC2345">
                <w:rPr>
                  <w:rFonts w:ascii="Arial" w:hAnsi="Arial" w:cs="Arial"/>
                  <w:color w:val="000000"/>
                  <w:sz w:val="18"/>
                  <w:szCs w:val="18"/>
                </w:rPr>
                <w:t>3</w:t>
              </w:r>
            </w:ins>
          </w:p>
        </w:tc>
        <w:tc>
          <w:tcPr>
            <w:tcW w:w="1387" w:type="dxa"/>
            <w:tcBorders>
              <w:top w:val="nil"/>
              <w:left w:val="nil"/>
              <w:bottom w:val="single" w:sz="4" w:space="0" w:color="auto"/>
              <w:right w:val="single" w:sz="4" w:space="0" w:color="auto"/>
            </w:tcBorders>
            <w:shd w:val="clear" w:color="auto" w:fill="auto"/>
            <w:noWrap/>
            <w:hideMark/>
            <w:tcPrChange w:id="8477"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478" w:author="gsadi" w:date="2013-11-19T09:57:00Z"/>
                <w:rFonts w:ascii="Arial" w:hAnsi="Arial" w:cs="Arial"/>
                <w:color w:val="000000"/>
                <w:sz w:val="18"/>
                <w:szCs w:val="18"/>
              </w:rPr>
            </w:pPr>
            <w:ins w:id="8479" w:author="gsadi" w:date="2013-11-19T09:57:00Z">
              <w:r w:rsidRPr="00AC2345">
                <w:rPr>
                  <w:rFonts w:ascii="Arial" w:hAnsi="Arial" w:cs="Arial"/>
                  <w:color w:val="000000"/>
                  <w:sz w:val="18"/>
                  <w:szCs w:val="18"/>
                </w:rPr>
                <w:t>Line Item</w:t>
              </w:r>
            </w:ins>
          </w:p>
        </w:tc>
        <w:tc>
          <w:tcPr>
            <w:tcW w:w="1220" w:type="dxa"/>
            <w:tcBorders>
              <w:top w:val="nil"/>
              <w:left w:val="nil"/>
              <w:bottom w:val="single" w:sz="4" w:space="0" w:color="auto"/>
              <w:right w:val="single" w:sz="4" w:space="0" w:color="auto"/>
            </w:tcBorders>
            <w:shd w:val="clear" w:color="auto" w:fill="auto"/>
            <w:noWrap/>
            <w:hideMark/>
            <w:tcPrChange w:id="8480"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481" w:author="gsadi" w:date="2013-11-19T09:57:00Z"/>
                <w:rFonts w:ascii="Arial" w:hAnsi="Arial" w:cs="Arial"/>
                <w:color w:val="000000"/>
                <w:sz w:val="18"/>
                <w:szCs w:val="18"/>
              </w:rPr>
            </w:pPr>
            <w:ins w:id="8482" w:author="gsadi" w:date="2013-11-19T09:57:00Z">
              <w:r w:rsidRPr="00AC2345">
                <w:rPr>
                  <w:rFonts w:ascii="Arial" w:hAnsi="Arial" w:cs="Arial"/>
                  <w:color w:val="000000"/>
                  <w:sz w:val="18"/>
                  <w:szCs w:val="18"/>
                </w:rPr>
                <w:t>5</w:t>
              </w:r>
            </w:ins>
          </w:p>
        </w:tc>
        <w:tc>
          <w:tcPr>
            <w:tcW w:w="4320" w:type="dxa"/>
            <w:tcBorders>
              <w:top w:val="nil"/>
              <w:left w:val="nil"/>
              <w:bottom w:val="single" w:sz="4" w:space="0" w:color="auto"/>
              <w:right w:val="single" w:sz="4" w:space="0" w:color="auto"/>
            </w:tcBorders>
            <w:shd w:val="clear" w:color="auto" w:fill="auto"/>
            <w:noWrap/>
            <w:hideMark/>
            <w:tcPrChange w:id="8483"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484" w:author="gsadi" w:date="2013-11-19T09:57:00Z"/>
                <w:rFonts w:ascii="Arial" w:hAnsi="Arial" w:cs="Arial"/>
                <w:color w:val="000000"/>
                <w:sz w:val="18"/>
                <w:szCs w:val="18"/>
              </w:rPr>
            </w:pPr>
            <w:ins w:id="8485" w:author="gsadi" w:date="2013-11-19T09:57:00Z">
              <w:r w:rsidRPr="00AC2345">
                <w:rPr>
                  <w:rFonts w:ascii="Arial" w:hAnsi="Arial" w:cs="Arial"/>
                  <w:color w:val="000000"/>
                  <w:sz w:val="18"/>
                  <w:szCs w:val="18"/>
                </w:rPr>
                <w:t> </w:t>
              </w:r>
            </w:ins>
          </w:p>
        </w:tc>
      </w:tr>
      <w:tr w:rsidR="00F57D92" w:rsidRPr="00AC2345" w:rsidTr="00490405">
        <w:trPr>
          <w:trHeight w:val="301"/>
          <w:ins w:id="8486" w:author="gsadi" w:date="2013-11-19T09:57:00Z"/>
          <w:trPrChange w:id="8487"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488"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489" w:author="gsadi" w:date="2013-11-19T09:57:00Z"/>
                <w:rFonts w:ascii="Arial" w:hAnsi="Arial" w:cs="Arial"/>
                <w:color w:val="000000"/>
                <w:sz w:val="18"/>
                <w:szCs w:val="18"/>
              </w:rPr>
            </w:pPr>
            <w:ins w:id="8490" w:author="gsadi" w:date="2013-11-19T09:57:00Z">
              <w:r w:rsidRPr="00AC2345">
                <w:rPr>
                  <w:rFonts w:ascii="Arial" w:hAnsi="Arial" w:cs="Arial"/>
                  <w:color w:val="000000"/>
                  <w:sz w:val="18"/>
                  <w:szCs w:val="18"/>
                </w:rPr>
                <w:t>4</w:t>
              </w:r>
            </w:ins>
          </w:p>
        </w:tc>
        <w:tc>
          <w:tcPr>
            <w:tcW w:w="1387" w:type="dxa"/>
            <w:tcBorders>
              <w:top w:val="nil"/>
              <w:left w:val="nil"/>
              <w:bottom w:val="single" w:sz="4" w:space="0" w:color="auto"/>
              <w:right w:val="single" w:sz="4" w:space="0" w:color="auto"/>
            </w:tcBorders>
            <w:shd w:val="clear" w:color="auto" w:fill="auto"/>
            <w:noWrap/>
            <w:hideMark/>
            <w:tcPrChange w:id="8491"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492" w:author="gsadi" w:date="2013-11-19T09:57:00Z"/>
                <w:rFonts w:ascii="Arial" w:hAnsi="Arial" w:cs="Arial"/>
                <w:color w:val="000000"/>
                <w:sz w:val="18"/>
                <w:szCs w:val="18"/>
              </w:rPr>
            </w:pPr>
            <w:ins w:id="8493" w:author="gsadi" w:date="2013-11-19T09:57:00Z">
              <w:r w:rsidRPr="00AC2345">
                <w:rPr>
                  <w:rFonts w:ascii="Arial" w:hAnsi="Arial" w:cs="Arial"/>
                  <w:color w:val="000000"/>
                  <w:sz w:val="18"/>
                  <w:szCs w:val="18"/>
                </w:rPr>
                <w:t>Schedule Line</w:t>
              </w:r>
              <w:r>
                <w:rPr>
                  <w:rFonts w:ascii="Arial" w:hAnsi="Arial" w:cs="Arial"/>
                  <w:color w:val="000000"/>
                  <w:sz w:val="18"/>
                  <w:szCs w:val="18"/>
                </w:rPr>
                <w:t xml:space="preserve"> Number</w:t>
              </w:r>
            </w:ins>
          </w:p>
        </w:tc>
        <w:tc>
          <w:tcPr>
            <w:tcW w:w="1220" w:type="dxa"/>
            <w:tcBorders>
              <w:top w:val="nil"/>
              <w:left w:val="nil"/>
              <w:bottom w:val="single" w:sz="4" w:space="0" w:color="auto"/>
              <w:right w:val="single" w:sz="4" w:space="0" w:color="auto"/>
            </w:tcBorders>
            <w:shd w:val="clear" w:color="auto" w:fill="auto"/>
            <w:noWrap/>
            <w:hideMark/>
            <w:tcPrChange w:id="8494"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495" w:author="gsadi" w:date="2013-11-19T09:57:00Z"/>
                <w:rFonts w:ascii="Arial" w:hAnsi="Arial" w:cs="Arial"/>
                <w:color w:val="000000"/>
                <w:sz w:val="18"/>
                <w:szCs w:val="18"/>
              </w:rPr>
            </w:pPr>
            <w:ins w:id="8496" w:author="gsadi" w:date="2013-11-19T09:57:00Z">
              <w:r w:rsidRPr="00AC2345">
                <w:rPr>
                  <w:rFonts w:ascii="Arial" w:hAnsi="Arial" w:cs="Arial"/>
                  <w:color w:val="000000"/>
                  <w:sz w:val="18"/>
                  <w:szCs w:val="18"/>
                </w:rPr>
                <w:t>4</w:t>
              </w:r>
            </w:ins>
          </w:p>
        </w:tc>
        <w:tc>
          <w:tcPr>
            <w:tcW w:w="4320" w:type="dxa"/>
            <w:tcBorders>
              <w:top w:val="nil"/>
              <w:left w:val="nil"/>
              <w:bottom w:val="single" w:sz="4" w:space="0" w:color="auto"/>
              <w:right w:val="single" w:sz="4" w:space="0" w:color="auto"/>
            </w:tcBorders>
            <w:shd w:val="clear" w:color="auto" w:fill="auto"/>
            <w:noWrap/>
            <w:hideMark/>
            <w:tcPrChange w:id="8497"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498" w:author="gsadi" w:date="2013-11-19T09:57:00Z"/>
                <w:rFonts w:ascii="Arial" w:hAnsi="Arial" w:cs="Arial"/>
                <w:color w:val="000000"/>
                <w:sz w:val="18"/>
                <w:szCs w:val="18"/>
              </w:rPr>
            </w:pPr>
            <w:ins w:id="8499" w:author="gsadi" w:date="2013-11-19T09:57:00Z">
              <w:r w:rsidRPr="00AC2345">
                <w:rPr>
                  <w:rFonts w:ascii="Arial" w:hAnsi="Arial" w:cs="Arial"/>
                  <w:color w:val="000000"/>
                  <w:sz w:val="18"/>
                  <w:szCs w:val="18"/>
                </w:rPr>
                <w:t> </w:t>
              </w:r>
            </w:ins>
          </w:p>
        </w:tc>
      </w:tr>
      <w:tr w:rsidR="00F57D92" w:rsidRPr="00AC2345" w:rsidTr="00490405">
        <w:trPr>
          <w:trHeight w:val="301"/>
          <w:ins w:id="8500" w:author="gsadi" w:date="2013-11-19T09:57:00Z"/>
          <w:trPrChange w:id="8501"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502"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503" w:author="gsadi" w:date="2013-11-19T09:57:00Z"/>
                <w:rFonts w:ascii="Arial" w:hAnsi="Arial" w:cs="Arial"/>
                <w:color w:val="000000"/>
                <w:sz w:val="18"/>
                <w:szCs w:val="18"/>
              </w:rPr>
            </w:pPr>
            <w:ins w:id="8504" w:author="gsadi" w:date="2013-11-19T09:57:00Z">
              <w:r w:rsidRPr="00AC2345">
                <w:rPr>
                  <w:rFonts w:ascii="Arial" w:hAnsi="Arial" w:cs="Arial"/>
                  <w:color w:val="000000"/>
                  <w:sz w:val="18"/>
                  <w:szCs w:val="18"/>
                </w:rPr>
                <w:t>5</w:t>
              </w:r>
            </w:ins>
          </w:p>
        </w:tc>
        <w:tc>
          <w:tcPr>
            <w:tcW w:w="1387" w:type="dxa"/>
            <w:tcBorders>
              <w:top w:val="nil"/>
              <w:left w:val="nil"/>
              <w:bottom w:val="single" w:sz="4" w:space="0" w:color="auto"/>
              <w:right w:val="single" w:sz="4" w:space="0" w:color="auto"/>
            </w:tcBorders>
            <w:shd w:val="clear" w:color="auto" w:fill="auto"/>
            <w:noWrap/>
            <w:hideMark/>
            <w:tcPrChange w:id="8505"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06" w:author="gsadi" w:date="2013-11-19T09:57:00Z"/>
                <w:rFonts w:ascii="Arial" w:hAnsi="Arial" w:cs="Arial"/>
                <w:color w:val="000000"/>
                <w:sz w:val="18"/>
                <w:szCs w:val="18"/>
              </w:rPr>
            </w:pPr>
            <w:ins w:id="8507" w:author="gsadi" w:date="2013-11-19T09:57:00Z">
              <w:r w:rsidRPr="00AC2345">
                <w:rPr>
                  <w:rFonts w:ascii="Arial" w:hAnsi="Arial" w:cs="Arial"/>
                  <w:color w:val="000000"/>
                  <w:sz w:val="18"/>
                  <w:szCs w:val="18"/>
                </w:rPr>
                <w:t>Material</w:t>
              </w:r>
              <w:r>
                <w:rPr>
                  <w:rFonts w:ascii="Arial" w:hAnsi="Arial" w:cs="Arial"/>
                  <w:color w:val="000000"/>
                  <w:sz w:val="18"/>
                  <w:szCs w:val="18"/>
                </w:rPr>
                <w:t xml:space="preserve"> Number</w:t>
              </w:r>
            </w:ins>
          </w:p>
        </w:tc>
        <w:tc>
          <w:tcPr>
            <w:tcW w:w="1220" w:type="dxa"/>
            <w:tcBorders>
              <w:top w:val="nil"/>
              <w:left w:val="nil"/>
              <w:bottom w:val="single" w:sz="4" w:space="0" w:color="auto"/>
              <w:right w:val="single" w:sz="4" w:space="0" w:color="auto"/>
            </w:tcBorders>
            <w:shd w:val="clear" w:color="auto" w:fill="auto"/>
            <w:noWrap/>
            <w:hideMark/>
            <w:tcPrChange w:id="8508"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509" w:author="gsadi" w:date="2013-11-19T09:57:00Z"/>
                <w:rFonts w:ascii="Arial" w:hAnsi="Arial" w:cs="Arial"/>
                <w:color w:val="000000"/>
                <w:sz w:val="18"/>
                <w:szCs w:val="18"/>
              </w:rPr>
            </w:pPr>
            <w:ins w:id="8510" w:author="gsadi" w:date="2013-11-19T09:57:00Z">
              <w:r w:rsidRPr="00AC2345">
                <w:rPr>
                  <w:rFonts w:ascii="Arial" w:hAnsi="Arial" w:cs="Arial"/>
                  <w:color w:val="000000"/>
                  <w:sz w:val="18"/>
                  <w:szCs w:val="18"/>
                </w:rPr>
                <w:t>18</w:t>
              </w:r>
            </w:ins>
          </w:p>
        </w:tc>
        <w:tc>
          <w:tcPr>
            <w:tcW w:w="4320" w:type="dxa"/>
            <w:tcBorders>
              <w:top w:val="nil"/>
              <w:left w:val="nil"/>
              <w:bottom w:val="single" w:sz="4" w:space="0" w:color="auto"/>
              <w:right w:val="single" w:sz="4" w:space="0" w:color="auto"/>
            </w:tcBorders>
            <w:shd w:val="clear" w:color="auto" w:fill="auto"/>
            <w:noWrap/>
            <w:hideMark/>
            <w:tcPrChange w:id="8511"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12" w:author="gsadi" w:date="2013-11-19T09:57:00Z"/>
                <w:rFonts w:ascii="Arial" w:hAnsi="Arial" w:cs="Arial"/>
                <w:color w:val="000000"/>
                <w:sz w:val="18"/>
                <w:szCs w:val="18"/>
              </w:rPr>
            </w:pPr>
            <w:ins w:id="8513" w:author="gsadi" w:date="2013-11-19T09:57:00Z">
              <w:r w:rsidRPr="00AC2345">
                <w:rPr>
                  <w:rFonts w:ascii="Arial" w:hAnsi="Arial" w:cs="Arial"/>
                  <w:color w:val="000000"/>
                  <w:sz w:val="18"/>
                  <w:szCs w:val="18"/>
                </w:rPr>
                <w:t> </w:t>
              </w:r>
            </w:ins>
          </w:p>
        </w:tc>
      </w:tr>
      <w:tr w:rsidR="00F57D92" w:rsidRPr="00AC2345" w:rsidTr="00490405">
        <w:trPr>
          <w:trHeight w:val="301"/>
          <w:ins w:id="8514" w:author="gsadi" w:date="2013-11-19T09:57:00Z"/>
          <w:trPrChange w:id="8515"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516"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517" w:author="gsadi" w:date="2013-11-19T09:57:00Z"/>
                <w:rFonts w:ascii="Arial" w:hAnsi="Arial" w:cs="Arial"/>
                <w:color w:val="000000"/>
                <w:sz w:val="18"/>
                <w:szCs w:val="18"/>
              </w:rPr>
            </w:pPr>
            <w:ins w:id="8518" w:author="gsadi" w:date="2013-11-19T09:57:00Z">
              <w:r w:rsidRPr="00AC2345">
                <w:rPr>
                  <w:rFonts w:ascii="Arial" w:hAnsi="Arial" w:cs="Arial"/>
                  <w:color w:val="000000"/>
                  <w:sz w:val="18"/>
                  <w:szCs w:val="18"/>
                </w:rPr>
                <w:t>6</w:t>
              </w:r>
            </w:ins>
          </w:p>
        </w:tc>
        <w:tc>
          <w:tcPr>
            <w:tcW w:w="1387" w:type="dxa"/>
            <w:tcBorders>
              <w:top w:val="nil"/>
              <w:left w:val="nil"/>
              <w:bottom w:val="single" w:sz="4" w:space="0" w:color="auto"/>
              <w:right w:val="single" w:sz="4" w:space="0" w:color="auto"/>
            </w:tcBorders>
            <w:shd w:val="clear" w:color="auto" w:fill="auto"/>
            <w:noWrap/>
            <w:hideMark/>
            <w:tcPrChange w:id="8519"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20" w:author="gsadi" w:date="2013-11-19T09:57:00Z"/>
                <w:rFonts w:ascii="Arial" w:hAnsi="Arial" w:cs="Arial"/>
                <w:color w:val="000000"/>
                <w:sz w:val="18"/>
                <w:szCs w:val="18"/>
              </w:rPr>
            </w:pPr>
            <w:ins w:id="8521" w:author="gsadi" w:date="2013-11-19T09:57:00Z">
              <w:r w:rsidRPr="00AC2345">
                <w:rPr>
                  <w:rFonts w:ascii="Arial" w:hAnsi="Arial" w:cs="Arial"/>
                  <w:color w:val="000000"/>
                  <w:sz w:val="18"/>
                  <w:szCs w:val="18"/>
                </w:rPr>
                <w:t>Size 1</w:t>
              </w:r>
            </w:ins>
          </w:p>
        </w:tc>
        <w:tc>
          <w:tcPr>
            <w:tcW w:w="1220" w:type="dxa"/>
            <w:tcBorders>
              <w:top w:val="nil"/>
              <w:left w:val="nil"/>
              <w:bottom w:val="single" w:sz="4" w:space="0" w:color="auto"/>
              <w:right w:val="single" w:sz="4" w:space="0" w:color="auto"/>
            </w:tcBorders>
            <w:shd w:val="clear" w:color="auto" w:fill="auto"/>
            <w:noWrap/>
            <w:hideMark/>
            <w:tcPrChange w:id="8522"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523" w:author="gsadi" w:date="2013-11-19T09:57:00Z"/>
                <w:rFonts w:ascii="Arial" w:hAnsi="Arial" w:cs="Arial"/>
                <w:color w:val="000000"/>
                <w:sz w:val="18"/>
                <w:szCs w:val="18"/>
              </w:rPr>
            </w:pPr>
            <w:ins w:id="8524" w:author="gsadi" w:date="2013-11-19T09:57:00Z">
              <w:r w:rsidRPr="00AC2345">
                <w:rPr>
                  <w:rFonts w:ascii="Arial" w:hAnsi="Arial" w:cs="Arial"/>
                  <w:color w:val="000000"/>
                  <w:sz w:val="18"/>
                  <w:szCs w:val="18"/>
                </w:rPr>
                <w:t>4</w:t>
              </w:r>
            </w:ins>
          </w:p>
        </w:tc>
        <w:tc>
          <w:tcPr>
            <w:tcW w:w="4320" w:type="dxa"/>
            <w:tcBorders>
              <w:top w:val="nil"/>
              <w:left w:val="nil"/>
              <w:bottom w:val="single" w:sz="4" w:space="0" w:color="auto"/>
              <w:right w:val="single" w:sz="4" w:space="0" w:color="auto"/>
            </w:tcBorders>
            <w:shd w:val="clear" w:color="auto" w:fill="auto"/>
            <w:noWrap/>
            <w:hideMark/>
            <w:tcPrChange w:id="8525"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26" w:author="gsadi" w:date="2013-11-19T09:57:00Z"/>
                <w:rFonts w:ascii="Arial" w:hAnsi="Arial" w:cs="Arial"/>
                <w:color w:val="000000"/>
                <w:sz w:val="18"/>
                <w:szCs w:val="18"/>
              </w:rPr>
            </w:pPr>
            <w:ins w:id="8527" w:author="gsadi" w:date="2013-11-19T09:57:00Z">
              <w:r w:rsidRPr="00AC2345">
                <w:rPr>
                  <w:rFonts w:ascii="Arial" w:hAnsi="Arial" w:cs="Arial"/>
                  <w:color w:val="000000"/>
                  <w:sz w:val="18"/>
                  <w:szCs w:val="18"/>
                </w:rPr>
                <w:t> </w:t>
              </w:r>
            </w:ins>
          </w:p>
        </w:tc>
      </w:tr>
      <w:tr w:rsidR="00F57D92" w:rsidRPr="00AC2345" w:rsidTr="00490405">
        <w:trPr>
          <w:trHeight w:val="301"/>
          <w:ins w:id="8528" w:author="gsadi" w:date="2013-11-19T09:57:00Z"/>
          <w:trPrChange w:id="8529"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530"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531" w:author="gsadi" w:date="2013-11-19T09:57:00Z"/>
                <w:rFonts w:ascii="Arial" w:hAnsi="Arial" w:cs="Arial"/>
                <w:color w:val="000000"/>
                <w:sz w:val="18"/>
                <w:szCs w:val="18"/>
              </w:rPr>
            </w:pPr>
            <w:ins w:id="8532" w:author="gsadi" w:date="2013-11-19T09:57:00Z">
              <w:r w:rsidRPr="00AC2345">
                <w:rPr>
                  <w:rFonts w:ascii="Arial" w:hAnsi="Arial" w:cs="Arial"/>
                  <w:color w:val="000000"/>
                  <w:sz w:val="18"/>
                  <w:szCs w:val="18"/>
                </w:rPr>
                <w:t>7</w:t>
              </w:r>
            </w:ins>
          </w:p>
        </w:tc>
        <w:tc>
          <w:tcPr>
            <w:tcW w:w="1387" w:type="dxa"/>
            <w:tcBorders>
              <w:top w:val="nil"/>
              <w:left w:val="nil"/>
              <w:bottom w:val="single" w:sz="4" w:space="0" w:color="auto"/>
              <w:right w:val="single" w:sz="4" w:space="0" w:color="auto"/>
            </w:tcBorders>
            <w:shd w:val="clear" w:color="auto" w:fill="auto"/>
            <w:noWrap/>
            <w:hideMark/>
            <w:tcPrChange w:id="8533"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34" w:author="gsadi" w:date="2013-11-19T09:57:00Z"/>
                <w:rFonts w:ascii="Arial" w:hAnsi="Arial" w:cs="Arial"/>
                <w:color w:val="000000"/>
                <w:sz w:val="18"/>
                <w:szCs w:val="18"/>
              </w:rPr>
            </w:pPr>
            <w:ins w:id="8535" w:author="gsadi" w:date="2013-11-19T09:57:00Z">
              <w:r w:rsidRPr="00AC2345">
                <w:rPr>
                  <w:rFonts w:ascii="Arial" w:hAnsi="Arial" w:cs="Arial"/>
                  <w:color w:val="000000"/>
                  <w:sz w:val="18"/>
                  <w:szCs w:val="18"/>
                </w:rPr>
                <w:t>Size 2</w:t>
              </w:r>
            </w:ins>
          </w:p>
        </w:tc>
        <w:tc>
          <w:tcPr>
            <w:tcW w:w="1220" w:type="dxa"/>
            <w:tcBorders>
              <w:top w:val="nil"/>
              <w:left w:val="nil"/>
              <w:bottom w:val="single" w:sz="4" w:space="0" w:color="auto"/>
              <w:right w:val="single" w:sz="4" w:space="0" w:color="auto"/>
            </w:tcBorders>
            <w:shd w:val="clear" w:color="auto" w:fill="auto"/>
            <w:noWrap/>
            <w:hideMark/>
            <w:tcPrChange w:id="8536"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537" w:author="gsadi" w:date="2013-11-19T09:57:00Z"/>
                <w:rFonts w:ascii="Arial" w:hAnsi="Arial" w:cs="Arial"/>
                <w:color w:val="000000"/>
                <w:sz w:val="18"/>
                <w:szCs w:val="18"/>
              </w:rPr>
            </w:pPr>
            <w:ins w:id="8538" w:author="gsadi" w:date="2013-11-19T09:57:00Z">
              <w:r w:rsidRPr="00AC2345">
                <w:rPr>
                  <w:rFonts w:ascii="Arial" w:hAnsi="Arial" w:cs="Arial"/>
                  <w:color w:val="000000"/>
                  <w:sz w:val="18"/>
                  <w:szCs w:val="18"/>
                </w:rPr>
                <w:t>4</w:t>
              </w:r>
            </w:ins>
          </w:p>
        </w:tc>
        <w:tc>
          <w:tcPr>
            <w:tcW w:w="4320" w:type="dxa"/>
            <w:tcBorders>
              <w:top w:val="nil"/>
              <w:left w:val="nil"/>
              <w:bottom w:val="single" w:sz="4" w:space="0" w:color="auto"/>
              <w:right w:val="single" w:sz="4" w:space="0" w:color="auto"/>
            </w:tcBorders>
            <w:shd w:val="clear" w:color="auto" w:fill="auto"/>
            <w:noWrap/>
            <w:hideMark/>
            <w:tcPrChange w:id="8539"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40" w:author="gsadi" w:date="2013-11-19T09:57:00Z"/>
                <w:rFonts w:ascii="Arial" w:hAnsi="Arial" w:cs="Arial"/>
                <w:color w:val="000000"/>
                <w:sz w:val="18"/>
                <w:szCs w:val="18"/>
              </w:rPr>
            </w:pPr>
            <w:ins w:id="8541" w:author="gsadi" w:date="2013-11-19T09:57:00Z">
              <w:r w:rsidRPr="00AC2345">
                <w:rPr>
                  <w:rFonts w:ascii="Arial" w:hAnsi="Arial" w:cs="Arial"/>
                  <w:color w:val="000000"/>
                  <w:sz w:val="18"/>
                  <w:szCs w:val="18"/>
                </w:rPr>
                <w:t> </w:t>
              </w:r>
            </w:ins>
          </w:p>
        </w:tc>
      </w:tr>
      <w:tr w:rsidR="00F57D92" w:rsidRPr="00AC2345" w:rsidTr="00490405">
        <w:trPr>
          <w:trHeight w:val="512"/>
          <w:ins w:id="8542" w:author="gsadi" w:date="2013-11-19T09:57:00Z"/>
          <w:trPrChange w:id="8543" w:author="gsadi" w:date="2013-11-19T10:01:00Z">
            <w:trPr>
              <w:trHeight w:val="512"/>
            </w:trPr>
          </w:trPrChange>
        </w:trPr>
        <w:tc>
          <w:tcPr>
            <w:tcW w:w="720" w:type="dxa"/>
            <w:tcBorders>
              <w:top w:val="nil"/>
              <w:left w:val="single" w:sz="4" w:space="0" w:color="auto"/>
              <w:bottom w:val="single" w:sz="4" w:space="0" w:color="auto"/>
              <w:right w:val="single" w:sz="4" w:space="0" w:color="auto"/>
            </w:tcBorders>
            <w:shd w:val="clear" w:color="auto" w:fill="auto"/>
            <w:hideMark/>
            <w:tcPrChange w:id="8544"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545" w:author="gsadi" w:date="2013-11-19T09:57:00Z"/>
                <w:rFonts w:ascii="Arial" w:hAnsi="Arial" w:cs="Arial"/>
                <w:color w:val="000000"/>
                <w:sz w:val="18"/>
                <w:szCs w:val="18"/>
              </w:rPr>
            </w:pPr>
            <w:ins w:id="8546" w:author="gsadi" w:date="2013-11-19T09:57:00Z">
              <w:r w:rsidRPr="00AC2345">
                <w:rPr>
                  <w:rFonts w:ascii="Arial" w:hAnsi="Arial" w:cs="Arial"/>
                  <w:color w:val="000000"/>
                  <w:sz w:val="18"/>
                  <w:szCs w:val="18"/>
                </w:rPr>
                <w:t>8</w:t>
              </w:r>
            </w:ins>
          </w:p>
        </w:tc>
        <w:tc>
          <w:tcPr>
            <w:tcW w:w="1387" w:type="dxa"/>
            <w:tcBorders>
              <w:top w:val="nil"/>
              <w:left w:val="nil"/>
              <w:bottom w:val="single" w:sz="4" w:space="0" w:color="auto"/>
              <w:right w:val="single" w:sz="4" w:space="0" w:color="auto"/>
            </w:tcBorders>
            <w:shd w:val="clear" w:color="auto" w:fill="auto"/>
            <w:noWrap/>
            <w:hideMark/>
            <w:tcPrChange w:id="8547"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48" w:author="gsadi" w:date="2013-11-19T09:57:00Z"/>
                <w:rFonts w:ascii="Arial" w:hAnsi="Arial" w:cs="Arial"/>
                <w:color w:val="000000"/>
                <w:sz w:val="18"/>
                <w:szCs w:val="18"/>
              </w:rPr>
            </w:pPr>
            <w:ins w:id="8549" w:author="gsadi" w:date="2013-11-19T09:57:00Z">
              <w:r w:rsidRPr="00AC2345">
                <w:rPr>
                  <w:rFonts w:ascii="Arial" w:hAnsi="Arial" w:cs="Arial"/>
                  <w:color w:val="000000"/>
                  <w:sz w:val="18"/>
                  <w:szCs w:val="18"/>
                </w:rPr>
                <w:t>Plant Number</w:t>
              </w:r>
            </w:ins>
          </w:p>
        </w:tc>
        <w:tc>
          <w:tcPr>
            <w:tcW w:w="1220" w:type="dxa"/>
            <w:tcBorders>
              <w:top w:val="nil"/>
              <w:left w:val="nil"/>
              <w:bottom w:val="single" w:sz="4" w:space="0" w:color="auto"/>
              <w:right w:val="single" w:sz="4" w:space="0" w:color="auto"/>
            </w:tcBorders>
            <w:shd w:val="clear" w:color="auto" w:fill="auto"/>
            <w:noWrap/>
            <w:hideMark/>
            <w:tcPrChange w:id="8550"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551" w:author="gsadi" w:date="2013-11-19T09:57:00Z"/>
                <w:rFonts w:ascii="Arial" w:hAnsi="Arial" w:cs="Arial"/>
                <w:color w:val="000000"/>
                <w:sz w:val="18"/>
                <w:szCs w:val="18"/>
              </w:rPr>
            </w:pPr>
            <w:ins w:id="8552" w:author="gsadi" w:date="2013-11-19T09:57:00Z">
              <w:r w:rsidRPr="00AC2345">
                <w:rPr>
                  <w:rFonts w:ascii="Arial" w:hAnsi="Arial" w:cs="Arial"/>
                  <w:color w:val="000000"/>
                  <w:sz w:val="18"/>
                  <w:szCs w:val="18"/>
                </w:rPr>
                <w:t>4</w:t>
              </w:r>
            </w:ins>
          </w:p>
        </w:tc>
        <w:tc>
          <w:tcPr>
            <w:tcW w:w="4320" w:type="dxa"/>
            <w:tcBorders>
              <w:top w:val="nil"/>
              <w:left w:val="nil"/>
              <w:bottom w:val="single" w:sz="4" w:space="0" w:color="auto"/>
              <w:right w:val="single" w:sz="4" w:space="0" w:color="auto"/>
            </w:tcBorders>
            <w:shd w:val="clear" w:color="auto" w:fill="auto"/>
            <w:hideMark/>
            <w:tcPrChange w:id="8553" w:author="gsadi" w:date="2013-11-19T10:01:00Z">
              <w:tcPr>
                <w:tcW w:w="4320" w:type="dxa"/>
                <w:tcBorders>
                  <w:top w:val="nil"/>
                  <w:left w:val="nil"/>
                  <w:bottom w:val="single" w:sz="4" w:space="0" w:color="auto"/>
                  <w:right w:val="single" w:sz="4" w:space="0" w:color="auto"/>
                </w:tcBorders>
                <w:shd w:val="clear" w:color="auto" w:fill="auto"/>
                <w:hideMark/>
              </w:tcPr>
            </w:tcPrChange>
          </w:tcPr>
          <w:p w:rsidR="00F57D92" w:rsidRPr="00AC2345" w:rsidRDefault="00F57D92" w:rsidP="00F72EA9">
            <w:pPr>
              <w:rPr>
                <w:ins w:id="8554" w:author="gsadi" w:date="2013-11-19T09:57:00Z"/>
                <w:rFonts w:ascii="Arial" w:hAnsi="Arial" w:cs="Arial"/>
                <w:color w:val="000000"/>
                <w:sz w:val="18"/>
                <w:szCs w:val="18"/>
              </w:rPr>
            </w:pPr>
            <w:ins w:id="8555" w:author="gsadi" w:date="2013-11-19T09:57:00Z">
              <w:r w:rsidRPr="00AC2345">
                <w:rPr>
                  <w:rFonts w:ascii="Arial" w:hAnsi="Arial" w:cs="Arial"/>
                  <w:color w:val="000000"/>
                  <w:sz w:val="18"/>
                  <w:szCs w:val="18"/>
                </w:rPr>
                <w:t>Blank Value. This represents Vendor today. Use the "Vendor Plant" mentioned</w:t>
              </w:r>
              <w:r w:rsidRPr="00AC2345">
                <w:rPr>
                  <w:rFonts w:ascii="Arial" w:hAnsi="Arial" w:cs="Arial"/>
                  <w:color w:val="000000"/>
                  <w:sz w:val="18"/>
                  <w:szCs w:val="18"/>
                </w:rPr>
                <w:br/>
                <w:t>at the end, instead of this field</w:t>
              </w:r>
            </w:ins>
          </w:p>
        </w:tc>
      </w:tr>
      <w:tr w:rsidR="00F57D92" w:rsidRPr="00AC2345" w:rsidTr="00490405">
        <w:trPr>
          <w:trHeight w:val="301"/>
          <w:ins w:id="8556" w:author="gsadi" w:date="2013-11-19T09:57:00Z"/>
          <w:trPrChange w:id="8557"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558"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559" w:author="gsadi" w:date="2013-11-19T09:57:00Z"/>
                <w:rFonts w:ascii="Arial" w:hAnsi="Arial" w:cs="Arial"/>
                <w:color w:val="000000"/>
                <w:sz w:val="18"/>
                <w:szCs w:val="18"/>
              </w:rPr>
            </w:pPr>
            <w:ins w:id="8560" w:author="gsadi" w:date="2013-11-19T09:57:00Z">
              <w:r w:rsidRPr="00AC2345">
                <w:rPr>
                  <w:rFonts w:ascii="Arial" w:hAnsi="Arial" w:cs="Arial"/>
                  <w:color w:val="000000"/>
                  <w:sz w:val="18"/>
                  <w:szCs w:val="18"/>
                </w:rPr>
                <w:t>9</w:t>
              </w:r>
            </w:ins>
          </w:p>
        </w:tc>
        <w:tc>
          <w:tcPr>
            <w:tcW w:w="1387" w:type="dxa"/>
            <w:tcBorders>
              <w:top w:val="nil"/>
              <w:left w:val="nil"/>
              <w:bottom w:val="single" w:sz="4" w:space="0" w:color="auto"/>
              <w:right w:val="single" w:sz="4" w:space="0" w:color="auto"/>
            </w:tcBorders>
            <w:shd w:val="clear" w:color="auto" w:fill="auto"/>
            <w:noWrap/>
            <w:hideMark/>
            <w:tcPrChange w:id="8561"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62" w:author="gsadi" w:date="2013-11-19T09:57:00Z"/>
                <w:rFonts w:ascii="Arial" w:hAnsi="Arial" w:cs="Arial"/>
                <w:color w:val="000000"/>
                <w:sz w:val="18"/>
                <w:szCs w:val="18"/>
              </w:rPr>
            </w:pPr>
            <w:ins w:id="8563" w:author="gsadi" w:date="2013-11-19T09:57:00Z">
              <w:r w:rsidRPr="00AC2345">
                <w:rPr>
                  <w:rFonts w:ascii="Arial" w:hAnsi="Arial" w:cs="Arial"/>
                  <w:color w:val="000000"/>
                  <w:sz w:val="18"/>
                  <w:szCs w:val="18"/>
                </w:rPr>
                <w:t>Storage Loc</w:t>
              </w:r>
            </w:ins>
          </w:p>
        </w:tc>
        <w:tc>
          <w:tcPr>
            <w:tcW w:w="1220" w:type="dxa"/>
            <w:tcBorders>
              <w:top w:val="nil"/>
              <w:left w:val="nil"/>
              <w:bottom w:val="single" w:sz="4" w:space="0" w:color="auto"/>
              <w:right w:val="single" w:sz="4" w:space="0" w:color="auto"/>
            </w:tcBorders>
            <w:shd w:val="clear" w:color="auto" w:fill="auto"/>
            <w:noWrap/>
            <w:hideMark/>
            <w:tcPrChange w:id="8564"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565" w:author="gsadi" w:date="2013-11-19T09:57:00Z"/>
                <w:rFonts w:ascii="Arial" w:hAnsi="Arial" w:cs="Arial"/>
                <w:color w:val="000000"/>
                <w:sz w:val="18"/>
                <w:szCs w:val="18"/>
              </w:rPr>
            </w:pPr>
            <w:ins w:id="8566" w:author="gsadi" w:date="2013-11-19T09:57:00Z">
              <w:r w:rsidRPr="00AC2345">
                <w:rPr>
                  <w:rFonts w:ascii="Arial" w:hAnsi="Arial" w:cs="Arial"/>
                  <w:color w:val="000000"/>
                  <w:sz w:val="18"/>
                  <w:szCs w:val="18"/>
                </w:rPr>
                <w:t>4</w:t>
              </w:r>
            </w:ins>
          </w:p>
        </w:tc>
        <w:tc>
          <w:tcPr>
            <w:tcW w:w="4320" w:type="dxa"/>
            <w:tcBorders>
              <w:top w:val="nil"/>
              <w:left w:val="nil"/>
              <w:bottom w:val="single" w:sz="4" w:space="0" w:color="auto"/>
              <w:right w:val="single" w:sz="4" w:space="0" w:color="auto"/>
            </w:tcBorders>
            <w:shd w:val="clear" w:color="auto" w:fill="auto"/>
            <w:noWrap/>
            <w:hideMark/>
            <w:tcPrChange w:id="8567"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68" w:author="gsadi" w:date="2013-11-19T09:57:00Z"/>
                <w:rFonts w:ascii="Arial" w:hAnsi="Arial" w:cs="Arial"/>
                <w:color w:val="000000"/>
                <w:sz w:val="18"/>
                <w:szCs w:val="18"/>
              </w:rPr>
            </w:pPr>
            <w:ins w:id="8569" w:author="gsadi" w:date="2013-11-19T09:57:00Z">
              <w:r w:rsidRPr="00AC2345">
                <w:rPr>
                  <w:rFonts w:ascii="Arial" w:hAnsi="Arial" w:cs="Arial"/>
                  <w:color w:val="000000"/>
                  <w:sz w:val="18"/>
                  <w:szCs w:val="18"/>
                </w:rPr>
                <w:t> </w:t>
              </w:r>
            </w:ins>
          </w:p>
        </w:tc>
      </w:tr>
      <w:tr w:rsidR="00F57D92" w:rsidRPr="00AC2345" w:rsidTr="00490405">
        <w:trPr>
          <w:trHeight w:val="301"/>
          <w:ins w:id="8570" w:author="gsadi" w:date="2013-11-19T09:57:00Z"/>
          <w:trPrChange w:id="8571"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572"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573" w:author="gsadi" w:date="2013-11-19T09:57:00Z"/>
                <w:rFonts w:ascii="Arial" w:hAnsi="Arial" w:cs="Arial"/>
                <w:color w:val="000000"/>
                <w:sz w:val="18"/>
                <w:szCs w:val="18"/>
              </w:rPr>
            </w:pPr>
            <w:ins w:id="8574" w:author="gsadi" w:date="2013-11-19T09:57:00Z">
              <w:r w:rsidRPr="00AC2345">
                <w:rPr>
                  <w:rFonts w:ascii="Arial" w:hAnsi="Arial" w:cs="Arial"/>
                  <w:color w:val="000000"/>
                  <w:sz w:val="18"/>
                  <w:szCs w:val="18"/>
                </w:rPr>
                <w:t>10</w:t>
              </w:r>
            </w:ins>
          </w:p>
        </w:tc>
        <w:tc>
          <w:tcPr>
            <w:tcW w:w="1387" w:type="dxa"/>
            <w:tcBorders>
              <w:top w:val="nil"/>
              <w:left w:val="nil"/>
              <w:bottom w:val="single" w:sz="4" w:space="0" w:color="auto"/>
              <w:right w:val="single" w:sz="4" w:space="0" w:color="auto"/>
            </w:tcBorders>
            <w:shd w:val="clear" w:color="auto" w:fill="auto"/>
            <w:noWrap/>
            <w:hideMark/>
            <w:tcPrChange w:id="8575"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76" w:author="gsadi" w:date="2013-11-19T09:57:00Z"/>
                <w:rFonts w:ascii="Arial" w:hAnsi="Arial" w:cs="Arial"/>
                <w:color w:val="000000"/>
                <w:sz w:val="18"/>
                <w:szCs w:val="18"/>
              </w:rPr>
            </w:pPr>
            <w:ins w:id="8577" w:author="gsadi" w:date="2013-11-19T09:57:00Z">
              <w:r w:rsidRPr="00AC2345">
                <w:rPr>
                  <w:rFonts w:ascii="Arial" w:hAnsi="Arial" w:cs="Arial"/>
                  <w:color w:val="000000"/>
                  <w:sz w:val="18"/>
                  <w:szCs w:val="18"/>
                </w:rPr>
                <w:t>Delivery Date</w:t>
              </w:r>
            </w:ins>
          </w:p>
        </w:tc>
        <w:tc>
          <w:tcPr>
            <w:tcW w:w="1220" w:type="dxa"/>
            <w:tcBorders>
              <w:top w:val="nil"/>
              <w:left w:val="nil"/>
              <w:bottom w:val="single" w:sz="4" w:space="0" w:color="auto"/>
              <w:right w:val="single" w:sz="4" w:space="0" w:color="auto"/>
            </w:tcBorders>
            <w:shd w:val="clear" w:color="auto" w:fill="auto"/>
            <w:noWrap/>
            <w:hideMark/>
            <w:tcPrChange w:id="8578"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579" w:author="gsadi" w:date="2013-11-19T09:57:00Z"/>
                <w:rFonts w:ascii="Arial" w:hAnsi="Arial" w:cs="Arial"/>
                <w:color w:val="000000"/>
                <w:sz w:val="18"/>
                <w:szCs w:val="18"/>
              </w:rPr>
            </w:pPr>
            <w:ins w:id="8580" w:author="gsadi" w:date="2013-11-19T09:57:00Z">
              <w:r w:rsidRPr="00AC2345">
                <w:rPr>
                  <w:rFonts w:ascii="Arial" w:hAnsi="Arial" w:cs="Arial"/>
                  <w:color w:val="000000"/>
                  <w:sz w:val="18"/>
                  <w:szCs w:val="18"/>
                </w:rPr>
                <w:t>2</w:t>
              </w:r>
            </w:ins>
          </w:p>
        </w:tc>
        <w:tc>
          <w:tcPr>
            <w:tcW w:w="4320" w:type="dxa"/>
            <w:tcBorders>
              <w:top w:val="nil"/>
              <w:left w:val="nil"/>
              <w:bottom w:val="single" w:sz="4" w:space="0" w:color="auto"/>
              <w:right w:val="single" w:sz="4" w:space="0" w:color="auto"/>
            </w:tcBorders>
            <w:shd w:val="clear" w:color="auto" w:fill="auto"/>
            <w:noWrap/>
            <w:hideMark/>
            <w:tcPrChange w:id="8581"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82" w:author="gsadi" w:date="2013-11-19T09:57:00Z"/>
                <w:rFonts w:ascii="Arial" w:hAnsi="Arial" w:cs="Arial"/>
                <w:color w:val="000000"/>
                <w:sz w:val="18"/>
                <w:szCs w:val="18"/>
              </w:rPr>
            </w:pPr>
            <w:ins w:id="8583" w:author="gsadi" w:date="2013-11-19T09:57:00Z">
              <w:r w:rsidRPr="00AC2345">
                <w:rPr>
                  <w:rFonts w:ascii="Arial" w:hAnsi="Arial" w:cs="Arial"/>
                  <w:color w:val="000000"/>
                  <w:sz w:val="18"/>
                  <w:szCs w:val="18"/>
                </w:rPr>
                <w:t> </w:t>
              </w:r>
            </w:ins>
          </w:p>
        </w:tc>
      </w:tr>
      <w:tr w:rsidR="00F57D92" w:rsidRPr="00AC2345" w:rsidTr="00490405">
        <w:trPr>
          <w:trHeight w:val="301"/>
          <w:ins w:id="8584" w:author="gsadi" w:date="2013-11-19T09:57:00Z"/>
          <w:trPrChange w:id="8585"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586"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587" w:author="gsadi" w:date="2013-11-19T09:57:00Z"/>
                <w:rFonts w:ascii="Arial" w:hAnsi="Arial" w:cs="Arial"/>
                <w:color w:val="000000"/>
                <w:sz w:val="18"/>
                <w:szCs w:val="18"/>
              </w:rPr>
            </w:pPr>
            <w:ins w:id="8588" w:author="gsadi" w:date="2013-11-19T09:57:00Z">
              <w:r w:rsidRPr="00AC2345">
                <w:rPr>
                  <w:rFonts w:ascii="Arial" w:hAnsi="Arial" w:cs="Arial"/>
                  <w:color w:val="000000"/>
                  <w:sz w:val="18"/>
                  <w:szCs w:val="18"/>
                </w:rPr>
                <w:t>11</w:t>
              </w:r>
            </w:ins>
          </w:p>
        </w:tc>
        <w:tc>
          <w:tcPr>
            <w:tcW w:w="1387" w:type="dxa"/>
            <w:tcBorders>
              <w:top w:val="nil"/>
              <w:left w:val="nil"/>
              <w:bottom w:val="single" w:sz="4" w:space="0" w:color="auto"/>
              <w:right w:val="single" w:sz="4" w:space="0" w:color="auto"/>
            </w:tcBorders>
            <w:shd w:val="clear" w:color="auto" w:fill="auto"/>
            <w:hideMark/>
            <w:tcPrChange w:id="8589" w:author="gsadi" w:date="2013-11-19T10:01:00Z">
              <w:tcPr>
                <w:tcW w:w="1520" w:type="dxa"/>
                <w:tcBorders>
                  <w:top w:val="nil"/>
                  <w:left w:val="nil"/>
                  <w:bottom w:val="single" w:sz="4" w:space="0" w:color="auto"/>
                  <w:right w:val="single" w:sz="4" w:space="0" w:color="auto"/>
                </w:tcBorders>
                <w:shd w:val="clear" w:color="auto" w:fill="auto"/>
                <w:hideMark/>
              </w:tcPr>
            </w:tcPrChange>
          </w:tcPr>
          <w:p w:rsidR="00F57D92" w:rsidRPr="00AC2345" w:rsidRDefault="00F57D92" w:rsidP="00F72EA9">
            <w:pPr>
              <w:rPr>
                <w:ins w:id="8590" w:author="gsadi" w:date="2013-11-19T09:57:00Z"/>
                <w:rFonts w:ascii="Arial" w:hAnsi="Arial" w:cs="Arial"/>
                <w:color w:val="000000"/>
                <w:sz w:val="18"/>
                <w:szCs w:val="18"/>
              </w:rPr>
            </w:pPr>
            <w:ins w:id="8591" w:author="gsadi" w:date="2013-11-19T09:57:00Z">
              <w:r w:rsidRPr="00AC2345">
                <w:rPr>
                  <w:rFonts w:ascii="Arial" w:hAnsi="Arial" w:cs="Arial"/>
                  <w:color w:val="000000"/>
                  <w:sz w:val="18"/>
                  <w:szCs w:val="18"/>
                </w:rPr>
                <w:t>Delivery Date</w:t>
              </w:r>
            </w:ins>
          </w:p>
        </w:tc>
        <w:tc>
          <w:tcPr>
            <w:tcW w:w="1220" w:type="dxa"/>
            <w:tcBorders>
              <w:top w:val="nil"/>
              <w:left w:val="nil"/>
              <w:bottom w:val="single" w:sz="4" w:space="0" w:color="auto"/>
              <w:right w:val="single" w:sz="4" w:space="0" w:color="auto"/>
            </w:tcBorders>
            <w:shd w:val="clear" w:color="auto" w:fill="auto"/>
            <w:hideMark/>
            <w:tcPrChange w:id="8592" w:author="gsadi" w:date="2013-11-19T10:01:00Z">
              <w:tcPr>
                <w:tcW w:w="1220" w:type="dxa"/>
                <w:tcBorders>
                  <w:top w:val="nil"/>
                  <w:left w:val="nil"/>
                  <w:bottom w:val="single" w:sz="4" w:space="0" w:color="auto"/>
                  <w:right w:val="single" w:sz="4" w:space="0" w:color="auto"/>
                </w:tcBorders>
                <w:shd w:val="clear" w:color="auto" w:fill="auto"/>
                <w:hideMark/>
              </w:tcPr>
            </w:tcPrChange>
          </w:tcPr>
          <w:p w:rsidR="00F57D92" w:rsidRPr="00AC2345" w:rsidRDefault="00F57D92" w:rsidP="00F72EA9">
            <w:pPr>
              <w:jc w:val="center"/>
              <w:rPr>
                <w:ins w:id="8593" w:author="gsadi" w:date="2013-11-19T09:57:00Z"/>
                <w:rFonts w:ascii="Arial" w:hAnsi="Arial" w:cs="Arial"/>
                <w:color w:val="000000"/>
                <w:sz w:val="18"/>
                <w:szCs w:val="18"/>
              </w:rPr>
            </w:pPr>
            <w:ins w:id="8594" w:author="gsadi" w:date="2013-11-19T09:57:00Z">
              <w:r w:rsidRPr="00AC2345">
                <w:rPr>
                  <w:rFonts w:ascii="Arial" w:hAnsi="Arial" w:cs="Arial"/>
                  <w:color w:val="000000"/>
                  <w:sz w:val="18"/>
                  <w:szCs w:val="18"/>
                </w:rPr>
                <w:t>2</w:t>
              </w:r>
            </w:ins>
          </w:p>
        </w:tc>
        <w:tc>
          <w:tcPr>
            <w:tcW w:w="4320" w:type="dxa"/>
            <w:tcBorders>
              <w:top w:val="nil"/>
              <w:left w:val="nil"/>
              <w:bottom w:val="single" w:sz="4" w:space="0" w:color="auto"/>
              <w:right w:val="single" w:sz="4" w:space="0" w:color="auto"/>
            </w:tcBorders>
            <w:shd w:val="clear" w:color="auto" w:fill="auto"/>
            <w:noWrap/>
            <w:hideMark/>
            <w:tcPrChange w:id="8595"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596" w:author="gsadi" w:date="2013-11-19T09:57:00Z"/>
                <w:rFonts w:ascii="Arial" w:hAnsi="Arial" w:cs="Arial"/>
                <w:color w:val="000000"/>
                <w:sz w:val="18"/>
                <w:szCs w:val="18"/>
              </w:rPr>
            </w:pPr>
            <w:ins w:id="8597" w:author="gsadi" w:date="2013-11-19T09:57:00Z">
              <w:r w:rsidRPr="00AC2345">
                <w:rPr>
                  <w:rFonts w:ascii="Arial" w:hAnsi="Arial" w:cs="Arial"/>
                  <w:color w:val="000000"/>
                  <w:sz w:val="18"/>
                  <w:szCs w:val="18"/>
                </w:rPr>
                <w:t> </w:t>
              </w:r>
            </w:ins>
          </w:p>
        </w:tc>
      </w:tr>
      <w:tr w:rsidR="00F57D92" w:rsidRPr="00AC2345" w:rsidTr="00490405">
        <w:trPr>
          <w:trHeight w:val="301"/>
          <w:ins w:id="8598" w:author="gsadi" w:date="2013-11-19T09:57:00Z"/>
          <w:trPrChange w:id="8599"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600"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601" w:author="gsadi" w:date="2013-11-19T09:57:00Z"/>
                <w:rFonts w:ascii="Arial" w:hAnsi="Arial" w:cs="Arial"/>
                <w:color w:val="000000"/>
                <w:sz w:val="18"/>
                <w:szCs w:val="18"/>
              </w:rPr>
            </w:pPr>
            <w:ins w:id="8602" w:author="gsadi" w:date="2013-11-19T09:57:00Z">
              <w:r w:rsidRPr="00AC2345">
                <w:rPr>
                  <w:rFonts w:ascii="Arial" w:hAnsi="Arial" w:cs="Arial"/>
                  <w:color w:val="000000"/>
                  <w:sz w:val="18"/>
                  <w:szCs w:val="18"/>
                </w:rPr>
                <w:t>12</w:t>
              </w:r>
            </w:ins>
          </w:p>
        </w:tc>
        <w:tc>
          <w:tcPr>
            <w:tcW w:w="1387" w:type="dxa"/>
            <w:tcBorders>
              <w:top w:val="nil"/>
              <w:left w:val="nil"/>
              <w:bottom w:val="single" w:sz="4" w:space="0" w:color="auto"/>
              <w:right w:val="single" w:sz="4" w:space="0" w:color="auto"/>
            </w:tcBorders>
            <w:shd w:val="clear" w:color="auto" w:fill="auto"/>
            <w:hideMark/>
            <w:tcPrChange w:id="8603" w:author="gsadi" w:date="2013-11-19T10:01:00Z">
              <w:tcPr>
                <w:tcW w:w="1520" w:type="dxa"/>
                <w:tcBorders>
                  <w:top w:val="nil"/>
                  <w:left w:val="nil"/>
                  <w:bottom w:val="single" w:sz="4" w:space="0" w:color="auto"/>
                  <w:right w:val="single" w:sz="4" w:space="0" w:color="auto"/>
                </w:tcBorders>
                <w:shd w:val="clear" w:color="auto" w:fill="auto"/>
                <w:hideMark/>
              </w:tcPr>
            </w:tcPrChange>
          </w:tcPr>
          <w:p w:rsidR="00F57D92" w:rsidRPr="00AC2345" w:rsidRDefault="00F57D92" w:rsidP="00F72EA9">
            <w:pPr>
              <w:rPr>
                <w:ins w:id="8604" w:author="gsadi" w:date="2013-11-19T09:57:00Z"/>
                <w:rFonts w:ascii="Arial" w:hAnsi="Arial" w:cs="Arial"/>
                <w:color w:val="000000"/>
                <w:sz w:val="18"/>
                <w:szCs w:val="18"/>
              </w:rPr>
            </w:pPr>
            <w:ins w:id="8605" w:author="gsadi" w:date="2013-11-19T09:57:00Z">
              <w:r w:rsidRPr="00AC2345">
                <w:rPr>
                  <w:rFonts w:ascii="Arial" w:hAnsi="Arial" w:cs="Arial"/>
                  <w:color w:val="000000"/>
                  <w:sz w:val="18"/>
                  <w:szCs w:val="18"/>
                </w:rPr>
                <w:t>Delivery Date</w:t>
              </w:r>
            </w:ins>
          </w:p>
        </w:tc>
        <w:tc>
          <w:tcPr>
            <w:tcW w:w="1220" w:type="dxa"/>
            <w:tcBorders>
              <w:top w:val="nil"/>
              <w:left w:val="nil"/>
              <w:bottom w:val="single" w:sz="4" w:space="0" w:color="auto"/>
              <w:right w:val="single" w:sz="4" w:space="0" w:color="auto"/>
            </w:tcBorders>
            <w:shd w:val="clear" w:color="auto" w:fill="auto"/>
            <w:hideMark/>
            <w:tcPrChange w:id="8606" w:author="gsadi" w:date="2013-11-19T10:01:00Z">
              <w:tcPr>
                <w:tcW w:w="1220" w:type="dxa"/>
                <w:tcBorders>
                  <w:top w:val="nil"/>
                  <w:left w:val="nil"/>
                  <w:bottom w:val="single" w:sz="4" w:space="0" w:color="auto"/>
                  <w:right w:val="single" w:sz="4" w:space="0" w:color="auto"/>
                </w:tcBorders>
                <w:shd w:val="clear" w:color="auto" w:fill="auto"/>
                <w:hideMark/>
              </w:tcPr>
            </w:tcPrChange>
          </w:tcPr>
          <w:p w:rsidR="00F57D92" w:rsidRPr="00AC2345" w:rsidRDefault="00F57D92" w:rsidP="00F72EA9">
            <w:pPr>
              <w:jc w:val="center"/>
              <w:rPr>
                <w:ins w:id="8607" w:author="gsadi" w:date="2013-11-19T09:57:00Z"/>
                <w:rFonts w:ascii="Arial" w:hAnsi="Arial" w:cs="Arial"/>
                <w:color w:val="000000"/>
                <w:sz w:val="18"/>
                <w:szCs w:val="18"/>
              </w:rPr>
            </w:pPr>
            <w:ins w:id="8608" w:author="gsadi" w:date="2013-11-19T09:57:00Z">
              <w:r w:rsidRPr="00AC2345">
                <w:rPr>
                  <w:rFonts w:ascii="Arial" w:hAnsi="Arial" w:cs="Arial"/>
                  <w:color w:val="000000"/>
                  <w:sz w:val="18"/>
                  <w:szCs w:val="18"/>
                </w:rPr>
                <w:t>4</w:t>
              </w:r>
            </w:ins>
          </w:p>
        </w:tc>
        <w:tc>
          <w:tcPr>
            <w:tcW w:w="4320" w:type="dxa"/>
            <w:tcBorders>
              <w:top w:val="nil"/>
              <w:left w:val="nil"/>
              <w:bottom w:val="single" w:sz="4" w:space="0" w:color="auto"/>
              <w:right w:val="single" w:sz="4" w:space="0" w:color="auto"/>
            </w:tcBorders>
            <w:shd w:val="clear" w:color="auto" w:fill="auto"/>
            <w:noWrap/>
            <w:hideMark/>
            <w:tcPrChange w:id="8609"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610" w:author="gsadi" w:date="2013-11-19T09:57:00Z"/>
                <w:rFonts w:ascii="Arial" w:hAnsi="Arial" w:cs="Arial"/>
                <w:color w:val="000000"/>
                <w:sz w:val="18"/>
                <w:szCs w:val="18"/>
              </w:rPr>
            </w:pPr>
            <w:ins w:id="8611" w:author="gsadi" w:date="2013-11-19T09:57:00Z">
              <w:r w:rsidRPr="00AC2345">
                <w:rPr>
                  <w:rFonts w:ascii="Arial" w:hAnsi="Arial" w:cs="Arial"/>
                  <w:color w:val="000000"/>
                  <w:sz w:val="18"/>
                  <w:szCs w:val="18"/>
                </w:rPr>
                <w:t> </w:t>
              </w:r>
            </w:ins>
          </w:p>
        </w:tc>
      </w:tr>
      <w:tr w:rsidR="00F57D92" w:rsidRPr="00AC2345" w:rsidTr="00490405">
        <w:trPr>
          <w:trHeight w:val="301"/>
          <w:ins w:id="8612" w:author="gsadi" w:date="2013-11-19T09:57:00Z"/>
          <w:trPrChange w:id="8613"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614"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615" w:author="gsadi" w:date="2013-11-19T09:57:00Z"/>
                <w:rFonts w:ascii="Arial" w:hAnsi="Arial" w:cs="Arial"/>
                <w:color w:val="000000"/>
                <w:sz w:val="18"/>
                <w:szCs w:val="18"/>
              </w:rPr>
            </w:pPr>
            <w:ins w:id="8616" w:author="gsadi" w:date="2013-11-19T09:57:00Z">
              <w:r w:rsidRPr="00AC2345">
                <w:rPr>
                  <w:rFonts w:ascii="Arial" w:hAnsi="Arial" w:cs="Arial"/>
                  <w:color w:val="000000"/>
                  <w:sz w:val="18"/>
                  <w:szCs w:val="18"/>
                </w:rPr>
                <w:t>13</w:t>
              </w:r>
            </w:ins>
          </w:p>
        </w:tc>
        <w:tc>
          <w:tcPr>
            <w:tcW w:w="1387" w:type="dxa"/>
            <w:tcBorders>
              <w:top w:val="nil"/>
              <w:left w:val="nil"/>
              <w:bottom w:val="single" w:sz="4" w:space="0" w:color="auto"/>
              <w:right w:val="single" w:sz="4" w:space="0" w:color="auto"/>
            </w:tcBorders>
            <w:shd w:val="clear" w:color="auto" w:fill="auto"/>
            <w:noWrap/>
            <w:hideMark/>
            <w:tcPrChange w:id="8617"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618" w:author="gsadi" w:date="2013-11-19T09:57:00Z"/>
                <w:rFonts w:ascii="Arial" w:hAnsi="Arial" w:cs="Arial"/>
                <w:color w:val="000000"/>
                <w:sz w:val="18"/>
                <w:szCs w:val="18"/>
              </w:rPr>
            </w:pPr>
            <w:ins w:id="8619" w:author="gsadi" w:date="2013-11-19T09:57:00Z">
              <w:r w:rsidRPr="00AC2345">
                <w:rPr>
                  <w:rFonts w:ascii="Arial" w:hAnsi="Arial" w:cs="Arial"/>
                  <w:color w:val="000000"/>
                  <w:sz w:val="18"/>
                  <w:szCs w:val="18"/>
                </w:rPr>
                <w:t>Plan Scheduled Qty</w:t>
              </w:r>
            </w:ins>
          </w:p>
        </w:tc>
        <w:tc>
          <w:tcPr>
            <w:tcW w:w="1220" w:type="dxa"/>
            <w:tcBorders>
              <w:top w:val="nil"/>
              <w:left w:val="nil"/>
              <w:bottom w:val="single" w:sz="4" w:space="0" w:color="auto"/>
              <w:right w:val="single" w:sz="4" w:space="0" w:color="auto"/>
            </w:tcBorders>
            <w:shd w:val="clear" w:color="auto" w:fill="auto"/>
            <w:noWrap/>
            <w:hideMark/>
            <w:tcPrChange w:id="8620"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621" w:author="gsadi" w:date="2013-11-19T09:57:00Z"/>
                <w:rFonts w:ascii="Arial" w:hAnsi="Arial" w:cs="Arial"/>
                <w:color w:val="000000"/>
                <w:sz w:val="18"/>
                <w:szCs w:val="18"/>
              </w:rPr>
            </w:pPr>
            <w:ins w:id="8622" w:author="gsadi" w:date="2013-11-19T09:57:00Z">
              <w:r w:rsidRPr="00AC2345">
                <w:rPr>
                  <w:rFonts w:ascii="Arial" w:hAnsi="Arial" w:cs="Arial"/>
                  <w:color w:val="000000"/>
                  <w:sz w:val="18"/>
                  <w:szCs w:val="18"/>
                </w:rPr>
                <w:t>11</w:t>
              </w:r>
            </w:ins>
          </w:p>
        </w:tc>
        <w:tc>
          <w:tcPr>
            <w:tcW w:w="4320" w:type="dxa"/>
            <w:tcBorders>
              <w:top w:val="nil"/>
              <w:left w:val="nil"/>
              <w:bottom w:val="single" w:sz="4" w:space="0" w:color="auto"/>
              <w:right w:val="single" w:sz="4" w:space="0" w:color="auto"/>
            </w:tcBorders>
            <w:shd w:val="clear" w:color="auto" w:fill="auto"/>
            <w:noWrap/>
            <w:hideMark/>
            <w:tcPrChange w:id="8623"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624" w:author="gsadi" w:date="2013-11-19T09:57:00Z"/>
                <w:rFonts w:ascii="Arial" w:hAnsi="Arial" w:cs="Arial"/>
                <w:color w:val="000000"/>
                <w:sz w:val="18"/>
                <w:szCs w:val="18"/>
              </w:rPr>
            </w:pPr>
            <w:ins w:id="8625" w:author="gsadi" w:date="2013-11-19T09:57:00Z">
              <w:r w:rsidRPr="00AC2345">
                <w:rPr>
                  <w:rFonts w:ascii="Arial" w:hAnsi="Arial" w:cs="Arial"/>
                  <w:color w:val="000000"/>
                  <w:sz w:val="18"/>
                  <w:szCs w:val="18"/>
                </w:rPr>
                <w:t> </w:t>
              </w:r>
            </w:ins>
          </w:p>
        </w:tc>
      </w:tr>
      <w:tr w:rsidR="00F57D92" w:rsidRPr="00AC2345" w:rsidTr="00490405">
        <w:trPr>
          <w:trHeight w:val="301"/>
          <w:ins w:id="8626" w:author="gsadi" w:date="2013-11-19T09:57:00Z"/>
          <w:trPrChange w:id="8627"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628"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629" w:author="gsadi" w:date="2013-11-19T09:57:00Z"/>
                <w:rFonts w:ascii="Arial" w:hAnsi="Arial" w:cs="Arial"/>
                <w:color w:val="000000"/>
                <w:sz w:val="18"/>
                <w:szCs w:val="18"/>
              </w:rPr>
            </w:pPr>
            <w:ins w:id="8630" w:author="gsadi" w:date="2013-11-19T09:57:00Z">
              <w:r w:rsidRPr="00AC2345">
                <w:rPr>
                  <w:rFonts w:ascii="Arial" w:hAnsi="Arial" w:cs="Arial"/>
                  <w:color w:val="000000"/>
                  <w:sz w:val="18"/>
                  <w:szCs w:val="18"/>
                </w:rPr>
                <w:t>14</w:t>
              </w:r>
            </w:ins>
          </w:p>
        </w:tc>
        <w:tc>
          <w:tcPr>
            <w:tcW w:w="1387" w:type="dxa"/>
            <w:tcBorders>
              <w:top w:val="nil"/>
              <w:left w:val="nil"/>
              <w:bottom w:val="single" w:sz="4" w:space="0" w:color="auto"/>
              <w:right w:val="single" w:sz="4" w:space="0" w:color="auto"/>
            </w:tcBorders>
            <w:shd w:val="clear" w:color="auto" w:fill="auto"/>
            <w:noWrap/>
            <w:hideMark/>
            <w:tcPrChange w:id="8631"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632" w:author="gsadi" w:date="2013-11-19T09:57:00Z"/>
                <w:rFonts w:ascii="Arial" w:hAnsi="Arial" w:cs="Arial"/>
                <w:color w:val="000000"/>
                <w:sz w:val="18"/>
                <w:szCs w:val="18"/>
              </w:rPr>
            </w:pPr>
            <w:ins w:id="8633" w:author="gsadi" w:date="2013-11-19T09:57:00Z">
              <w:r w:rsidRPr="00AC2345">
                <w:rPr>
                  <w:rFonts w:ascii="Arial" w:hAnsi="Arial" w:cs="Arial"/>
                  <w:color w:val="000000"/>
                  <w:sz w:val="18"/>
                  <w:szCs w:val="18"/>
                </w:rPr>
                <w:t>Plan Delivered Qty</w:t>
              </w:r>
            </w:ins>
          </w:p>
        </w:tc>
        <w:tc>
          <w:tcPr>
            <w:tcW w:w="1220" w:type="dxa"/>
            <w:tcBorders>
              <w:top w:val="nil"/>
              <w:left w:val="nil"/>
              <w:bottom w:val="single" w:sz="4" w:space="0" w:color="auto"/>
              <w:right w:val="single" w:sz="4" w:space="0" w:color="auto"/>
            </w:tcBorders>
            <w:shd w:val="clear" w:color="auto" w:fill="auto"/>
            <w:noWrap/>
            <w:hideMark/>
            <w:tcPrChange w:id="8634"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635" w:author="gsadi" w:date="2013-11-19T09:57:00Z"/>
                <w:rFonts w:ascii="Arial" w:hAnsi="Arial" w:cs="Arial"/>
                <w:color w:val="000000"/>
                <w:sz w:val="18"/>
                <w:szCs w:val="18"/>
              </w:rPr>
            </w:pPr>
            <w:ins w:id="8636" w:author="gsadi" w:date="2013-11-19T09:57:00Z">
              <w:r w:rsidRPr="00AC2345">
                <w:rPr>
                  <w:rFonts w:ascii="Arial" w:hAnsi="Arial" w:cs="Arial"/>
                  <w:color w:val="000000"/>
                  <w:sz w:val="18"/>
                  <w:szCs w:val="18"/>
                </w:rPr>
                <w:t>11</w:t>
              </w:r>
            </w:ins>
          </w:p>
        </w:tc>
        <w:tc>
          <w:tcPr>
            <w:tcW w:w="4320" w:type="dxa"/>
            <w:tcBorders>
              <w:top w:val="nil"/>
              <w:left w:val="nil"/>
              <w:bottom w:val="single" w:sz="4" w:space="0" w:color="auto"/>
              <w:right w:val="single" w:sz="4" w:space="0" w:color="auto"/>
            </w:tcBorders>
            <w:shd w:val="clear" w:color="auto" w:fill="auto"/>
            <w:noWrap/>
            <w:hideMark/>
            <w:tcPrChange w:id="8637"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638" w:author="gsadi" w:date="2013-11-19T09:57:00Z"/>
                <w:rFonts w:ascii="Arial" w:hAnsi="Arial" w:cs="Arial"/>
                <w:color w:val="000000"/>
                <w:sz w:val="18"/>
                <w:szCs w:val="18"/>
              </w:rPr>
            </w:pPr>
            <w:ins w:id="8639" w:author="gsadi" w:date="2013-11-19T09:57:00Z">
              <w:r w:rsidRPr="00AC2345">
                <w:rPr>
                  <w:rFonts w:ascii="Arial" w:hAnsi="Arial" w:cs="Arial"/>
                  <w:color w:val="000000"/>
                  <w:sz w:val="18"/>
                  <w:szCs w:val="18"/>
                </w:rPr>
                <w:t> </w:t>
              </w:r>
            </w:ins>
          </w:p>
        </w:tc>
      </w:tr>
      <w:tr w:rsidR="00F57D92" w:rsidRPr="00AC2345" w:rsidTr="00490405">
        <w:trPr>
          <w:trHeight w:val="301"/>
          <w:ins w:id="8640" w:author="gsadi" w:date="2013-11-19T09:57:00Z"/>
          <w:trPrChange w:id="8641"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642"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643" w:author="gsadi" w:date="2013-11-19T09:57:00Z"/>
                <w:rFonts w:ascii="Arial" w:hAnsi="Arial" w:cs="Arial"/>
                <w:color w:val="000000"/>
                <w:sz w:val="18"/>
                <w:szCs w:val="18"/>
              </w:rPr>
            </w:pPr>
            <w:ins w:id="8644" w:author="gsadi" w:date="2013-11-19T09:57:00Z">
              <w:r w:rsidRPr="00AC2345">
                <w:rPr>
                  <w:rFonts w:ascii="Arial" w:hAnsi="Arial" w:cs="Arial"/>
                  <w:color w:val="000000"/>
                  <w:sz w:val="18"/>
                  <w:szCs w:val="18"/>
                </w:rPr>
                <w:t>15</w:t>
              </w:r>
            </w:ins>
          </w:p>
        </w:tc>
        <w:tc>
          <w:tcPr>
            <w:tcW w:w="1387" w:type="dxa"/>
            <w:tcBorders>
              <w:top w:val="nil"/>
              <w:left w:val="nil"/>
              <w:bottom w:val="single" w:sz="4" w:space="0" w:color="auto"/>
              <w:right w:val="single" w:sz="4" w:space="0" w:color="auto"/>
            </w:tcBorders>
            <w:shd w:val="clear" w:color="auto" w:fill="auto"/>
            <w:noWrap/>
            <w:hideMark/>
            <w:tcPrChange w:id="8645"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646" w:author="gsadi" w:date="2013-11-19T09:57:00Z"/>
                <w:rFonts w:ascii="Arial" w:hAnsi="Arial" w:cs="Arial"/>
                <w:color w:val="000000"/>
                <w:sz w:val="18"/>
                <w:szCs w:val="18"/>
              </w:rPr>
            </w:pPr>
            <w:ins w:id="8647" w:author="gsadi" w:date="2013-11-19T09:57:00Z">
              <w:r w:rsidRPr="00AC2345">
                <w:rPr>
                  <w:rFonts w:ascii="Arial" w:hAnsi="Arial" w:cs="Arial"/>
                  <w:color w:val="000000"/>
                  <w:sz w:val="18"/>
                  <w:szCs w:val="18"/>
                </w:rPr>
                <w:t>Open Order Qty</w:t>
              </w:r>
            </w:ins>
          </w:p>
        </w:tc>
        <w:tc>
          <w:tcPr>
            <w:tcW w:w="1220" w:type="dxa"/>
            <w:tcBorders>
              <w:top w:val="nil"/>
              <w:left w:val="nil"/>
              <w:bottom w:val="single" w:sz="4" w:space="0" w:color="auto"/>
              <w:right w:val="single" w:sz="4" w:space="0" w:color="auto"/>
            </w:tcBorders>
            <w:shd w:val="clear" w:color="auto" w:fill="auto"/>
            <w:noWrap/>
            <w:hideMark/>
            <w:tcPrChange w:id="8648"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649" w:author="gsadi" w:date="2013-11-19T09:57:00Z"/>
                <w:rFonts w:ascii="Arial" w:hAnsi="Arial" w:cs="Arial"/>
                <w:color w:val="000000"/>
                <w:sz w:val="18"/>
                <w:szCs w:val="18"/>
              </w:rPr>
            </w:pPr>
            <w:ins w:id="8650" w:author="gsadi" w:date="2013-11-19T09:57:00Z">
              <w:r w:rsidRPr="00AC2345">
                <w:rPr>
                  <w:rFonts w:ascii="Arial" w:hAnsi="Arial" w:cs="Arial"/>
                  <w:color w:val="000000"/>
                  <w:sz w:val="18"/>
                  <w:szCs w:val="18"/>
                </w:rPr>
                <w:t>11</w:t>
              </w:r>
            </w:ins>
          </w:p>
        </w:tc>
        <w:tc>
          <w:tcPr>
            <w:tcW w:w="4320" w:type="dxa"/>
            <w:tcBorders>
              <w:top w:val="nil"/>
              <w:left w:val="nil"/>
              <w:bottom w:val="single" w:sz="4" w:space="0" w:color="auto"/>
              <w:right w:val="single" w:sz="4" w:space="0" w:color="auto"/>
            </w:tcBorders>
            <w:shd w:val="clear" w:color="auto" w:fill="auto"/>
            <w:noWrap/>
            <w:hideMark/>
            <w:tcPrChange w:id="8651"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652" w:author="gsadi" w:date="2013-11-19T09:57:00Z"/>
                <w:rFonts w:ascii="Arial" w:hAnsi="Arial" w:cs="Arial"/>
                <w:color w:val="000000"/>
                <w:sz w:val="18"/>
                <w:szCs w:val="18"/>
              </w:rPr>
            </w:pPr>
            <w:ins w:id="8653" w:author="gsadi" w:date="2013-11-19T09:57:00Z">
              <w:r w:rsidRPr="00AC2345">
                <w:rPr>
                  <w:rFonts w:ascii="Arial" w:hAnsi="Arial" w:cs="Arial"/>
                  <w:color w:val="000000"/>
                  <w:sz w:val="18"/>
                  <w:szCs w:val="18"/>
                </w:rPr>
                <w:t> </w:t>
              </w:r>
            </w:ins>
          </w:p>
        </w:tc>
      </w:tr>
      <w:tr w:rsidR="00F57D92" w:rsidRPr="00AC2345" w:rsidTr="00490405">
        <w:trPr>
          <w:trHeight w:val="301"/>
          <w:ins w:id="8654" w:author="gsadi" w:date="2013-11-19T09:57:00Z"/>
          <w:trPrChange w:id="8655"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656"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657" w:author="gsadi" w:date="2013-11-19T09:57:00Z"/>
                <w:rFonts w:ascii="Arial" w:hAnsi="Arial" w:cs="Arial"/>
                <w:color w:val="000000"/>
                <w:sz w:val="18"/>
                <w:szCs w:val="18"/>
              </w:rPr>
            </w:pPr>
            <w:ins w:id="8658" w:author="gsadi" w:date="2013-11-19T09:57:00Z">
              <w:r w:rsidRPr="00AC2345">
                <w:rPr>
                  <w:rFonts w:ascii="Arial" w:hAnsi="Arial" w:cs="Arial"/>
                  <w:color w:val="000000"/>
                  <w:sz w:val="18"/>
                  <w:szCs w:val="18"/>
                </w:rPr>
                <w:lastRenderedPageBreak/>
                <w:t>16</w:t>
              </w:r>
            </w:ins>
          </w:p>
        </w:tc>
        <w:tc>
          <w:tcPr>
            <w:tcW w:w="1387" w:type="dxa"/>
            <w:tcBorders>
              <w:top w:val="nil"/>
              <w:left w:val="nil"/>
              <w:bottom w:val="single" w:sz="4" w:space="0" w:color="auto"/>
              <w:right w:val="single" w:sz="4" w:space="0" w:color="auto"/>
            </w:tcBorders>
            <w:shd w:val="clear" w:color="auto" w:fill="auto"/>
            <w:noWrap/>
            <w:hideMark/>
            <w:tcPrChange w:id="8659"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660" w:author="gsadi" w:date="2013-11-19T09:57:00Z"/>
                <w:rFonts w:ascii="Arial" w:hAnsi="Arial" w:cs="Arial"/>
                <w:color w:val="000000"/>
                <w:sz w:val="18"/>
                <w:szCs w:val="18"/>
              </w:rPr>
            </w:pPr>
            <w:ins w:id="8661" w:author="gsadi" w:date="2013-11-19T09:57:00Z">
              <w:r w:rsidRPr="00AC2345">
                <w:rPr>
                  <w:rFonts w:ascii="Arial" w:hAnsi="Arial" w:cs="Arial"/>
                  <w:color w:val="000000"/>
                  <w:sz w:val="18"/>
                  <w:szCs w:val="18"/>
                </w:rPr>
                <w:t>Exit Factory Date</w:t>
              </w:r>
            </w:ins>
          </w:p>
        </w:tc>
        <w:tc>
          <w:tcPr>
            <w:tcW w:w="1220" w:type="dxa"/>
            <w:tcBorders>
              <w:top w:val="nil"/>
              <w:left w:val="nil"/>
              <w:bottom w:val="single" w:sz="4" w:space="0" w:color="auto"/>
              <w:right w:val="single" w:sz="4" w:space="0" w:color="auto"/>
            </w:tcBorders>
            <w:shd w:val="clear" w:color="auto" w:fill="auto"/>
            <w:noWrap/>
            <w:hideMark/>
            <w:tcPrChange w:id="8662"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663" w:author="gsadi" w:date="2013-11-19T09:57:00Z"/>
                <w:rFonts w:ascii="Arial" w:hAnsi="Arial" w:cs="Arial"/>
                <w:color w:val="000000"/>
                <w:sz w:val="18"/>
                <w:szCs w:val="18"/>
              </w:rPr>
            </w:pPr>
            <w:ins w:id="8664" w:author="gsadi" w:date="2013-11-19T09:57:00Z">
              <w:r w:rsidRPr="00AC2345">
                <w:rPr>
                  <w:rFonts w:ascii="Arial" w:hAnsi="Arial" w:cs="Arial"/>
                  <w:color w:val="000000"/>
                  <w:sz w:val="18"/>
                  <w:szCs w:val="18"/>
                </w:rPr>
                <w:t>2</w:t>
              </w:r>
            </w:ins>
          </w:p>
        </w:tc>
        <w:tc>
          <w:tcPr>
            <w:tcW w:w="4320" w:type="dxa"/>
            <w:tcBorders>
              <w:top w:val="nil"/>
              <w:left w:val="nil"/>
              <w:bottom w:val="single" w:sz="4" w:space="0" w:color="auto"/>
              <w:right w:val="single" w:sz="4" w:space="0" w:color="auto"/>
            </w:tcBorders>
            <w:shd w:val="clear" w:color="auto" w:fill="auto"/>
            <w:noWrap/>
            <w:hideMark/>
            <w:tcPrChange w:id="8665"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666" w:author="gsadi" w:date="2013-11-19T09:57:00Z"/>
                <w:rFonts w:ascii="Arial" w:hAnsi="Arial" w:cs="Arial"/>
                <w:color w:val="000000"/>
                <w:sz w:val="18"/>
                <w:szCs w:val="18"/>
              </w:rPr>
            </w:pPr>
            <w:ins w:id="8667" w:author="gsadi" w:date="2013-11-19T09:57:00Z">
              <w:r w:rsidRPr="00AC2345">
                <w:rPr>
                  <w:rFonts w:ascii="Arial" w:hAnsi="Arial" w:cs="Arial"/>
                  <w:color w:val="000000"/>
                  <w:sz w:val="18"/>
                  <w:szCs w:val="18"/>
                </w:rPr>
                <w:t> </w:t>
              </w:r>
            </w:ins>
          </w:p>
        </w:tc>
      </w:tr>
      <w:tr w:rsidR="00F57D92" w:rsidRPr="00AC2345" w:rsidTr="00490405">
        <w:trPr>
          <w:trHeight w:val="301"/>
          <w:ins w:id="8668" w:author="gsadi" w:date="2013-11-19T09:57:00Z"/>
          <w:trPrChange w:id="8669"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670"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671" w:author="gsadi" w:date="2013-11-19T09:57:00Z"/>
                <w:rFonts w:ascii="Arial" w:hAnsi="Arial" w:cs="Arial"/>
                <w:color w:val="000000"/>
                <w:sz w:val="18"/>
                <w:szCs w:val="18"/>
              </w:rPr>
            </w:pPr>
            <w:ins w:id="8672" w:author="gsadi" w:date="2013-11-19T09:57:00Z">
              <w:r w:rsidRPr="00AC2345">
                <w:rPr>
                  <w:rFonts w:ascii="Arial" w:hAnsi="Arial" w:cs="Arial"/>
                  <w:color w:val="000000"/>
                  <w:sz w:val="18"/>
                  <w:szCs w:val="18"/>
                </w:rPr>
                <w:t>17</w:t>
              </w:r>
            </w:ins>
          </w:p>
        </w:tc>
        <w:tc>
          <w:tcPr>
            <w:tcW w:w="1387" w:type="dxa"/>
            <w:tcBorders>
              <w:top w:val="nil"/>
              <w:left w:val="nil"/>
              <w:bottom w:val="single" w:sz="4" w:space="0" w:color="auto"/>
              <w:right w:val="single" w:sz="4" w:space="0" w:color="auto"/>
            </w:tcBorders>
            <w:shd w:val="clear" w:color="auto" w:fill="auto"/>
            <w:hideMark/>
            <w:tcPrChange w:id="8673" w:author="gsadi" w:date="2013-11-19T10:01:00Z">
              <w:tcPr>
                <w:tcW w:w="1520" w:type="dxa"/>
                <w:tcBorders>
                  <w:top w:val="nil"/>
                  <w:left w:val="nil"/>
                  <w:bottom w:val="single" w:sz="4" w:space="0" w:color="auto"/>
                  <w:right w:val="single" w:sz="4" w:space="0" w:color="auto"/>
                </w:tcBorders>
                <w:shd w:val="clear" w:color="auto" w:fill="auto"/>
                <w:hideMark/>
              </w:tcPr>
            </w:tcPrChange>
          </w:tcPr>
          <w:p w:rsidR="00F57D92" w:rsidRPr="00AC2345" w:rsidRDefault="00F57D92" w:rsidP="00F72EA9">
            <w:pPr>
              <w:rPr>
                <w:ins w:id="8674" w:author="gsadi" w:date="2013-11-19T09:57:00Z"/>
                <w:rFonts w:ascii="Arial" w:hAnsi="Arial" w:cs="Arial"/>
                <w:color w:val="000000"/>
                <w:sz w:val="18"/>
                <w:szCs w:val="18"/>
              </w:rPr>
            </w:pPr>
            <w:ins w:id="8675" w:author="gsadi" w:date="2013-11-19T09:57:00Z">
              <w:r w:rsidRPr="00AC2345">
                <w:rPr>
                  <w:rFonts w:ascii="Arial" w:hAnsi="Arial" w:cs="Arial"/>
                  <w:color w:val="000000"/>
                  <w:sz w:val="18"/>
                  <w:szCs w:val="18"/>
                </w:rPr>
                <w:t>Exit Factory Date</w:t>
              </w:r>
            </w:ins>
          </w:p>
        </w:tc>
        <w:tc>
          <w:tcPr>
            <w:tcW w:w="1220" w:type="dxa"/>
            <w:tcBorders>
              <w:top w:val="nil"/>
              <w:left w:val="nil"/>
              <w:bottom w:val="single" w:sz="4" w:space="0" w:color="auto"/>
              <w:right w:val="single" w:sz="4" w:space="0" w:color="auto"/>
            </w:tcBorders>
            <w:shd w:val="clear" w:color="auto" w:fill="auto"/>
            <w:hideMark/>
            <w:tcPrChange w:id="8676" w:author="gsadi" w:date="2013-11-19T10:01:00Z">
              <w:tcPr>
                <w:tcW w:w="1220" w:type="dxa"/>
                <w:tcBorders>
                  <w:top w:val="nil"/>
                  <w:left w:val="nil"/>
                  <w:bottom w:val="single" w:sz="4" w:space="0" w:color="auto"/>
                  <w:right w:val="single" w:sz="4" w:space="0" w:color="auto"/>
                </w:tcBorders>
                <w:shd w:val="clear" w:color="auto" w:fill="auto"/>
                <w:hideMark/>
              </w:tcPr>
            </w:tcPrChange>
          </w:tcPr>
          <w:p w:rsidR="00F57D92" w:rsidRPr="00AC2345" w:rsidRDefault="00F57D92" w:rsidP="00F72EA9">
            <w:pPr>
              <w:jc w:val="center"/>
              <w:rPr>
                <w:ins w:id="8677" w:author="gsadi" w:date="2013-11-19T09:57:00Z"/>
                <w:rFonts w:ascii="Arial" w:hAnsi="Arial" w:cs="Arial"/>
                <w:color w:val="000000"/>
                <w:sz w:val="18"/>
                <w:szCs w:val="18"/>
              </w:rPr>
            </w:pPr>
            <w:ins w:id="8678" w:author="gsadi" w:date="2013-11-19T09:57:00Z">
              <w:r w:rsidRPr="00AC2345">
                <w:rPr>
                  <w:rFonts w:ascii="Arial" w:hAnsi="Arial" w:cs="Arial"/>
                  <w:color w:val="000000"/>
                  <w:sz w:val="18"/>
                  <w:szCs w:val="18"/>
                </w:rPr>
                <w:t>2</w:t>
              </w:r>
            </w:ins>
          </w:p>
        </w:tc>
        <w:tc>
          <w:tcPr>
            <w:tcW w:w="4320" w:type="dxa"/>
            <w:tcBorders>
              <w:top w:val="nil"/>
              <w:left w:val="nil"/>
              <w:bottom w:val="single" w:sz="4" w:space="0" w:color="auto"/>
              <w:right w:val="single" w:sz="4" w:space="0" w:color="auto"/>
            </w:tcBorders>
            <w:shd w:val="clear" w:color="auto" w:fill="auto"/>
            <w:noWrap/>
            <w:hideMark/>
            <w:tcPrChange w:id="8679"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680" w:author="gsadi" w:date="2013-11-19T09:57:00Z"/>
                <w:rFonts w:ascii="Arial" w:hAnsi="Arial" w:cs="Arial"/>
                <w:color w:val="000000"/>
                <w:sz w:val="18"/>
                <w:szCs w:val="18"/>
              </w:rPr>
            </w:pPr>
            <w:ins w:id="8681" w:author="gsadi" w:date="2013-11-19T09:57:00Z">
              <w:r w:rsidRPr="00AC2345">
                <w:rPr>
                  <w:rFonts w:ascii="Arial" w:hAnsi="Arial" w:cs="Arial"/>
                  <w:color w:val="000000"/>
                  <w:sz w:val="18"/>
                  <w:szCs w:val="18"/>
                </w:rPr>
                <w:t> </w:t>
              </w:r>
            </w:ins>
          </w:p>
        </w:tc>
      </w:tr>
      <w:tr w:rsidR="00F57D92" w:rsidRPr="00AC2345" w:rsidTr="00490405">
        <w:trPr>
          <w:trHeight w:val="301"/>
          <w:ins w:id="8682" w:author="gsadi" w:date="2013-11-19T09:57:00Z"/>
          <w:trPrChange w:id="8683"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684"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685" w:author="gsadi" w:date="2013-11-19T09:57:00Z"/>
                <w:rFonts w:ascii="Arial" w:hAnsi="Arial" w:cs="Arial"/>
                <w:color w:val="000000"/>
                <w:sz w:val="18"/>
                <w:szCs w:val="18"/>
              </w:rPr>
            </w:pPr>
            <w:ins w:id="8686" w:author="gsadi" w:date="2013-11-19T09:57:00Z">
              <w:r w:rsidRPr="00AC2345">
                <w:rPr>
                  <w:rFonts w:ascii="Arial" w:hAnsi="Arial" w:cs="Arial"/>
                  <w:color w:val="000000"/>
                  <w:sz w:val="18"/>
                  <w:szCs w:val="18"/>
                </w:rPr>
                <w:t>18</w:t>
              </w:r>
            </w:ins>
          </w:p>
        </w:tc>
        <w:tc>
          <w:tcPr>
            <w:tcW w:w="1387" w:type="dxa"/>
            <w:tcBorders>
              <w:top w:val="nil"/>
              <w:left w:val="nil"/>
              <w:bottom w:val="single" w:sz="4" w:space="0" w:color="auto"/>
              <w:right w:val="single" w:sz="4" w:space="0" w:color="auto"/>
            </w:tcBorders>
            <w:shd w:val="clear" w:color="auto" w:fill="auto"/>
            <w:hideMark/>
            <w:tcPrChange w:id="8687" w:author="gsadi" w:date="2013-11-19T10:01:00Z">
              <w:tcPr>
                <w:tcW w:w="1520" w:type="dxa"/>
                <w:tcBorders>
                  <w:top w:val="nil"/>
                  <w:left w:val="nil"/>
                  <w:bottom w:val="single" w:sz="4" w:space="0" w:color="auto"/>
                  <w:right w:val="single" w:sz="4" w:space="0" w:color="auto"/>
                </w:tcBorders>
                <w:shd w:val="clear" w:color="auto" w:fill="auto"/>
                <w:hideMark/>
              </w:tcPr>
            </w:tcPrChange>
          </w:tcPr>
          <w:p w:rsidR="00F57D92" w:rsidRPr="00AC2345" w:rsidRDefault="00F57D92" w:rsidP="00F72EA9">
            <w:pPr>
              <w:rPr>
                <w:ins w:id="8688" w:author="gsadi" w:date="2013-11-19T09:57:00Z"/>
                <w:rFonts w:ascii="Arial" w:hAnsi="Arial" w:cs="Arial"/>
                <w:color w:val="000000"/>
                <w:sz w:val="18"/>
                <w:szCs w:val="18"/>
              </w:rPr>
            </w:pPr>
            <w:ins w:id="8689" w:author="gsadi" w:date="2013-11-19T09:57:00Z">
              <w:r w:rsidRPr="00AC2345">
                <w:rPr>
                  <w:rFonts w:ascii="Arial" w:hAnsi="Arial" w:cs="Arial"/>
                  <w:color w:val="000000"/>
                  <w:sz w:val="18"/>
                  <w:szCs w:val="18"/>
                </w:rPr>
                <w:t>Exit Factory Date</w:t>
              </w:r>
            </w:ins>
          </w:p>
        </w:tc>
        <w:tc>
          <w:tcPr>
            <w:tcW w:w="1220" w:type="dxa"/>
            <w:tcBorders>
              <w:top w:val="nil"/>
              <w:left w:val="nil"/>
              <w:bottom w:val="single" w:sz="4" w:space="0" w:color="auto"/>
              <w:right w:val="single" w:sz="4" w:space="0" w:color="auto"/>
            </w:tcBorders>
            <w:shd w:val="clear" w:color="auto" w:fill="auto"/>
            <w:hideMark/>
            <w:tcPrChange w:id="8690" w:author="gsadi" w:date="2013-11-19T10:01:00Z">
              <w:tcPr>
                <w:tcW w:w="1220" w:type="dxa"/>
                <w:tcBorders>
                  <w:top w:val="nil"/>
                  <w:left w:val="nil"/>
                  <w:bottom w:val="single" w:sz="4" w:space="0" w:color="auto"/>
                  <w:right w:val="single" w:sz="4" w:space="0" w:color="auto"/>
                </w:tcBorders>
                <w:shd w:val="clear" w:color="auto" w:fill="auto"/>
                <w:hideMark/>
              </w:tcPr>
            </w:tcPrChange>
          </w:tcPr>
          <w:p w:rsidR="00F57D92" w:rsidRPr="00AC2345" w:rsidRDefault="00F57D92" w:rsidP="00F72EA9">
            <w:pPr>
              <w:jc w:val="center"/>
              <w:rPr>
                <w:ins w:id="8691" w:author="gsadi" w:date="2013-11-19T09:57:00Z"/>
                <w:rFonts w:ascii="Arial" w:hAnsi="Arial" w:cs="Arial"/>
                <w:color w:val="000000"/>
                <w:sz w:val="18"/>
                <w:szCs w:val="18"/>
              </w:rPr>
            </w:pPr>
            <w:ins w:id="8692" w:author="gsadi" w:date="2013-11-19T09:57:00Z">
              <w:r w:rsidRPr="00AC2345">
                <w:rPr>
                  <w:rFonts w:ascii="Arial" w:hAnsi="Arial" w:cs="Arial"/>
                  <w:color w:val="000000"/>
                  <w:sz w:val="18"/>
                  <w:szCs w:val="18"/>
                </w:rPr>
                <w:t>4</w:t>
              </w:r>
            </w:ins>
          </w:p>
        </w:tc>
        <w:tc>
          <w:tcPr>
            <w:tcW w:w="4320" w:type="dxa"/>
            <w:tcBorders>
              <w:top w:val="nil"/>
              <w:left w:val="nil"/>
              <w:bottom w:val="single" w:sz="4" w:space="0" w:color="auto"/>
              <w:right w:val="single" w:sz="4" w:space="0" w:color="auto"/>
            </w:tcBorders>
            <w:shd w:val="clear" w:color="auto" w:fill="auto"/>
            <w:noWrap/>
            <w:hideMark/>
            <w:tcPrChange w:id="8693"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694" w:author="gsadi" w:date="2013-11-19T09:57:00Z"/>
                <w:rFonts w:ascii="Arial" w:hAnsi="Arial" w:cs="Arial"/>
                <w:color w:val="000000"/>
                <w:sz w:val="18"/>
                <w:szCs w:val="18"/>
              </w:rPr>
            </w:pPr>
            <w:ins w:id="8695" w:author="gsadi" w:date="2013-11-19T09:57:00Z">
              <w:r w:rsidRPr="00AC2345">
                <w:rPr>
                  <w:rFonts w:ascii="Arial" w:hAnsi="Arial" w:cs="Arial"/>
                  <w:color w:val="000000"/>
                  <w:sz w:val="18"/>
                  <w:szCs w:val="18"/>
                </w:rPr>
                <w:t> </w:t>
              </w:r>
            </w:ins>
          </w:p>
        </w:tc>
      </w:tr>
      <w:tr w:rsidR="00F57D92" w:rsidRPr="00AC2345" w:rsidTr="00490405">
        <w:trPr>
          <w:trHeight w:val="301"/>
          <w:ins w:id="8696" w:author="gsadi" w:date="2013-11-19T09:57:00Z"/>
          <w:trPrChange w:id="8697"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698"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699" w:author="gsadi" w:date="2013-11-19T09:57:00Z"/>
                <w:rFonts w:ascii="Arial" w:hAnsi="Arial" w:cs="Arial"/>
                <w:color w:val="000000"/>
                <w:sz w:val="18"/>
                <w:szCs w:val="18"/>
              </w:rPr>
            </w:pPr>
            <w:ins w:id="8700" w:author="gsadi" w:date="2013-11-19T09:57:00Z">
              <w:r w:rsidRPr="00AC2345">
                <w:rPr>
                  <w:rFonts w:ascii="Arial" w:hAnsi="Arial" w:cs="Arial"/>
                  <w:color w:val="000000"/>
                  <w:sz w:val="18"/>
                  <w:szCs w:val="18"/>
                </w:rPr>
                <w:t>19</w:t>
              </w:r>
            </w:ins>
          </w:p>
        </w:tc>
        <w:tc>
          <w:tcPr>
            <w:tcW w:w="1387" w:type="dxa"/>
            <w:tcBorders>
              <w:top w:val="nil"/>
              <w:left w:val="nil"/>
              <w:bottom w:val="single" w:sz="4" w:space="0" w:color="auto"/>
              <w:right w:val="single" w:sz="4" w:space="0" w:color="auto"/>
            </w:tcBorders>
            <w:shd w:val="clear" w:color="auto" w:fill="auto"/>
            <w:noWrap/>
            <w:hideMark/>
            <w:tcPrChange w:id="8701"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02" w:author="gsadi" w:date="2013-11-19T09:57:00Z"/>
                <w:rFonts w:ascii="Arial" w:hAnsi="Arial" w:cs="Arial"/>
                <w:color w:val="000000"/>
                <w:sz w:val="18"/>
                <w:szCs w:val="18"/>
              </w:rPr>
            </w:pPr>
            <w:ins w:id="8703" w:author="gsadi" w:date="2013-11-19T09:57:00Z">
              <w:r w:rsidRPr="00AC2345">
                <w:rPr>
                  <w:rFonts w:ascii="Arial" w:hAnsi="Arial" w:cs="Arial"/>
                  <w:color w:val="000000"/>
                  <w:sz w:val="18"/>
                  <w:szCs w:val="18"/>
                </w:rPr>
                <w:t>SAP Location</w:t>
              </w:r>
            </w:ins>
          </w:p>
        </w:tc>
        <w:tc>
          <w:tcPr>
            <w:tcW w:w="1220" w:type="dxa"/>
            <w:tcBorders>
              <w:top w:val="nil"/>
              <w:left w:val="nil"/>
              <w:bottom w:val="single" w:sz="4" w:space="0" w:color="auto"/>
              <w:right w:val="single" w:sz="4" w:space="0" w:color="auto"/>
            </w:tcBorders>
            <w:shd w:val="clear" w:color="auto" w:fill="auto"/>
            <w:noWrap/>
            <w:hideMark/>
            <w:tcPrChange w:id="8704"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705" w:author="gsadi" w:date="2013-11-19T09:57:00Z"/>
                <w:rFonts w:ascii="Arial" w:hAnsi="Arial" w:cs="Arial"/>
                <w:color w:val="000000"/>
                <w:sz w:val="18"/>
                <w:szCs w:val="18"/>
              </w:rPr>
            </w:pPr>
            <w:ins w:id="8706" w:author="gsadi" w:date="2013-11-19T09:57:00Z">
              <w:r w:rsidRPr="00AC2345">
                <w:rPr>
                  <w:rFonts w:ascii="Arial" w:hAnsi="Arial" w:cs="Arial"/>
                  <w:color w:val="000000"/>
                  <w:sz w:val="18"/>
                  <w:szCs w:val="18"/>
                </w:rPr>
                <w:t>4</w:t>
              </w:r>
            </w:ins>
          </w:p>
        </w:tc>
        <w:tc>
          <w:tcPr>
            <w:tcW w:w="4320" w:type="dxa"/>
            <w:tcBorders>
              <w:top w:val="nil"/>
              <w:left w:val="nil"/>
              <w:bottom w:val="single" w:sz="4" w:space="0" w:color="auto"/>
              <w:right w:val="single" w:sz="4" w:space="0" w:color="auto"/>
            </w:tcBorders>
            <w:shd w:val="clear" w:color="auto" w:fill="auto"/>
            <w:noWrap/>
            <w:hideMark/>
            <w:tcPrChange w:id="8707"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08" w:author="gsadi" w:date="2013-11-19T09:57:00Z"/>
                <w:rFonts w:ascii="Arial" w:hAnsi="Arial" w:cs="Arial"/>
                <w:color w:val="000000"/>
                <w:sz w:val="18"/>
                <w:szCs w:val="18"/>
              </w:rPr>
            </w:pPr>
            <w:ins w:id="8709" w:author="gsadi" w:date="2013-11-19T09:57:00Z">
              <w:r w:rsidRPr="00AC2345">
                <w:rPr>
                  <w:rFonts w:ascii="Arial" w:hAnsi="Arial" w:cs="Arial"/>
                  <w:color w:val="000000"/>
                  <w:sz w:val="18"/>
                  <w:szCs w:val="18"/>
                </w:rPr>
                <w:t> </w:t>
              </w:r>
            </w:ins>
          </w:p>
        </w:tc>
      </w:tr>
      <w:tr w:rsidR="00F57D92" w:rsidRPr="00AC2345" w:rsidTr="00490405">
        <w:trPr>
          <w:trHeight w:val="301"/>
          <w:ins w:id="8710" w:author="gsadi" w:date="2013-11-19T09:57:00Z"/>
          <w:trPrChange w:id="8711"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712"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713" w:author="gsadi" w:date="2013-11-19T09:57:00Z"/>
                <w:rFonts w:ascii="Arial" w:hAnsi="Arial" w:cs="Arial"/>
                <w:color w:val="000000"/>
                <w:sz w:val="18"/>
                <w:szCs w:val="18"/>
              </w:rPr>
            </w:pPr>
            <w:ins w:id="8714" w:author="gsadi" w:date="2013-11-19T09:57:00Z">
              <w:r w:rsidRPr="00AC2345">
                <w:rPr>
                  <w:rFonts w:ascii="Arial" w:hAnsi="Arial" w:cs="Arial"/>
                  <w:color w:val="000000"/>
                  <w:sz w:val="18"/>
                  <w:szCs w:val="18"/>
                </w:rPr>
                <w:t>20</w:t>
              </w:r>
            </w:ins>
          </w:p>
        </w:tc>
        <w:tc>
          <w:tcPr>
            <w:tcW w:w="1387" w:type="dxa"/>
            <w:tcBorders>
              <w:top w:val="nil"/>
              <w:left w:val="nil"/>
              <w:bottom w:val="single" w:sz="4" w:space="0" w:color="auto"/>
              <w:right w:val="single" w:sz="4" w:space="0" w:color="auto"/>
            </w:tcBorders>
            <w:shd w:val="clear" w:color="auto" w:fill="auto"/>
            <w:noWrap/>
            <w:hideMark/>
            <w:tcPrChange w:id="8715"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16" w:author="gsadi" w:date="2013-11-19T09:57:00Z"/>
                <w:rFonts w:ascii="Arial" w:hAnsi="Arial" w:cs="Arial"/>
                <w:color w:val="000000"/>
                <w:sz w:val="18"/>
                <w:szCs w:val="18"/>
              </w:rPr>
            </w:pPr>
            <w:ins w:id="8717" w:author="gsadi" w:date="2013-11-19T09:57:00Z">
              <w:r w:rsidRPr="00AC2345">
                <w:rPr>
                  <w:rFonts w:ascii="Arial" w:hAnsi="Arial" w:cs="Arial"/>
                  <w:color w:val="000000"/>
                  <w:sz w:val="18"/>
                  <w:szCs w:val="18"/>
                </w:rPr>
                <w:t>Delivery Complete flag</w:t>
              </w:r>
            </w:ins>
          </w:p>
        </w:tc>
        <w:tc>
          <w:tcPr>
            <w:tcW w:w="1220" w:type="dxa"/>
            <w:tcBorders>
              <w:top w:val="nil"/>
              <w:left w:val="nil"/>
              <w:bottom w:val="single" w:sz="4" w:space="0" w:color="auto"/>
              <w:right w:val="single" w:sz="4" w:space="0" w:color="auto"/>
            </w:tcBorders>
            <w:shd w:val="clear" w:color="auto" w:fill="auto"/>
            <w:noWrap/>
            <w:hideMark/>
            <w:tcPrChange w:id="8718"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719" w:author="gsadi" w:date="2013-11-19T09:57:00Z"/>
                <w:rFonts w:ascii="Arial" w:hAnsi="Arial" w:cs="Arial"/>
                <w:color w:val="000000"/>
                <w:sz w:val="18"/>
                <w:szCs w:val="18"/>
              </w:rPr>
            </w:pPr>
            <w:ins w:id="8720" w:author="gsadi" w:date="2013-11-19T09:57:00Z">
              <w:r w:rsidRPr="00AC2345">
                <w:rPr>
                  <w:rFonts w:ascii="Arial" w:hAnsi="Arial" w:cs="Arial"/>
                  <w:color w:val="000000"/>
                  <w:sz w:val="18"/>
                  <w:szCs w:val="18"/>
                </w:rPr>
                <w:t>1</w:t>
              </w:r>
            </w:ins>
          </w:p>
        </w:tc>
        <w:tc>
          <w:tcPr>
            <w:tcW w:w="4320" w:type="dxa"/>
            <w:tcBorders>
              <w:top w:val="nil"/>
              <w:left w:val="nil"/>
              <w:bottom w:val="single" w:sz="4" w:space="0" w:color="auto"/>
              <w:right w:val="single" w:sz="4" w:space="0" w:color="auto"/>
            </w:tcBorders>
            <w:shd w:val="clear" w:color="auto" w:fill="auto"/>
            <w:noWrap/>
            <w:hideMark/>
            <w:tcPrChange w:id="8721"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22" w:author="gsadi" w:date="2013-11-19T09:57:00Z"/>
                <w:rFonts w:ascii="Arial" w:hAnsi="Arial" w:cs="Arial"/>
                <w:color w:val="000000"/>
                <w:sz w:val="18"/>
                <w:szCs w:val="18"/>
              </w:rPr>
            </w:pPr>
            <w:ins w:id="8723" w:author="gsadi" w:date="2013-11-19T09:57:00Z">
              <w:r w:rsidRPr="00AC2345">
                <w:rPr>
                  <w:rFonts w:ascii="Arial" w:hAnsi="Arial" w:cs="Arial"/>
                  <w:color w:val="000000"/>
                  <w:sz w:val="18"/>
                  <w:szCs w:val="18"/>
                </w:rPr>
                <w:t> </w:t>
              </w:r>
            </w:ins>
          </w:p>
        </w:tc>
      </w:tr>
      <w:tr w:rsidR="00F57D92" w:rsidRPr="00AC2345" w:rsidTr="00490405">
        <w:trPr>
          <w:trHeight w:val="301"/>
          <w:ins w:id="8724" w:author="gsadi" w:date="2013-11-19T09:57:00Z"/>
          <w:trPrChange w:id="8725"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726"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727" w:author="gsadi" w:date="2013-11-19T09:57:00Z"/>
                <w:rFonts w:ascii="Arial" w:hAnsi="Arial" w:cs="Arial"/>
                <w:color w:val="000000"/>
                <w:sz w:val="18"/>
                <w:szCs w:val="18"/>
              </w:rPr>
            </w:pPr>
            <w:ins w:id="8728" w:author="gsadi" w:date="2013-11-19T09:57:00Z">
              <w:r w:rsidRPr="00AC2345">
                <w:rPr>
                  <w:rFonts w:ascii="Arial" w:hAnsi="Arial" w:cs="Arial"/>
                  <w:color w:val="000000"/>
                  <w:sz w:val="18"/>
                  <w:szCs w:val="18"/>
                </w:rPr>
                <w:t>21</w:t>
              </w:r>
            </w:ins>
          </w:p>
        </w:tc>
        <w:tc>
          <w:tcPr>
            <w:tcW w:w="1387" w:type="dxa"/>
            <w:tcBorders>
              <w:top w:val="nil"/>
              <w:left w:val="nil"/>
              <w:bottom w:val="single" w:sz="4" w:space="0" w:color="auto"/>
              <w:right w:val="single" w:sz="4" w:space="0" w:color="auto"/>
            </w:tcBorders>
            <w:shd w:val="clear" w:color="auto" w:fill="auto"/>
            <w:noWrap/>
            <w:hideMark/>
            <w:tcPrChange w:id="8729"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30" w:author="gsadi" w:date="2013-11-19T09:57:00Z"/>
                <w:rFonts w:ascii="Arial" w:hAnsi="Arial" w:cs="Arial"/>
                <w:color w:val="000000"/>
                <w:sz w:val="18"/>
                <w:szCs w:val="18"/>
              </w:rPr>
            </w:pPr>
            <w:ins w:id="8731" w:author="gsadi" w:date="2013-11-19T09:57:00Z">
              <w:r w:rsidRPr="00AC2345">
                <w:rPr>
                  <w:rFonts w:ascii="Arial" w:hAnsi="Arial" w:cs="Arial"/>
                  <w:color w:val="000000"/>
                  <w:sz w:val="18"/>
                  <w:szCs w:val="18"/>
                </w:rPr>
                <w:t>Unit of Measure</w:t>
              </w:r>
            </w:ins>
          </w:p>
        </w:tc>
        <w:tc>
          <w:tcPr>
            <w:tcW w:w="1220" w:type="dxa"/>
            <w:tcBorders>
              <w:top w:val="nil"/>
              <w:left w:val="nil"/>
              <w:bottom w:val="single" w:sz="4" w:space="0" w:color="auto"/>
              <w:right w:val="single" w:sz="4" w:space="0" w:color="auto"/>
            </w:tcBorders>
            <w:shd w:val="clear" w:color="auto" w:fill="auto"/>
            <w:noWrap/>
            <w:hideMark/>
            <w:tcPrChange w:id="8732"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733" w:author="gsadi" w:date="2013-11-19T09:57:00Z"/>
                <w:rFonts w:ascii="Arial" w:hAnsi="Arial" w:cs="Arial"/>
                <w:color w:val="000000"/>
                <w:sz w:val="18"/>
                <w:szCs w:val="18"/>
              </w:rPr>
            </w:pPr>
            <w:ins w:id="8734" w:author="gsadi" w:date="2013-11-19T09:57:00Z">
              <w:r w:rsidRPr="00AC2345">
                <w:rPr>
                  <w:rFonts w:ascii="Arial" w:hAnsi="Arial" w:cs="Arial"/>
                  <w:color w:val="000000"/>
                  <w:sz w:val="18"/>
                  <w:szCs w:val="18"/>
                </w:rPr>
                <w:t>3</w:t>
              </w:r>
            </w:ins>
          </w:p>
        </w:tc>
        <w:tc>
          <w:tcPr>
            <w:tcW w:w="4320" w:type="dxa"/>
            <w:tcBorders>
              <w:top w:val="nil"/>
              <w:left w:val="nil"/>
              <w:bottom w:val="single" w:sz="4" w:space="0" w:color="auto"/>
              <w:right w:val="single" w:sz="4" w:space="0" w:color="auto"/>
            </w:tcBorders>
            <w:shd w:val="clear" w:color="auto" w:fill="auto"/>
            <w:noWrap/>
            <w:hideMark/>
            <w:tcPrChange w:id="8735"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36" w:author="gsadi" w:date="2013-11-19T09:57:00Z"/>
                <w:rFonts w:ascii="Arial" w:hAnsi="Arial" w:cs="Arial"/>
                <w:color w:val="000000"/>
                <w:sz w:val="18"/>
                <w:szCs w:val="18"/>
              </w:rPr>
            </w:pPr>
            <w:ins w:id="8737" w:author="gsadi" w:date="2013-11-19T09:57:00Z">
              <w:r w:rsidRPr="00AC2345">
                <w:rPr>
                  <w:rFonts w:ascii="Arial" w:hAnsi="Arial" w:cs="Arial"/>
                  <w:color w:val="000000"/>
                  <w:sz w:val="18"/>
                  <w:szCs w:val="18"/>
                </w:rPr>
                <w:t> </w:t>
              </w:r>
            </w:ins>
          </w:p>
        </w:tc>
      </w:tr>
      <w:tr w:rsidR="00F57D92" w:rsidRPr="00AC2345" w:rsidTr="00490405">
        <w:trPr>
          <w:trHeight w:val="723"/>
          <w:ins w:id="8738" w:author="gsadi" w:date="2013-11-19T09:57:00Z"/>
          <w:trPrChange w:id="8739" w:author="gsadi" w:date="2013-11-19T10:01:00Z">
            <w:trPr>
              <w:trHeight w:val="723"/>
            </w:trPr>
          </w:trPrChange>
        </w:trPr>
        <w:tc>
          <w:tcPr>
            <w:tcW w:w="720" w:type="dxa"/>
            <w:tcBorders>
              <w:top w:val="nil"/>
              <w:left w:val="single" w:sz="4" w:space="0" w:color="auto"/>
              <w:bottom w:val="single" w:sz="4" w:space="0" w:color="auto"/>
              <w:right w:val="single" w:sz="4" w:space="0" w:color="auto"/>
            </w:tcBorders>
            <w:shd w:val="clear" w:color="auto" w:fill="auto"/>
            <w:hideMark/>
            <w:tcPrChange w:id="8740"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741" w:author="gsadi" w:date="2013-11-19T09:57:00Z"/>
                <w:rFonts w:ascii="Arial" w:hAnsi="Arial" w:cs="Arial"/>
                <w:color w:val="000000"/>
                <w:sz w:val="18"/>
                <w:szCs w:val="18"/>
              </w:rPr>
            </w:pPr>
            <w:ins w:id="8742" w:author="gsadi" w:date="2013-11-19T09:57:00Z">
              <w:r w:rsidRPr="00AC2345">
                <w:rPr>
                  <w:rFonts w:ascii="Arial" w:hAnsi="Arial" w:cs="Arial"/>
                  <w:color w:val="000000"/>
                  <w:sz w:val="18"/>
                  <w:szCs w:val="18"/>
                </w:rPr>
                <w:t>22</w:t>
              </w:r>
            </w:ins>
          </w:p>
        </w:tc>
        <w:tc>
          <w:tcPr>
            <w:tcW w:w="1387" w:type="dxa"/>
            <w:tcBorders>
              <w:top w:val="nil"/>
              <w:left w:val="nil"/>
              <w:bottom w:val="single" w:sz="4" w:space="0" w:color="auto"/>
              <w:right w:val="single" w:sz="4" w:space="0" w:color="auto"/>
            </w:tcBorders>
            <w:shd w:val="clear" w:color="auto" w:fill="auto"/>
            <w:noWrap/>
            <w:hideMark/>
            <w:tcPrChange w:id="8743"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44" w:author="gsadi" w:date="2013-11-19T09:57:00Z"/>
                <w:rFonts w:ascii="Arial" w:hAnsi="Arial" w:cs="Arial"/>
                <w:color w:val="000000"/>
                <w:sz w:val="18"/>
                <w:szCs w:val="18"/>
              </w:rPr>
            </w:pPr>
            <w:ins w:id="8745" w:author="gsadi" w:date="2013-11-19T09:57:00Z">
              <w:r w:rsidRPr="00AC2345">
                <w:rPr>
                  <w:rFonts w:ascii="Arial" w:hAnsi="Arial" w:cs="Arial"/>
                  <w:color w:val="000000"/>
                  <w:sz w:val="18"/>
                  <w:szCs w:val="18"/>
                </w:rPr>
                <w:t>Data Record Type</w:t>
              </w:r>
            </w:ins>
          </w:p>
        </w:tc>
        <w:tc>
          <w:tcPr>
            <w:tcW w:w="1220" w:type="dxa"/>
            <w:tcBorders>
              <w:top w:val="nil"/>
              <w:left w:val="nil"/>
              <w:bottom w:val="single" w:sz="4" w:space="0" w:color="auto"/>
              <w:right w:val="single" w:sz="4" w:space="0" w:color="auto"/>
            </w:tcBorders>
            <w:shd w:val="clear" w:color="auto" w:fill="auto"/>
            <w:noWrap/>
            <w:hideMark/>
            <w:tcPrChange w:id="8746"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747" w:author="gsadi" w:date="2013-11-19T09:57:00Z"/>
                <w:rFonts w:ascii="Arial" w:hAnsi="Arial" w:cs="Arial"/>
                <w:color w:val="000000"/>
                <w:sz w:val="18"/>
                <w:szCs w:val="18"/>
              </w:rPr>
            </w:pPr>
            <w:ins w:id="8748" w:author="gsadi" w:date="2013-11-19T09:57:00Z">
              <w:r w:rsidRPr="00AC2345">
                <w:rPr>
                  <w:rFonts w:ascii="Arial" w:hAnsi="Arial" w:cs="Arial"/>
                  <w:color w:val="000000"/>
                  <w:sz w:val="18"/>
                  <w:szCs w:val="18"/>
                </w:rPr>
                <w:t>1</w:t>
              </w:r>
            </w:ins>
          </w:p>
        </w:tc>
        <w:tc>
          <w:tcPr>
            <w:tcW w:w="4320" w:type="dxa"/>
            <w:tcBorders>
              <w:top w:val="nil"/>
              <w:left w:val="nil"/>
              <w:bottom w:val="single" w:sz="4" w:space="0" w:color="auto"/>
              <w:right w:val="single" w:sz="4" w:space="0" w:color="auto"/>
            </w:tcBorders>
            <w:shd w:val="clear" w:color="auto" w:fill="auto"/>
            <w:hideMark/>
            <w:tcPrChange w:id="8749" w:author="gsadi" w:date="2013-11-19T10:01:00Z">
              <w:tcPr>
                <w:tcW w:w="4320" w:type="dxa"/>
                <w:tcBorders>
                  <w:top w:val="nil"/>
                  <w:left w:val="nil"/>
                  <w:bottom w:val="single" w:sz="4" w:space="0" w:color="auto"/>
                  <w:right w:val="single" w:sz="4" w:space="0" w:color="auto"/>
                </w:tcBorders>
                <w:shd w:val="clear" w:color="auto" w:fill="auto"/>
                <w:hideMark/>
              </w:tcPr>
            </w:tcPrChange>
          </w:tcPr>
          <w:p w:rsidR="00F57D92" w:rsidRPr="00AC2345" w:rsidRDefault="00F57D92" w:rsidP="00F72EA9">
            <w:pPr>
              <w:rPr>
                <w:ins w:id="8750" w:author="gsadi" w:date="2013-11-19T09:57:00Z"/>
                <w:rFonts w:ascii="Arial" w:hAnsi="Arial" w:cs="Arial"/>
                <w:color w:val="000000"/>
                <w:sz w:val="18"/>
                <w:szCs w:val="18"/>
              </w:rPr>
            </w:pPr>
            <w:ins w:id="8751" w:author="gsadi" w:date="2013-11-19T09:57:00Z">
              <w:r w:rsidRPr="00AC2345">
                <w:rPr>
                  <w:rFonts w:ascii="Arial" w:hAnsi="Arial" w:cs="Arial"/>
                  <w:color w:val="000000"/>
                  <w:sz w:val="18"/>
                  <w:szCs w:val="18"/>
                </w:rPr>
                <w:t>"R" for PR</w:t>
              </w:r>
              <w:r w:rsidRPr="00AC2345">
                <w:rPr>
                  <w:rFonts w:ascii="Arial" w:hAnsi="Arial" w:cs="Arial"/>
                  <w:color w:val="000000"/>
                  <w:sz w:val="18"/>
                  <w:szCs w:val="18"/>
                </w:rPr>
                <w:br/>
                <w:t>"O" for PO</w:t>
              </w:r>
              <w:r w:rsidRPr="00AC2345">
                <w:rPr>
                  <w:rFonts w:ascii="Arial" w:hAnsi="Arial" w:cs="Arial"/>
                  <w:color w:val="000000"/>
                  <w:sz w:val="18"/>
                  <w:szCs w:val="18"/>
                </w:rPr>
                <w:br/>
                <w:t>"T" for STO (Stock Transport Orders)</w:t>
              </w:r>
            </w:ins>
          </w:p>
        </w:tc>
      </w:tr>
      <w:tr w:rsidR="00F57D92" w:rsidRPr="00AC2345" w:rsidTr="00490405">
        <w:trPr>
          <w:trHeight w:val="301"/>
          <w:ins w:id="8752" w:author="gsadi" w:date="2013-11-19T09:57:00Z"/>
          <w:trPrChange w:id="8753"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754"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755" w:author="gsadi" w:date="2013-11-19T09:57:00Z"/>
                <w:rFonts w:ascii="Arial" w:hAnsi="Arial" w:cs="Arial"/>
                <w:color w:val="000000"/>
                <w:sz w:val="18"/>
                <w:szCs w:val="18"/>
              </w:rPr>
            </w:pPr>
            <w:ins w:id="8756" w:author="gsadi" w:date="2013-11-19T09:57:00Z">
              <w:r w:rsidRPr="00AC2345">
                <w:rPr>
                  <w:rFonts w:ascii="Arial" w:hAnsi="Arial" w:cs="Arial"/>
                  <w:color w:val="000000"/>
                  <w:sz w:val="18"/>
                  <w:szCs w:val="18"/>
                </w:rPr>
                <w:t>23</w:t>
              </w:r>
            </w:ins>
          </w:p>
        </w:tc>
        <w:tc>
          <w:tcPr>
            <w:tcW w:w="1387" w:type="dxa"/>
            <w:tcBorders>
              <w:top w:val="nil"/>
              <w:left w:val="nil"/>
              <w:bottom w:val="single" w:sz="4" w:space="0" w:color="auto"/>
              <w:right w:val="single" w:sz="4" w:space="0" w:color="auto"/>
            </w:tcBorders>
            <w:shd w:val="clear" w:color="auto" w:fill="auto"/>
            <w:noWrap/>
            <w:hideMark/>
            <w:tcPrChange w:id="8757"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58" w:author="gsadi" w:date="2013-11-19T09:57:00Z"/>
                <w:rFonts w:ascii="Arial" w:hAnsi="Arial" w:cs="Arial"/>
                <w:color w:val="000000"/>
                <w:sz w:val="18"/>
                <w:szCs w:val="18"/>
              </w:rPr>
            </w:pPr>
            <w:ins w:id="8759" w:author="gsadi" w:date="2013-11-19T09:57:00Z">
              <w:r w:rsidRPr="00AC2345">
                <w:rPr>
                  <w:rFonts w:ascii="Arial" w:hAnsi="Arial" w:cs="Arial"/>
                  <w:color w:val="000000"/>
                  <w:sz w:val="18"/>
                  <w:szCs w:val="18"/>
                </w:rPr>
                <w:t>Material Type</w:t>
              </w:r>
            </w:ins>
          </w:p>
        </w:tc>
        <w:tc>
          <w:tcPr>
            <w:tcW w:w="1220" w:type="dxa"/>
            <w:tcBorders>
              <w:top w:val="nil"/>
              <w:left w:val="nil"/>
              <w:bottom w:val="single" w:sz="4" w:space="0" w:color="auto"/>
              <w:right w:val="single" w:sz="4" w:space="0" w:color="auto"/>
            </w:tcBorders>
            <w:shd w:val="clear" w:color="auto" w:fill="auto"/>
            <w:noWrap/>
            <w:hideMark/>
            <w:tcPrChange w:id="8760"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761" w:author="gsadi" w:date="2013-11-19T09:57:00Z"/>
                <w:rFonts w:ascii="Arial" w:hAnsi="Arial" w:cs="Arial"/>
                <w:color w:val="000000"/>
                <w:sz w:val="18"/>
                <w:szCs w:val="18"/>
              </w:rPr>
            </w:pPr>
            <w:ins w:id="8762" w:author="gsadi" w:date="2013-11-19T09:57:00Z">
              <w:r w:rsidRPr="00AC2345">
                <w:rPr>
                  <w:rFonts w:ascii="Arial" w:hAnsi="Arial" w:cs="Arial"/>
                  <w:color w:val="000000"/>
                  <w:sz w:val="18"/>
                  <w:szCs w:val="18"/>
                </w:rPr>
                <w:t>1</w:t>
              </w:r>
            </w:ins>
          </w:p>
        </w:tc>
        <w:tc>
          <w:tcPr>
            <w:tcW w:w="4320" w:type="dxa"/>
            <w:tcBorders>
              <w:top w:val="nil"/>
              <w:left w:val="nil"/>
              <w:bottom w:val="single" w:sz="4" w:space="0" w:color="auto"/>
              <w:right w:val="single" w:sz="4" w:space="0" w:color="auto"/>
            </w:tcBorders>
            <w:shd w:val="clear" w:color="auto" w:fill="auto"/>
            <w:noWrap/>
            <w:hideMark/>
            <w:tcPrChange w:id="8763"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64" w:author="gsadi" w:date="2013-11-19T09:57:00Z"/>
                <w:rFonts w:ascii="Arial" w:hAnsi="Arial" w:cs="Arial"/>
                <w:color w:val="000000"/>
                <w:sz w:val="18"/>
                <w:szCs w:val="18"/>
              </w:rPr>
            </w:pPr>
            <w:ins w:id="8765" w:author="gsadi" w:date="2013-11-19T09:57:00Z">
              <w:r w:rsidRPr="00AC2345">
                <w:rPr>
                  <w:rFonts w:ascii="Arial" w:hAnsi="Arial" w:cs="Arial"/>
                  <w:color w:val="000000"/>
                  <w:sz w:val="18"/>
                  <w:szCs w:val="18"/>
                </w:rPr>
                <w:t>Blank Value</w:t>
              </w:r>
            </w:ins>
          </w:p>
        </w:tc>
      </w:tr>
      <w:tr w:rsidR="00F57D92" w:rsidRPr="00AC2345" w:rsidTr="00490405">
        <w:trPr>
          <w:trHeight w:val="301"/>
          <w:ins w:id="8766" w:author="gsadi" w:date="2013-11-19T09:57:00Z"/>
          <w:trPrChange w:id="8767"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768"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769" w:author="gsadi" w:date="2013-11-19T09:57:00Z"/>
                <w:rFonts w:ascii="Arial" w:hAnsi="Arial" w:cs="Arial"/>
                <w:color w:val="000000"/>
                <w:sz w:val="18"/>
                <w:szCs w:val="18"/>
              </w:rPr>
            </w:pPr>
            <w:ins w:id="8770" w:author="gsadi" w:date="2013-11-19T09:57:00Z">
              <w:r w:rsidRPr="00AC2345">
                <w:rPr>
                  <w:rFonts w:ascii="Arial" w:hAnsi="Arial" w:cs="Arial"/>
                  <w:color w:val="000000"/>
                  <w:sz w:val="18"/>
                  <w:szCs w:val="18"/>
                </w:rPr>
                <w:t>24</w:t>
              </w:r>
            </w:ins>
          </w:p>
        </w:tc>
        <w:tc>
          <w:tcPr>
            <w:tcW w:w="1387" w:type="dxa"/>
            <w:tcBorders>
              <w:top w:val="nil"/>
              <w:left w:val="nil"/>
              <w:bottom w:val="single" w:sz="4" w:space="0" w:color="auto"/>
              <w:right w:val="single" w:sz="4" w:space="0" w:color="auto"/>
            </w:tcBorders>
            <w:shd w:val="clear" w:color="auto" w:fill="auto"/>
            <w:noWrap/>
            <w:hideMark/>
            <w:tcPrChange w:id="8771"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72" w:author="gsadi" w:date="2013-11-19T09:57:00Z"/>
                <w:rFonts w:ascii="Arial" w:hAnsi="Arial" w:cs="Arial"/>
                <w:color w:val="000000"/>
                <w:sz w:val="18"/>
                <w:szCs w:val="18"/>
              </w:rPr>
            </w:pPr>
            <w:ins w:id="8773" w:author="gsadi" w:date="2013-11-19T09:57:00Z">
              <w:r w:rsidRPr="00AC2345">
                <w:rPr>
                  <w:rFonts w:ascii="Arial" w:hAnsi="Arial" w:cs="Arial"/>
                  <w:color w:val="000000"/>
                  <w:sz w:val="18"/>
                  <w:szCs w:val="18"/>
                </w:rPr>
                <w:t>Document type(Order Type)</w:t>
              </w:r>
            </w:ins>
          </w:p>
        </w:tc>
        <w:tc>
          <w:tcPr>
            <w:tcW w:w="1220" w:type="dxa"/>
            <w:tcBorders>
              <w:top w:val="nil"/>
              <w:left w:val="nil"/>
              <w:bottom w:val="single" w:sz="4" w:space="0" w:color="auto"/>
              <w:right w:val="single" w:sz="4" w:space="0" w:color="auto"/>
            </w:tcBorders>
            <w:shd w:val="clear" w:color="auto" w:fill="auto"/>
            <w:noWrap/>
            <w:hideMark/>
            <w:tcPrChange w:id="8774"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775" w:author="gsadi" w:date="2013-11-19T09:57:00Z"/>
                <w:rFonts w:ascii="Arial" w:hAnsi="Arial" w:cs="Arial"/>
                <w:color w:val="000000"/>
                <w:sz w:val="18"/>
                <w:szCs w:val="18"/>
              </w:rPr>
            </w:pPr>
            <w:ins w:id="8776" w:author="gsadi" w:date="2013-11-19T09:57:00Z">
              <w:r w:rsidRPr="00AC2345">
                <w:rPr>
                  <w:rFonts w:ascii="Arial" w:hAnsi="Arial" w:cs="Arial"/>
                  <w:color w:val="000000"/>
                  <w:sz w:val="18"/>
                  <w:szCs w:val="18"/>
                </w:rPr>
                <w:t>4</w:t>
              </w:r>
            </w:ins>
          </w:p>
        </w:tc>
        <w:tc>
          <w:tcPr>
            <w:tcW w:w="4320" w:type="dxa"/>
            <w:tcBorders>
              <w:top w:val="nil"/>
              <w:left w:val="nil"/>
              <w:bottom w:val="single" w:sz="4" w:space="0" w:color="auto"/>
              <w:right w:val="single" w:sz="4" w:space="0" w:color="auto"/>
            </w:tcBorders>
            <w:shd w:val="clear" w:color="auto" w:fill="auto"/>
            <w:noWrap/>
            <w:hideMark/>
            <w:tcPrChange w:id="8777"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78" w:author="gsadi" w:date="2013-11-19T09:57:00Z"/>
                <w:rFonts w:ascii="Arial" w:hAnsi="Arial" w:cs="Arial"/>
                <w:color w:val="000000"/>
                <w:sz w:val="18"/>
                <w:szCs w:val="18"/>
              </w:rPr>
            </w:pPr>
            <w:ins w:id="8779" w:author="gsadi" w:date="2013-11-19T09:57:00Z">
              <w:r w:rsidRPr="00AC2345">
                <w:rPr>
                  <w:rFonts w:ascii="Arial" w:hAnsi="Arial" w:cs="Arial"/>
                  <w:color w:val="000000"/>
                  <w:sz w:val="18"/>
                  <w:szCs w:val="18"/>
                </w:rPr>
                <w:t> </w:t>
              </w:r>
            </w:ins>
          </w:p>
        </w:tc>
      </w:tr>
      <w:tr w:rsidR="00F57D92" w:rsidRPr="00AC2345" w:rsidTr="00490405">
        <w:trPr>
          <w:trHeight w:val="301"/>
          <w:ins w:id="8780" w:author="gsadi" w:date="2013-11-19T09:57:00Z"/>
          <w:trPrChange w:id="8781"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782"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783" w:author="gsadi" w:date="2013-11-19T09:57:00Z"/>
                <w:rFonts w:ascii="Arial" w:hAnsi="Arial" w:cs="Arial"/>
                <w:color w:val="000000"/>
                <w:sz w:val="18"/>
                <w:szCs w:val="18"/>
              </w:rPr>
            </w:pPr>
            <w:ins w:id="8784" w:author="gsadi" w:date="2013-11-19T09:57:00Z">
              <w:r w:rsidRPr="00AC2345">
                <w:rPr>
                  <w:rFonts w:ascii="Arial" w:hAnsi="Arial" w:cs="Arial"/>
                  <w:color w:val="000000"/>
                  <w:sz w:val="18"/>
                  <w:szCs w:val="18"/>
                </w:rPr>
                <w:t>25</w:t>
              </w:r>
            </w:ins>
          </w:p>
        </w:tc>
        <w:tc>
          <w:tcPr>
            <w:tcW w:w="1387" w:type="dxa"/>
            <w:tcBorders>
              <w:top w:val="nil"/>
              <w:left w:val="nil"/>
              <w:bottom w:val="single" w:sz="4" w:space="0" w:color="auto"/>
              <w:right w:val="single" w:sz="4" w:space="0" w:color="auto"/>
            </w:tcBorders>
            <w:shd w:val="clear" w:color="auto" w:fill="auto"/>
            <w:noWrap/>
            <w:hideMark/>
            <w:tcPrChange w:id="8785"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86" w:author="gsadi" w:date="2013-11-19T09:57:00Z"/>
                <w:rFonts w:ascii="Arial" w:hAnsi="Arial" w:cs="Arial"/>
                <w:color w:val="000000"/>
                <w:sz w:val="18"/>
                <w:szCs w:val="18"/>
              </w:rPr>
            </w:pPr>
            <w:ins w:id="8787" w:author="gsadi" w:date="2013-11-19T09:57:00Z">
              <w:r w:rsidRPr="00AC2345">
                <w:rPr>
                  <w:rFonts w:ascii="Arial" w:hAnsi="Arial" w:cs="Arial"/>
                  <w:color w:val="000000"/>
                  <w:sz w:val="18"/>
                  <w:szCs w:val="18"/>
                </w:rPr>
                <w:t>Sales Order Number</w:t>
              </w:r>
            </w:ins>
          </w:p>
        </w:tc>
        <w:tc>
          <w:tcPr>
            <w:tcW w:w="1220" w:type="dxa"/>
            <w:tcBorders>
              <w:top w:val="nil"/>
              <w:left w:val="nil"/>
              <w:bottom w:val="single" w:sz="4" w:space="0" w:color="auto"/>
              <w:right w:val="single" w:sz="4" w:space="0" w:color="auto"/>
            </w:tcBorders>
            <w:shd w:val="clear" w:color="auto" w:fill="auto"/>
            <w:noWrap/>
            <w:hideMark/>
            <w:tcPrChange w:id="8788"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789" w:author="gsadi" w:date="2013-11-19T09:57:00Z"/>
                <w:rFonts w:ascii="Arial" w:hAnsi="Arial" w:cs="Arial"/>
                <w:color w:val="000000"/>
                <w:sz w:val="18"/>
                <w:szCs w:val="18"/>
              </w:rPr>
            </w:pPr>
            <w:ins w:id="8790" w:author="gsadi" w:date="2013-11-19T09:57:00Z">
              <w:r w:rsidRPr="00AC2345">
                <w:rPr>
                  <w:rFonts w:ascii="Arial" w:hAnsi="Arial" w:cs="Arial"/>
                  <w:color w:val="000000"/>
                  <w:sz w:val="18"/>
                  <w:szCs w:val="18"/>
                </w:rPr>
                <w:t>10</w:t>
              </w:r>
            </w:ins>
          </w:p>
        </w:tc>
        <w:tc>
          <w:tcPr>
            <w:tcW w:w="4320" w:type="dxa"/>
            <w:tcBorders>
              <w:top w:val="nil"/>
              <w:left w:val="nil"/>
              <w:bottom w:val="single" w:sz="4" w:space="0" w:color="auto"/>
              <w:right w:val="single" w:sz="4" w:space="0" w:color="auto"/>
            </w:tcBorders>
            <w:shd w:val="clear" w:color="auto" w:fill="auto"/>
            <w:noWrap/>
            <w:hideMark/>
            <w:tcPrChange w:id="8791"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792" w:author="gsadi" w:date="2013-11-19T09:57:00Z"/>
                <w:rFonts w:ascii="Arial" w:hAnsi="Arial" w:cs="Arial"/>
                <w:color w:val="000000"/>
                <w:sz w:val="18"/>
                <w:szCs w:val="18"/>
              </w:rPr>
            </w:pPr>
            <w:ins w:id="8793" w:author="gsadi" w:date="2013-11-19T09:57:00Z">
              <w:r w:rsidRPr="00AC2345">
                <w:rPr>
                  <w:rFonts w:ascii="Arial" w:hAnsi="Arial" w:cs="Arial"/>
                  <w:color w:val="000000"/>
                  <w:sz w:val="18"/>
                  <w:szCs w:val="18"/>
                </w:rPr>
                <w:t> </w:t>
              </w:r>
            </w:ins>
          </w:p>
        </w:tc>
      </w:tr>
      <w:tr w:rsidR="00F57D92" w:rsidRPr="00AC2345" w:rsidTr="00490405">
        <w:trPr>
          <w:trHeight w:val="301"/>
          <w:ins w:id="8794" w:author="gsadi" w:date="2013-11-19T09:57:00Z"/>
          <w:trPrChange w:id="8795"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796"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797" w:author="gsadi" w:date="2013-11-19T09:57:00Z"/>
                <w:rFonts w:ascii="Arial" w:hAnsi="Arial" w:cs="Arial"/>
                <w:color w:val="000000"/>
                <w:sz w:val="18"/>
                <w:szCs w:val="18"/>
              </w:rPr>
            </w:pPr>
            <w:ins w:id="8798" w:author="gsadi" w:date="2013-11-19T09:57:00Z">
              <w:r w:rsidRPr="00AC2345">
                <w:rPr>
                  <w:rFonts w:ascii="Arial" w:hAnsi="Arial" w:cs="Arial"/>
                  <w:color w:val="000000"/>
                  <w:sz w:val="18"/>
                  <w:szCs w:val="18"/>
                </w:rPr>
                <w:t>26</w:t>
              </w:r>
            </w:ins>
          </w:p>
        </w:tc>
        <w:tc>
          <w:tcPr>
            <w:tcW w:w="1387" w:type="dxa"/>
            <w:tcBorders>
              <w:top w:val="nil"/>
              <w:left w:val="nil"/>
              <w:bottom w:val="single" w:sz="4" w:space="0" w:color="auto"/>
              <w:right w:val="single" w:sz="4" w:space="0" w:color="auto"/>
            </w:tcBorders>
            <w:shd w:val="clear" w:color="000000" w:fill="FFFFFF"/>
            <w:noWrap/>
            <w:hideMark/>
            <w:tcPrChange w:id="8799" w:author="gsadi" w:date="2013-11-19T10:01:00Z">
              <w:tcPr>
                <w:tcW w:w="1520" w:type="dxa"/>
                <w:tcBorders>
                  <w:top w:val="nil"/>
                  <w:left w:val="nil"/>
                  <w:bottom w:val="single" w:sz="4" w:space="0" w:color="auto"/>
                  <w:right w:val="single" w:sz="4" w:space="0" w:color="auto"/>
                </w:tcBorders>
                <w:shd w:val="clear" w:color="000000" w:fill="FFFFFF"/>
                <w:noWrap/>
                <w:hideMark/>
              </w:tcPr>
            </w:tcPrChange>
          </w:tcPr>
          <w:p w:rsidR="00F57D92" w:rsidRPr="00AC2345" w:rsidRDefault="00F57D92" w:rsidP="00F72EA9">
            <w:pPr>
              <w:rPr>
                <w:ins w:id="8800" w:author="gsadi" w:date="2013-11-19T09:57:00Z"/>
                <w:rFonts w:ascii="Arial" w:hAnsi="Arial" w:cs="Arial"/>
                <w:color w:val="000000"/>
                <w:sz w:val="18"/>
                <w:szCs w:val="18"/>
              </w:rPr>
            </w:pPr>
            <w:ins w:id="8801" w:author="gsadi" w:date="2013-11-19T09:57:00Z">
              <w:r w:rsidRPr="00AC2345">
                <w:rPr>
                  <w:rFonts w:ascii="Arial" w:hAnsi="Arial" w:cs="Arial"/>
                  <w:color w:val="000000"/>
                  <w:sz w:val="18"/>
                  <w:szCs w:val="18"/>
                </w:rPr>
                <w:t>Sales Document Line Item</w:t>
              </w:r>
            </w:ins>
          </w:p>
        </w:tc>
        <w:tc>
          <w:tcPr>
            <w:tcW w:w="1220" w:type="dxa"/>
            <w:tcBorders>
              <w:top w:val="nil"/>
              <w:left w:val="nil"/>
              <w:bottom w:val="single" w:sz="4" w:space="0" w:color="auto"/>
              <w:right w:val="single" w:sz="4" w:space="0" w:color="auto"/>
            </w:tcBorders>
            <w:shd w:val="clear" w:color="auto" w:fill="auto"/>
            <w:noWrap/>
            <w:hideMark/>
            <w:tcPrChange w:id="8802"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803" w:author="gsadi" w:date="2013-11-19T09:57:00Z"/>
                <w:rFonts w:ascii="Arial" w:hAnsi="Arial" w:cs="Arial"/>
                <w:color w:val="000000"/>
                <w:sz w:val="18"/>
                <w:szCs w:val="18"/>
              </w:rPr>
            </w:pPr>
            <w:ins w:id="8804" w:author="gsadi" w:date="2013-11-19T09:57:00Z">
              <w:r w:rsidRPr="00AC2345">
                <w:rPr>
                  <w:rFonts w:ascii="Arial" w:hAnsi="Arial" w:cs="Arial"/>
                  <w:color w:val="000000"/>
                  <w:sz w:val="18"/>
                  <w:szCs w:val="18"/>
                </w:rPr>
                <w:t>6</w:t>
              </w:r>
            </w:ins>
          </w:p>
        </w:tc>
        <w:tc>
          <w:tcPr>
            <w:tcW w:w="4320" w:type="dxa"/>
            <w:tcBorders>
              <w:top w:val="nil"/>
              <w:left w:val="nil"/>
              <w:bottom w:val="single" w:sz="4" w:space="0" w:color="auto"/>
              <w:right w:val="single" w:sz="4" w:space="0" w:color="auto"/>
            </w:tcBorders>
            <w:shd w:val="clear" w:color="auto" w:fill="auto"/>
            <w:noWrap/>
            <w:hideMark/>
            <w:tcPrChange w:id="8805"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806" w:author="gsadi" w:date="2013-11-19T09:57:00Z"/>
                <w:rFonts w:ascii="Arial" w:hAnsi="Arial" w:cs="Arial"/>
                <w:color w:val="000000"/>
                <w:sz w:val="18"/>
                <w:szCs w:val="18"/>
              </w:rPr>
            </w:pPr>
            <w:ins w:id="8807" w:author="gsadi" w:date="2013-11-19T09:57:00Z">
              <w:r w:rsidRPr="00AC2345">
                <w:rPr>
                  <w:rFonts w:ascii="Arial" w:hAnsi="Arial" w:cs="Arial"/>
                  <w:color w:val="000000"/>
                  <w:sz w:val="18"/>
                  <w:szCs w:val="18"/>
                </w:rPr>
                <w:t> </w:t>
              </w:r>
            </w:ins>
          </w:p>
        </w:tc>
      </w:tr>
      <w:tr w:rsidR="00F57D92" w:rsidRPr="00AC2345" w:rsidTr="00490405">
        <w:trPr>
          <w:trHeight w:val="301"/>
          <w:ins w:id="8808" w:author="gsadi" w:date="2013-11-19T09:57:00Z"/>
          <w:trPrChange w:id="8809"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810"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811" w:author="gsadi" w:date="2013-11-19T09:57:00Z"/>
                <w:rFonts w:ascii="Arial" w:hAnsi="Arial" w:cs="Arial"/>
                <w:color w:val="000000"/>
                <w:sz w:val="18"/>
                <w:szCs w:val="18"/>
              </w:rPr>
            </w:pPr>
            <w:ins w:id="8812" w:author="gsadi" w:date="2013-11-19T09:57:00Z">
              <w:r w:rsidRPr="00AC2345">
                <w:rPr>
                  <w:rFonts w:ascii="Arial" w:hAnsi="Arial" w:cs="Arial"/>
                  <w:color w:val="000000"/>
                  <w:sz w:val="18"/>
                  <w:szCs w:val="18"/>
                </w:rPr>
                <w:t>27</w:t>
              </w:r>
            </w:ins>
          </w:p>
        </w:tc>
        <w:tc>
          <w:tcPr>
            <w:tcW w:w="1387" w:type="dxa"/>
            <w:tcBorders>
              <w:top w:val="nil"/>
              <w:left w:val="nil"/>
              <w:bottom w:val="single" w:sz="4" w:space="0" w:color="auto"/>
              <w:right w:val="single" w:sz="4" w:space="0" w:color="auto"/>
            </w:tcBorders>
            <w:shd w:val="clear" w:color="000000" w:fill="FFFFFF"/>
            <w:noWrap/>
            <w:hideMark/>
            <w:tcPrChange w:id="8813" w:author="gsadi" w:date="2013-11-19T10:01:00Z">
              <w:tcPr>
                <w:tcW w:w="1520" w:type="dxa"/>
                <w:tcBorders>
                  <w:top w:val="nil"/>
                  <w:left w:val="nil"/>
                  <w:bottom w:val="single" w:sz="4" w:space="0" w:color="auto"/>
                  <w:right w:val="single" w:sz="4" w:space="0" w:color="auto"/>
                </w:tcBorders>
                <w:shd w:val="clear" w:color="000000" w:fill="FFFFFF"/>
                <w:noWrap/>
                <w:hideMark/>
              </w:tcPr>
            </w:tcPrChange>
          </w:tcPr>
          <w:p w:rsidR="00F57D92" w:rsidRPr="00AC2345" w:rsidRDefault="00F57D92" w:rsidP="00F72EA9">
            <w:pPr>
              <w:rPr>
                <w:ins w:id="8814" w:author="gsadi" w:date="2013-11-19T09:57:00Z"/>
                <w:rFonts w:ascii="Arial" w:hAnsi="Arial" w:cs="Arial"/>
                <w:color w:val="000000"/>
                <w:sz w:val="18"/>
                <w:szCs w:val="18"/>
              </w:rPr>
            </w:pPr>
            <w:ins w:id="8815" w:author="gsadi" w:date="2013-11-19T09:57:00Z">
              <w:r w:rsidRPr="00AC2345">
                <w:rPr>
                  <w:rFonts w:ascii="Arial" w:hAnsi="Arial" w:cs="Arial"/>
                  <w:color w:val="000000"/>
                  <w:sz w:val="18"/>
                  <w:szCs w:val="18"/>
                </w:rPr>
                <w:t>Sold To Party</w:t>
              </w:r>
            </w:ins>
          </w:p>
        </w:tc>
        <w:tc>
          <w:tcPr>
            <w:tcW w:w="1220" w:type="dxa"/>
            <w:tcBorders>
              <w:top w:val="nil"/>
              <w:left w:val="nil"/>
              <w:bottom w:val="single" w:sz="4" w:space="0" w:color="auto"/>
              <w:right w:val="single" w:sz="4" w:space="0" w:color="auto"/>
            </w:tcBorders>
            <w:shd w:val="clear" w:color="auto" w:fill="auto"/>
            <w:noWrap/>
            <w:hideMark/>
            <w:tcPrChange w:id="8816"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817" w:author="gsadi" w:date="2013-11-19T09:57:00Z"/>
                <w:rFonts w:ascii="Arial" w:hAnsi="Arial" w:cs="Arial"/>
                <w:color w:val="000000"/>
                <w:sz w:val="18"/>
                <w:szCs w:val="18"/>
              </w:rPr>
            </w:pPr>
            <w:ins w:id="8818" w:author="gsadi" w:date="2013-11-19T09:57:00Z">
              <w:r w:rsidRPr="00AC2345">
                <w:rPr>
                  <w:rFonts w:ascii="Arial" w:hAnsi="Arial" w:cs="Arial"/>
                  <w:color w:val="000000"/>
                  <w:sz w:val="18"/>
                  <w:szCs w:val="18"/>
                </w:rPr>
                <w:t>10</w:t>
              </w:r>
            </w:ins>
          </w:p>
        </w:tc>
        <w:tc>
          <w:tcPr>
            <w:tcW w:w="4320" w:type="dxa"/>
            <w:tcBorders>
              <w:top w:val="nil"/>
              <w:left w:val="nil"/>
              <w:bottom w:val="single" w:sz="4" w:space="0" w:color="auto"/>
              <w:right w:val="single" w:sz="4" w:space="0" w:color="auto"/>
            </w:tcBorders>
            <w:shd w:val="clear" w:color="auto" w:fill="auto"/>
            <w:noWrap/>
            <w:hideMark/>
            <w:tcPrChange w:id="8819"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820" w:author="gsadi" w:date="2013-11-19T09:57:00Z"/>
                <w:rFonts w:ascii="Arial" w:hAnsi="Arial" w:cs="Arial"/>
                <w:color w:val="000000"/>
                <w:sz w:val="18"/>
                <w:szCs w:val="18"/>
              </w:rPr>
            </w:pPr>
            <w:ins w:id="8821" w:author="gsadi" w:date="2013-11-19T09:57:00Z">
              <w:r w:rsidRPr="00AC2345">
                <w:rPr>
                  <w:rFonts w:ascii="Arial" w:hAnsi="Arial" w:cs="Arial"/>
                  <w:color w:val="000000"/>
                  <w:sz w:val="18"/>
                  <w:szCs w:val="18"/>
                </w:rPr>
                <w:t> </w:t>
              </w:r>
            </w:ins>
          </w:p>
        </w:tc>
      </w:tr>
      <w:tr w:rsidR="00F57D92" w:rsidRPr="00AC2345" w:rsidTr="00490405">
        <w:trPr>
          <w:trHeight w:val="301"/>
          <w:ins w:id="8822" w:author="gsadi" w:date="2013-11-19T09:57:00Z"/>
          <w:trPrChange w:id="8823"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824"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825" w:author="gsadi" w:date="2013-11-19T09:57:00Z"/>
                <w:rFonts w:ascii="Arial" w:hAnsi="Arial" w:cs="Arial"/>
                <w:color w:val="000000"/>
                <w:sz w:val="18"/>
                <w:szCs w:val="18"/>
              </w:rPr>
            </w:pPr>
            <w:ins w:id="8826" w:author="gsadi" w:date="2013-11-19T09:57:00Z">
              <w:r w:rsidRPr="00AC2345">
                <w:rPr>
                  <w:rFonts w:ascii="Arial" w:hAnsi="Arial" w:cs="Arial"/>
                  <w:color w:val="000000"/>
                  <w:sz w:val="18"/>
                  <w:szCs w:val="18"/>
                </w:rPr>
                <w:t>28</w:t>
              </w:r>
            </w:ins>
          </w:p>
        </w:tc>
        <w:tc>
          <w:tcPr>
            <w:tcW w:w="1387" w:type="dxa"/>
            <w:tcBorders>
              <w:top w:val="nil"/>
              <w:left w:val="nil"/>
              <w:bottom w:val="single" w:sz="4" w:space="0" w:color="auto"/>
              <w:right w:val="single" w:sz="4" w:space="0" w:color="auto"/>
            </w:tcBorders>
            <w:shd w:val="clear" w:color="auto" w:fill="auto"/>
            <w:noWrap/>
            <w:hideMark/>
            <w:tcPrChange w:id="8827"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828" w:author="gsadi" w:date="2013-11-19T09:57:00Z"/>
                <w:rFonts w:ascii="Arial" w:hAnsi="Arial" w:cs="Arial"/>
                <w:color w:val="000000"/>
                <w:sz w:val="18"/>
                <w:szCs w:val="18"/>
              </w:rPr>
            </w:pPr>
            <w:ins w:id="8829" w:author="gsadi" w:date="2013-11-19T09:57:00Z">
              <w:r w:rsidRPr="00AC2345">
                <w:rPr>
                  <w:rFonts w:ascii="Arial" w:hAnsi="Arial" w:cs="Arial"/>
                  <w:color w:val="000000"/>
                  <w:sz w:val="18"/>
                  <w:szCs w:val="18"/>
                </w:rPr>
                <w:t>Container Number</w:t>
              </w:r>
            </w:ins>
          </w:p>
        </w:tc>
        <w:tc>
          <w:tcPr>
            <w:tcW w:w="1220" w:type="dxa"/>
            <w:tcBorders>
              <w:top w:val="nil"/>
              <w:left w:val="nil"/>
              <w:bottom w:val="single" w:sz="4" w:space="0" w:color="auto"/>
              <w:right w:val="single" w:sz="4" w:space="0" w:color="auto"/>
            </w:tcBorders>
            <w:shd w:val="clear" w:color="auto" w:fill="auto"/>
            <w:noWrap/>
            <w:hideMark/>
            <w:tcPrChange w:id="8830"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831" w:author="gsadi" w:date="2013-11-19T09:57:00Z"/>
                <w:rFonts w:ascii="Arial" w:hAnsi="Arial" w:cs="Arial"/>
                <w:color w:val="000000"/>
                <w:sz w:val="18"/>
                <w:szCs w:val="18"/>
              </w:rPr>
            </w:pPr>
            <w:ins w:id="8832" w:author="gsadi" w:date="2013-11-19T09:57:00Z">
              <w:r w:rsidRPr="00AC2345">
                <w:rPr>
                  <w:rFonts w:ascii="Arial" w:hAnsi="Arial" w:cs="Arial"/>
                  <w:color w:val="000000"/>
                  <w:sz w:val="18"/>
                  <w:szCs w:val="18"/>
                </w:rPr>
                <w:t>13</w:t>
              </w:r>
            </w:ins>
          </w:p>
        </w:tc>
        <w:tc>
          <w:tcPr>
            <w:tcW w:w="4320" w:type="dxa"/>
            <w:tcBorders>
              <w:top w:val="nil"/>
              <w:left w:val="nil"/>
              <w:bottom w:val="single" w:sz="4" w:space="0" w:color="auto"/>
              <w:right w:val="single" w:sz="4" w:space="0" w:color="auto"/>
            </w:tcBorders>
            <w:shd w:val="clear" w:color="auto" w:fill="auto"/>
            <w:noWrap/>
            <w:hideMark/>
            <w:tcPrChange w:id="8833"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834" w:author="gsadi" w:date="2013-11-19T09:57:00Z"/>
                <w:rFonts w:ascii="Arial" w:hAnsi="Arial" w:cs="Arial"/>
                <w:color w:val="000000"/>
                <w:sz w:val="18"/>
                <w:szCs w:val="18"/>
              </w:rPr>
            </w:pPr>
            <w:ins w:id="8835" w:author="gsadi" w:date="2013-11-19T09:57:00Z">
              <w:r w:rsidRPr="00AC2345">
                <w:rPr>
                  <w:rFonts w:ascii="Arial" w:hAnsi="Arial" w:cs="Arial"/>
                  <w:color w:val="000000"/>
                  <w:sz w:val="18"/>
                  <w:szCs w:val="18"/>
                </w:rPr>
                <w:t>Blank</w:t>
              </w:r>
            </w:ins>
          </w:p>
        </w:tc>
      </w:tr>
      <w:tr w:rsidR="00F57D92" w:rsidRPr="00AC2345" w:rsidTr="00490405">
        <w:trPr>
          <w:trHeight w:val="301"/>
          <w:ins w:id="8836" w:author="gsadi" w:date="2013-11-19T09:57:00Z"/>
          <w:trPrChange w:id="8837"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838"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839" w:author="gsadi" w:date="2013-11-19T09:57:00Z"/>
                <w:rFonts w:ascii="Arial" w:hAnsi="Arial" w:cs="Arial"/>
                <w:color w:val="000000"/>
                <w:sz w:val="18"/>
                <w:szCs w:val="18"/>
              </w:rPr>
            </w:pPr>
            <w:ins w:id="8840" w:author="gsadi" w:date="2013-11-19T09:57:00Z">
              <w:r w:rsidRPr="00AC2345">
                <w:rPr>
                  <w:rFonts w:ascii="Arial" w:hAnsi="Arial" w:cs="Arial"/>
                  <w:color w:val="000000"/>
                  <w:sz w:val="18"/>
                  <w:szCs w:val="18"/>
                </w:rPr>
                <w:t>29</w:t>
              </w:r>
            </w:ins>
          </w:p>
        </w:tc>
        <w:tc>
          <w:tcPr>
            <w:tcW w:w="1387" w:type="dxa"/>
            <w:tcBorders>
              <w:top w:val="nil"/>
              <w:left w:val="nil"/>
              <w:bottom w:val="single" w:sz="4" w:space="0" w:color="auto"/>
              <w:right w:val="single" w:sz="4" w:space="0" w:color="auto"/>
            </w:tcBorders>
            <w:shd w:val="clear" w:color="auto" w:fill="auto"/>
            <w:noWrap/>
            <w:hideMark/>
            <w:tcPrChange w:id="8841"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842" w:author="gsadi" w:date="2013-11-19T09:57:00Z"/>
                <w:rFonts w:ascii="Arial" w:hAnsi="Arial" w:cs="Arial"/>
                <w:color w:val="000000"/>
                <w:sz w:val="18"/>
                <w:szCs w:val="18"/>
              </w:rPr>
            </w:pPr>
            <w:ins w:id="8843" w:author="gsadi" w:date="2013-11-19T09:57:00Z">
              <w:r w:rsidRPr="00AC2345">
                <w:rPr>
                  <w:rFonts w:ascii="Arial" w:hAnsi="Arial" w:cs="Arial"/>
                  <w:color w:val="000000"/>
                  <w:sz w:val="18"/>
                  <w:szCs w:val="18"/>
                </w:rPr>
                <w:t>Shipment Number</w:t>
              </w:r>
            </w:ins>
          </w:p>
        </w:tc>
        <w:tc>
          <w:tcPr>
            <w:tcW w:w="1220" w:type="dxa"/>
            <w:tcBorders>
              <w:top w:val="nil"/>
              <w:left w:val="nil"/>
              <w:bottom w:val="single" w:sz="4" w:space="0" w:color="auto"/>
              <w:right w:val="single" w:sz="4" w:space="0" w:color="auto"/>
            </w:tcBorders>
            <w:shd w:val="clear" w:color="auto" w:fill="auto"/>
            <w:noWrap/>
            <w:hideMark/>
            <w:tcPrChange w:id="8844"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845" w:author="gsadi" w:date="2013-11-19T09:57:00Z"/>
                <w:rFonts w:ascii="Arial" w:hAnsi="Arial" w:cs="Arial"/>
                <w:color w:val="000000"/>
                <w:sz w:val="18"/>
                <w:szCs w:val="18"/>
              </w:rPr>
            </w:pPr>
            <w:ins w:id="8846" w:author="gsadi" w:date="2013-11-19T09:57:00Z">
              <w:r w:rsidRPr="00AC2345">
                <w:rPr>
                  <w:rFonts w:ascii="Arial" w:hAnsi="Arial" w:cs="Arial"/>
                  <w:color w:val="000000"/>
                  <w:sz w:val="18"/>
                  <w:szCs w:val="18"/>
                </w:rPr>
                <w:t>10</w:t>
              </w:r>
            </w:ins>
          </w:p>
        </w:tc>
        <w:tc>
          <w:tcPr>
            <w:tcW w:w="4320" w:type="dxa"/>
            <w:tcBorders>
              <w:top w:val="nil"/>
              <w:left w:val="nil"/>
              <w:bottom w:val="single" w:sz="4" w:space="0" w:color="auto"/>
              <w:right w:val="single" w:sz="4" w:space="0" w:color="auto"/>
            </w:tcBorders>
            <w:shd w:val="clear" w:color="auto" w:fill="auto"/>
            <w:noWrap/>
            <w:hideMark/>
            <w:tcPrChange w:id="8847"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848" w:author="gsadi" w:date="2013-11-19T09:57:00Z"/>
                <w:rFonts w:ascii="Arial" w:hAnsi="Arial" w:cs="Arial"/>
                <w:color w:val="000000"/>
                <w:sz w:val="18"/>
                <w:szCs w:val="18"/>
              </w:rPr>
            </w:pPr>
            <w:ins w:id="8849" w:author="gsadi" w:date="2013-11-19T09:57:00Z">
              <w:r w:rsidRPr="00AC2345">
                <w:rPr>
                  <w:rFonts w:ascii="Arial" w:hAnsi="Arial" w:cs="Arial"/>
                  <w:color w:val="000000"/>
                  <w:sz w:val="18"/>
                  <w:szCs w:val="18"/>
                </w:rPr>
                <w:t>Blank</w:t>
              </w:r>
            </w:ins>
          </w:p>
        </w:tc>
      </w:tr>
      <w:tr w:rsidR="00F57D92" w:rsidRPr="00AC2345" w:rsidTr="00490405">
        <w:trPr>
          <w:trHeight w:val="301"/>
          <w:ins w:id="8850" w:author="gsadi" w:date="2013-11-19T09:57:00Z"/>
          <w:trPrChange w:id="8851"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852"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853" w:author="gsadi" w:date="2013-11-19T09:57:00Z"/>
                <w:rFonts w:ascii="Arial" w:hAnsi="Arial" w:cs="Arial"/>
                <w:color w:val="000000"/>
                <w:sz w:val="18"/>
                <w:szCs w:val="18"/>
              </w:rPr>
            </w:pPr>
            <w:ins w:id="8854" w:author="gsadi" w:date="2013-11-19T09:57:00Z">
              <w:r w:rsidRPr="00AC2345">
                <w:rPr>
                  <w:rFonts w:ascii="Arial" w:hAnsi="Arial" w:cs="Arial"/>
                  <w:color w:val="000000"/>
                  <w:sz w:val="18"/>
                  <w:szCs w:val="18"/>
                </w:rPr>
                <w:t>30</w:t>
              </w:r>
            </w:ins>
          </w:p>
        </w:tc>
        <w:tc>
          <w:tcPr>
            <w:tcW w:w="1387" w:type="dxa"/>
            <w:tcBorders>
              <w:top w:val="nil"/>
              <w:left w:val="nil"/>
              <w:bottom w:val="single" w:sz="4" w:space="0" w:color="auto"/>
              <w:right w:val="single" w:sz="4" w:space="0" w:color="auto"/>
            </w:tcBorders>
            <w:shd w:val="clear" w:color="auto" w:fill="auto"/>
            <w:noWrap/>
            <w:hideMark/>
            <w:tcPrChange w:id="8855"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Default="00F57D92" w:rsidP="00F72EA9">
            <w:pPr>
              <w:rPr>
                <w:ins w:id="8856" w:author="gsadi" w:date="2013-11-19T09:57:00Z"/>
                <w:rFonts w:ascii="Arial" w:hAnsi="Arial" w:cs="Arial"/>
                <w:color w:val="000000"/>
                <w:sz w:val="18"/>
                <w:szCs w:val="18"/>
              </w:rPr>
            </w:pPr>
            <w:ins w:id="8857" w:author="gsadi" w:date="2013-11-19T09:57:00Z">
              <w:r>
                <w:rPr>
                  <w:rFonts w:ascii="Arial" w:hAnsi="Arial" w:cs="Arial"/>
                  <w:color w:val="000000"/>
                  <w:sz w:val="18"/>
                  <w:szCs w:val="18"/>
                </w:rPr>
                <w:t>Plant</w:t>
              </w:r>
            </w:ins>
          </w:p>
          <w:p w:rsidR="00F57D92" w:rsidRPr="00AC2345" w:rsidRDefault="00F57D92" w:rsidP="00F72EA9">
            <w:pPr>
              <w:rPr>
                <w:ins w:id="8858" w:author="gsadi" w:date="2013-11-19T09:57:00Z"/>
                <w:rFonts w:ascii="Arial" w:hAnsi="Arial" w:cs="Arial"/>
                <w:color w:val="000000"/>
                <w:sz w:val="18"/>
                <w:szCs w:val="18"/>
              </w:rPr>
            </w:pPr>
            <w:ins w:id="8859" w:author="gsadi" w:date="2013-11-19T09:57:00Z">
              <w:r w:rsidRPr="00AC2345">
                <w:rPr>
                  <w:rFonts w:ascii="Arial" w:hAnsi="Arial" w:cs="Arial"/>
                  <w:color w:val="000000"/>
                  <w:sz w:val="18"/>
                  <w:szCs w:val="18"/>
                </w:rPr>
                <w:t>Description</w:t>
              </w:r>
            </w:ins>
          </w:p>
        </w:tc>
        <w:tc>
          <w:tcPr>
            <w:tcW w:w="1220" w:type="dxa"/>
            <w:tcBorders>
              <w:top w:val="nil"/>
              <w:left w:val="nil"/>
              <w:bottom w:val="single" w:sz="4" w:space="0" w:color="auto"/>
              <w:right w:val="single" w:sz="4" w:space="0" w:color="auto"/>
            </w:tcBorders>
            <w:shd w:val="clear" w:color="auto" w:fill="auto"/>
            <w:noWrap/>
            <w:hideMark/>
            <w:tcPrChange w:id="8860"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861" w:author="gsadi" w:date="2013-11-19T09:57:00Z"/>
                <w:rFonts w:ascii="Arial" w:hAnsi="Arial" w:cs="Arial"/>
                <w:color w:val="000000"/>
                <w:sz w:val="18"/>
                <w:szCs w:val="18"/>
              </w:rPr>
            </w:pPr>
            <w:ins w:id="8862" w:author="gsadi" w:date="2013-11-19T09:57:00Z">
              <w:r w:rsidRPr="00AC2345">
                <w:rPr>
                  <w:rFonts w:ascii="Arial" w:hAnsi="Arial" w:cs="Arial"/>
                  <w:color w:val="000000"/>
                  <w:sz w:val="18"/>
                  <w:szCs w:val="18"/>
                </w:rPr>
                <w:t>30</w:t>
              </w:r>
            </w:ins>
          </w:p>
        </w:tc>
        <w:tc>
          <w:tcPr>
            <w:tcW w:w="4320" w:type="dxa"/>
            <w:tcBorders>
              <w:top w:val="nil"/>
              <w:left w:val="nil"/>
              <w:bottom w:val="single" w:sz="4" w:space="0" w:color="auto"/>
              <w:right w:val="single" w:sz="4" w:space="0" w:color="auto"/>
            </w:tcBorders>
            <w:shd w:val="clear" w:color="auto" w:fill="auto"/>
            <w:noWrap/>
            <w:hideMark/>
            <w:tcPrChange w:id="8863"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864" w:author="gsadi" w:date="2013-11-19T09:57:00Z"/>
                <w:rFonts w:ascii="Arial" w:hAnsi="Arial" w:cs="Arial"/>
                <w:color w:val="000000"/>
                <w:sz w:val="18"/>
                <w:szCs w:val="18"/>
              </w:rPr>
            </w:pPr>
            <w:ins w:id="8865" w:author="gsadi" w:date="2013-11-19T09:57:00Z">
              <w:r w:rsidRPr="00AC2345">
                <w:rPr>
                  <w:rFonts w:ascii="Arial" w:hAnsi="Arial" w:cs="Arial"/>
                  <w:color w:val="000000"/>
                  <w:sz w:val="18"/>
                  <w:szCs w:val="18"/>
                </w:rPr>
                <w:t> </w:t>
              </w:r>
            </w:ins>
          </w:p>
        </w:tc>
      </w:tr>
      <w:tr w:rsidR="00F57D92" w:rsidRPr="00AC2345" w:rsidTr="00490405">
        <w:trPr>
          <w:trHeight w:val="301"/>
          <w:ins w:id="8866" w:author="gsadi" w:date="2013-11-19T09:57:00Z"/>
          <w:trPrChange w:id="8867"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868"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869" w:author="gsadi" w:date="2013-11-19T09:57:00Z"/>
                <w:rFonts w:ascii="Arial" w:hAnsi="Arial" w:cs="Arial"/>
                <w:color w:val="000000"/>
                <w:sz w:val="18"/>
                <w:szCs w:val="18"/>
              </w:rPr>
            </w:pPr>
            <w:ins w:id="8870" w:author="gsadi" w:date="2013-11-19T09:57:00Z">
              <w:r w:rsidRPr="00AC2345">
                <w:rPr>
                  <w:rFonts w:ascii="Arial" w:hAnsi="Arial" w:cs="Arial"/>
                  <w:color w:val="000000"/>
                  <w:sz w:val="18"/>
                  <w:szCs w:val="18"/>
                </w:rPr>
                <w:t>31</w:t>
              </w:r>
            </w:ins>
          </w:p>
        </w:tc>
        <w:tc>
          <w:tcPr>
            <w:tcW w:w="1387" w:type="dxa"/>
            <w:tcBorders>
              <w:top w:val="nil"/>
              <w:left w:val="nil"/>
              <w:bottom w:val="single" w:sz="4" w:space="0" w:color="auto"/>
              <w:right w:val="single" w:sz="4" w:space="0" w:color="auto"/>
            </w:tcBorders>
            <w:shd w:val="clear" w:color="auto" w:fill="auto"/>
            <w:noWrap/>
            <w:hideMark/>
            <w:tcPrChange w:id="8871"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872" w:author="gsadi" w:date="2013-11-19T09:57:00Z"/>
                <w:rFonts w:ascii="Arial" w:hAnsi="Arial" w:cs="Arial"/>
                <w:color w:val="000000"/>
                <w:sz w:val="18"/>
                <w:szCs w:val="18"/>
              </w:rPr>
            </w:pPr>
            <w:ins w:id="8873" w:author="gsadi" w:date="2013-11-19T09:57:00Z">
              <w:r w:rsidRPr="00AC2345">
                <w:rPr>
                  <w:rFonts w:ascii="Arial" w:hAnsi="Arial" w:cs="Arial"/>
                  <w:color w:val="000000"/>
                  <w:sz w:val="18"/>
                  <w:szCs w:val="18"/>
                </w:rPr>
                <w:t>Vendor number</w:t>
              </w:r>
            </w:ins>
          </w:p>
        </w:tc>
        <w:tc>
          <w:tcPr>
            <w:tcW w:w="1220" w:type="dxa"/>
            <w:tcBorders>
              <w:top w:val="nil"/>
              <w:left w:val="nil"/>
              <w:bottom w:val="single" w:sz="4" w:space="0" w:color="auto"/>
              <w:right w:val="single" w:sz="4" w:space="0" w:color="auto"/>
            </w:tcBorders>
            <w:shd w:val="clear" w:color="auto" w:fill="auto"/>
            <w:noWrap/>
            <w:hideMark/>
            <w:tcPrChange w:id="8874"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875" w:author="gsadi" w:date="2013-11-19T09:57:00Z"/>
                <w:rFonts w:ascii="Arial" w:hAnsi="Arial" w:cs="Arial"/>
                <w:color w:val="000000"/>
                <w:sz w:val="18"/>
                <w:szCs w:val="18"/>
              </w:rPr>
            </w:pPr>
            <w:ins w:id="8876" w:author="gsadi" w:date="2013-11-19T09:57:00Z">
              <w:r w:rsidRPr="00AC2345">
                <w:rPr>
                  <w:rFonts w:ascii="Arial" w:hAnsi="Arial" w:cs="Arial"/>
                  <w:color w:val="000000"/>
                  <w:sz w:val="18"/>
                  <w:szCs w:val="18"/>
                </w:rPr>
                <w:t>10</w:t>
              </w:r>
            </w:ins>
          </w:p>
        </w:tc>
        <w:tc>
          <w:tcPr>
            <w:tcW w:w="4320" w:type="dxa"/>
            <w:tcBorders>
              <w:top w:val="nil"/>
              <w:left w:val="nil"/>
              <w:bottom w:val="single" w:sz="4" w:space="0" w:color="auto"/>
              <w:right w:val="single" w:sz="4" w:space="0" w:color="auto"/>
            </w:tcBorders>
            <w:shd w:val="clear" w:color="auto" w:fill="auto"/>
            <w:noWrap/>
            <w:hideMark/>
            <w:tcPrChange w:id="8877"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878" w:author="gsadi" w:date="2013-11-19T09:57:00Z"/>
                <w:rFonts w:ascii="Arial" w:hAnsi="Arial" w:cs="Arial"/>
                <w:color w:val="000000"/>
                <w:sz w:val="18"/>
                <w:szCs w:val="18"/>
              </w:rPr>
            </w:pPr>
            <w:ins w:id="8879" w:author="gsadi" w:date="2013-11-19T09:57:00Z">
              <w:r w:rsidRPr="00AC2345">
                <w:rPr>
                  <w:rFonts w:ascii="Arial" w:hAnsi="Arial" w:cs="Arial"/>
                  <w:color w:val="000000"/>
                  <w:sz w:val="18"/>
                  <w:szCs w:val="18"/>
                </w:rPr>
                <w:t> </w:t>
              </w:r>
            </w:ins>
          </w:p>
        </w:tc>
      </w:tr>
      <w:tr w:rsidR="00F57D92" w:rsidRPr="00AC2345" w:rsidTr="00490405">
        <w:trPr>
          <w:trHeight w:val="301"/>
          <w:ins w:id="8880" w:author="gsadi" w:date="2013-11-19T09:57:00Z"/>
          <w:trPrChange w:id="8881"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882"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883" w:author="gsadi" w:date="2013-11-19T09:57:00Z"/>
                <w:rFonts w:ascii="Arial" w:hAnsi="Arial" w:cs="Arial"/>
                <w:color w:val="000000"/>
                <w:sz w:val="18"/>
                <w:szCs w:val="18"/>
              </w:rPr>
            </w:pPr>
            <w:ins w:id="8884" w:author="gsadi" w:date="2013-11-19T09:57:00Z">
              <w:r w:rsidRPr="00AC2345">
                <w:rPr>
                  <w:rFonts w:ascii="Arial" w:hAnsi="Arial" w:cs="Arial"/>
                  <w:color w:val="000000"/>
                  <w:sz w:val="18"/>
                  <w:szCs w:val="18"/>
                </w:rPr>
                <w:t>32</w:t>
              </w:r>
            </w:ins>
          </w:p>
        </w:tc>
        <w:tc>
          <w:tcPr>
            <w:tcW w:w="1387" w:type="dxa"/>
            <w:tcBorders>
              <w:top w:val="nil"/>
              <w:left w:val="nil"/>
              <w:bottom w:val="single" w:sz="4" w:space="0" w:color="auto"/>
              <w:right w:val="single" w:sz="4" w:space="0" w:color="auto"/>
            </w:tcBorders>
            <w:shd w:val="clear" w:color="auto" w:fill="auto"/>
            <w:noWrap/>
            <w:hideMark/>
            <w:tcPrChange w:id="8885"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886" w:author="gsadi" w:date="2013-11-19T09:57:00Z"/>
                <w:rFonts w:ascii="Arial" w:hAnsi="Arial" w:cs="Arial"/>
                <w:color w:val="000000"/>
                <w:sz w:val="18"/>
                <w:szCs w:val="18"/>
              </w:rPr>
            </w:pPr>
            <w:ins w:id="8887" w:author="gsadi" w:date="2013-11-19T09:57:00Z">
              <w:r w:rsidRPr="00AC2345">
                <w:rPr>
                  <w:rFonts w:ascii="Arial" w:hAnsi="Arial" w:cs="Arial"/>
                  <w:color w:val="000000"/>
                  <w:sz w:val="18"/>
                  <w:szCs w:val="18"/>
                </w:rPr>
                <w:t>High Lvl.Vendor Description</w:t>
              </w:r>
            </w:ins>
          </w:p>
        </w:tc>
        <w:tc>
          <w:tcPr>
            <w:tcW w:w="1220" w:type="dxa"/>
            <w:tcBorders>
              <w:top w:val="nil"/>
              <w:left w:val="nil"/>
              <w:bottom w:val="single" w:sz="4" w:space="0" w:color="auto"/>
              <w:right w:val="single" w:sz="4" w:space="0" w:color="auto"/>
            </w:tcBorders>
            <w:shd w:val="clear" w:color="auto" w:fill="auto"/>
            <w:noWrap/>
            <w:hideMark/>
            <w:tcPrChange w:id="8888"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889" w:author="gsadi" w:date="2013-11-19T09:57:00Z"/>
                <w:rFonts w:ascii="Arial" w:hAnsi="Arial" w:cs="Arial"/>
                <w:color w:val="000000"/>
                <w:sz w:val="18"/>
                <w:szCs w:val="18"/>
              </w:rPr>
            </w:pPr>
            <w:ins w:id="8890" w:author="gsadi" w:date="2013-11-19T09:57:00Z">
              <w:r w:rsidRPr="00AC2345">
                <w:rPr>
                  <w:rFonts w:ascii="Arial" w:hAnsi="Arial" w:cs="Arial"/>
                  <w:color w:val="000000"/>
                  <w:sz w:val="18"/>
                  <w:szCs w:val="18"/>
                </w:rPr>
                <w:t>35</w:t>
              </w:r>
            </w:ins>
          </w:p>
        </w:tc>
        <w:tc>
          <w:tcPr>
            <w:tcW w:w="4320" w:type="dxa"/>
            <w:tcBorders>
              <w:top w:val="nil"/>
              <w:left w:val="nil"/>
              <w:bottom w:val="single" w:sz="4" w:space="0" w:color="auto"/>
              <w:right w:val="single" w:sz="4" w:space="0" w:color="auto"/>
            </w:tcBorders>
            <w:shd w:val="clear" w:color="auto" w:fill="auto"/>
            <w:noWrap/>
            <w:hideMark/>
            <w:tcPrChange w:id="8891"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892" w:author="gsadi" w:date="2013-11-19T09:57:00Z"/>
                <w:rFonts w:ascii="Arial" w:hAnsi="Arial" w:cs="Arial"/>
                <w:color w:val="000000"/>
                <w:sz w:val="18"/>
                <w:szCs w:val="18"/>
              </w:rPr>
            </w:pPr>
            <w:ins w:id="8893" w:author="gsadi" w:date="2013-11-19T09:57:00Z">
              <w:r w:rsidRPr="00AC2345">
                <w:rPr>
                  <w:rFonts w:ascii="Arial" w:hAnsi="Arial" w:cs="Arial"/>
                  <w:color w:val="000000"/>
                  <w:sz w:val="18"/>
                  <w:szCs w:val="18"/>
                </w:rPr>
                <w:t> </w:t>
              </w:r>
            </w:ins>
          </w:p>
        </w:tc>
      </w:tr>
      <w:tr w:rsidR="00F57D92" w:rsidRPr="00AC2345" w:rsidTr="00490405">
        <w:trPr>
          <w:trHeight w:val="301"/>
          <w:ins w:id="8894" w:author="gsadi" w:date="2013-11-19T09:57:00Z"/>
          <w:trPrChange w:id="8895"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896"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897" w:author="gsadi" w:date="2013-11-19T09:57:00Z"/>
                <w:rFonts w:ascii="Arial" w:hAnsi="Arial" w:cs="Arial"/>
                <w:color w:val="000000"/>
                <w:sz w:val="18"/>
                <w:szCs w:val="18"/>
              </w:rPr>
            </w:pPr>
            <w:ins w:id="8898" w:author="gsadi" w:date="2013-11-19T09:57:00Z">
              <w:r w:rsidRPr="00AC2345">
                <w:rPr>
                  <w:rFonts w:ascii="Arial" w:hAnsi="Arial" w:cs="Arial"/>
                  <w:color w:val="000000"/>
                  <w:sz w:val="18"/>
                  <w:szCs w:val="18"/>
                </w:rPr>
                <w:t>33</w:t>
              </w:r>
            </w:ins>
          </w:p>
        </w:tc>
        <w:tc>
          <w:tcPr>
            <w:tcW w:w="1387" w:type="dxa"/>
            <w:tcBorders>
              <w:top w:val="nil"/>
              <w:left w:val="nil"/>
              <w:bottom w:val="single" w:sz="4" w:space="0" w:color="auto"/>
              <w:right w:val="single" w:sz="4" w:space="0" w:color="auto"/>
            </w:tcBorders>
            <w:shd w:val="clear" w:color="auto" w:fill="auto"/>
            <w:noWrap/>
            <w:hideMark/>
            <w:tcPrChange w:id="8899"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00" w:author="gsadi" w:date="2013-11-19T09:57:00Z"/>
                <w:rFonts w:ascii="Arial" w:hAnsi="Arial" w:cs="Arial"/>
                <w:color w:val="000000"/>
                <w:sz w:val="18"/>
                <w:szCs w:val="18"/>
              </w:rPr>
            </w:pPr>
            <w:ins w:id="8901" w:author="gsadi" w:date="2013-11-19T09:57:00Z">
              <w:r w:rsidRPr="00AC2345">
                <w:rPr>
                  <w:rFonts w:ascii="Arial" w:hAnsi="Arial" w:cs="Arial"/>
                  <w:color w:val="000000"/>
                  <w:sz w:val="18"/>
                  <w:szCs w:val="18"/>
                </w:rPr>
                <w:t>Transport Mode</w:t>
              </w:r>
            </w:ins>
          </w:p>
        </w:tc>
        <w:tc>
          <w:tcPr>
            <w:tcW w:w="1220" w:type="dxa"/>
            <w:tcBorders>
              <w:top w:val="nil"/>
              <w:left w:val="nil"/>
              <w:bottom w:val="single" w:sz="4" w:space="0" w:color="auto"/>
              <w:right w:val="single" w:sz="4" w:space="0" w:color="auto"/>
            </w:tcBorders>
            <w:shd w:val="clear" w:color="auto" w:fill="auto"/>
            <w:noWrap/>
            <w:hideMark/>
            <w:tcPrChange w:id="8902"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903" w:author="gsadi" w:date="2013-11-19T09:57:00Z"/>
                <w:rFonts w:ascii="Arial" w:hAnsi="Arial" w:cs="Arial"/>
                <w:color w:val="000000"/>
                <w:sz w:val="18"/>
                <w:szCs w:val="18"/>
              </w:rPr>
            </w:pPr>
            <w:ins w:id="8904" w:author="gsadi" w:date="2013-11-19T09:57:00Z">
              <w:r>
                <w:rPr>
                  <w:rFonts w:ascii="Arial" w:hAnsi="Arial" w:cs="Arial"/>
                  <w:color w:val="000000"/>
                  <w:sz w:val="18"/>
                  <w:szCs w:val="18"/>
                </w:rPr>
                <w:t>10</w:t>
              </w:r>
            </w:ins>
          </w:p>
        </w:tc>
        <w:tc>
          <w:tcPr>
            <w:tcW w:w="4320" w:type="dxa"/>
            <w:tcBorders>
              <w:top w:val="nil"/>
              <w:left w:val="nil"/>
              <w:bottom w:val="single" w:sz="4" w:space="0" w:color="auto"/>
              <w:right w:val="single" w:sz="4" w:space="0" w:color="auto"/>
            </w:tcBorders>
            <w:shd w:val="clear" w:color="auto" w:fill="auto"/>
            <w:noWrap/>
            <w:hideMark/>
            <w:tcPrChange w:id="8905"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06" w:author="gsadi" w:date="2013-11-19T09:57:00Z"/>
                <w:rFonts w:ascii="Arial" w:hAnsi="Arial" w:cs="Arial"/>
                <w:color w:val="000000"/>
                <w:sz w:val="18"/>
                <w:szCs w:val="18"/>
              </w:rPr>
            </w:pPr>
            <w:ins w:id="8907" w:author="gsadi" w:date="2013-11-19T09:57:00Z">
              <w:r w:rsidRPr="00AC2345">
                <w:rPr>
                  <w:rFonts w:ascii="Arial" w:hAnsi="Arial" w:cs="Arial"/>
                  <w:color w:val="000000"/>
                  <w:sz w:val="18"/>
                  <w:szCs w:val="18"/>
                </w:rPr>
                <w:t> </w:t>
              </w:r>
            </w:ins>
          </w:p>
        </w:tc>
      </w:tr>
      <w:tr w:rsidR="00F57D92" w:rsidRPr="00AC2345" w:rsidTr="00490405">
        <w:trPr>
          <w:trHeight w:val="301"/>
          <w:ins w:id="8908" w:author="gsadi" w:date="2013-11-19T09:57:00Z"/>
          <w:trPrChange w:id="8909"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910"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911" w:author="gsadi" w:date="2013-11-19T09:57:00Z"/>
                <w:rFonts w:ascii="Arial" w:hAnsi="Arial" w:cs="Arial"/>
                <w:color w:val="000000"/>
                <w:sz w:val="18"/>
                <w:szCs w:val="18"/>
              </w:rPr>
            </w:pPr>
            <w:ins w:id="8912" w:author="gsadi" w:date="2013-11-19T09:57:00Z">
              <w:r w:rsidRPr="00AC2345">
                <w:rPr>
                  <w:rFonts w:ascii="Arial" w:hAnsi="Arial" w:cs="Arial"/>
                  <w:color w:val="000000"/>
                  <w:sz w:val="18"/>
                  <w:szCs w:val="18"/>
                </w:rPr>
                <w:t>34</w:t>
              </w:r>
            </w:ins>
          </w:p>
        </w:tc>
        <w:tc>
          <w:tcPr>
            <w:tcW w:w="1387" w:type="dxa"/>
            <w:tcBorders>
              <w:top w:val="nil"/>
              <w:left w:val="nil"/>
              <w:bottom w:val="single" w:sz="4" w:space="0" w:color="auto"/>
              <w:right w:val="single" w:sz="4" w:space="0" w:color="auto"/>
            </w:tcBorders>
            <w:shd w:val="clear" w:color="auto" w:fill="auto"/>
            <w:noWrap/>
            <w:hideMark/>
            <w:tcPrChange w:id="8913"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14" w:author="gsadi" w:date="2013-11-19T09:57:00Z"/>
                <w:rFonts w:ascii="Arial" w:hAnsi="Arial" w:cs="Arial"/>
                <w:color w:val="000000"/>
                <w:sz w:val="18"/>
                <w:szCs w:val="18"/>
              </w:rPr>
            </w:pPr>
            <w:ins w:id="8915" w:author="gsadi" w:date="2013-11-19T09:57:00Z">
              <w:r w:rsidRPr="00AC2345">
                <w:rPr>
                  <w:rFonts w:ascii="Arial" w:hAnsi="Arial" w:cs="Arial"/>
                  <w:color w:val="000000"/>
                  <w:sz w:val="18"/>
                  <w:szCs w:val="18"/>
                </w:rPr>
                <w:t>Buy Season</w:t>
              </w:r>
            </w:ins>
          </w:p>
        </w:tc>
        <w:tc>
          <w:tcPr>
            <w:tcW w:w="1220" w:type="dxa"/>
            <w:tcBorders>
              <w:top w:val="nil"/>
              <w:left w:val="nil"/>
              <w:bottom w:val="single" w:sz="4" w:space="0" w:color="auto"/>
              <w:right w:val="single" w:sz="4" w:space="0" w:color="auto"/>
            </w:tcBorders>
            <w:shd w:val="clear" w:color="auto" w:fill="auto"/>
            <w:noWrap/>
            <w:hideMark/>
            <w:tcPrChange w:id="8916"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917" w:author="gsadi" w:date="2013-11-19T09:57:00Z"/>
                <w:rFonts w:ascii="Arial" w:hAnsi="Arial" w:cs="Arial"/>
                <w:color w:val="000000"/>
                <w:sz w:val="18"/>
                <w:szCs w:val="18"/>
              </w:rPr>
            </w:pPr>
            <w:ins w:id="8918" w:author="gsadi" w:date="2013-11-19T09:57:00Z">
              <w:r w:rsidRPr="00AC2345">
                <w:rPr>
                  <w:rFonts w:ascii="Arial" w:hAnsi="Arial" w:cs="Arial"/>
                  <w:color w:val="000000"/>
                  <w:sz w:val="18"/>
                  <w:szCs w:val="18"/>
                </w:rPr>
                <w:t>4</w:t>
              </w:r>
            </w:ins>
          </w:p>
        </w:tc>
        <w:tc>
          <w:tcPr>
            <w:tcW w:w="4320" w:type="dxa"/>
            <w:tcBorders>
              <w:top w:val="nil"/>
              <w:left w:val="nil"/>
              <w:bottom w:val="single" w:sz="4" w:space="0" w:color="auto"/>
              <w:right w:val="single" w:sz="4" w:space="0" w:color="auto"/>
            </w:tcBorders>
            <w:shd w:val="clear" w:color="auto" w:fill="auto"/>
            <w:noWrap/>
            <w:hideMark/>
            <w:tcPrChange w:id="8919"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20" w:author="gsadi" w:date="2013-11-19T09:57:00Z"/>
                <w:rFonts w:ascii="Arial" w:hAnsi="Arial" w:cs="Arial"/>
                <w:color w:val="000000"/>
                <w:sz w:val="18"/>
                <w:szCs w:val="18"/>
              </w:rPr>
            </w:pPr>
            <w:ins w:id="8921" w:author="gsadi" w:date="2013-11-19T09:57:00Z">
              <w:r w:rsidRPr="00AC2345">
                <w:rPr>
                  <w:rFonts w:ascii="Arial" w:hAnsi="Arial" w:cs="Arial"/>
                  <w:color w:val="000000"/>
                  <w:sz w:val="18"/>
                  <w:szCs w:val="18"/>
                </w:rPr>
                <w:t> </w:t>
              </w:r>
            </w:ins>
          </w:p>
        </w:tc>
      </w:tr>
      <w:tr w:rsidR="00F57D92" w:rsidRPr="00AC2345" w:rsidTr="00490405">
        <w:trPr>
          <w:trHeight w:val="301"/>
          <w:ins w:id="8922" w:author="gsadi" w:date="2013-11-19T09:57:00Z"/>
          <w:trPrChange w:id="8923"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924"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925" w:author="gsadi" w:date="2013-11-19T09:57:00Z"/>
                <w:rFonts w:ascii="Arial" w:hAnsi="Arial" w:cs="Arial"/>
                <w:color w:val="000000"/>
                <w:sz w:val="18"/>
                <w:szCs w:val="18"/>
              </w:rPr>
            </w:pPr>
            <w:ins w:id="8926" w:author="gsadi" w:date="2013-11-19T09:57:00Z">
              <w:r w:rsidRPr="00AC2345">
                <w:rPr>
                  <w:rFonts w:ascii="Arial" w:hAnsi="Arial" w:cs="Arial"/>
                  <w:color w:val="000000"/>
                  <w:sz w:val="18"/>
                  <w:szCs w:val="18"/>
                </w:rPr>
                <w:t>35</w:t>
              </w:r>
            </w:ins>
          </w:p>
        </w:tc>
        <w:tc>
          <w:tcPr>
            <w:tcW w:w="1387" w:type="dxa"/>
            <w:tcBorders>
              <w:top w:val="nil"/>
              <w:left w:val="nil"/>
              <w:bottom w:val="single" w:sz="4" w:space="0" w:color="auto"/>
              <w:right w:val="single" w:sz="4" w:space="0" w:color="auto"/>
            </w:tcBorders>
            <w:shd w:val="clear" w:color="auto" w:fill="auto"/>
            <w:noWrap/>
            <w:hideMark/>
            <w:tcPrChange w:id="8927"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28" w:author="gsadi" w:date="2013-11-19T09:57:00Z"/>
                <w:rFonts w:ascii="Arial" w:hAnsi="Arial" w:cs="Arial"/>
                <w:color w:val="000000"/>
                <w:sz w:val="18"/>
                <w:szCs w:val="18"/>
              </w:rPr>
            </w:pPr>
            <w:ins w:id="8929" w:author="gsadi" w:date="2013-11-19T09:57:00Z">
              <w:r w:rsidRPr="00AC2345">
                <w:rPr>
                  <w:rFonts w:ascii="Arial" w:hAnsi="Arial" w:cs="Arial"/>
                  <w:color w:val="000000"/>
                  <w:sz w:val="18"/>
                  <w:szCs w:val="18"/>
                </w:rPr>
                <w:t>Buy Month</w:t>
              </w:r>
            </w:ins>
          </w:p>
        </w:tc>
        <w:tc>
          <w:tcPr>
            <w:tcW w:w="1220" w:type="dxa"/>
            <w:tcBorders>
              <w:top w:val="nil"/>
              <w:left w:val="nil"/>
              <w:bottom w:val="single" w:sz="4" w:space="0" w:color="auto"/>
              <w:right w:val="single" w:sz="4" w:space="0" w:color="auto"/>
            </w:tcBorders>
            <w:shd w:val="clear" w:color="auto" w:fill="auto"/>
            <w:noWrap/>
            <w:hideMark/>
            <w:tcPrChange w:id="8930"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931" w:author="gsadi" w:date="2013-11-19T09:57:00Z"/>
                <w:rFonts w:ascii="Arial" w:hAnsi="Arial" w:cs="Arial"/>
                <w:color w:val="000000"/>
                <w:sz w:val="18"/>
                <w:szCs w:val="18"/>
              </w:rPr>
            </w:pPr>
            <w:ins w:id="8932" w:author="gsadi" w:date="2013-11-19T09:57:00Z">
              <w:r w:rsidRPr="00AC2345">
                <w:rPr>
                  <w:rFonts w:ascii="Arial" w:hAnsi="Arial" w:cs="Arial"/>
                  <w:color w:val="000000"/>
                  <w:sz w:val="18"/>
                  <w:szCs w:val="18"/>
                </w:rPr>
                <w:t>3</w:t>
              </w:r>
            </w:ins>
          </w:p>
        </w:tc>
        <w:tc>
          <w:tcPr>
            <w:tcW w:w="4320" w:type="dxa"/>
            <w:tcBorders>
              <w:top w:val="nil"/>
              <w:left w:val="nil"/>
              <w:bottom w:val="single" w:sz="4" w:space="0" w:color="auto"/>
              <w:right w:val="single" w:sz="4" w:space="0" w:color="auto"/>
            </w:tcBorders>
            <w:shd w:val="clear" w:color="auto" w:fill="auto"/>
            <w:noWrap/>
            <w:hideMark/>
            <w:tcPrChange w:id="8933"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34" w:author="gsadi" w:date="2013-11-19T09:57:00Z"/>
                <w:rFonts w:ascii="Arial" w:hAnsi="Arial" w:cs="Arial"/>
                <w:color w:val="000000"/>
                <w:sz w:val="18"/>
                <w:szCs w:val="18"/>
              </w:rPr>
            </w:pPr>
            <w:ins w:id="8935" w:author="gsadi" w:date="2013-11-19T09:57:00Z">
              <w:r w:rsidRPr="00AC2345">
                <w:rPr>
                  <w:rFonts w:ascii="Arial" w:hAnsi="Arial" w:cs="Arial"/>
                  <w:color w:val="000000"/>
                  <w:sz w:val="18"/>
                  <w:szCs w:val="18"/>
                </w:rPr>
                <w:t> </w:t>
              </w:r>
            </w:ins>
          </w:p>
        </w:tc>
      </w:tr>
      <w:tr w:rsidR="00F57D92" w:rsidRPr="00AC2345" w:rsidTr="00490405">
        <w:trPr>
          <w:trHeight w:val="301"/>
          <w:ins w:id="8936" w:author="gsadi" w:date="2013-11-19T09:57:00Z"/>
          <w:trPrChange w:id="8937"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938"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939" w:author="gsadi" w:date="2013-11-19T09:57:00Z"/>
                <w:rFonts w:ascii="Arial" w:hAnsi="Arial" w:cs="Arial"/>
                <w:color w:val="000000"/>
                <w:sz w:val="18"/>
                <w:szCs w:val="18"/>
              </w:rPr>
            </w:pPr>
            <w:ins w:id="8940" w:author="gsadi" w:date="2013-11-19T09:57:00Z">
              <w:r w:rsidRPr="00AC2345">
                <w:rPr>
                  <w:rFonts w:ascii="Arial" w:hAnsi="Arial" w:cs="Arial"/>
                  <w:color w:val="000000"/>
                  <w:sz w:val="18"/>
                  <w:szCs w:val="18"/>
                </w:rPr>
                <w:t>36</w:t>
              </w:r>
            </w:ins>
          </w:p>
        </w:tc>
        <w:tc>
          <w:tcPr>
            <w:tcW w:w="1387" w:type="dxa"/>
            <w:tcBorders>
              <w:top w:val="nil"/>
              <w:left w:val="nil"/>
              <w:bottom w:val="single" w:sz="4" w:space="0" w:color="auto"/>
              <w:right w:val="single" w:sz="4" w:space="0" w:color="auto"/>
            </w:tcBorders>
            <w:shd w:val="clear" w:color="000000" w:fill="FFFFFF"/>
            <w:noWrap/>
            <w:hideMark/>
            <w:tcPrChange w:id="8941" w:author="gsadi" w:date="2013-11-19T10:01:00Z">
              <w:tcPr>
                <w:tcW w:w="1520" w:type="dxa"/>
                <w:tcBorders>
                  <w:top w:val="nil"/>
                  <w:left w:val="nil"/>
                  <w:bottom w:val="single" w:sz="4" w:space="0" w:color="auto"/>
                  <w:right w:val="single" w:sz="4" w:space="0" w:color="auto"/>
                </w:tcBorders>
                <w:shd w:val="clear" w:color="000000" w:fill="FFFFFF"/>
                <w:noWrap/>
                <w:hideMark/>
              </w:tcPr>
            </w:tcPrChange>
          </w:tcPr>
          <w:p w:rsidR="00F57D92" w:rsidRPr="00AC2345" w:rsidRDefault="00F57D92" w:rsidP="00F72EA9">
            <w:pPr>
              <w:rPr>
                <w:ins w:id="8942" w:author="gsadi" w:date="2013-11-19T09:57:00Z"/>
                <w:rFonts w:ascii="Arial" w:hAnsi="Arial" w:cs="Arial"/>
                <w:color w:val="000000"/>
                <w:sz w:val="18"/>
                <w:szCs w:val="18"/>
              </w:rPr>
            </w:pPr>
            <w:ins w:id="8943" w:author="gsadi" w:date="2013-11-19T09:57:00Z">
              <w:r w:rsidRPr="00AC2345">
                <w:rPr>
                  <w:rFonts w:ascii="Arial" w:hAnsi="Arial" w:cs="Arial"/>
                  <w:color w:val="000000"/>
                  <w:sz w:val="18"/>
                  <w:szCs w:val="18"/>
                </w:rPr>
                <w:t>PR Status Code</w:t>
              </w:r>
            </w:ins>
          </w:p>
        </w:tc>
        <w:tc>
          <w:tcPr>
            <w:tcW w:w="1220" w:type="dxa"/>
            <w:tcBorders>
              <w:top w:val="nil"/>
              <w:left w:val="nil"/>
              <w:bottom w:val="single" w:sz="4" w:space="0" w:color="auto"/>
              <w:right w:val="single" w:sz="4" w:space="0" w:color="auto"/>
            </w:tcBorders>
            <w:shd w:val="clear" w:color="000000" w:fill="FFFFFF"/>
            <w:noWrap/>
            <w:hideMark/>
            <w:tcPrChange w:id="8944" w:author="gsadi" w:date="2013-11-19T10:01:00Z">
              <w:tcPr>
                <w:tcW w:w="1220" w:type="dxa"/>
                <w:tcBorders>
                  <w:top w:val="nil"/>
                  <w:left w:val="nil"/>
                  <w:bottom w:val="single" w:sz="4" w:space="0" w:color="auto"/>
                  <w:right w:val="single" w:sz="4" w:space="0" w:color="auto"/>
                </w:tcBorders>
                <w:shd w:val="clear" w:color="000000" w:fill="FFFFFF"/>
                <w:noWrap/>
                <w:hideMark/>
              </w:tcPr>
            </w:tcPrChange>
          </w:tcPr>
          <w:p w:rsidR="00F57D92" w:rsidRPr="00AC2345" w:rsidRDefault="00F57D92" w:rsidP="00F72EA9">
            <w:pPr>
              <w:jc w:val="center"/>
              <w:rPr>
                <w:ins w:id="8945" w:author="gsadi" w:date="2013-11-19T09:57:00Z"/>
                <w:rFonts w:ascii="Arial" w:hAnsi="Arial" w:cs="Arial"/>
                <w:color w:val="000000"/>
                <w:sz w:val="18"/>
                <w:szCs w:val="18"/>
              </w:rPr>
            </w:pPr>
            <w:ins w:id="8946" w:author="gsadi" w:date="2013-11-19T09:57:00Z">
              <w:r w:rsidRPr="00AC2345">
                <w:rPr>
                  <w:rFonts w:ascii="Arial" w:hAnsi="Arial" w:cs="Arial"/>
                  <w:color w:val="000000"/>
                  <w:sz w:val="18"/>
                  <w:szCs w:val="18"/>
                </w:rPr>
                <w:t>2</w:t>
              </w:r>
            </w:ins>
          </w:p>
        </w:tc>
        <w:tc>
          <w:tcPr>
            <w:tcW w:w="4320" w:type="dxa"/>
            <w:tcBorders>
              <w:top w:val="nil"/>
              <w:left w:val="nil"/>
              <w:bottom w:val="single" w:sz="4" w:space="0" w:color="auto"/>
              <w:right w:val="single" w:sz="4" w:space="0" w:color="auto"/>
            </w:tcBorders>
            <w:shd w:val="clear" w:color="auto" w:fill="auto"/>
            <w:noWrap/>
            <w:hideMark/>
            <w:tcPrChange w:id="8947"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48" w:author="gsadi" w:date="2013-11-19T09:57:00Z"/>
                <w:rFonts w:ascii="Arial" w:hAnsi="Arial" w:cs="Arial"/>
                <w:color w:val="000000"/>
                <w:sz w:val="18"/>
                <w:szCs w:val="18"/>
              </w:rPr>
            </w:pPr>
            <w:ins w:id="8949" w:author="gsadi" w:date="2013-11-19T09:57:00Z">
              <w:r w:rsidRPr="00AC2345">
                <w:rPr>
                  <w:rFonts w:ascii="Arial" w:hAnsi="Arial" w:cs="Arial"/>
                  <w:color w:val="000000"/>
                  <w:sz w:val="18"/>
                  <w:szCs w:val="18"/>
                </w:rPr>
                <w:t> </w:t>
              </w:r>
            </w:ins>
          </w:p>
        </w:tc>
      </w:tr>
      <w:tr w:rsidR="00F57D92" w:rsidRPr="00AC2345" w:rsidTr="00490405">
        <w:trPr>
          <w:trHeight w:val="301"/>
          <w:ins w:id="8950" w:author="gsadi" w:date="2013-11-19T09:57:00Z"/>
          <w:trPrChange w:id="8951"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952"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953" w:author="gsadi" w:date="2013-11-19T09:57:00Z"/>
                <w:rFonts w:ascii="Arial" w:hAnsi="Arial" w:cs="Arial"/>
                <w:color w:val="000000"/>
                <w:sz w:val="18"/>
                <w:szCs w:val="18"/>
              </w:rPr>
            </w:pPr>
            <w:ins w:id="8954" w:author="gsadi" w:date="2013-11-19T09:57:00Z">
              <w:r w:rsidRPr="00AC2345">
                <w:rPr>
                  <w:rFonts w:ascii="Arial" w:hAnsi="Arial" w:cs="Arial"/>
                  <w:color w:val="000000"/>
                  <w:sz w:val="18"/>
                  <w:szCs w:val="18"/>
                </w:rPr>
                <w:t>37</w:t>
              </w:r>
            </w:ins>
          </w:p>
        </w:tc>
        <w:tc>
          <w:tcPr>
            <w:tcW w:w="1387" w:type="dxa"/>
            <w:tcBorders>
              <w:top w:val="nil"/>
              <w:left w:val="nil"/>
              <w:bottom w:val="single" w:sz="4" w:space="0" w:color="auto"/>
              <w:right w:val="single" w:sz="4" w:space="0" w:color="auto"/>
            </w:tcBorders>
            <w:shd w:val="clear" w:color="auto" w:fill="auto"/>
            <w:noWrap/>
            <w:hideMark/>
            <w:tcPrChange w:id="8955"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56" w:author="gsadi" w:date="2013-11-19T09:57:00Z"/>
                <w:rFonts w:ascii="Arial" w:hAnsi="Arial" w:cs="Arial"/>
                <w:color w:val="000000"/>
                <w:sz w:val="18"/>
                <w:szCs w:val="18"/>
              </w:rPr>
            </w:pPr>
            <w:ins w:id="8957" w:author="gsadi" w:date="2013-11-19T09:57:00Z">
              <w:r w:rsidRPr="00AC2345">
                <w:rPr>
                  <w:rFonts w:ascii="Arial" w:hAnsi="Arial" w:cs="Arial"/>
                  <w:color w:val="000000"/>
                  <w:sz w:val="18"/>
                  <w:szCs w:val="18"/>
                </w:rPr>
                <w:t>Managing office description</w:t>
              </w:r>
            </w:ins>
          </w:p>
        </w:tc>
        <w:tc>
          <w:tcPr>
            <w:tcW w:w="1220" w:type="dxa"/>
            <w:tcBorders>
              <w:top w:val="nil"/>
              <w:left w:val="nil"/>
              <w:bottom w:val="single" w:sz="4" w:space="0" w:color="auto"/>
              <w:right w:val="single" w:sz="4" w:space="0" w:color="auto"/>
            </w:tcBorders>
            <w:shd w:val="clear" w:color="auto" w:fill="auto"/>
            <w:noWrap/>
            <w:hideMark/>
            <w:tcPrChange w:id="8958"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959" w:author="gsadi" w:date="2013-11-19T09:57:00Z"/>
                <w:rFonts w:ascii="Arial" w:hAnsi="Arial" w:cs="Arial"/>
                <w:color w:val="000000"/>
                <w:sz w:val="18"/>
                <w:szCs w:val="18"/>
              </w:rPr>
            </w:pPr>
            <w:ins w:id="8960" w:author="gsadi" w:date="2013-11-19T09:57:00Z">
              <w:r w:rsidRPr="00AC2345">
                <w:rPr>
                  <w:rFonts w:ascii="Arial" w:hAnsi="Arial" w:cs="Arial"/>
                  <w:color w:val="000000"/>
                  <w:sz w:val="18"/>
                  <w:szCs w:val="18"/>
                </w:rPr>
                <w:t>40</w:t>
              </w:r>
            </w:ins>
          </w:p>
        </w:tc>
        <w:tc>
          <w:tcPr>
            <w:tcW w:w="4320" w:type="dxa"/>
            <w:tcBorders>
              <w:top w:val="nil"/>
              <w:left w:val="nil"/>
              <w:bottom w:val="single" w:sz="4" w:space="0" w:color="auto"/>
              <w:right w:val="single" w:sz="4" w:space="0" w:color="auto"/>
            </w:tcBorders>
            <w:shd w:val="clear" w:color="auto" w:fill="auto"/>
            <w:noWrap/>
            <w:hideMark/>
            <w:tcPrChange w:id="8961"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62" w:author="gsadi" w:date="2013-11-19T09:57:00Z"/>
                <w:rFonts w:ascii="Arial" w:hAnsi="Arial" w:cs="Arial"/>
                <w:color w:val="000000"/>
                <w:sz w:val="18"/>
                <w:szCs w:val="18"/>
              </w:rPr>
            </w:pPr>
            <w:ins w:id="8963" w:author="gsadi" w:date="2013-11-19T09:57:00Z">
              <w:r w:rsidRPr="00AC2345">
                <w:rPr>
                  <w:rFonts w:ascii="Arial" w:hAnsi="Arial" w:cs="Arial"/>
                  <w:color w:val="000000"/>
                  <w:sz w:val="18"/>
                  <w:szCs w:val="18"/>
                </w:rPr>
                <w:t> </w:t>
              </w:r>
            </w:ins>
          </w:p>
        </w:tc>
      </w:tr>
      <w:tr w:rsidR="00F57D92" w:rsidRPr="00AC2345" w:rsidTr="00490405">
        <w:trPr>
          <w:trHeight w:val="301"/>
          <w:ins w:id="8964" w:author="gsadi" w:date="2013-11-19T09:57:00Z"/>
          <w:trPrChange w:id="8965"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966"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967" w:author="gsadi" w:date="2013-11-19T09:57:00Z"/>
                <w:rFonts w:ascii="Arial" w:hAnsi="Arial" w:cs="Arial"/>
                <w:color w:val="000000"/>
                <w:sz w:val="18"/>
                <w:szCs w:val="18"/>
              </w:rPr>
            </w:pPr>
            <w:ins w:id="8968" w:author="gsadi" w:date="2013-11-19T09:57:00Z">
              <w:r w:rsidRPr="00AC2345">
                <w:rPr>
                  <w:rFonts w:ascii="Arial" w:hAnsi="Arial" w:cs="Arial"/>
                  <w:color w:val="000000"/>
                  <w:sz w:val="18"/>
                  <w:szCs w:val="18"/>
                </w:rPr>
                <w:t>38</w:t>
              </w:r>
            </w:ins>
          </w:p>
        </w:tc>
        <w:tc>
          <w:tcPr>
            <w:tcW w:w="1387" w:type="dxa"/>
            <w:tcBorders>
              <w:top w:val="nil"/>
              <w:left w:val="nil"/>
              <w:bottom w:val="single" w:sz="4" w:space="0" w:color="auto"/>
              <w:right w:val="single" w:sz="4" w:space="0" w:color="auto"/>
            </w:tcBorders>
            <w:shd w:val="clear" w:color="auto" w:fill="auto"/>
            <w:noWrap/>
            <w:hideMark/>
            <w:tcPrChange w:id="8969"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70" w:author="gsadi" w:date="2013-11-19T09:57:00Z"/>
                <w:rFonts w:ascii="Arial" w:hAnsi="Arial" w:cs="Arial"/>
                <w:color w:val="000000"/>
                <w:sz w:val="18"/>
                <w:szCs w:val="18"/>
              </w:rPr>
            </w:pPr>
            <w:ins w:id="8971" w:author="gsadi" w:date="2013-11-19T09:57:00Z">
              <w:r w:rsidRPr="00AC2345">
                <w:rPr>
                  <w:rFonts w:ascii="Arial" w:hAnsi="Arial" w:cs="Arial"/>
                  <w:color w:val="000000"/>
                  <w:sz w:val="18"/>
                  <w:szCs w:val="18"/>
                </w:rPr>
                <w:t>Net price</w:t>
              </w:r>
            </w:ins>
          </w:p>
        </w:tc>
        <w:tc>
          <w:tcPr>
            <w:tcW w:w="1220" w:type="dxa"/>
            <w:tcBorders>
              <w:top w:val="nil"/>
              <w:left w:val="nil"/>
              <w:bottom w:val="single" w:sz="4" w:space="0" w:color="auto"/>
              <w:right w:val="single" w:sz="4" w:space="0" w:color="auto"/>
            </w:tcBorders>
            <w:shd w:val="clear" w:color="auto" w:fill="auto"/>
            <w:noWrap/>
            <w:hideMark/>
            <w:tcPrChange w:id="8972"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973" w:author="gsadi" w:date="2013-11-19T09:57:00Z"/>
                <w:rFonts w:ascii="Arial" w:hAnsi="Arial" w:cs="Arial"/>
                <w:color w:val="000000"/>
                <w:sz w:val="18"/>
                <w:szCs w:val="18"/>
              </w:rPr>
            </w:pPr>
            <w:ins w:id="8974" w:author="gsadi" w:date="2013-11-19T09:57:00Z">
              <w:r w:rsidRPr="00AC2345">
                <w:rPr>
                  <w:rFonts w:ascii="Arial" w:hAnsi="Arial" w:cs="Arial"/>
                  <w:color w:val="000000"/>
                  <w:sz w:val="18"/>
                  <w:szCs w:val="18"/>
                </w:rPr>
                <w:t>11</w:t>
              </w:r>
            </w:ins>
          </w:p>
        </w:tc>
        <w:tc>
          <w:tcPr>
            <w:tcW w:w="4320" w:type="dxa"/>
            <w:tcBorders>
              <w:top w:val="nil"/>
              <w:left w:val="nil"/>
              <w:bottom w:val="single" w:sz="4" w:space="0" w:color="auto"/>
              <w:right w:val="single" w:sz="4" w:space="0" w:color="auto"/>
            </w:tcBorders>
            <w:shd w:val="clear" w:color="auto" w:fill="auto"/>
            <w:noWrap/>
            <w:hideMark/>
            <w:tcPrChange w:id="8975"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76" w:author="gsadi" w:date="2013-11-19T09:57:00Z"/>
                <w:rFonts w:ascii="Arial" w:hAnsi="Arial" w:cs="Arial"/>
                <w:color w:val="000000"/>
                <w:sz w:val="18"/>
                <w:szCs w:val="18"/>
              </w:rPr>
            </w:pPr>
            <w:ins w:id="8977" w:author="gsadi" w:date="2013-11-19T09:57:00Z">
              <w:r w:rsidRPr="00AC2345">
                <w:rPr>
                  <w:rFonts w:ascii="Arial" w:hAnsi="Arial" w:cs="Arial"/>
                  <w:color w:val="000000"/>
                  <w:sz w:val="18"/>
                  <w:szCs w:val="18"/>
                </w:rPr>
                <w:t> </w:t>
              </w:r>
            </w:ins>
          </w:p>
        </w:tc>
      </w:tr>
      <w:tr w:rsidR="00F57D92" w:rsidRPr="00AC2345" w:rsidTr="00490405">
        <w:trPr>
          <w:trHeight w:val="301"/>
          <w:ins w:id="8978" w:author="gsadi" w:date="2013-11-19T09:57:00Z"/>
          <w:trPrChange w:id="8979"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980"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981" w:author="gsadi" w:date="2013-11-19T09:57:00Z"/>
                <w:rFonts w:ascii="Arial" w:hAnsi="Arial" w:cs="Arial"/>
                <w:color w:val="000000"/>
                <w:sz w:val="18"/>
                <w:szCs w:val="18"/>
              </w:rPr>
            </w:pPr>
            <w:ins w:id="8982" w:author="gsadi" w:date="2013-11-19T09:57:00Z">
              <w:r w:rsidRPr="00AC2345">
                <w:rPr>
                  <w:rFonts w:ascii="Arial" w:hAnsi="Arial" w:cs="Arial"/>
                  <w:color w:val="000000"/>
                  <w:sz w:val="18"/>
                  <w:szCs w:val="18"/>
                </w:rPr>
                <w:t>39</w:t>
              </w:r>
            </w:ins>
          </w:p>
        </w:tc>
        <w:tc>
          <w:tcPr>
            <w:tcW w:w="1387" w:type="dxa"/>
            <w:tcBorders>
              <w:top w:val="nil"/>
              <w:left w:val="nil"/>
              <w:bottom w:val="single" w:sz="4" w:space="0" w:color="auto"/>
              <w:right w:val="single" w:sz="4" w:space="0" w:color="auto"/>
            </w:tcBorders>
            <w:shd w:val="clear" w:color="auto" w:fill="auto"/>
            <w:noWrap/>
            <w:hideMark/>
            <w:tcPrChange w:id="8983"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84" w:author="gsadi" w:date="2013-11-19T09:57:00Z"/>
                <w:rFonts w:ascii="Arial" w:hAnsi="Arial" w:cs="Arial"/>
                <w:color w:val="000000"/>
                <w:sz w:val="18"/>
                <w:szCs w:val="18"/>
              </w:rPr>
            </w:pPr>
            <w:ins w:id="8985" w:author="gsadi" w:date="2013-11-19T09:57:00Z">
              <w:r w:rsidRPr="00AC2345">
                <w:rPr>
                  <w:rFonts w:ascii="Arial" w:hAnsi="Arial" w:cs="Arial"/>
                  <w:color w:val="000000"/>
                  <w:sz w:val="18"/>
                  <w:szCs w:val="18"/>
                </w:rPr>
                <w:t>Condition price</w:t>
              </w:r>
            </w:ins>
          </w:p>
        </w:tc>
        <w:tc>
          <w:tcPr>
            <w:tcW w:w="1220" w:type="dxa"/>
            <w:tcBorders>
              <w:top w:val="nil"/>
              <w:left w:val="nil"/>
              <w:bottom w:val="single" w:sz="4" w:space="0" w:color="auto"/>
              <w:right w:val="single" w:sz="4" w:space="0" w:color="auto"/>
            </w:tcBorders>
            <w:shd w:val="clear" w:color="auto" w:fill="auto"/>
            <w:noWrap/>
            <w:hideMark/>
            <w:tcPrChange w:id="8986"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8987" w:author="gsadi" w:date="2013-11-19T09:57:00Z"/>
                <w:rFonts w:ascii="Arial" w:hAnsi="Arial" w:cs="Arial"/>
                <w:color w:val="000000"/>
                <w:sz w:val="18"/>
                <w:szCs w:val="18"/>
              </w:rPr>
            </w:pPr>
            <w:ins w:id="8988" w:author="gsadi" w:date="2013-11-19T09:57:00Z">
              <w:r w:rsidRPr="00AC2345">
                <w:rPr>
                  <w:rFonts w:ascii="Arial" w:hAnsi="Arial" w:cs="Arial"/>
                  <w:color w:val="000000"/>
                  <w:sz w:val="18"/>
                  <w:szCs w:val="18"/>
                </w:rPr>
                <w:t>11</w:t>
              </w:r>
            </w:ins>
          </w:p>
        </w:tc>
        <w:tc>
          <w:tcPr>
            <w:tcW w:w="4320" w:type="dxa"/>
            <w:tcBorders>
              <w:top w:val="nil"/>
              <w:left w:val="nil"/>
              <w:bottom w:val="single" w:sz="4" w:space="0" w:color="auto"/>
              <w:right w:val="single" w:sz="4" w:space="0" w:color="auto"/>
            </w:tcBorders>
            <w:shd w:val="clear" w:color="auto" w:fill="auto"/>
            <w:noWrap/>
            <w:hideMark/>
            <w:tcPrChange w:id="8989"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90" w:author="gsadi" w:date="2013-11-19T09:57:00Z"/>
                <w:rFonts w:ascii="Arial" w:hAnsi="Arial" w:cs="Arial"/>
                <w:color w:val="000000"/>
                <w:sz w:val="18"/>
                <w:szCs w:val="18"/>
              </w:rPr>
            </w:pPr>
            <w:ins w:id="8991" w:author="gsadi" w:date="2013-11-19T09:57:00Z">
              <w:r w:rsidRPr="00AC2345">
                <w:rPr>
                  <w:rFonts w:ascii="Arial" w:hAnsi="Arial" w:cs="Arial"/>
                  <w:color w:val="000000"/>
                  <w:sz w:val="18"/>
                  <w:szCs w:val="18"/>
                </w:rPr>
                <w:t> </w:t>
              </w:r>
            </w:ins>
          </w:p>
        </w:tc>
      </w:tr>
      <w:tr w:rsidR="00F57D92" w:rsidRPr="00AC2345" w:rsidTr="00490405">
        <w:trPr>
          <w:trHeight w:val="301"/>
          <w:ins w:id="8992" w:author="gsadi" w:date="2013-11-19T09:57:00Z"/>
          <w:trPrChange w:id="8993"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8994"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8995" w:author="gsadi" w:date="2013-11-19T09:57:00Z"/>
                <w:rFonts w:ascii="Arial" w:hAnsi="Arial" w:cs="Arial"/>
                <w:color w:val="000000"/>
                <w:sz w:val="18"/>
                <w:szCs w:val="18"/>
              </w:rPr>
            </w:pPr>
            <w:ins w:id="8996" w:author="gsadi" w:date="2013-11-19T09:57:00Z">
              <w:r w:rsidRPr="00AC2345">
                <w:rPr>
                  <w:rFonts w:ascii="Arial" w:hAnsi="Arial" w:cs="Arial"/>
                  <w:color w:val="000000"/>
                  <w:sz w:val="18"/>
                  <w:szCs w:val="18"/>
                </w:rPr>
                <w:t>40</w:t>
              </w:r>
            </w:ins>
          </w:p>
        </w:tc>
        <w:tc>
          <w:tcPr>
            <w:tcW w:w="1387" w:type="dxa"/>
            <w:tcBorders>
              <w:top w:val="nil"/>
              <w:left w:val="nil"/>
              <w:bottom w:val="single" w:sz="4" w:space="0" w:color="auto"/>
              <w:right w:val="single" w:sz="4" w:space="0" w:color="auto"/>
            </w:tcBorders>
            <w:shd w:val="clear" w:color="auto" w:fill="auto"/>
            <w:noWrap/>
            <w:hideMark/>
            <w:tcPrChange w:id="8997"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8998" w:author="gsadi" w:date="2013-11-19T09:57:00Z"/>
                <w:rFonts w:ascii="Arial" w:hAnsi="Arial" w:cs="Arial"/>
                <w:color w:val="000000"/>
                <w:sz w:val="18"/>
                <w:szCs w:val="18"/>
              </w:rPr>
            </w:pPr>
            <w:ins w:id="8999" w:author="gsadi" w:date="2013-11-19T09:57:00Z">
              <w:r w:rsidRPr="00AC2345">
                <w:rPr>
                  <w:rFonts w:ascii="Arial" w:hAnsi="Arial" w:cs="Arial"/>
                  <w:color w:val="000000"/>
                  <w:sz w:val="18"/>
                  <w:szCs w:val="18"/>
                </w:rPr>
                <w:t>Price unit</w:t>
              </w:r>
            </w:ins>
          </w:p>
        </w:tc>
        <w:tc>
          <w:tcPr>
            <w:tcW w:w="1220" w:type="dxa"/>
            <w:tcBorders>
              <w:top w:val="nil"/>
              <w:left w:val="nil"/>
              <w:bottom w:val="single" w:sz="4" w:space="0" w:color="auto"/>
              <w:right w:val="single" w:sz="4" w:space="0" w:color="auto"/>
            </w:tcBorders>
            <w:shd w:val="clear" w:color="auto" w:fill="auto"/>
            <w:noWrap/>
            <w:hideMark/>
            <w:tcPrChange w:id="9000"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9001" w:author="gsadi" w:date="2013-11-19T09:57:00Z"/>
                <w:rFonts w:ascii="Arial" w:hAnsi="Arial" w:cs="Arial"/>
                <w:color w:val="000000"/>
                <w:sz w:val="18"/>
                <w:szCs w:val="18"/>
              </w:rPr>
            </w:pPr>
            <w:ins w:id="9002" w:author="gsadi" w:date="2013-11-19T09:57:00Z">
              <w:r w:rsidRPr="00AC2345">
                <w:rPr>
                  <w:rFonts w:ascii="Arial" w:hAnsi="Arial" w:cs="Arial"/>
                  <w:color w:val="000000"/>
                  <w:sz w:val="18"/>
                  <w:szCs w:val="18"/>
                </w:rPr>
                <w:t>5</w:t>
              </w:r>
            </w:ins>
          </w:p>
        </w:tc>
        <w:tc>
          <w:tcPr>
            <w:tcW w:w="4320" w:type="dxa"/>
            <w:tcBorders>
              <w:top w:val="nil"/>
              <w:left w:val="nil"/>
              <w:bottom w:val="single" w:sz="4" w:space="0" w:color="auto"/>
              <w:right w:val="single" w:sz="4" w:space="0" w:color="auto"/>
            </w:tcBorders>
            <w:shd w:val="clear" w:color="auto" w:fill="auto"/>
            <w:noWrap/>
            <w:hideMark/>
            <w:tcPrChange w:id="9003"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9004" w:author="gsadi" w:date="2013-11-19T09:57:00Z"/>
                <w:rFonts w:ascii="Arial" w:hAnsi="Arial" w:cs="Arial"/>
                <w:color w:val="000000"/>
                <w:sz w:val="18"/>
                <w:szCs w:val="18"/>
              </w:rPr>
            </w:pPr>
            <w:ins w:id="9005" w:author="gsadi" w:date="2013-11-19T09:57:00Z">
              <w:r w:rsidRPr="00AC2345">
                <w:rPr>
                  <w:rFonts w:ascii="Arial" w:hAnsi="Arial" w:cs="Arial"/>
                  <w:color w:val="000000"/>
                  <w:sz w:val="18"/>
                  <w:szCs w:val="18"/>
                </w:rPr>
                <w:t> </w:t>
              </w:r>
            </w:ins>
          </w:p>
        </w:tc>
      </w:tr>
      <w:tr w:rsidR="00F57D92" w:rsidRPr="00AC2345" w:rsidTr="00490405">
        <w:trPr>
          <w:trHeight w:val="301"/>
          <w:ins w:id="9006" w:author="gsadi" w:date="2013-11-19T09:57:00Z"/>
          <w:trPrChange w:id="9007"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9008"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9009" w:author="gsadi" w:date="2013-11-19T09:57:00Z"/>
                <w:rFonts w:ascii="Arial" w:hAnsi="Arial" w:cs="Arial"/>
                <w:color w:val="000000"/>
                <w:sz w:val="18"/>
                <w:szCs w:val="18"/>
              </w:rPr>
            </w:pPr>
            <w:ins w:id="9010" w:author="gsadi" w:date="2013-11-19T09:57:00Z">
              <w:r w:rsidRPr="00AC2345">
                <w:rPr>
                  <w:rFonts w:ascii="Arial" w:hAnsi="Arial" w:cs="Arial"/>
                  <w:color w:val="000000"/>
                  <w:sz w:val="18"/>
                  <w:szCs w:val="18"/>
                </w:rPr>
                <w:t>41</w:t>
              </w:r>
            </w:ins>
          </w:p>
        </w:tc>
        <w:tc>
          <w:tcPr>
            <w:tcW w:w="1387" w:type="dxa"/>
            <w:tcBorders>
              <w:top w:val="nil"/>
              <w:left w:val="nil"/>
              <w:bottom w:val="single" w:sz="4" w:space="0" w:color="auto"/>
              <w:right w:val="single" w:sz="4" w:space="0" w:color="auto"/>
            </w:tcBorders>
            <w:shd w:val="clear" w:color="auto" w:fill="auto"/>
            <w:noWrap/>
            <w:hideMark/>
            <w:tcPrChange w:id="9011"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9012" w:author="gsadi" w:date="2013-11-19T09:57:00Z"/>
                <w:rFonts w:ascii="Arial" w:hAnsi="Arial" w:cs="Arial"/>
                <w:color w:val="000000"/>
                <w:sz w:val="18"/>
                <w:szCs w:val="18"/>
              </w:rPr>
            </w:pPr>
            <w:ins w:id="9013" w:author="gsadi" w:date="2013-11-19T09:57:00Z">
              <w:r w:rsidRPr="00AC2345">
                <w:rPr>
                  <w:rFonts w:ascii="Arial" w:hAnsi="Arial" w:cs="Arial"/>
                  <w:color w:val="000000"/>
                  <w:sz w:val="18"/>
                  <w:szCs w:val="18"/>
                </w:rPr>
                <w:t>Production Date</w:t>
              </w:r>
            </w:ins>
          </w:p>
        </w:tc>
        <w:tc>
          <w:tcPr>
            <w:tcW w:w="1220" w:type="dxa"/>
            <w:tcBorders>
              <w:top w:val="nil"/>
              <w:left w:val="nil"/>
              <w:bottom w:val="single" w:sz="4" w:space="0" w:color="auto"/>
              <w:right w:val="single" w:sz="4" w:space="0" w:color="auto"/>
            </w:tcBorders>
            <w:shd w:val="clear" w:color="auto" w:fill="auto"/>
            <w:noWrap/>
            <w:hideMark/>
            <w:tcPrChange w:id="9014"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9015" w:author="gsadi" w:date="2013-11-19T09:57:00Z"/>
                <w:rFonts w:ascii="Arial" w:hAnsi="Arial" w:cs="Arial"/>
                <w:color w:val="000000"/>
                <w:sz w:val="18"/>
                <w:szCs w:val="18"/>
              </w:rPr>
            </w:pPr>
            <w:ins w:id="9016" w:author="gsadi" w:date="2013-11-19T09:57:00Z">
              <w:r w:rsidRPr="00AC2345">
                <w:rPr>
                  <w:rFonts w:ascii="Arial" w:hAnsi="Arial" w:cs="Arial"/>
                  <w:color w:val="000000"/>
                  <w:sz w:val="18"/>
                  <w:szCs w:val="18"/>
                </w:rPr>
                <w:t>8</w:t>
              </w:r>
            </w:ins>
          </w:p>
        </w:tc>
        <w:tc>
          <w:tcPr>
            <w:tcW w:w="4320" w:type="dxa"/>
            <w:tcBorders>
              <w:top w:val="nil"/>
              <w:left w:val="nil"/>
              <w:bottom w:val="single" w:sz="4" w:space="0" w:color="auto"/>
              <w:right w:val="single" w:sz="4" w:space="0" w:color="auto"/>
            </w:tcBorders>
            <w:shd w:val="clear" w:color="auto" w:fill="auto"/>
            <w:noWrap/>
            <w:hideMark/>
            <w:tcPrChange w:id="9017"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9018" w:author="gsadi" w:date="2013-11-19T09:57:00Z"/>
                <w:rFonts w:ascii="Arial" w:hAnsi="Arial" w:cs="Arial"/>
                <w:color w:val="000000"/>
                <w:sz w:val="18"/>
                <w:szCs w:val="18"/>
              </w:rPr>
            </w:pPr>
            <w:ins w:id="9019" w:author="gsadi" w:date="2013-11-19T09:57:00Z">
              <w:r w:rsidRPr="00AC2345">
                <w:rPr>
                  <w:rFonts w:ascii="Arial" w:hAnsi="Arial" w:cs="Arial"/>
                  <w:color w:val="000000"/>
                  <w:sz w:val="18"/>
                  <w:szCs w:val="18"/>
                </w:rPr>
                <w:t> </w:t>
              </w:r>
            </w:ins>
          </w:p>
        </w:tc>
      </w:tr>
      <w:tr w:rsidR="00F57D92" w:rsidRPr="00AC2345" w:rsidTr="00490405">
        <w:trPr>
          <w:trHeight w:val="301"/>
          <w:ins w:id="9020" w:author="gsadi" w:date="2013-11-19T09:57:00Z"/>
          <w:trPrChange w:id="9021"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9022"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9023" w:author="gsadi" w:date="2013-11-19T09:57:00Z"/>
                <w:rFonts w:ascii="Arial" w:hAnsi="Arial" w:cs="Arial"/>
                <w:color w:val="000000"/>
                <w:sz w:val="18"/>
                <w:szCs w:val="18"/>
              </w:rPr>
            </w:pPr>
            <w:ins w:id="9024" w:author="gsadi" w:date="2013-11-19T09:57:00Z">
              <w:r w:rsidRPr="00AC2345">
                <w:rPr>
                  <w:rFonts w:ascii="Arial" w:hAnsi="Arial" w:cs="Arial"/>
                  <w:color w:val="000000"/>
                  <w:sz w:val="18"/>
                  <w:szCs w:val="18"/>
                </w:rPr>
                <w:lastRenderedPageBreak/>
                <w:t>42</w:t>
              </w:r>
            </w:ins>
          </w:p>
        </w:tc>
        <w:tc>
          <w:tcPr>
            <w:tcW w:w="1387" w:type="dxa"/>
            <w:tcBorders>
              <w:top w:val="nil"/>
              <w:left w:val="nil"/>
              <w:bottom w:val="single" w:sz="4" w:space="0" w:color="auto"/>
              <w:right w:val="single" w:sz="4" w:space="0" w:color="auto"/>
            </w:tcBorders>
            <w:shd w:val="clear" w:color="auto" w:fill="auto"/>
            <w:noWrap/>
            <w:hideMark/>
            <w:tcPrChange w:id="9025"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9026" w:author="gsadi" w:date="2013-11-19T09:57:00Z"/>
                <w:rFonts w:ascii="Arial" w:hAnsi="Arial" w:cs="Arial"/>
                <w:color w:val="000000"/>
                <w:sz w:val="18"/>
                <w:szCs w:val="18"/>
              </w:rPr>
            </w:pPr>
            <w:ins w:id="9027" w:author="gsadi" w:date="2013-11-19T09:57:00Z">
              <w:r w:rsidRPr="00AC2345">
                <w:rPr>
                  <w:rFonts w:ascii="Arial" w:hAnsi="Arial" w:cs="Arial"/>
                  <w:color w:val="000000"/>
                  <w:sz w:val="18"/>
                  <w:szCs w:val="18"/>
                </w:rPr>
                <w:t>Category</w:t>
              </w:r>
            </w:ins>
          </w:p>
        </w:tc>
        <w:tc>
          <w:tcPr>
            <w:tcW w:w="1220" w:type="dxa"/>
            <w:tcBorders>
              <w:top w:val="nil"/>
              <w:left w:val="nil"/>
              <w:bottom w:val="single" w:sz="4" w:space="0" w:color="auto"/>
              <w:right w:val="single" w:sz="4" w:space="0" w:color="auto"/>
            </w:tcBorders>
            <w:shd w:val="clear" w:color="auto" w:fill="auto"/>
            <w:noWrap/>
            <w:hideMark/>
            <w:tcPrChange w:id="9028"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9029" w:author="gsadi" w:date="2013-11-19T09:57:00Z"/>
                <w:rFonts w:ascii="Arial" w:hAnsi="Arial" w:cs="Arial"/>
                <w:color w:val="000000"/>
                <w:sz w:val="18"/>
                <w:szCs w:val="18"/>
              </w:rPr>
            </w:pPr>
            <w:ins w:id="9030" w:author="gsadi" w:date="2013-11-19T09:57:00Z">
              <w:r w:rsidRPr="00AC2345">
                <w:rPr>
                  <w:rFonts w:ascii="Arial" w:hAnsi="Arial" w:cs="Arial"/>
                  <w:color w:val="000000"/>
                  <w:sz w:val="18"/>
                  <w:szCs w:val="18"/>
                </w:rPr>
                <w:t>16</w:t>
              </w:r>
            </w:ins>
          </w:p>
        </w:tc>
        <w:tc>
          <w:tcPr>
            <w:tcW w:w="4320" w:type="dxa"/>
            <w:tcBorders>
              <w:top w:val="nil"/>
              <w:left w:val="nil"/>
              <w:bottom w:val="single" w:sz="4" w:space="0" w:color="auto"/>
              <w:right w:val="single" w:sz="4" w:space="0" w:color="auto"/>
            </w:tcBorders>
            <w:shd w:val="clear" w:color="auto" w:fill="auto"/>
            <w:noWrap/>
            <w:hideMark/>
            <w:tcPrChange w:id="9031"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9032" w:author="gsadi" w:date="2013-11-19T09:57:00Z"/>
                <w:rFonts w:ascii="Arial" w:hAnsi="Arial" w:cs="Arial"/>
                <w:color w:val="000000"/>
                <w:sz w:val="18"/>
                <w:szCs w:val="18"/>
              </w:rPr>
            </w:pPr>
            <w:ins w:id="9033" w:author="gsadi" w:date="2013-11-19T09:57:00Z">
              <w:r w:rsidRPr="00AC2345">
                <w:rPr>
                  <w:rFonts w:ascii="Arial" w:hAnsi="Arial" w:cs="Arial"/>
                  <w:color w:val="000000"/>
                  <w:sz w:val="18"/>
                  <w:szCs w:val="18"/>
                </w:rPr>
                <w:t xml:space="preserve">New. Use this value to populate WIP_updated.dat </w:t>
              </w:r>
            </w:ins>
          </w:p>
        </w:tc>
      </w:tr>
      <w:tr w:rsidR="00F57D92" w:rsidRPr="00AC2345" w:rsidTr="00490405">
        <w:trPr>
          <w:trHeight w:val="301"/>
          <w:ins w:id="9034" w:author="gsadi" w:date="2013-11-19T09:57:00Z"/>
          <w:trPrChange w:id="9035" w:author="gsadi" w:date="2013-11-19T10:01:00Z">
            <w:trPr>
              <w:trHeight w:val="301"/>
            </w:trPr>
          </w:trPrChange>
        </w:trPr>
        <w:tc>
          <w:tcPr>
            <w:tcW w:w="720" w:type="dxa"/>
            <w:tcBorders>
              <w:top w:val="nil"/>
              <w:left w:val="single" w:sz="4" w:space="0" w:color="auto"/>
              <w:bottom w:val="single" w:sz="4" w:space="0" w:color="auto"/>
              <w:right w:val="single" w:sz="4" w:space="0" w:color="auto"/>
            </w:tcBorders>
            <w:shd w:val="clear" w:color="auto" w:fill="auto"/>
            <w:hideMark/>
            <w:tcPrChange w:id="9036" w:author="gsadi" w:date="2013-11-19T10:01:00Z">
              <w:tcPr>
                <w:tcW w:w="785" w:type="dxa"/>
                <w:tcBorders>
                  <w:top w:val="nil"/>
                  <w:left w:val="single" w:sz="4" w:space="0" w:color="auto"/>
                  <w:bottom w:val="single" w:sz="4" w:space="0" w:color="auto"/>
                  <w:right w:val="single" w:sz="4" w:space="0" w:color="auto"/>
                </w:tcBorders>
                <w:shd w:val="clear" w:color="auto" w:fill="auto"/>
                <w:hideMark/>
              </w:tcPr>
            </w:tcPrChange>
          </w:tcPr>
          <w:p w:rsidR="00F57D92" w:rsidRPr="00AC2345" w:rsidRDefault="00F57D92" w:rsidP="00F72EA9">
            <w:pPr>
              <w:jc w:val="center"/>
              <w:rPr>
                <w:ins w:id="9037" w:author="gsadi" w:date="2013-11-19T09:57:00Z"/>
                <w:rFonts w:ascii="Arial" w:hAnsi="Arial" w:cs="Arial"/>
                <w:color w:val="000000"/>
                <w:sz w:val="18"/>
                <w:szCs w:val="18"/>
              </w:rPr>
            </w:pPr>
            <w:ins w:id="9038" w:author="gsadi" w:date="2013-11-19T09:57:00Z">
              <w:r w:rsidRPr="00AC2345">
                <w:rPr>
                  <w:rFonts w:ascii="Arial" w:hAnsi="Arial" w:cs="Arial"/>
                  <w:color w:val="000000"/>
                  <w:sz w:val="18"/>
                  <w:szCs w:val="18"/>
                </w:rPr>
                <w:t>43</w:t>
              </w:r>
            </w:ins>
          </w:p>
        </w:tc>
        <w:tc>
          <w:tcPr>
            <w:tcW w:w="1387" w:type="dxa"/>
            <w:tcBorders>
              <w:top w:val="nil"/>
              <w:left w:val="nil"/>
              <w:bottom w:val="single" w:sz="4" w:space="0" w:color="auto"/>
              <w:right w:val="single" w:sz="4" w:space="0" w:color="auto"/>
            </w:tcBorders>
            <w:shd w:val="clear" w:color="auto" w:fill="auto"/>
            <w:noWrap/>
            <w:hideMark/>
            <w:tcPrChange w:id="9039" w:author="gsadi" w:date="2013-11-19T10:01:00Z">
              <w:tcPr>
                <w:tcW w:w="15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9040" w:author="gsadi" w:date="2013-11-19T09:57:00Z"/>
                <w:rFonts w:ascii="Arial" w:hAnsi="Arial" w:cs="Arial"/>
                <w:color w:val="000000"/>
                <w:sz w:val="18"/>
                <w:szCs w:val="18"/>
              </w:rPr>
            </w:pPr>
            <w:ins w:id="9041" w:author="gsadi" w:date="2013-11-19T09:57:00Z">
              <w:r w:rsidRPr="00AC2345">
                <w:rPr>
                  <w:rFonts w:ascii="Arial" w:hAnsi="Arial" w:cs="Arial"/>
                  <w:color w:val="000000"/>
                  <w:sz w:val="18"/>
                  <w:szCs w:val="18"/>
                </w:rPr>
                <w:t>Vendor Plant</w:t>
              </w:r>
            </w:ins>
          </w:p>
        </w:tc>
        <w:tc>
          <w:tcPr>
            <w:tcW w:w="1220" w:type="dxa"/>
            <w:tcBorders>
              <w:top w:val="nil"/>
              <w:left w:val="nil"/>
              <w:bottom w:val="single" w:sz="4" w:space="0" w:color="auto"/>
              <w:right w:val="single" w:sz="4" w:space="0" w:color="auto"/>
            </w:tcBorders>
            <w:shd w:val="clear" w:color="auto" w:fill="auto"/>
            <w:noWrap/>
            <w:hideMark/>
            <w:tcPrChange w:id="9042" w:author="gsadi" w:date="2013-11-19T10:01:00Z">
              <w:tcPr>
                <w:tcW w:w="12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jc w:val="center"/>
              <w:rPr>
                <w:ins w:id="9043" w:author="gsadi" w:date="2013-11-19T09:57:00Z"/>
                <w:rFonts w:ascii="Arial" w:hAnsi="Arial" w:cs="Arial"/>
                <w:color w:val="000000"/>
                <w:sz w:val="18"/>
                <w:szCs w:val="18"/>
              </w:rPr>
            </w:pPr>
            <w:ins w:id="9044" w:author="gsadi" w:date="2013-11-19T09:57:00Z">
              <w:r w:rsidRPr="00AC2345">
                <w:rPr>
                  <w:rFonts w:ascii="Arial" w:hAnsi="Arial" w:cs="Arial"/>
                  <w:color w:val="000000"/>
                  <w:sz w:val="18"/>
                  <w:szCs w:val="18"/>
                </w:rPr>
                <w:t>10</w:t>
              </w:r>
            </w:ins>
          </w:p>
        </w:tc>
        <w:tc>
          <w:tcPr>
            <w:tcW w:w="4320" w:type="dxa"/>
            <w:tcBorders>
              <w:top w:val="nil"/>
              <w:left w:val="nil"/>
              <w:bottom w:val="single" w:sz="4" w:space="0" w:color="auto"/>
              <w:right w:val="single" w:sz="4" w:space="0" w:color="auto"/>
            </w:tcBorders>
            <w:shd w:val="clear" w:color="auto" w:fill="auto"/>
            <w:noWrap/>
            <w:hideMark/>
            <w:tcPrChange w:id="9045" w:author="gsadi" w:date="2013-11-19T10:01:00Z">
              <w:tcPr>
                <w:tcW w:w="4320" w:type="dxa"/>
                <w:tcBorders>
                  <w:top w:val="nil"/>
                  <w:left w:val="nil"/>
                  <w:bottom w:val="single" w:sz="4" w:space="0" w:color="auto"/>
                  <w:right w:val="single" w:sz="4" w:space="0" w:color="auto"/>
                </w:tcBorders>
                <w:shd w:val="clear" w:color="auto" w:fill="auto"/>
                <w:noWrap/>
                <w:hideMark/>
              </w:tcPr>
            </w:tcPrChange>
          </w:tcPr>
          <w:p w:rsidR="00F57D92" w:rsidRPr="00AC2345" w:rsidRDefault="00F57D92" w:rsidP="00F72EA9">
            <w:pPr>
              <w:rPr>
                <w:ins w:id="9046" w:author="gsadi" w:date="2013-11-19T09:57:00Z"/>
                <w:rFonts w:ascii="Arial" w:hAnsi="Arial" w:cs="Arial"/>
                <w:color w:val="000000"/>
                <w:sz w:val="18"/>
                <w:szCs w:val="18"/>
              </w:rPr>
            </w:pPr>
            <w:ins w:id="9047" w:author="gsadi" w:date="2013-11-19T09:57:00Z">
              <w:r w:rsidRPr="00AC2345">
                <w:rPr>
                  <w:rFonts w:ascii="Arial" w:hAnsi="Arial" w:cs="Arial"/>
                  <w:color w:val="000000"/>
                  <w:sz w:val="18"/>
                  <w:szCs w:val="18"/>
                </w:rPr>
                <w:t>Use this value for Vendor</w:t>
              </w:r>
            </w:ins>
          </w:p>
        </w:tc>
      </w:tr>
    </w:tbl>
    <w:p w:rsidR="00F57D92" w:rsidRDefault="00F57D92" w:rsidP="00F57D92">
      <w:pPr>
        <w:rPr>
          <w:ins w:id="9048" w:author="gsadi" w:date="2013-11-19T09:57:00Z"/>
        </w:rPr>
      </w:pPr>
      <w:ins w:id="9049" w:author="gsadi" w:date="2013-11-19T09:57:00Z">
        <w:r>
          <w:tab/>
        </w:r>
      </w:ins>
    </w:p>
    <w:p w:rsidR="00F57D92" w:rsidRPr="00F57D92" w:rsidRDefault="002B0E74" w:rsidP="00F57D92">
      <w:pPr>
        <w:numPr>
          <w:ilvl w:val="0"/>
          <w:numId w:val="41"/>
        </w:numPr>
        <w:rPr>
          <w:ins w:id="9050" w:author="gsadi" w:date="2013-11-19T09:57:00Z"/>
          <w:rFonts w:ascii="Arial" w:hAnsi="Arial" w:cs="Arial"/>
          <w:color w:val="000000"/>
          <w:szCs w:val="18"/>
          <w:rPrChange w:id="9051" w:author="gsadi" w:date="2013-11-19T09:58:00Z">
            <w:rPr>
              <w:ins w:id="9052" w:author="gsadi" w:date="2013-11-19T09:57:00Z"/>
              <w:rFonts w:ascii="Arial" w:hAnsi="Arial" w:cs="Arial"/>
              <w:color w:val="000000"/>
              <w:sz w:val="18"/>
              <w:szCs w:val="18"/>
            </w:rPr>
          </w:rPrChange>
        </w:rPr>
      </w:pPr>
      <w:ins w:id="9053" w:author="gsadi" w:date="2013-11-19T09:57:00Z">
        <w:r w:rsidRPr="002B0E74">
          <w:rPr>
            <w:rFonts w:ascii="Arial" w:hAnsi="Arial" w:cs="Arial"/>
            <w:color w:val="000000"/>
            <w:szCs w:val="18"/>
            <w:rPrChange w:id="9054" w:author="gsadi" w:date="2013-11-19T09:58:00Z">
              <w:rPr>
                <w:rFonts w:ascii="Arial" w:hAnsi="Arial" w:cs="Arial"/>
                <w:color w:val="000000"/>
                <w:sz w:val="18"/>
                <w:szCs w:val="18"/>
                <w:u w:val="single"/>
              </w:rPr>
            </w:rPrChange>
          </w:rPr>
          <w:t>Header data would be in the following format:</w:t>
        </w:r>
      </w:ins>
    </w:p>
    <w:p w:rsidR="00F57D92" w:rsidRPr="00F57D92" w:rsidRDefault="002B0E74" w:rsidP="00F57D92">
      <w:pPr>
        <w:autoSpaceDE w:val="0"/>
        <w:autoSpaceDN w:val="0"/>
        <w:adjustRightInd w:val="0"/>
        <w:ind w:left="720"/>
        <w:rPr>
          <w:ins w:id="9055" w:author="gsadi" w:date="2013-11-19T09:57:00Z"/>
          <w:rFonts w:ascii="Arial" w:hAnsi="Arial" w:cs="Arial"/>
          <w:color w:val="000000"/>
          <w:szCs w:val="18"/>
          <w:u w:val="single"/>
          <w:rPrChange w:id="9056" w:author="gsadi" w:date="2013-11-19T09:58:00Z">
            <w:rPr>
              <w:ins w:id="9057" w:author="gsadi" w:date="2013-11-19T09:57:00Z"/>
              <w:rFonts w:ascii="Arial" w:hAnsi="Arial" w:cs="Arial"/>
              <w:color w:val="000000"/>
              <w:sz w:val="18"/>
              <w:szCs w:val="18"/>
              <w:u w:val="single"/>
            </w:rPr>
          </w:rPrChange>
        </w:rPr>
      </w:pPr>
      <w:ins w:id="9058" w:author="gsadi" w:date="2013-11-19T09:57:00Z">
        <w:r w:rsidRPr="002B0E74">
          <w:rPr>
            <w:rFonts w:ascii="Arial" w:hAnsi="Arial" w:cs="Arial"/>
            <w:color w:val="000000"/>
            <w:szCs w:val="18"/>
            <w:rPrChange w:id="9059" w:author="gsadi" w:date="2013-11-19T09:58:00Z">
              <w:rPr>
                <w:rFonts w:ascii="Arial" w:hAnsi="Arial" w:cs="Arial"/>
                <w:color w:val="000000"/>
                <w:sz w:val="18"/>
                <w:szCs w:val="18"/>
                <w:u w:val="single"/>
              </w:rPr>
            </w:rPrChange>
          </w:rPr>
          <w:t xml:space="preserve">                 </w:t>
        </w:r>
        <w:r w:rsidRPr="002B0E74">
          <w:rPr>
            <w:rFonts w:ascii="Arial" w:hAnsi="Arial" w:cs="Arial"/>
            <w:color w:val="000000"/>
            <w:szCs w:val="18"/>
            <w:u w:val="single"/>
            <w:rPrChange w:id="9060" w:author="gsadi" w:date="2013-11-19T09:58:00Z">
              <w:rPr>
                <w:rFonts w:ascii="Arial" w:hAnsi="Arial" w:cs="Arial"/>
                <w:color w:val="000000"/>
                <w:sz w:val="18"/>
                <w:szCs w:val="18"/>
                <w:u w:val="single"/>
              </w:rPr>
            </w:rPrChange>
          </w:rPr>
          <w:t xml:space="preserve">Layout: </w:t>
        </w:r>
      </w:ins>
    </w:p>
    <w:p w:rsidR="00F57D92" w:rsidRPr="00F57D92" w:rsidRDefault="00F57D92" w:rsidP="00F57D92">
      <w:pPr>
        <w:autoSpaceDE w:val="0"/>
        <w:autoSpaceDN w:val="0"/>
        <w:adjustRightInd w:val="0"/>
        <w:rPr>
          <w:ins w:id="9061" w:author="gsadi" w:date="2013-11-19T09:57:00Z"/>
          <w:rFonts w:ascii="Arial" w:hAnsi="Arial" w:cs="Arial"/>
          <w:color w:val="000000"/>
          <w:szCs w:val="18"/>
          <w:u w:val="single"/>
          <w:rPrChange w:id="9062" w:author="gsadi" w:date="2013-11-19T09:58:00Z">
            <w:rPr>
              <w:ins w:id="9063" w:author="gsadi" w:date="2013-11-19T09:57:00Z"/>
              <w:rFonts w:ascii="Arial" w:hAnsi="Arial" w:cs="Arial"/>
              <w:color w:val="000000"/>
              <w:sz w:val="18"/>
              <w:szCs w:val="18"/>
              <w:u w:val="single"/>
            </w:rPr>
          </w:rPrChange>
        </w:rPr>
      </w:pPr>
    </w:p>
    <w:p w:rsidR="00F57D92" w:rsidRPr="00F57D92" w:rsidRDefault="002B0E74" w:rsidP="00F57D92">
      <w:pPr>
        <w:autoSpaceDE w:val="0"/>
        <w:autoSpaceDN w:val="0"/>
        <w:adjustRightInd w:val="0"/>
        <w:ind w:left="720"/>
        <w:rPr>
          <w:ins w:id="9064" w:author="gsadi" w:date="2013-11-19T09:57:00Z"/>
          <w:rFonts w:ascii="Arial" w:hAnsi="Arial" w:cs="Arial"/>
          <w:color w:val="000000"/>
          <w:szCs w:val="18"/>
          <w:rPrChange w:id="9065" w:author="gsadi" w:date="2013-11-19T09:58:00Z">
            <w:rPr>
              <w:ins w:id="9066" w:author="gsadi" w:date="2013-11-19T09:57:00Z"/>
              <w:rFonts w:ascii="Arial" w:hAnsi="Arial" w:cs="Arial"/>
              <w:color w:val="000000"/>
              <w:sz w:val="18"/>
              <w:szCs w:val="18"/>
            </w:rPr>
          </w:rPrChange>
        </w:rPr>
      </w:pPr>
      <w:ins w:id="9067" w:author="gsadi" w:date="2013-11-19T09:57:00Z">
        <w:r w:rsidRPr="002B0E74">
          <w:rPr>
            <w:rFonts w:ascii="Arial" w:hAnsi="Arial" w:cs="Arial"/>
            <w:color w:val="000000"/>
            <w:szCs w:val="18"/>
            <w:rPrChange w:id="9068" w:author="gsadi" w:date="2013-11-19T09:58:00Z">
              <w:rPr>
                <w:rFonts w:ascii="Arial" w:hAnsi="Arial" w:cs="Arial"/>
                <w:color w:val="000000"/>
                <w:sz w:val="18"/>
                <w:szCs w:val="18"/>
                <w:u w:val="single"/>
              </w:rPr>
            </w:rPrChange>
          </w:rPr>
          <w:tab/>
        </w:r>
        <w:r w:rsidRPr="002B0E74">
          <w:rPr>
            <w:rFonts w:ascii="Arial" w:hAnsi="Arial" w:cs="Arial"/>
            <w:color w:val="000000"/>
            <w:szCs w:val="18"/>
            <w:rPrChange w:id="9069" w:author="gsadi" w:date="2013-11-19T09:58:00Z">
              <w:rPr>
                <w:rFonts w:ascii="Arial" w:hAnsi="Arial" w:cs="Arial"/>
                <w:color w:val="000000"/>
                <w:sz w:val="18"/>
                <w:szCs w:val="18"/>
                <w:u w:val="single"/>
              </w:rPr>
            </w:rPrChange>
          </w:rPr>
          <w:tab/>
          <w:t>Char(1) =&gt; Record Type ("0")</w:t>
        </w:r>
      </w:ins>
    </w:p>
    <w:p w:rsidR="00F57D92" w:rsidRPr="00F57D92" w:rsidRDefault="002B0E74" w:rsidP="00F57D92">
      <w:pPr>
        <w:autoSpaceDE w:val="0"/>
        <w:autoSpaceDN w:val="0"/>
        <w:adjustRightInd w:val="0"/>
        <w:ind w:left="720"/>
        <w:rPr>
          <w:ins w:id="9070" w:author="gsadi" w:date="2013-11-19T09:57:00Z"/>
          <w:rFonts w:ascii="Arial" w:hAnsi="Arial" w:cs="Arial"/>
          <w:color w:val="000000"/>
          <w:szCs w:val="18"/>
          <w:rPrChange w:id="9071" w:author="gsadi" w:date="2013-11-19T09:58:00Z">
            <w:rPr>
              <w:ins w:id="9072" w:author="gsadi" w:date="2013-11-19T09:57:00Z"/>
              <w:rFonts w:ascii="Arial" w:hAnsi="Arial" w:cs="Arial"/>
              <w:color w:val="000000"/>
              <w:sz w:val="18"/>
              <w:szCs w:val="18"/>
            </w:rPr>
          </w:rPrChange>
        </w:rPr>
      </w:pPr>
      <w:ins w:id="9073" w:author="gsadi" w:date="2013-11-19T09:57:00Z">
        <w:r w:rsidRPr="002B0E74">
          <w:rPr>
            <w:rFonts w:ascii="Arial" w:hAnsi="Arial" w:cs="Arial"/>
            <w:color w:val="000000"/>
            <w:szCs w:val="18"/>
            <w:rPrChange w:id="9074" w:author="gsadi" w:date="2013-11-19T09:58:00Z">
              <w:rPr>
                <w:rFonts w:ascii="Arial" w:hAnsi="Arial" w:cs="Arial"/>
                <w:color w:val="000000"/>
                <w:sz w:val="18"/>
                <w:szCs w:val="18"/>
                <w:u w:val="single"/>
              </w:rPr>
            </w:rPrChange>
          </w:rPr>
          <w:tab/>
        </w:r>
        <w:r w:rsidRPr="002B0E74">
          <w:rPr>
            <w:rFonts w:ascii="Arial" w:hAnsi="Arial" w:cs="Arial"/>
            <w:color w:val="000000"/>
            <w:szCs w:val="18"/>
            <w:rPrChange w:id="9075" w:author="gsadi" w:date="2013-11-19T09:58:00Z">
              <w:rPr>
                <w:rFonts w:ascii="Arial" w:hAnsi="Arial" w:cs="Arial"/>
                <w:color w:val="000000"/>
                <w:sz w:val="18"/>
                <w:szCs w:val="18"/>
                <w:u w:val="single"/>
              </w:rPr>
            </w:rPrChange>
          </w:rPr>
          <w:tab/>
          <w:t>Char(8) =&gt; SAP program number</w:t>
        </w:r>
      </w:ins>
    </w:p>
    <w:p w:rsidR="00F57D92" w:rsidRPr="00F57D92" w:rsidRDefault="002B0E74" w:rsidP="00F57D92">
      <w:pPr>
        <w:autoSpaceDE w:val="0"/>
        <w:autoSpaceDN w:val="0"/>
        <w:adjustRightInd w:val="0"/>
        <w:ind w:left="720"/>
        <w:rPr>
          <w:ins w:id="9076" w:author="gsadi" w:date="2013-11-19T09:57:00Z"/>
          <w:rFonts w:ascii="Arial" w:hAnsi="Arial" w:cs="Arial"/>
          <w:color w:val="000000"/>
          <w:szCs w:val="18"/>
          <w:rPrChange w:id="9077" w:author="gsadi" w:date="2013-11-19T09:58:00Z">
            <w:rPr>
              <w:ins w:id="9078" w:author="gsadi" w:date="2013-11-19T09:57:00Z"/>
              <w:rFonts w:ascii="Arial" w:hAnsi="Arial" w:cs="Arial"/>
              <w:color w:val="000000"/>
              <w:sz w:val="18"/>
              <w:szCs w:val="18"/>
            </w:rPr>
          </w:rPrChange>
        </w:rPr>
      </w:pPr>
      <w:ins w:id="9079" w:author="gsadi" w:date="2013-11-19T09:57:00Z">
        <w:r w:rsidRPr="002B0E74">
          <w:rPr>
            <w:rFonts w:ascii="Arial" w:hAnsi="Arial" w:cs="Arial"/>
            <w:color w:val="000000"/>
            <w:szCs w:val="18"/>
            <w:rPrChange w:id="9080" w:author="gsadi" w:date="2013-11-19T09:58:00Z">
              <w:rPr>
                <w:rFonts w:ascii="Arial" w:hAnsi="Arial" w:cs="Arial"/>
                <w:color w:val="000000"/>
                <w:sz w:val="18"/>
                <w:szCs w:val="18"/>
                <w:u w:val="single"/>
              </w:rPr>
            </w:rPrChange>
          </w:rPr>
          <w:tab/>
        </w:r>
        <w:r w:rsidRPr="002B0E74">
          <w:rPr>
            <w:rFonts w:ascii="Arial" w:hAnsi="Arial" w:cs="Arial"/>
            <w:color w:val="000000"/>
            <w:szCs w:val="18"/>
            <w:rPrChange w:id="9081" w:author="gsadi" w:date="2013-11-19T09:58:00Z">
              <w:rPr>
                <w:rFonts w:ascii="Arial" w:hAnsi="Arial" w:cs="Arial"/>
                <w:color w:val="000000"/>
                <w:sz w:val="18"/>
                <w:szCs w:val="18"/>
                <w:u w:val="single"/>
              </w:rPr>
            </w:rPrChange>
          </w:rPr>
          <w:tab/>
          <w:t>Char(8) =&gt; Date</w:t>
        </w:r>
      </w:ins>
    </w:p>
    <w:p w:rsidR="00F57D92" w:rsidRPr="00F57D92" w:rsidRDefault="002B0E74" w:rsidP="00F57D92">
      <w:pPr>
        <w:autoSpaceDE w:val="0"/>
        <w:autoSpaceDN w:val="0"/>
        <w:adjustRightInd w:val="0"/>
        <w:ind w:left="720"/>
        <w:rPr>
          <w:ins w:id="9082" w:author="gsadi" w:date="2013-11-19T09:57:00Z"/>
          <w:rFonts w:ascii="Arial" w:hAnsi="Arial" w:cs="Arial"/>
          <w:color w:val="000000"/>
          <w:szCs w:val="18"/>
          <w:rPrChange w:id="9083" w:author="gsadi" w:date="2013-11-19T09:58:00Z">
            <w:rPr>
              <w:ins w:id="9084" w:author="gsadi" w:date="2013-11-19T09:57:00Z"/>
              <w:rFonts w:ascii="Arial" w:hAnsi="Arial" w:cs="Arial"/>
              <w:color w:val="000000"/>
              <w:sz w:val="18"/>
              <w:szCs w:val="18"/>
            </w:rPr>
          </w:rPrChange>
        </w:rPr>
      </w:pPr>
      <w:ins w:id="9085" w:author="gsadi" w:date="2013-11-19T09:57:00Z">
        <w:r w:rsidRPr="002B0E74">
          <w:rPr>
            <w:rFonts w:ascii="Arial" w:hAnsi="Arial" w:cs="Arial"/>
            <w:color w:val="000000"/>
            <w:szCs w:val="18"/>
            <w:rPrChange w:id="9086" w:author="gsadi" w:date="2013-11-19T09:58:00Z">
              <w:rPr>
                <w:rFonts w:ascii="Arial" w:hAnsi="Arial" w:cs="Arial"/>
                <w:color w:val="000000"/>
                <w:sz w:val="18"/>
                <w:szCs w:val="18"/>
                <w:u w:val="single"/>
              </w:rPr>
            </w:rPrChange>
          </w:rPr>
          <w:tab/>
        </w:r>
        <w:r w:rsidRPr="002B0E74">
          <w:rPr>
            <w:rFonts w:ascii="Arial" w:hAnsi="Arial" w:cs="Arial"/>
            <w:color w:val="000000"/>
            <w:szCs w:val="18"/>
            <w:rPrChange w:id="9087" w:author="gsadi" w:date="2013-11-19T09:58:00Z">
              <w:rPr>
                <w:rFonts w:ascii="Arial" w:hAnsi="Arial" w:cs="Arial"/>
                <w:color w:val="000000"/>
                <w:sz w:val="18"/>
                <w:szCs w:val="18"/>
                <w:u w:val="single"/>
              </w:rPr>
            </w:rPrChange>
          </w:rPr>
          <w:tab/>
          <w:t>Char(6) =&gt; Timestamp</w:t>
        </w:r>
      </w:ins>
    </w:p>
    <w:p w:rsidR="00F57D92" w:rsidRPr="00F57D92" w:rsidRDefault="00F57D92" w:rsidP="00F57D92">
      <w:pPr>
        <w:autoSpaceDE w:val="0"/>
        <w:autoSpaceDN w:val="0"/>
        <w:adjustRightInd w:val="0"/>
        <w:ind w:left="720"/>
        <w:rPr>
          <w:ins w:id="9088" w:author="gsadi" w:date="2013-11-19T09:57:00Z"/>
          <w:rFonts w:ascii="Arial" w:hAnsi="Arial" w:cs="Arial"/>
          <w:color w:val="000000"/>
          <w:szCs w:val="18"/>
          <w:rPrChange w:id="9089" w:author="gsadi" w:date="2013-11-19T09:58:00Z">
            <w:rPr>
              <w:ins w:id="9090" w:author="gsadi" w:date="2013-11-19T09:57:00Z"/>
              <w:rFonts w:ascii="Arial" w:hAnsi="Arial" w:cs="Arial"/>
              <w:color w:val="000000"/>
              <w:sz w:val="18"/>
              <w:szCs w:val="18"/>
            </w:rPr>
          </w:rPrChange>
        </w:rPr>
      </w:pPr>
    </w:p>
    <w:p w:rsidR="00F57D92" w:rsidRPr="00F57D92" w:rsidRDefault="002B0E74" w:rsidP="00F57D92">
      <w:pPr>
        <w:autoSpaceDE w:val="0"/>
        <w:autoSpaceDN w:val="0"/>
        <w:adjustRightInd w:val="0"/>
        <w:ind w:left="360"/>
        <w:rPr>
          <w:ins w:id="9091" w:author="gsadi" w:date="2013-11-19T09:57:00Z"/>
          <w:rFonts w:ascii="Arial" w:hAnsi="Arial" w:cs="Arial"/>
          <w:color w:val="000000"/>
          <w:szCs w:val="18"/>
          <w:rPrChange w:id="9092" w:author="gsadi" w:date="2013-11-19T09:58:00Z">
            <w:rPr>
              <w:ins w:id="9093" w:author="gsadi" w:date="2013-11-19T09:57:00Z"/>
              <w:rFonts w:ascii="Arial" w:hAnsi="Arial" w:cs="Arial"/>
              <w:color w:val="000000"/>
              <w:sz w:val="18"/>
              <w:szCs w:val="18"/>
            </w:rPr>
          </w:rPrChange>
        </w:rPr>
      </w:pPr>
      <w:ins w:id="9094" w:author="gsadi" w:date="2013-11-19T09:57:00Z">
        <w:r w:rsidRPr="002B0E74">
          <w:rPr>
            <w:rFonts w:ascii="Arial" w:hAnsi="Arial" w:cs="Arial"/>
            <w:color w:val="000000"/>
            <w:szCs w:val="18"/>
            <w:rPrChange w:id="9095" w:author="gsadi" w:date="2013-11-19T09:58:00Z">
              <w:rPr>
                <w:rFonts w:ascii="Arial" w:hAnsi="Arial" w:cs="Arial"/>
                <w:color w:val="000000"/>
                <w:sz w:val="18"/>
                <w:szCs w:val="18"/>
                <w:u w:val="single"/>
              </w:rPr>
            </w:rPrChange>
          </w:rPr>
          <w:tab/>
          <w:t xml:space="preserve">                 </w:t>
        </w:r>
        <w:r w:rsidRPr="002B0E74">
          <w:rPr>
            <w:rFonts w:ascii="Arial" w:hAnsi="Arial" w:cs="Arial"/>
            <w:color w:val="000000"/>
            <w:szCs w:val="18"/>
            <w:u w:val="single"/>
            <w:rPrChange w:id="9096" w:author="gsadi" w:date="2013-11-19T09:58:00Z">
              <w:rPr>
                <w:rFonts w:ascii="Arial" w:hAnsi="Arial" w:cs="Arial"/>
                <w:color w:val="000000"/>
                <w:sz w:val="18"/>
                <w:szCs w:val="18"/>
                <w:u w:val="single"/>
              </w:rPr>
            </w:rPrChange>
          </w:rPr>
          <w:t>Example:</w:t>
        </w:r>
        <w:r w:rsidRPr="002B0E74">
          <w:rPr>
            <w:rFonts w:ascii="Arial" w:hAnsi="Arial" w:cs="Arial"/>
            <w:color w:val="000000"/>
            <w:szCs w:val="18"/>
            <w:rPrChange w:id="9097" w:author="gsadi" w:date="2013-11-19T09:58:00Z">
              <w:rPr>
                <w:rFonts w:ascii="Arial" w:hAnsi="Arial" w:cs="Arial"/>
                <w:color w:val="000000"/>
                <w:sz w:val="18"/>
                <w:szCs w:val="18"/>
                <w:u w:val="single"/>
              </w:rPr>
            </w:rPrChange>
          </w:rPr>
          <w:t xml:space="preserve"> 0YMMO000703202013040432</w:t>
        </w:r>
      </w:ins>
    </w:p>
    <w:p w:rsidR="00F57D92" w:rsidRPr="007D390F" w:rsidRDefault="00F57D92" w:rsidP="00F57D92">
      <w:pPr>
        <w:autoSpaceDE w:val="0"/>
        <w:autoSpaceDN w:val="0"/>
        <w:adjustRightInd w:val="0"/>
        <w:ind w:left="360"/>
        <w:rPr>
          <w:ins w:id="9098" w:author="gsadi" w:date="2013-11-19T09:57:00Z"/>
          <w:rFonts w:ascii="Arial" w:hAnsi="Arial" w:cs="Arial"/>
          <w:color w:val="000000"/>
          <w:sz w:val="18"/>
          <w:szCs w:val="18"/>
        </w:rPr>
      </w:pPr>
      <w:ins w:id="9099" w:author="gsadi" w:date="2013-11-19T09:57:00Z">
        <w:r>
          <w:rPr>
            <w:rFonts w:ascii="Arial" w:hAnsi="Arial" w:cs="Arial"/>
            <w:color w:val="000000"/>
            <w:sz w:val="18"/>
            <w:szCs w:val="18"/>
          </w:rPr>
          <w:tab/>
        </w:r>
        <w:r>
          <w:rPr>
            <w:rFonts w:ascii="Arial" w:hAnsi="Arial" w:cs="Arial"/>
            <w:color w:val="000000"/>
            <w:sz w:val="18"/>
            <w:szCs w:val="18"/>
          </w:rPr>
          <w:tab/>
        </w:r>
        <w:r>
          <w:rPr>
            <w:rFonts w:ascii="Arial" w:hAnsi="Arial" w:cs="Arial"/>
            <w:color w:val="000000"/>
            <w:sz w:val="18"/>
            <w:szCs w:val="18"/>
          </w:rPr>
          <w:tab/>
          <w:t xml:space="preserve">     </w:t>
        </w:r>
      </w:ins>
    </w:p>
    <w:p w:rsidR="00F57D92" w:rsidRPr="008D2BA6" w:rsidRDefault="00F57D92" w:rsidP="00F57D92">
      <w:pPr>
        <w:autoSpaceDE w:val="0"/>
        <w:autoSpaceDN w:val="0"/>
        <w:adjustRightInd w:val="0"/>
        <w:ind w:left="360"/>
        <w:rPr>
          <w:ins w:id="9100" w:author="gsadi" w:date="2013-11-19T09:57:00Z"/>
          <w:rFonts w:ascii="Arial" w:hAnsi="Arial" w:cs="Arial"/>
          <w:color w:val="000000"/>
          <w:sz w:val="18"/>
          <w:szCs w:val="18"/>
        </w:rPr>
      </w:pPr>
    </w:p>
    <w:p w:rsidR="00F57D92" w:rsidRPr="00F57D92" w:rsidRDefault="002B0E74" w:rsidP="00F57D92">
      <w:pPr>
        <w:numPr>
          <w:ilvl w:val="0"/>
          <w:numId w:val="41"/>
        </w:numPr>
        <w:rPr>
          <w:ins w:id="9101" w:author="gsadi" w:date="2013-11-19T09:57:00Z"/>
          <w:rFonts w:ascii="Arial" w:hAnsi="Arial" w:cs="Arial"/>
          <w:color w:val="000000"/>
          <w:szCs w:val="18"/>
          <w:rPrChange w:id="9102" w:author="gsadi" w:date="2013-11-19T09:58:00Z">
            <w:rPr>
              <w:ins w:id="9103" w:author="gsadi" w:date="2013-11-19T09:57:00Z"/>
              <w:rFonts w:ascii="Arial" w:hAnsi="Arial" w:cs="Arial"/>
              <w:color w:val="000000"/>
              <w:sz w:val="18"/>
              <w:szCs w:val="18"/>
            </w:rPr>
          </w:rPrChange>
        </w:rPr>
      </w:pPr>
      <w:ins w:id="9104" w:author="gsadi" w:date="2013-11-19T09:57:00Z">
        <w:r w:rsidRPr="002B0E74">
          <w:rPr>
            <w:rFonts w:ascii="Arial" w:hAnsi="Arial" w:cs="Arial"/>
            <w:color w:val="000000"/>
            <w:szCs w:val="18"/>
            <w:rPrChange w:id="9105" w:author="gsadi" w:date="2013-11-19T09:58:00Z">
              <w:rPr>
                <w:rFonts w:ascii="Arial" w:hAnsi="Arial" w:cs="Arial"/>
                <w:color w:val="000000"/>
                <w:sz w:val="18"/>
                <w:szCs w:val="18"/>
                <w:u w:val="single"/>
              </w:rPr>
            </w:rPrChange>
          </w:rPr>
          <w:t>Control (trailer) record data would be in the following format:</w:t>
        </w:r>
      </w:ins>
    </w:p>
    <w:p w:rsidR="00F57D92" w:rsidRPr="00F57D92" w:rsidRDefault="00F57D92" w:rsidP="00F57D92">
      <w:pPr>
        <w:ind w:left="810"/>
        <w:rPr>
          <w:ins w:id="9106" w:author="gsadi" w:date="2013-11-19T09:57:00Z"/>
          <w:rFonts w:ascii="Arial" w:hAnsi="Arial" w:cs="Arial"/>
          <w:color w:val="000000"/>
          <w:szCs w:val="18"/>
          <w:rPrChange w:id="9107" w:author="gsadi" w:date="2013-11-19T09:58:00Z">
            <w:rPr>
              <w:ins w:id="9108" w:author="gsadi" w:date="2013-11-19T09:57:00Z"/>
              <w:rFonts w:ascii="Arial" w:hAnsi="Arial" w:cs="Arial"/>
              <w:color w:val="000000"/>
              <w:sz w:val="18"/>
              <w:szCs w:val="18"/>
            </w:rPr>
          </w:rPrChange>
        </w:rPr>
      </w:pPr>
    </w:p>
    <w:p w:rsidR="00F57D92" w:rsidRPr="00F57D92" w:rsidRDefault="002B0E74" w:rsidP="00F57D92">
      <w:pPr>
        <w:tabs>
          <w:tab w:val="left" w:pos="-720"/>
          <w:tab w:val="left" w:pos="0"/>
          <w:tab w:val="left" w:pos="720"/>
          <w:tab w:val="left" w:pos="1440"/>
          <w:tab w:val="left" w:pos="2160"/>
          <w:tab w:val="left" w:pos="2880"/>
          <w:tab w:val="left" w:pos="3600"/>
          <w:tab w:val="left" w:pos="4320"/>
        </w:tabs>
        <w:autoSpaceDE w:val="0"/>
        <w:autoSpaceDN w:val="0"/>
        <w:adjustRightInd w:val="0"/>
        <w:rPr>
          <w:ins w:id="9109" w:author="gsadi" w:date="2013-11-19T09:57:00Z"/>
          <w:rFonts w:ascii="Arial" w:hAnsi="Arial" w:cs="Arial"/>
          <w:color w:val="000000"/>
          <w:szCs w:val="18"/>
          <w:rPrChange w:id="9110" w:author="gsadi" w:date="2013-11-19T09:58:00Z">
            <w:rPr>
              <w:ins w:id="9111" w:author="gsadi" w:date="2013-11-19T09:57:00Z"/>
              <w:rFonts w:ascii="Arial" w:hAnsi="Arial" w:cs="Arial"/>
              <w:color w:val="000000"/>
              <w:sz w:val="18"/>
              <w:szCs w:val="18"/>
            </w:rPr>
          </w:rPrChange>
        </w:rPr>
      </w:pPr>
      <w:ins w:id="9112" w:author="gsadi" w:date="2013-11-19T09:57:00Z">
        <w:r w:rsidRPr="002B0E74">
          <w:rPr>
            <w:rFonts w:ascii="Arial" w:hAnsi="Arial" w:cs="Arial"/>
            <w:color w:val="000000"/>
            <w:szCs w:val="18"/>
            <w:rPrChange w:id="9113" w:author="gsadi" w:date="2013-11-19T09:58:00Z">
              <w:rPr>
                <w:rFonts w:ascii="Arial" w:hAnsi="Arial" w:cs="Arial"/>
                <w:color w:val="000000"/>
                <w:sz w:val="18"/>
                <w:szCs w:val="18"/>
                <w:u w:val="single"/>
              </w:rPr>
            </w:rPrChange>
          </w:rPr>
          <w:t xml:space="preserve">                               </w:t>
        </w:r>
        <w:r w:rsidRPr="002B0E74">
          <w:rPr>
            <w:rFonts w:ascii="Arial" w:hAnsi="Arial" w:cs="Arial"/>
            <w:color w:val="000000"/>
            <w:szCs w:val="18"/>
            <w:u w:val="single"/>
            <w:rPrChange w:id="9114" w:author="gsadi" w:date="2013-11-19T09:58:00Z">
              <w:rPr>
                <w:rFonts w:ascii="Arial" w:hAnsi="Arial" w:cs="Arial"/>
                <w:color w:val="000000"/>
                <w:sz w:val="18"/>
                <w:szCs w:val="18"/>
                <w:u w:val="single"/>
              </w:rPr>
            </w:rPrChange>
          </w:rPr>
          <w:t xml:space="preserve">Layout: </w:t>
        </w:r>
      </w:ins>
    </w:p>
    <w:p w:rsidR="00F57D92" w:rsidRPr="00F57D92" w:rsidRDefault="00F57D92" w:rsidP="00F57D92">
      <w:pPr>
        <w:tabs>
          <w:tab w:val="left" w:pos="-720"/>
          <w:tab w:val="left" w:pos="0"/>
          <w:tab w:val="left" w:pos="720"/>
          <w:tab w:val="left" w:pos="1440"/>
          <w:tab w:val="left" w:pos="2160"/>
          <w:tab w:val="left" w:pos="2880"/>
          <w:tab w:val="left" w:pos="3600"/>
          <w:tab w:val="left" w:pos="4320"/>
        </w:tabs>
        <w:autoSpaceDE w:val="0"/>
        <w:autoSpaceDN w:val="0"/>
        <w:adjustRightInd w:val="0"/>
        <w:rPr>
          <w:ins w:id="9115" w:author="gsadi" w:date="2013-11-19T09:57:00Z"/>
          <w:rFonts w:ascii="Arial" w:hAnsi="Arial" w:cs="Arial"/>
          <w:color w:val="000000"/>
          <w:szCs w:val="18"/>
          <w:u w:val="single"/>
          <w:rPrChange w:id="9116" w:author="gsadi" w:date="2013-11-19T09:58:00Z">
            <w:rPr>
              <w:ins w:id="9117" w:author="gsadi" w:date="2013-11-19T09:57:00Z"/>
              <w:rFonts w:ascii="Arial" w:hAnsi="Arial" w:cs="Arial"/>
              <w:color w:val="000000"/>
              <w:sz w:val="18"/>
              <w:szCs w:val="18"/>
              <w:u w:val="single"/>
            </w:rPr>
          </w:rPrChange>
        </w:rPr>
      </w:pPr>
    </w:p>
    <w:p w:rsidR="00F57D92" w:rsidRPr="00F57D92" w:rsidRDefault="002B0E74" w:rsidP="00F57D92">
      <w:pPr>
        <w:autoSpaceDE w:val="0"/>
        <w:autoSpaceDN w:val="0"/>
        <w:adjustRightInd w:val="0"/>
        <w:ind w:left="720"/>
        <w:rPr>
          <w:ins w:id="9118" w:author="gsadi" w:date="2013-11-19T09:57:00Z"/>
          <w:rFonts w:ascii="Arial" w:hAnsi="Arial" w:cs="Arial"/>
          <w:color w:val="000000"/>
          <w:szCs w:val="18"/>
          <w:rPrChange w:id="9119" w:author="gsadi" w:date="2013-11-19T09:58:00Z">
            <w:rPr>
              <w:ins w:id="9120" w:author="gsadi" w:date="2013-11-19T09:57:00Z"/>
              <w:rFonts w:ascii="Arial" w:hAnsi="Arial" w:cs="Arial"/>
              <w:color w:val="000000"/>
              <w:sz w:val="18"/>
              <w:szCs w:val="18"/>
            </w:rPr>
          </w:rPrChange>
        </w:rPr>
      </w:pPr>
      <w:ins w:id="9121" w:author="gsadi" w:date="2013-11-19T09:57:00Z">
        <w:r w:rsidRPr="002B0E74">
          <w:rPr>
            <w:rFonts w:ascii="Arial" w:hAnsi="Arial" w:cs="Arial"/>
            <w:color w:val="000000"/>
            <w:szCs w:val="18"/>
            <w:rPrChange w:id="9122" w:author="gsadi" w:date="2013-11-19T09:58:00Z">
              <w:rPr>
                <w:rFonts w:ascii="Arial" w:hAnsi="Arial" w:cs="Arial"/>
                <w:color w:val="000000"/>
                <w:sz w:val="18"/>
                <w:szCs w:val="18"/>
                <w:u w:val="single"/>
              </w:rPr>
            </w:rPrChange>
          </w:rPr>
          <w:tab/>
        </w:r>
        <w:r w:rsidRPr="002B0E74">
          <w:rPr>
            <w:rFonts w:ascii="Arial" w:hAnsi="Arial" w:cs="Arial"/>
            <w:color w:val="000000"/>
            <w:szCs w:val="18"/>
            <w:rPrChange w:id="9123" w:author="gsadi" w:date="2013-11-19T09:58:00Z">
              <w:rPr>
                <w:rFonts w:ascii="Arial" w:hAnsi="Arial" w:cs="Arial"/>
                <w:color w:val="000000"/>
                <w:sz w:val="18"/>
                <w:szCs w:val="18"/>
                <w:u w:val="single"/>
              </w:rPr>
            </w:rPrChange>
          </w:rPr>
          <w:tab/>
          <w:t>Char(1) =&gt; Record Type ("9")</w:t>
        </w:r>
      </w:ins>
    </w:p>
    <w:p w:rsidR="00F57D92" w:rsidRPr="00F57D92" w:rsidRDefault="002B0E74" w:rsidP="00F57D92">
      <w:pPr>
        <w:autoSpaceDE w:val="0"/>
        <w:autoSpaceDN w:val="0"/>
        <w:adjustRightInd w:val="0"/>
        <w:ind w:left="720"/>
        <w:rPr>
          <w:ins w:id="9124" w:author="gsadi" w:date="2013-11-19T09:57:00Z"/>
          <w:rFonts w:ascii="Arial" w:hAnsi="Arial" w:cs="Arial"/>
          <w:color w:val="000000"/>
          <w:szCs w:val="18"/>
          <w:rPrChange w:id="9125" w:author="gsadi" w:date="2013-11-19T09:58:00Z">
            <w:rPr>
              <w:ins w:id="9126" w:author="gsadi" w:date="2013-11-19T09:57:00Z"/>
              <w:rFonts w:ascii="Arial" w:hAnsi="Arial" w:cs="Arial"/>
              <w:color w:val="000000"/>
              <w:sz w:val="18"/>
              <w:szCs w:val="18"/>
            </w:rPr>
          </w:rPrChange>
        </w:rPr>
      </w:pPr>
      <w:ins w:id="9127" w:author="gsadi" w:date="2013-11-19T09:57:00Z">
        <w:r w:rsidRPr="002B0E74">
          <w:rPr>
            <w:rFonts w:ascii="Arial" w:hAnsi="Arial" w:cs="Arial"/>
            <w:color w:val="000000"/>
            <w:szCs w:val="18"/>
            <w:rPrChange w:id="9128" w:author="gsadi" w:date="2013-11-19T09:58:00Z">
              <w:rPr>
                <w:rFonts w:ascii="Arial" w:hAnsi="Arial" w:cs="Arial"/>
                <w:color w:val="000000"/>
                <w:sz w:val="18"/>
                <w:szCs w:val="18"/>
                <w:u w:val="single"/>
              </w:rPr>
            </w:rPrChange>
          </w:rPr>
          <w:tab/>
        </w:r>
        <w:r w:rsidRPr="002B0E74">
          <w:rPr>
            <w:rFonts w:ascii="Arial" w:hAnsi="Arial" w:cs="Arial"/>
            <w:color w:val="000000"/>
            <w:szCs w:val="18"/>
            <w:rPrChange w:id="9129" w:author="gsadi" w:date="2013-11-19T09:58:00Z">
              <w:rPr>
                <w:rFonts w:ascii="Arial" w:hAnsi="Arial" w:cs="Arial"/>
                <w:color w:val="000000"/>
                <w:sz w:val="18"/>
                <w:szCs w:val="18"/>
                <w:u w:val="single"/>
              </w:rPr>
            </w:rPrChange>
          </w:rPr>
          <w:tab/>
          <w:t>Char(8) =&gt; SAP Program Number</w:t>
        </w:r>
      </w:ins>
    </w:p>
    <w:p w:rsidR="00F57D92" w:rsidRPr="00F57D92" w:rsidRDefault="002B0E74" w:rsidP="00F57D92">
      <w:pPr>
        <w:autoSpaceDE w:val="0"/>
        <w:autoSpaceDN w:val="0"/>
        <w:adjustRightInd w:val="0"/>
        <w:ind w:left="720"/>
        <w:rPr>
          <w:ins w:id="9130" w:author="gsadi" w:date="2013-11-19T09:57:00Z"/>
          <w:rFonts w:ascii="Arial" w:hAnsi="Arial" w:cs="Arial"/>
          <w:color w:val="000000"/>
          <w:szCs w:val="18"/>
          <w:rPrChange w:id="9131" w:author="gsadi" w:date="2013-11-19T09:58:00Z">
            <w:rPr>
              <w:ins w:id="9132" w:author="gsadi" w:date="2013-11-19T09:57:00Z"/>
              <w:rFonts w:ascii="Arial" w:hAnsi="Arial" w:cs="Arial"/>
              <w:color w:val="000000"/>
              <w:sz w:val="18"/>
              <w:szCs w:val="18"/>
            </w:rPr>
          </w:rPrChange>
        </w:rPr>
      </w:pPr>
      <w:ins w:id="9133" w:author="gsadi" w:date="2013-11-19T09:57:00Z">
        <w:r w:rsidRPr="002B0E74">
          <w:rPr>
            <w:rFonts w:ascii="Arial" w:hAnsi="Arial" w:cs="Arial"/>
            <w:color w:val="000000"/>
            <w:szCs w:val="18"/>
            <w:rPrChange w:id="9134" w:author="gsadi" w:date="2013-11-19T09:58:00Z">
              <w:rPr>
                <w:rFonts w:ascii="Arial" w:hAnsi="Arial" w:cs="Arial"/>
                <w:color w:val="000000"/>
                <w:sz w:val="18"/>
                <w:szCs w:val="18"/>
                <w:u w:val="single"/>
              </w:rPr>
            </w:rPrChange>
          </w:rPr>
          <w:tab/>
        </w:r>
        <w:r w:rsidRPr="002B0E74">
          <w:rPr>
            <w:rFonts w:ascii="Arial" w:hAnsi="Arial" w:cs="Arial"/>
            <w:color w:val="000000"/>
            <w:szCs w:val="18"/>
            <w:rPrChange w:id="9135" w:author="gsadi" w:date="2013-11-19T09:58:00Z">
              <w:rPr>
                <w:rFonts w:ascii="Arial" w:hAnsi="Arial" w:cs="Arial"/>
                <w:color w:val="000000"/>
                <w:sz w:val="18"/>
                <w:szCs w:val="18"/>
                <w:u w:val="single"/>
              </w:rPr>
            </w:rPrChange>
          </w:rPr>
          <w:tab/>
          <w:t>Char(8) =&gt; Date</w:t>
        </w:r>
      </w:ins>
    </w:p>
    <w:p w:rsidR="00F57D92" w:rsidRPr="00F57D92" w:rsidRDefault="002B0E74" w:rsidP="00F57D92">
      <w:pPr>
        <w:autoSpaceDE w:val="0"/>
        <w:autoSpaceDN w:val="0"/>
        <w:adjustRightInd w:val="0"/>
        <w:ind w:left="720"/>
        <w:rPr>
          <w:ins w:id="9136" w:author="gsadi" w:date="2013-11-19T09:57:00Z"/>
          <w:rFonts w:ascii="Arial" w:hAnsi="Arial" w:cs="Arial"/>
          <w:color w:val="000000"/>
          <w:szCs w:val="18"/>
          <w:rPrChange w:id="9137" w:author="gsadi" w:date="2013-11-19T09:58:00Z">
            <w:rPr>
              <w:ins w:id="9138" w:author="gsadi" w:date="2013-11-19T09:57:00Z"/>
              <w:rFonts w:ascii="Arial" w:hAnsi="Arial" w:cs="Arial"/>
              <w:color w:val="000000"/>
              <w:sz w:val="18"/>
              <w:szCs w:val="18"/>
            </w:rPr>
          </w:rPrChange>
        </w:rPr>
      </w:pPr>
      <w:ins w:id="9139" w:author="gsadi" w:date="2013-11-19T09:57:00Z">
        <w:r w:rsidRPr="002B0E74">
          <w:rPr>
            <w:rFonts w:ascii="Arial" w:hAnsi="Arial" w:cs="Arial"/>
            <w:color w:val="000000"/>
            <w:szCs w:val="18"/>
            <w:rPrChange w:id="9140" w:author="gsadi" w:date="2013-11-19T09:58:00Z">
              <w:rPr>
                <w:rFonts w:ascii="Arial" w:hAnsi="Arial" w:cs="Arial"/>
                <w:color w:val="000000"/>
                <w:sz w:val="18"/>
                <w:szCs w:val="18"/>
                <w:u w:val="single"/>
              </w:rPr>
            </w:rPrChange>
          </w:rPr>
          <w:tab/>
        </w:r>
        <w:r w:rsidRPr="002B0E74">
          <w:rPr>
            <w:rFonts w:ascii="Arial" w:hAnsi="Arial" w:cs="Arial"/>
            <w:color w:val="000000"/>
            <w:szCs w:val="18"/>
            <w:rPrChange w:id="9141" w:author="gsadi" w:date="2013-11-19T09:58:00Z">
              <w:rPr>
                <w:rFonts w:ascii="Arial" w:hAnsi="Arial" w:cs="Arial"/>
                <w:color w:val="000000"/>
                <w:sz w:val="18"/>
                <w:szCs w:val="18"/>
                <w:u w:val="single"/>
              </w:rPr>
            </w:rPrChange>
          </w:rPr>
          <w:tab/>
          <w:t>Char(8) =&gt; Timestamp</w:t>
        </w:r>
      </w:ins>
    </w:p>
    <w:p w:rsidR="00F57D92" w:rsidRPr="00F57D92" w:rsidRDefault="002B0E74" w:rsidP="00F57D92">
      <w:pPr>
        <w:autoSpaceDE w:val="0"/>
        <w:autoSpaceDN w:val="0"/>
        <w:adjustRightInd w:val="0"/>
        <w:ind w:left="720"/>
        <w:rPr>
          <w:ins w:id="9142" w:author="gsadi" w:date="2013-11-19T09:57:00Z"/>
          <w:rFonts w:ascii="Arial" w:hAnsi="Arial" w:cs="Arial"/>
          <w:color w:val="000000"/>
          <w:szCs w:val="18"/>
          <w:rPrChange w:id="9143" w:author="gsadi" w:date="2013-11-19T09:58:00Z">
            <w:rPr>
              <w:ins w:id="9144" w:author="gsadi" w:date="2013-11-19T09:57:00Z"/>
              <w:rFonts w:ascii="Arial" w:hAnsi="Arial" w:cs="Arial"/>
              <w:color w:val="000000"/>
              <w:sz w:val="18"/>
              <w:szCs w:val="18"/>
            </w:rPr>
          </w:rPrChange>
        </w:rPr>
      </w:pPr>
      <w:ins w:id="9145" w:author="gsadi" w:date="2013-11-19T09:57:00Z">
        <w:r w:rsidRPr="002B0E74">
          <w:rPr>
            <w:rFonts w:ascii="Arial" w:hAnsi="Arial" w:cs="Arial"/>
            <w:color w:val="000000"/>
            <w:szCs w:val="18"/>
            <w:rPrChange w:id="9146" w:author="gsadi" w:date="2013-11-19T09:58:00Z">
              <w:rPr>
                <w:rFonts w:ascii="Arial" w:hAnsi="Arial" w:cs="Arial"/>
                <w:color w:val="000000"/>
                <w:sz w:val="18"/>
                <w:szCs w:val="18"/>
                <w:u w:val="single"/>
              </w:rPr>
            </w:rPrChange>
          </w:rPr>
          <w:tab/>
        </w:r>
        <w:r w:rsidRPr="002B0E74">
          <w:rPr>
            <w:rFonts w:ascii="Arial" w:hAnsi="Arial" w:cs="Arial"/>
            <w:color w:val="000000"/>
            <w:szCs w:val="18"/>
            <w:rPrChange w:id="9147" w:author="gsadi" w:date="2013-11-19T09:58:00Z">
              <w:rPr>
                <w:rFonts w:ascii="Arial" w:hAnsi="Arial" w:cs="Arial"/>
                <w:color w:val="000000"/>
                <w:sz w:val="18"/>
                <w:szCs w:val="18"/>
                <w:u w:val="single"/>
              </w:rPr>
            </w:rPrChange>
          </w:rPr>
          <w:tab/>
          <w:t xml:space="preserve">Char(3) =&gt; Number of Header recs  </w:t>
        </w:r>
      </w:ins>
    </w:p>
    <w:p w:rsidR="00F57D92" w:rsidRPr="00F57D92" w:rsidRDefault="002B0E74" w:rsidP="00F57D92">
      <w:pPr>
        <w:autoSpaceDE w:val="0"/>
        <w:autoSpaceDN w:val="0"/>
        <w:adjustRightInd w:val="0"/>
        <w:ind w:left="2160"/>
        <w:rPr>
          <w:ins w:id="9148" w:author="gsadi" w:date="2013-11-19T09:57:00Z"/>
          <w:rFonts w:ascii="Arial" w:hAnsi="Arial" w:cs="Arial"/>
          <w:color w:val="000000"/>
          <w:szCs w:val="18"/>
          <w:rPrChange w:id="9149" w:author="gsadi" w:date="2013-11-19T09:58:00Z">
            <w:rPr>
              <w:ins w:id="9150" w:author="gsadi" w:date="2013-11-19T09:57:00Z"/>
              <w:rFonts w:ascii="Arial" w:hAnsi="Arial" w:cs="Arial"/>
              <w:color w:val="000000"/>
              <w:sz w:val="18"/>
              <w:szCs w:val="18"/>
            </w:rPr>
          </w:rPrChange>
        </w:rPr>
      </w:pPr>
      <w:ins w:id="9151" w:author="gsadi" w:date="2013-11-19T09:57:00Z">
        <w:r w:rsidRPr="002B0E74">
          <w:rPr>
            <w:rFonts w:ascii="Arial" w:hAnsi="Arial" w:cs="Arial"/>
            <w:color w:val="000000"/>
            <w:szCs w:val="18"/>
            <w:rPrChange w:id="9152" w:author="gsadi" w:date="2013-11-19T09:58:00Z">
              <w:rPr>
                <w:rFonts w:ascii="Arial" w:hAnsi="Arial" w:cs="Arial"/>
                <w:color w:val="000000"/>
                <w:sz w:val="18"/>
                <w:szCs w:val="18"/>
                <w:u w:val="single"/>
              </w:rPr>
            </w:rPrChange>
          </w:rPr>
          <w:t>Char(9) =&gt; Number of Detail recs </w:t>
        </w:r>
      </w:ins>
    </w:p>
    <w:p w:rsidR="00F57D92" w:rsidRPr="00F57D92" w:rsidRDefault="002B0E74" w:rsidP="00F57D92">
      <w:pPr>
        <w:autoSpaceDE w:val="0"/>
        <w:autoSpaceDN w:val="0"/>
        <w:adjustRightInd w:val="0"/>
        <w:ind w:left="720"/>
        <w:rPr>
          <w:ins w:id="9153" w:author="gsadi" w:date="2013-11-19T09:57:00Z"/>
          <w:sz w:val="36"/>
          <w:rPrChange w:id="9154" w:author="gsadi" w:date="2013-11-19T09:58:00Z">
            <w:rPr>
              <w:ins w:id="9155" w:author="gsadi" w:date="2013-11-19T09:57:00Z"/>
            </w:rPr>
          </w:rPrChange>
        </w:rPr>
      </w:pPr>
      <w:ins w:id="9156" w:author="gsadi" w:date="2013-11-19T09:57:00Z">
        <w:r w:rsidRPr="002B0E74">
          <w:rPr>
            <w:rFonts w:ascii="Arial" w:hAnsi="Arial" w:cs="Arial"/>
            <w:color w:val="000000"/>
            <w:szCs w:val="18"/>
            <w:rPrChange w:id="9157" w:author="gsadi" w:date="2013-11-19T09:58:00Z">
              <w:rPr>
                <w:rFonts w:ascii="Arial" w:hAnsi="Arial" w:cs="Arial"/>
                <w:color w:val="000000"/>
                <w:sz w:val="18"/>
                <w:szCs w:val="18"/>
                <w:u w:val="single"/>
              </w:rPr>
            </w:rPrChange>
          </w:rPr>
          <w:tab/>
        </w:r>
        <w:r w:rsidRPr="002B0E74">
          <w:rPr>
            <w:rFonts w:ascii="Arial" w:hAnsi="Arial" w:cs="Arial"/>
            <w:color w:val="000000"/>
            <w:szCs w:val="18"/>
            <w:rPrChange w:id="9158" w:author="gsadi" w:date="2013-11-19T09:58:00Z">
              <w:rPr>
                <w:rFonts w:ascii="Arial" w:hAnsi="Arial" w:cs="Arial"/>
                <w:color w:val="000000"/>
                <w:sz w:val="18"/>
                <w:szCs w:val="18"/>
                <w:u w:val="single"/>
              </w:rPr>
            </w:rPrChange>
          </w:rPr>
          <w:tab/>
          <w:t>Char(11) =&gt; Scheduled qty total</w:t>
        </w:r>
        <w:r w:rsidRPr="002B0E74">
          <w:rPr>
            <w:sz w:val="36"/>
            <w:rPrChange w:id="9159" w:author="gsadi" w:date="2013-11-19T09:58:00Z">
              <w:rPr>
                <w:color w:val="0000FF"/>
                <w:u w:val="single"/>
              </w:rPr>
            </w:rPrChange>
          </w:rPr>
          <w:t> </w:t>
        </w:r>
      </w:ins>
    </w:p>
    <w:p w:rsidR="00F57D92" w:rsidRPr="00F57D92" w:rsidRDefault="002B0E74" w:rsidP="00F57D92">
      <w:pPr>
        <w:autoSpaceDE w:val="0"/>
        <w:autoSpaceDN w:val="0"/>
        <w:adjustRightInd w:val="0"/>
        <w:ind w:left="720"/>
        <w:rPr>
          <w:ins w:id="9160" w:author="gsadi" w:date="2013-11-19T09:57:00Z"/>
          <w:sz w:val="36"/>
          <w:rPrChange w:id="9161" w:author="gsadi" w:date="2013-11-19T09:58:00Z">
            <w:rPr>
              <w:ins w:id="9162" w:author="gsadi" w:date="2013-11-19T09:57:00Z"/>
            </w:rPr>
          </w:rPrChange>
        </w:rPr>
      </w:pPr>
      <w:ins w:id="9163" w:author="gsadi" w:date="2013-11-19T09:57:00Z">
        <w:r w:rsidRPr="002B0E74">
          <w:rPr>
            <w:sz w:val="36"/>
            <w:rPrChange w:id="9164" w:author="gsadi" w:date="2013-11-19T09:58:00Z">
              <w:rPr>
                <w:color w:val="0000FF"/>
                <w:u w:val="single"/>
              </w:rPr>
            </w:rPrChange>
          </w:rPr>
          <w:tab/>
        </w:r>
        <w:r w:rsidRPr="002B0E74">
          <w:rPr>
            <w:sz w:val="36"/>
            <w:rPrChange w:id="9165" w:author="gsadi" w:date="2013-11-19T09:58:00Z">
              <w:rPr>
                <w:color w:val="0000FF"/>
                <w:u w:val="single"/>
              </w:rPr>
            </w:rPrChange>
          </w:rPr>
          <w:tab/>
        </w:r>
        <w:r w:rsidRPr="002B0E74">
          <w:rPr>
            <w:rFonts w:ascii="Arial" w:hAnsi="Arial" w:cs="Arial"/>
            <w:color w:val="000000"/>
            <w:szCs w:val="18"/>
            <w:rPrChange w:id="9166" w:author="gsadi" w:date="2013-11-19T09:58:00Z">
              <w:rPr>
                <w:rFonts w:ascii="Arial" w:hAnsi="Arial" w:cs="Arial"/>
                <w:color w:val="000000"/>
                <w:sz w:val="18"/>
                <w:szCs w:val="18"/>
                <w:u w:val="single"/>
              </w:rPr>
            </w:rPrChange>
          </w:rPr>
          <w:t>Char(11) =&gt; Ordered qty total</w:t>
        </w:r>
        <w:r w:rsidRPr="002B0E74">
          <w:rPr>
            <w:sz w:val="36"/>
            <w:rPrChange w:id="9167" w:author="gsadi" w:date="2013-11-19T09:58:00Z">
              <w:rPr>
                <w:color w:val="0000FF"/>
                <w:u w:val="single"/>
              </w:rPr>
            </w:rPrChange>
          </w:rPr>
          <w:t> </w:t>
        </w:r>
      </w:ins>
    </w:p>
    <w:p w:rsidR="00F57D92" w:rsidRPr="00F57D92" w:rsidRDefault="002B0E74" w:rsidP="00F57D92">
      <w:pPr>
        <w:autoSpaceDE w:val="0"/>
        <w:autoSpaceDN w:val="0"/>
        <w:adjustRightInd w:val="0"/>
        <w:ind w:left="1440" w:firstLine="720"/>
        <w:rPr>
          <w:ins w:id="9168" w:author="gsadi" w:date="2013-11-19T09:57:00Z"/>
          <w:rFonts w:ascii="Arial" w:hAnsi="Arial" w:cs="Arial"/>
          <w:color w:val="000000"/>
          <w:szCs w:val="18"/>
          <w:rPrChange w:id="9169" w:author="gsadi" w:date="2013-11-19T09:58:00Z">
            <w:rPr>
              <w:ins w:id="9170" w:author="gsadi" w:date="2013-11-19T09:57:00Z"/>
              <w:rFonts w:ascii="Arial" w:hAnsi="Arial" w:cs="Arial"/>
              <w:color w:val="000000"/>
              <w:sz w:val="18"/>
              <w:szCs w:val="18"/>
            </w:rPr>
          </w:rPrChange>
        </w:rPr>
      </w:pPr>
      <w:ins w:id="9171" w:author="gsadi" w:date="2013-11-19T09:57:00Z">
        <w:r w:rsidRPr="002B0E74">
          <w:rPr>
            <w:rFonts w:ascii="Arial" w:hAnsi="Arial" w:cs="Arial"/>
            <w:color w:val="000000"/>
            <w:szCs w:val="18"/>
            <w:rPrChange w:id="9172" w:author="gsadi" w:date="2013-11-19T09:58:00Z">
              <w:rPr>
                <w:rFonts w:ascii="Arial" w:hAnsi="Arial" w:cs="Arial"/>
                <w:color w:val="000000"/>
                <w:sz w:val="18"/>
                <w:szCs w:val="18"/>
                <w:u w:val="single"/>
              </w:rPr>
            </w:rPrChange>
          </w:rPr>
          <w:t>Char(11) =&gt; Open qty total</w:t>
        </w:r>
      </w:ins>
    </w:p>
    <w:p w:rsidR="00F57D92" w:rsidRPr="00F57D92" w:rsidRDefault="002B0E74" w:rsidP="00F57D92">
      <w:pPr>
        <w:ind w:left="90"/>
        <w:rPr>
          <w:ins w:id="9173" w:author="gsadi" w:date="2013-11-19T09:57:00Z"/>
          <w:rFonts w:ascii="Arial" w:hAnsi="Arial" w:cs="Arial"/>
          <w:color w:val="000000"/>
          <w:szCs w:val="18"/>
          <w:rPrChange w:id="9174" w:author="gsadi" w:date="2013-11-19T09:58:00Z">
            <w:rPr>
              <w:ins w:id="9175" w:author="gsadi" w:date="2013-11-19T09:57:00Z"/>
              <w:rFonts w:ascii="Arial" w:hAnsi="Arial" w:cs="Arial"/>
              <w:color w:val="000000"/>
              <w:sz w:val="18"/>
              <w:szCs w:val="18"/>
            </w:rPr>
          </w:rPrChange>
        </w:rPr>
      </w:pPr>
      <w:ins w:id="9176" w:author="gsadi" w:date="2013-11-19T09:57:00Z">
        <w:r w:rsidRPr="002B0E74">
          <w:rPr>
            <w:rFonts w:ascii="Arial" w:hAnsi="Arial" w:cs="Arial"/>
            <w:color w:val="000000"/>
            <w:szCs w:val="18"/>
            <w:rPrChange w:id="9177" w:author="gsadi" w:date="2013-11-19T09:58:00Z">
              <w:rPr>
                <w:rFonts w:ascii="Arial" w:hAnsi="Arial" w:cs="Arial"/>
                <w:color w:val="000000"/>
                <w:sz w:val="18"/>
                <w:szCs w:val="18"/>
                <w:u w:val="single"/>
              </w:rPr>
            </w:rPrChange>
          </w:rPr>
          <w:tab/>
          <w:t xml:space="preserve">          </w:t>
        </w:r>
      </w:ins>
    </w:p>
    <w:p w:rsidR="00F57D92" w:rsidRPr="00F57D92" w:rsidRDefault="002B0E74" w:rsidP="00F57D92">
      <w:pPr>
        <w:ind w:left="1440"/>
        <w:rPr>
          <w:ins w:id="9178" w:author="gsadi" w:date="2013-11-19T09:57:00Z"/>
          <w:rFonts w:ascii="Arial" w:hAnsi="Arial" w:cs="Arial"/>
          <w:color w:val="000000"/>
          <w:szCs w:val="18"/>
          <w:rPrChange w:id="9179" w:author="gsadi" w:date="2013-11-19T09:58:00Z">
            <w:rPr>
              <w:ins w:id="9180" w:author="gsadi" w:date="2013-11-19T09:57:00Z"/>
              <w:rFonts w:ascii="Arial" w:hAnsi="Arial" w:cs="Arial"/>
              <w:color w:val="000000"/>
              <w:sz w:val="18"/>
              <w:szCs w:val="18"/>
            </w:rPr>
          </w:rPrChange>
        </w:rPr>
      </w:pPr>
      <w:ins w:id="9181" w:author="gsadi" w:date="2013-11-19T09:57:00Z">
        <w:r w:rsidRPr="002B0E74">
          <w:rPr>
            <w:rFonts w:ascii="Arial" w:hAnsi="Arial" w:cs="Arial"/>
            <w:color w:val="000000"/>
            <w:szCs w:val="18"/>
            <w:rPrChange w:id="9182" w:author="gsadi" w:date="2013-11-19T09:58:00Z">
              <w:rPr>
                <w:rFonts w:ascii="Arial" w:hAnsi="Arial" w:cs="Arial"/>
                <w:color w:val="000000"/>
                <w:sz w:val="18"/>
                <w:szCs w:val="18"/>
                <w:u w:val="single"/>
              </w:rPr>
            </w:rPrChange>
          </w:rPr>
          <w:t xml:space="preserve"> </w:t>
        </w:r>
        <w:r w:rsidRPr="002B0E74">
          <w:rPr>
            <w:rFonts w:ascii="Arial" w:hAnsi="Arial" w:cs="Arial"/>
            <w:color w:val="000000"/>
            <w:szCs w:val="18"/>
            <w:u w:val="single"/>
            <w:rPrChange w:id="9183" w:author="gsadi" w:date="2013-11-19T09:58:00Z">
              <w:rPr>
                <w:rFonts w:ascii="Arial" w:hAnsi="Arial" w:cs="Arial"/>
                <w:color w:val="000000"/>
                <w:sz w:val="18"/>
                <w:szCs w:val="18"/>
                <w:u w:val="single"/>
              </w:rPr>
            </w:rPrChange>
          </w:rPr>
          <w:t>Example:</w:t>
        </w:r>
        <w:r w:rsidRPr="002B0E74">
          <w:rPr>
            <w:rFonts w:ascii="Arial" w:hAnsi="Arial" w:cs="Arial"/>
            <w:color w:val="000000"/>
            <w:szCs w:val="18"/>
            <w:rPrChange w:id="9184" w:author="gsadi" w:date="2013-11-19T09:58:00Z">
              <w:rPr>
                <w:rFonts w:ascii="Arial" w:hAnsi="Arial" w:cs="Arial"/>
                <w:color w:val="000000"/>
                <w:sz w:val="18"/>
                <w:szCs w:val="18"/>
                <w:u w:val="single"/>
              </w:rPr>
            </w:rPrChange>
          </w:rPr>
          <w:t xml:space="preserve"> 9YMMO000703202013040432  001000375659000304669820000060650000029860482</w:t>
        </w:r>
      </w:ins>
    </w:p>
    <w:p w:rsidR="00F57D92" w:rsidRPr="00F57D92" w:rsidRDefault="002B0E74" w:rsidP="00F57D92">
      <w:pPr>
        <w:rPr>
          <w:ins w:id="9185" w:author="gsadi" w:date="2013-11-19T09:57:00Z"/>
          <w:sz w:val="36"/>
          <w:rPrChange w:id="9186" w:author="gsadi" w:date="2013-11-19T09:58:00Z">
            <w:rPr>
              <w:ins w:id="9187" w:author="gsadi" w:date="2013-11-19T09:57:00Z"/>
            </w:rPr>
          </w:rPrChange>
        </w:rPr>
      </w:pPr>
      <w:ins w:id="9188" w:author="gsadi" w:date="2013-11-19T09:57:00Z">
        <w:r w:rsidRPr="002B0E74">
          <w:rPr>
            <w:sz w:val="36"/>
            <w:rPrChange w:id="9189" w:author="gsadi" w:date="2013-11-19T09:58:00Z">
              <w:rPr>
                <w:color w:val="0000FF"/>
                <w:u w:val="single"/>
              </w:rPr>
            </w:rPrChange>
          </w:rPr>
          <w:t xml:space="preserve">               </w:t>
        </w:r>
      </w:ins>
    </w:p>
    <w:p w:rsidR="00F57D92" w:rsidRPr="00F57D92" w:rsidRDefault="002B0E74">
      <w:pPr>
        <w:numPr>
          <w:ilvl w:val="0"/>
          <w:numId w:val="41"/>
        </w:numPr>
        <w:rPr>
          <w:ins w:id="9190" w:author="gsadi" w:date="2013-11-19T09:57:00Z"/>
          <w:rFonts w:ascii="Arial" w:hAnsi="Arial" w:cs="Arial"/>
          <w:color w:val="000000"/>
          <w:szCs w:val="18"/>
          <w:rPrChange w:id="9191" w:author="gsadi" w:date="2013-11-19T09:57:00Z">
            <w:rPr>
              <w:ins w:id="9192" w:author="gsadi" w:date="2013-11-19T09:57:00Z"/>
              <w:rFonts w:ascii="Arial" w:hAnsi="Arial" w:cs="Arial"/>
              <w:color w:val="000000"/>
              <w:sz w:val="18"/>
              <w:szCs w:val="18"/>
            </w:rPr>
          </w:rPrChange>
        </w:rPr>
      </w:pPr>
      <w:bookmarkStart w:id="9193" w:name="_Toc352101171"/>
      <w:bookmarkStart w:id="9194" w:name="_Toc352101173"/>
      <w:bookmarkStart w:id="9195" w:name="_Toc352101175"/>
      <w:bookmarkStart w:id="9196" w:name="_Toc352101176"/>
      <w:bookmarkStart w:id="9197" w:name="_Toc352101177"/>
      <w:bookmarkStart w:id="9198" w:name="_Toc352101178"/>
      <w:bookmarkStart w:id="9199" w:name="_Toc352101179"/>
      <w:bookmarkStart w:id="9200" w:name="_Toc352101181"/>
      <w:bookmarkStart w:id="9201" w:name="_Toc352101182"/>
      <w:bookmarkStart w:id="9202" w:name="_Toc352101183"/>
      <w:bookmarkStart w:id="9203" w:name="_Toc352101184"/>
      <w:bookmarkStart w:id="9204" w:name="_Toc352101189"/>
      <w:bookmarkStart w:id="9205" w:name="_Toc352101190"/>
      <w:bookmarkStart w:id="9206" w:name="_Toc352101191"/>
      <w:bookmarkStart w:id="9207" w:name="_Toc352101192"/>
      <w:bookmarkStart w:id="9208" w:name="_Toc352101193"/>
      <w:bookmarkStart w:id="9209" w:name="_Toc352101194"/>
      <w:bookmarkStart w:id="9210" w:name="_Toc352101195"/>
      <w:bookmarkStart w:id="9211" w:name="_Toc352101197"/>
      <w:bookmarkStart w:id="9212" w:name="_Toc352101198"/>
      <w:bookmarkStart w:id="9213" w:name="_Toc352101199"/>
      <w:bookmarkStart w:id="9214" w:name="_Toc352101200"/>
      <w:bookmarkStart w:id="9215" w:name="_Toc352101237"/>
      <w:bookmarkStart w:id="9216" w:name="_Toc352101238"/>
      <w:bookmarkStart w:id="9217" w:name="_Toc352101239"/>
      <w:bookmarkStart w:id="9218" w:name="_Toc352101240"/>
      <w:bookmarkStart w:id="9219" w:name="_Toc352101241"/>
      <w:bookmarkStart w:id="9220" w:name="_Toc352101242"/>
      <w:bookmarkStart w:id="9221" w:name="_Toc352101243"/>
      <w:bookmarkStart w:id="9222" w:name="_Toc352101244"/>
      <w:bookmarkStart w:id="9223" w:name="_Toc352101245"/>
      <w:bookmarkStart w:id="9224" w:name="_Toc352101246"/>
      <w:bookmarkStart w:id="9225" w:name="_Toc352101247"/>
      <w:bookmarkStart w:id="9226" w:name="_Toc352101248"/>
      <w:bookmarkStart w:id="9227" w:name="_Toc352101249"/>
      <w:bookmarkStart w:id="9228" w:name="_Toc352101250"/>
      <w:bookmarkStart w:id="9229" w:name="_Toc352101251"/>
      <w:bookmarkStart w:id="9230" w:name="_Toc352101252"/>
      <w:bookmarkStart w:id="9231" w:name="_Toc352101253"/>
      <w:bookmarkStart w:id="9232" w:name="_Toc352101254"/>
      <w:bookmarkStart w:id="9233" w:name="_Toc352101255"/>
      <w:bookmarkStart w:id="9234" w:name="_Toc349073372"/>
      <w:bookmarkStart w:id="9235" w:name="_Toc349073477"/>
      <w:bookmarkStart w:id="9236" w:name="_Toc349073408"/>
      <w:bookmarkStart w:id="9237" w:name="_Toc349073513"/>
      <w:bookmarkStart w:id="9238" w:name="_Toc352101256"/>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ins w:id="9239" w:author="gsadi" w:date="2013-11-19T09:57:00Z">
        <w:r w:rsidRPr="002B0E74">
          <w:rPr>
            <w:rFonts w:ascii="Arial" w:hAnsi="Arial" w:cs="Arial"/>
            <w:color w:val="000000"/>
            <w:szCs w:val="18"/>
            <w:rPrChange w:id="9240" w:author="gsadi" w:date="2013-11-19T09:57:00Z">
              <w:rPr>
                <w:rFonts w:ascii="Arial" w:hAnsi="Arial" w:cs="Arial"/>
                <w:color w:val="000000"/>
                <w:sz w:val="18"/>
                <w:szCs w:val="18"/>
                <w:u w:val="single"/>
              </w:rPr>
            </w:rPrChange>
          </w:rPr>
          <w:t>Open PR &amp; Open PO files will need to be processed as they are being processed today i.e. the records should be processed into WIP.dat and WIP_updated.dat</w:t>
        </w:r>
      </w:ins>
    </w:p>
    <w:p w:rsidR="00F57D92" w:rsidRPr="00F57D92" w:rsidRDefault="002B0E74">
      <w:pPr>
        <w:numPr>
          <w:ilvl w:val="0"/>
          <w:numId w:val="41"/>
        </w:numPr>
        <w:rPr>
          <w:ins w:id="9241" w:author="gsadi" w:date="2013-11-19T09:57:00Z"/>
          <w:rFonts w:ascii="Arial" w:hAnsi="Arial" w:cs="Arial"/>
          <w:color w:val="000000"/>
          <w:szCs w:val="18"/>
          <w:rPrChange w:id="9242" w:author="gsadi" w:date="2013-11-19T09:57:00Z">
            <w:rPr>
              <w:ins w:id="9243" w:author="gsadi" w:date="2013-11-19T09:57:00Z"/>
              <w:rFonts w:ascii="Arial" w:hAnsi="Arial" w:cs="Arial"/>
              <w:color w:val="000000"/>
              <w:sz w:val="18"/>
              <w:szCs w:val="18"/>
            </w:rPr>
          </w:rPrChange>
        </w:rPr>
      </w:pPr>
      <w:ins w:id="9244" w:author="gsadi" w:date="2013-11-19T09:57:00Z">
        <w:r w:rsidRPr="002B0E74">
          <w:rPr>
            <w:rFonts w:ascii="Arial" w:hAnsi="Arial" w:cs="Arial"/>
            <w:color w:val="000000"/>
            <w:szCs w:val="18"/>
            <w:rPrChange w:id="9245" w:author="gsadi" w:date="2013-11-19T09:57:00Z">
              <w:rPr>
                <w:rFonts w:ascii="Arial" w:hAnsi="Arial" w:cs="Arial"/>
                <w:color w:val="000000"/>
                <w:sz w:val="18"/>
                <w:szCs w:val="18"/>
                <w:u w:val="single"/>
              </w:rPr>
            </w:rPrChange>
          </w:rPr>
          <w:t xml:space="preserve">Category on PO &amp; PR records should be populated on WIP_updated.dat at the end of the record. </w:t>
        </w:r>
      </w:ins>
    </w:p>
    <w:p w:rsidR="00000000" w:rsidRDefault="002B0E74">
      <w:pPr>
        <w:numPr>
          <w:ilvl w:val="0"/>
          <w:numId w:val="41"/>
        </w:numPr>
        <w:rPr>
          <w:ins w:id="9246" w:author="gsadi" w:date="2013-11-12T10:35:00Z"/>
          <w:rFonts w:ascii="Arial" w:hAnsi="Arial" w:cs="Arial"/>
          <w:color w:val="000000"/>
          <w:szCs w:val="18"/>
          <w:rPrChange w:id="9247" w:author="gsadi" w:date="2013-11-19T10:01:00Z">
            <w:rPr>
              <w:ins w:id="9248" w:author="gsadi" w:date="2013-11-12T10:35:00Z"/>
            </w:rPr>
          </w:rPrChange>
        </w:rPr>
        <w:pPrChange w:id="9249" w:author="gsadi" w:date="2013-11-19T10:01:00Z">
          <w:pPr>
            <w:pStyle w:val="Heading5"/>
            <w:tabs>
              <w:tab w:val="num" w:pos="864"/>
            </w:tabs>
            <w:ind w:hanging="594"/>
          </w:pPr>
        </w:pPrChange>
      </w:pPr>
      <w:ins w:id="9250" w:author="gsadi" w:date="2013-11-19T09:57:00Z">
        <w:r w:rsidRPr="002B0E74">
          <w:rPr>
            <w:rFonts w:ascii="Arial" w:hAnsi="Arial" w:cs="Arial"/>
            <w:color w:val="000000"/>
            <w:szCs w:val="18"/>
            <w:rPrChange w:id="9251" w:author="gsadi" w:date="2013-11-19T09:57:00Z">
              <w:rPr>
                <w:rFonts w:ascii="Arial" w:hAnsi="Arial" w:cs="Arial"/>
                <w:color w:val="000000"/>
                <w:sz w:val="18"/>
                <w:szCs w:val="18"/>
                <w:u w:val="single"/>
              </w:rPr>
            </w:rPrChange>
          </w:rPr>
          <w:t>Assumption is that i2openpo.dat (Open PO file) will contain the STO records. They are identified by the Data Rec Type = “T”, it should be treated as Stock Transport Orders (STOs) and these records should be processed into INSTRANSIT_SHIPMENT.dat, which goes as an input to the engine.</w:t>
        </w:r>
      </w:ins>
      <w:del w:id="9252" w:author="gsadi" w:date="2013-11-18T22:33:00Z">
        <w:r w:rsidR="00C85574" w:rsidDel="001D234E">
          <w:delText>)</w:delText>
        </w:r>
      </w:del>
    </w:p>
    <w:p w:rsidR="00000000" w:rsidRDefault="002B0E74">
      <w:pPr>
        <w:pStyle w:val="Heading5"/>
        <w:tabs>
          <w:tab w:val="num" w:pos="864"/>
        </w:tabs>
        <w:ind w:hanging="738"/>
        <w:rPr>
          <w:ins w:id="9253" w:author="gsadi" w:date="2013-11-19T10:13:00Z"/>
          <w:rFonts w:ascii="Arial" w:hAnsi="Arial" w:cs="Arial"/>
          <w:rPrChange w:id="9254" w:author="gsadi" w:date="2013-11-25T12:12:00Z">
            <w:rPr>
              <w:ins w:id="9255" w:author="gsadi" w:date="2013-11-19T10:13:00Z"/>
            </w:rPr>
          </w:rPrChange>
        </w:rPr>
        <w:pPrChange w:id="9256" w:author="gsadi" w:date="2013-11-18T22:34:00Z">
          <w:pPr>
            <w:pStyle w:val="Heading5"/>
            <w:tabs>
              <w:tab w:val="num" w:pos="864"/>
            </w:tabs>
            <w:ind w:hanging="594"/>
          </w:pPr>
        </w:pPrChange>
      </w:pPr>
      <w:bookmarkStart w:id="9257" w:name="_Toc373183972"/>
      <w:ins w:id="9258" w:author="gsadi" w:date="2013-11-12T10:36:00Z">
        <w:r w:rsidRPr="002B0E74">
          <w:rPr>
            <w:rFonts w:ascii="Arial" w:hAnsi="Arial" w:cs="Arial"/>
            <w:rPrChange w:id="9259" w:author="gsadi" w:date="2013-11-25T12:12:00Z">
              <w:rPr>
                <w:color w:val="0000FF"/>
                <w:u w:val="single"/>
              </w:rPr>
            </w:rPrChange>
          </w:rPr>
          <w:lastRenderedPageBreak/>
          <w:t>Frozen Planned Orders</w:t>
        </w:r>
      </w:ins>
      <w:bookmarkEnd w:id="9257"/>
    </w:p>
    <w:p w:rsidR="00000000" w:rsidRDefault="003F6914">
      <w:pPr>
        <w:rPr>
          <w:ins w:id="9260" w:author="gsadi" w:date="2013-11-19T10:11:00Z"/>
        </w:rPr>
        <w:pPrChange w:id="9261" w:author="gsadi" w:date="2013-11-19T10:13:00Z">
          <w:pPr>
            <w:pStyle w:val="Heading5"/>
            <w:tabs>
              <w:tab w:val="num" w:pos="864"/>
            </w:tabs>
            <w:ind w:hanging="594"/>
          </w:pPr>
        </w:pPrChange>
      </w:pPr>
    </w:p>
    <w:p w:rsidR="00000000" w:rsidRDefault="002B0E74">
      <w:pPr>
        <w:rPr>
          <w:ins w:id="9262" w:author="gsadi" w:date="2013-11-19T10:14:00Z"/>
          <w:rFonts w:ascii="Arial" w:hAnsi="Arial" w:cs="Arial"/>
          <w:color w:val="000000"/>
          <w:szCs w:val="18"/>
        </w:rPr>
        <w:pPrChange w:id="9263" w:author="gsadi" w:date="2013-11-19T10:11:00Z">
          <w:pPr>
            <w:pStyle w:val="Heading5"/>
            <w:tabs>
              <w:tab w:val="num" w:pos="864"/>
            </w:tabs>
            <w:ind w:hanging="594"/>
          </w:pPr>
        </w:pPrChange>
      </w:pPr>
      <w:ins w:id="9264" w:author="gsadi" w:date="2013-11-19T10:11:00Z">
        <w:r w:rsidRPr="002B0E74">
          <w:rPr>
            <w:rFonts w:ascii="Arial" w:hAnsi="Arial" w:cs="Arial"/>
            <w:color w:val="000000"/>
            <w:szCs w:val="18"/>
            <w:rPrChange w:id="9265" w:author="gsadi" w:date="2013-11-19T10:14:00Z">
              <w:rPr>
                <w:i w:val="0"/>
                <w:color w:val="0000FF"/>
                <w:u w:val="single"/>
              </w:rPr>
            </w:rPrChange>
          </w:rPr>
          <w:t xml:space="preserve">    </w:t>
        </w:r>
        <w:r w:rsidR="004A0ED9">
          <w:rPr>
            <w:rFonts w:ascii="Arial" w:hAnsi="Arial" w:cs="Arial"/>
            <w:color w:val="000000"/>
            <w:szCs w:val="18"/>
          </w:rPr>
          <w:t xml:space="preserve">This enhancement </w:t>
        </w:r>
      </w:ins>
      <w:ins w:id="9266" w:author="gsadi" w:date="2013-11-19T10:17:00Z">
        <w:r w:rsidR="00AF0F31">
          <w:rPr>
            <w:rFonts w:ascii="Arial" w:hAnsi="Arial" w:cs="Arial"/>
            <w:color w:val="000000"/>
            <w:szCs w:val="18"/>
          </w:rPr>
          <w:t xml:space="preserve">is </w:t>
        </w:r>
      </w:ins>
      <w:ins w:id="9267" w:author="gsadi" w:date="2013-11-19T10:11:00Z">
        <w:r w:rsidR="004A0ED9">
          <w:rPr>
            <w:rFonts w:ascii="Arial" w:hAnsi="Arial" w:cs="Arial"/>
            <w:color w:val="000000"/>
            <w:szCs w:val="18"/>
          </w:rPr>
          <w:t>incorpor</w:t>
        </w:r>
        <w:r w:rsidR="00FB0628">
          <w:rPr>
            <w:rFonts w:ascii="Arial" w:hAnsi="Arial" w:cs="Arial"/>
            <w:color w:val="000000"/>
            <w:szCs w:val="18"/>
          </w:rPr>
          <w:t xml:space="preserve">ated as part of project Acadia. The objective of </w:t>
        </w:r>
      </w:ins>
    </w:p>
    <w:p w:rsidR="00000000" w:rsidRDefault="00FB0628">
      <w:pPr>
        <w:rPr>
          <w:ins w:id="9268" w:author="gsadi" w:date="2013-11-19T10:15:00Z"/>
          <w:rFonts w:ascii="Arial" w:hAnsi="Arial" w:cs="Arial"/>
          <w:color w:val="000000"/>
          <w:szCs w:val="18"/>
        </w:rPr>
        <w:pPrChange w:id="9269" w:author="gsadi" w:date="2013-11-19T10:11:00Z">
          <w:pPr>
            <w:pStyle w:val="Heading5"/>
            <w:tabs>
              <w:tab w:val="num" w:pos="864"/>
            </w:tabs>
            <w:ind w:hanging="594"/>
          </w:pPr>
        </w:pPrChange>
      </w:pPr>
      <w:ins w:id="9270" w:author="gsadi" w:date="2013-11-19T10:14:00Z">
        <w:r>
          <w:rPr>
            <w:rFonts w:ascii="Arial" w:hAnsi="Arial" w:cs="Arial"/>
            <w:color w:val="000000"/>
            <w:szCs w:val="18"/>
          </w:rPr>
          <w:t xml:space="preserve">    </w:t>
        </w:r>
      </w:ins>
      <w:ins w:id="9271" w:author="gsadi" w:date="2013-11-19T10:11:00Z">
        <w:r>
          <w:rPr>
            <w:rFonts w:ascii="Arial" w:hAnsi="Arial" w:cs="Arial"/>
            <w:color w:val="000000"/>
            <w:szCs w:val="18"/>
          </w:rPr>
          <w:t>this fu</w:t>
        </w:r>
      </w:ins>
      <w:ins w:id="9272" w:author="gsadi" w:date="2013-11-19T10:14:00Z">
        <w:r w:rsidR="006549C1">
          <w:rPr>
            <w:rFonts w:ascii="Arial" w:hAnsi="Arial" w:cs="Arial"/>
            <w:color w:val="000000"/>
            <w:szCs w:val="18"/>
          </w:rPr>
          <w:t xml:space="preserve">nctionality is to </w:t>
        </w:r>
      </w:ins>
      <w:ins w:id="9273" w:author="gsadi" w:date="2013-11-19T10:17:00Z">
        <w:r w:rsidR="006A54B9">
          <w:rPr>
            <w:rFonts w:ascii="Arial" w:hAnsi="Arial" w:cs="Arial"/>
            <w:color w:val="000000"/>
            <w:szCs w:val="18"/>
          </w:rPr>
          <w:t xml:space="preserve">selectively </w:t>
        </w:r>
      </w:ins>
      <w:ins w:id="9274" w:author="gsadi" w:date="2013-11-19T10:14:00Z">
        <w:r w:rsidR="006549C1">
          <w:rPr>
            <w:rFonts w:ascii="Arial" w:hAnsi="Arial" w:cs="Arial"/>
            <w:color w:val="000000"/>
            <w:szCs w:val="18"/>
          </w:rPr>
          <w:t xml:space="preserve">retain </w:t>
        </w:r>
      </w:ins>
      <w:ins w:id="9275" w:author="gsadi" w:date="2013-11-19T10:17:00Z">
        <w:r w:rsidR="006A54B9">
          <w:rPr>
            <w:rFonts w:ascii="Arial" w:hAnsi="Arial" w:cs="Arial"/>
            <w:color w:val="000000"/>
            <w:szCs w:val="18"/>
          </w:rPr>
          <w:t>certain</w:t>
        </w:r>
      </w:ins>
      <w:ins w:id="9276" w:author="gsadi" w:date="2013-11-19T10:14:00Z">
        <w:r w:rsidR="006549C1">
          <w:rPr>
            <w:rFonts w:ascii="Arial" w:hAnsi="Arial" w:cs="Arial"/>
            <w:color w:val="000000"/>
            <w:szCs w:val="18"/>
          </w:rPr>
          <w:t xml:space="preserve"> planned orders that are generated </w:t>
        </w:r>
      </w:ins>
    </w:p>
    <w:p w:rsidR="00000000" w:rsidRDefault="006549C1">
      <w:pPr>
        <w:rPr>
          <w:ins w:id="9277" w:author="gsadi" w:date="2013-11-19T10:16:00Z"/>
          <w:rFonts w:ascii="Arial" w:hAnsi="Arial" w:cs="Arial"/>
          <w:color w:val="000000"/>
          <w:szCs w:val="18"/>
        </w:rPr>
        <w:pPrChange w:id="9278" w:author="gsadi" w:date="2013-11-19T10:11:00Z">
          <w:pPr>
            <w:pStyle w:val="Heading5"/>
            <w:tabs>
              <w:tab w:val="num" w:pos="864"/>
            </w:tabs>
            <w:ind w:hanging="594"/>
          </w:pPr>
        </w:pPrChange>
      </w:pPr>
      <w:ins w:id="9279" w:author="gsadi" w:date="2013-11-19T10:15:00Z">
        <w:r>
          <w:rPr>
            <w:rFonts w:ascii="Arial" w:hAnsi="Arial" w:cs="Arial"/>
            <w:color w:val="000000"/>
            <w:szCs w:val="18"/>
          </w:rPr>
          <w:t xml:space="preserve">    </w:t>
        </w:r>
      </w:ins>
      <w:ins w:id="9280" w:author="gsadi" w:date="2013-11-19T10:14:00Z">
        <w:r>
          <w:rPr>
            <w:rFonts w:ascii="Arial" w:hAnsi="Arial" w:cs="Arial"/>
            <w:color w:val="000000"/>
            <w:szCs w:val="18"/>
          </w:rPr>
          <w:t>by i2 SCP</w:t>
        </w:r>
      </w:ins>
      <w:ins w:id="9281" w:author="gsadi" w:date="2013-11-19T10:15:00Z">
        <w:r w:rsidR="008D2C38">
          <w:rPr>
            <w:rFonts w:ascii="Arial" w:hAnsi="Arial" w:cs="Arial"/>
            <w:color w:val="000000"/>
            <w:szCs w:val="18"/>
          </w:rPr>
          <w:t>. Since i2 SCP does not have a way of retaining</w:t>
        </w:r>
      </w:ins>
      <w:ins w:id="9282" w:author="gsadi" w:date="2013-11-19T10:16:00Z">
        <w:r w:rsidR="005470E4">
          <w:rPr>
            <w:rFonts w:ascii="Arial" w:hAnsi="Arial" w:cs="Arial"/>
            <w:color w:val="000000"/>
            <w:szCs w:val="18"/>
          </w:rPr>
          <w:t xml:space="preserve"> </w:t>
        </w:r>
      </w:ins>
      <w:ins w:id="9283" w:author="gsadi" w:date="2013-11-19T10:15:00Z">
        <w:r w:rsidR="005470E4">
          <w:rPr>
            <w:rFonts w:ascii="Arial" w:hAnsi="Arial" w:cs="Arial"/>
            <w:color w:val="000000"/>
            <w:szCs w:val="18"/>
          </w:rPr>
          <w:t>(freezing) them,</w:t>
        </w:r>
      </w:ins>
    </w:p>
    <w:p w:rsidR="00000000" w:rsidRDefault="005470E4">
      <w:pPr>
        <w:rPr>
          <w:ins w:id="9284" w:author="gsadi" w:date="2013-11-19T10:16:00Z"/>
          <w:rFonts w:ascii="Arial" w:hAnsi="Arial" w:cs="Arial"/>
          <w:color w:val="000000"/>
          <w:szCs w:val="18"/>
        </w:rPr>
        <w:pPrChange w:id="9285" w:author="gsadi" w:date="2013-11-19T10:11:00Z">
          <w:pPr>
            <w:pStyle w:val="Heading5"/>
            <w:tabs>
              <w:tab w:val="num" w:pos="864"/>
            </w:tabs>
            <w:ind w:hanging="594"/>
          </w:pPr>
        </w:pPrChange>
      </w:pPr>
      <w:ins w:id="9286" w:author="gsadi" w:date="2013-11-19T10:16:00Z">
        <w:r>
          <w:rPr>
            <w:rFonts w:ascii="Arial" w:hAnsi="Arial" w:cs="Arial"/>
            <w:color w:val="000000"/>
            <w:szCs w:val="18"/>
          </w:rPr>
          <w:t xml:space="preserve">    planners can use </w:t>
        </w:r>
      </w:ins>
      <w:ins w:id="9287" w:author="gsadi" w:date="2013-11-19T10:15:00Z">
        <w:r>
          <w:rPr>
            <w:rFonts w:ascii="Arial" w:hAnsi="Arial" w:cs="Arial"/>
            <w:color w:val="000000"/>
            <w:szCs w:val="18"/>
          </w:rPr>
          <w:t xml:space="preserve">Planned Order Execution (Buy Plan Report) in </w:t>
        </w:r>
        <w:r w:rsidR="008D2C38">
          <w:rPr>
            <w:rFonts w:ascii="Arial" w:hAnsi="Arial" w:cs="Arial"/>
            <w:color w:val="000000"/>
            <w:szCs w:val="18"/>
          </w:rPr>
          <w:t xml:space="preserve">PSE </w:t>
        </w:r>
      </w:ins>
      <w:ins w:id="9288" w:author="gsadi" w:date="2013-11-19T10:16:00Z">
        <w:r>
          <w:rPr>
            <w:rFonts w:ascii="Arial" w:hAnsi="Arial" w:cs="Arial"/>
            <w:color w:val="000000"/>
            <w:szCs w:val="18"/>
          </w:rPr>
          <w:t xml:space="preserve">would be    </w:t>
        </w:r>
      </w:ins>
    </w:p>
    <w:p w:rsidR="00000000" w:rsidRDefault="005470E4">
      <w:pPr>
        <w:rPr>
          <w:ins w:id="9289" w:author="gsadi" w:date="2013-11-19T10:18:00Z"/>
          <w:rFonts w:ascii="Arial" w:hAnsi="Arial" w:cs="Arial"/>
          <w:color w:val="000000"/>
          <w:szCs w:val="18"/>
        </w:rPr>
        <w:pPrChange w:id="9290" w:author="gsadi" w:date="2013-11-19T10:11:00Z">
          <w:pPr>
            <w:pStyle w:val="Heading5"/>
            <w:tabs>
              <w:tab w:val="num" w:pos="864"/>
            </w:tabs>
            <w:ind w:hanging="594"/>
          </w:pPr>
        </w:pPrChange>
      </w:pPr>
      <w:ins w:id="9291" w:author="gsadi" w:date="2013-11-19T10:16:00Z">
        <w:r>
          <w:rPr>
            <w:rFonts w:ascii="Arial" w:hAnsi="Arial" w:cs="Arial"/>
            <w:color w:val="000000"/>
            <w:szCs w:val="18"/>
          </w:rPr>
          <w:t xml:space="preserve">    used to retain them </w:t>
        </w:r>
      </w:ins>
      <w:ins w:id="9292" w:author="gsadi" w:date="2013-11-19T10:15:00Z">
        <w:r w:rsidR="008D2C38">
          <w:rPr>
            <w:rFonts w:ascii="Arial" w:hAnsi="Arial" w:cs="Arial"/>
            <w:color w:val="000000"/>
            <w:szCs w:val="18"/>
          </w:rPr>
          <w:t>will be used to retai</w:t>
        </w:r>
      </w:ins>
      <w:ins w:id="9293" w:author="gsadi" w:date="2013-11-19T10:16:00Z">
        <w:r>
          <w:rPr>
            <w:rFonts w:ascii="Arial" w:hAnsi="Arial" w:cs="Arial"/>
            <w:color w:val="000000"/>
            <w:szCs w:val="18"/>
          </w:rPr>
          <w:t>n them.</w:t>
        </w:r>
      </w:ins>
      <w:ins w:id="9294" w:author="gsadi" w:date="2013-11-19T10:17:00Z">
        <w:r w:rsidR="00B14B30">
          <w:rPr>
            <w:rFonts w:ascii="Arial" w:hAnsi="Arial" w:cs="Arial"/>
            <w:color w:val="000000"/>
            <w:szCs w:val="18"/>
          </w:rPr>
          <w:t xml:space="preserve"> </w:t>
        </w:r>
      </w:ins>
    </w:p>
    <w:p w:rsidR="00000000" w:rsidRDefault="003F6914">
      <w:pPr>
        <w:rPr>
          <w:ins w:id="9295" w:author="gsadi" w:date="2013-11-19T10:18:00Z"/>
          <w:rFonts w:ascii="Arial" w:hAnsi="Arial" w:cs="Arial"/>
          <w:color w:val="000000"/>
          <w:szCs w:val="18"/>
        </w:rPr>
        <w:pPrChange w:id="9296" w:author="gsadi" w:date="2013-11-19T10:11:00Z">
          <w:pPr>
            <w:pStyle w:val="Heading5"/>
            <w:tabs>
              <w:tab w:val="num" w:pos="864"/>
            </w:tabs>
            <w:ind w:hanging="594"/>
          </w:pPr>
        </w:pPrChange>
      </w:pPr>
    </w:p>
    <w:p w:rsidR="00000000" w:rsidRDefault="006C6249">
      <w:pPr>
        <w:rPr>
          <w:ins w:id="9297" w:author="gsadi" w:date="2013-11-19T10:11:00Z"/>
          <w:rFonts w:ascii="Arial" w:hAnsi="Arial" w:cs="Arial"/>
          <w:color w:val="000000"/>
          <w:szCs w:val="18"/>
          <w:rPrChange w:id="9298" w:author="gsadi" w:date="2013-11-19T10:14:00Z">
            <w:rPr>
              <w:ins w:id="9299" w:author="gsadi" w:date="2013-11-19T10:11:00Z"/>
            </w:rPr>
          </w:rPrChange>
        </w:rPr>
        <w:pPrChange w:id="9300" w:author="gsadi" w:date="2013-11-19T10:11:00Z">
          <w:pPr>
            <w:pStyle w:val="Heading5"/>
            <w:tabs>
              <w:tab w:val="num" w:pos="864"/>
            </w:tabs>
            <w:ind w:hanging="594"/>
          </w:pPr>
        </w:pPrChange>
      </w:pPr>
      <w:ins w:id="9301" w:author="gsadi" w:date="2013-11-19T10:18:00Z">
        <w:r>
          <w:rPr>
            <w:rFonts w:ascii="Arial" w:hAnsi="Arial" w:cs="Arial"/>
            <w:color w:val="000000"/>
            <w:szCs w:val="18"/>
          </w:rPr>
          <w:t xml:space="preserve">    High-level process flow:</w:t>
        </w:r>
      </w:ins>
    </w:p>
    <w:p w:rsidR="00000000" w:rsidRDefault="003F6914">
      <w:pPr>
        <w:rPr>
          <w:ins w:id="9302" w:author="gsadi" w:date="2013-11-19T10:04:00Z"/>
        </w:rPr>
        <w:pPrChange w:id="9303" w:author="gsadi" w:date="2013-11-19T10:11:00Z">
          <w:pPr>
            <w:pStyle w:val="Heading5"/>
            <w:tabs>
              <w:tab w:val="num" w:pos="864"/>
            </w:tabs>
            <w:ind w:hanging="594"/>
          </w:pPr>
        </w:pPrChange>
      </w:pPr>
    </w:p>
    <w:p w:rsidR="00000000" w:rsidRDefault="002B0E74">
      <w:pPr>
        <w:pStyle w:val="ListParagraph"/>
        <w:numPr>
          <w:ilvl w:val="0"/>
          <w:numId w:val="46"/>
        </w:numPr>
        <w:jc w:val="both"/>
        <w:rPr>
          <w:ins w:id="9304" w:author="gsadi" w:date="2013-11-19T10:17:00Z"/>
          <w:rFonts w:ascii="Arial" w:hAnsi="Arial" w:cs="Arial"/>
          <w:color w:val="000000"/>
          <w:szCs w:val="18"/>
        </w:rPr>
        <w:pPrChange w:id="9305" w:author="gsadi" w:date="2013-11-19T10:17:00Z">
          <w:pPr>
            <w:numPr>
              <w:numId w:val="45"/>
            </w:numPr>
            <w:ind w:left="1152" w:hanging="360"/>
            <w:jc w:val="both"/>
          </w:pPr>
        </w:pPrChange>
      </w:pPr>
      <w:ins w:id="9306" w:author="gsadi" w:date="2013-11-19T10:10:00Z">
        <w:r w:rsidRPr="002B0E74">
          <w:rPr>
            <w:rFonts w:ascii="Arial" w:hAnsi="Arial" w:cs="Arial"/>
            <w:color w:val="000000"/>
            <w:szCs w:val="18"/>
            <w:rPrChange w:id="9307" w:author="gsadi" w:date="2013-11-19T10:17:00Z">
              <w:rPr>
                <w:rFonts w:ascii="Arial" w:hAnsi="Arial" w:cs="Arial"/>
                <w:color w:val="000000"/>
                <w:sz w:val="18"/>
                <w:szCs w:val="18"/>
                <w:u w:val="single"/>
              </w:rPr>
            </w:rPrChange>
          </w:rPr>
          <w:t>i2 SCP would generate Planned Orders and transfer them to PSE.</w:t>
        </w:r>
      </w:ins>
    </w:p>
    <w:p w:rsidR="00000000" w:rsidRDefault="002B0E74">
      <w:pPr>
        <w:pStyle w:val="ListParagraph"/>
        <w:numPr>
          <w:ilvl w:val="0"/>
          <w:numId w:val="46"/>
        </w:numPr>
        <w:jc w:val="both"/>
        <w:rPr>
          <w:ins w:id="9308" w:author="gsadi" w:date="2013-11-19T10:17:00Z"/>
          <w:rFonts w:ascii="Arial" w:hAnsi="Arial" w:cs="Arial"/>
          <w:color w:val="000000"/>
          <w:szCs w:val="18"/>
        </w:rPr>
        <w:pPrChange w:id="9309" w:author="gsadi" w:date="2013-11-19T10:17:00Z">
          <w:pPr>
            <w:numPr>
              <w:numId w:val="45"/>
            </w:numPr>
            <w:ind w:left="1152" w:hanging="360"/>
            <w:jc w:val="both"/>
          </w:pPr>
        </w:pPrChange>
      </w:pPr>
      <w:ins w:id="9310" w:author="gsadi" w:date="2013-11-19T10:10:00Z">
        <w:r w:rsidRPr="002B0E74">
          <w:rPr>
            <w:rFonts w:ascii="Arial" w:hAnsi="Arial" w:cs="Arial"/>
            <w:color w:val="000000"/>
            <w:szCs w:val="18"/>
            <w:rPrChange w:id="9311" w:author="gsadi" w:date="2013-11-19T10:17:00Z">
              <w:rPr>
                <w:rFonts w:ascii="Arial" w:hAnsi="Arial" w:cs="Arial"/>
                <w:color w:val="000000"/>
                <w:sz w:val="18"/>
                <w:szCs w:val="18"/>
                <w:u w:val="single"/>
              </w:rPr>
            </w:rPrChange>
          </w:rPr>
          <w:t xml:space="preserve"> PSE will allow the users to select and</w:t>
        </w:r>
        <w:r w:rsidR="00B14B30">
          <w:rPr>
            <w:rFonts w:ascii="Arial" w:hAnsi="Arial" w:cs="Arial"/>
            <w:color w:val="000000"/>
            <w:szCs w:val="18"/>
          </w:rPr>
          <w:t xml:space="preserve"> freeze certain Planned Orders.</w:t>
        </w:r>
      </w:ins>
    </w:p>
    <w:p w:rsidR="00000000" w:rsidRDefault="002B0E74">
      <w:pPr>
        <w:pStyle w:val="ListParagraph"/>
        <w:numPr>
          <w:ilvl w:val="0"/>
          <w:numId w:val="46"/>
        </w:numPr>
        <w:jc w:val="both"/>
        <w:rPr>
          <w:ins w:id="9312" w:author="gsadi" w:date="2013-11-19T10:17:00Z"/>
          <w:rFonts w:ascii="Arial" w:hAnsi="Arial" w:cs="Arial"/>
          <w:color w:val="000000"/>
          <w:szCs w:val="18"/>
        </w:rPr>
        <w:pPrChange w:id="9313" w:author="gsadi" w:date="2013-11-19T10:17:00Z">
          <w:pPr>
            <w:numPr>
              <w:numId w:val="45"/>
            </w:numPr>
            <w:ind w:left="1152" w:hanging="360"/>
            <w:jc w:val="both"/>
          </w:pPr>
        </w:pPrChange>
      </w:pPr>
      <w:ins w:id="9314" w:author="gsadi" w:date="2013-11-19T10:10:00Z">
        <w:r w:rsidRPr="002B0E74">
          <w:rPr>
            <w:rFonts w:ascii="Arial" w:hAnsi="Arial" w:cs="Arial"/>
            <w:color w:val="000000"/>
            <w:szCs w:val="18"/>
            <w:rPrChange w:id="9315" w:author="gsadi" w:date="2013-11-19T10:17:00Z">
              <w:rPr>
                <w:rFonts w:ascii="Arial" w:hAnsi="Arial" w:cs="Arial"/>
                <w:color w:val="000000"/>
                <w:sz w:val="18"/>
                <w:szCs w:val="18"/>
                <w:u w:val="single"/>
              </w:rPr>
            </w:rPrChange>
          </w:rPr>
          <w:t xml:space="preserve">These Planned Orders will be sent to i2 SCP as a WIP feed for the next day planning run. </w:t>
        </w:r>
      </w:ins>
    </w:p>
    <w:p w:rsidR="00000000" w:rsidRDefault="00B14B30">
      <w:pPr>
        <w:pStyle w:val="ListParagraph"/>
        <w:numPr>
          <w:ilvl w:val="0"/>
          <w:numId w:val="46"/>
        </w:numPr>
        <w:jc w:val="both"/>
        <w:rPr>
          <w:ins w:id="9316" w:author="gsadi" w:date="2013-11-19T10:18:00Z"/>
          <w:rFonts w:ascii="Arial" w:hAnsi="Arial" w:cs="Arial"/>
          <w:color w:val="000000"/>
          <w:szCs w:val="18"/>
        </w:rPr>
        <w:pPrChange w:id="9317" w:author="gsadi" w:date="2013-11-19T10:17:00Z">
          <w:pPr>
            <w:numPr>
              <w:numId w:val="45"/>
            </w:numPr>
            <w:ind w:left="1152" w:hanging="360"/>
            <w:jc w:val="both"/>
          </w:pPr>
        </w:pPrChange>
      </w:pPr>
      <w:ins w:id="9318" w:author="gsadi" w:date="2013-11-19T10:17:00Z">
        <w:r>
          <w:rPr>
            <w:rFonts w:ascii="Arial" w:hAnsi="Arial" w:cs="Arial"/>
            <w:color w:val="000000"/>
            <w:szCs w:val="18"/>
          </w:rPr>
          <w:t>These</w:t>
        </w:r>
      </w:ins>
      <w:ins w:id="9319" w:author="gsadi" w:date="2013-11-19T10:10:00Z">
        <w:r w:rsidR="002B0E74" w:rsidRPr="002B0E74">
          <w:rPr>
            <w:rFonts w:ascii="Arial" w:hAnsi="Arial" w:cs="Arial"/>
            <w:color w:val="000000"/>
            <w:szCs w:val="18"/>
            <w:rPrChange w:id="9320" w:author="gsadi" w:date="2013-11-19T10:17:00Z">
              <w:rPr>
                <w:rFonts w:ascii="Arial" w:hAnsi="Arial" w:cs="Arial"/>
                <w:color w:val="000000"/>
                <w:sz w:val="18"/>
                <w:szCs w:val="18"/>
                <w:u w:val="single"/>
              </w:rPr>
            </w:rPrChange>
          </w:rPr>
          <w:t xml:space="preserve"> will be treated as confirmed supply, until they get un-frozen in PSE. </w:t>
        </w:r>
      </w:ins>
    </w:p>
    <w:p w:rsidR="00000000" w:rsidRDefault="003F6914">
      <w:pPr>
        <w:ind w:left="270"/>
        <w:jc w:val="both"/>
        <w:rPr>
          <w:ins w:id="9321" w:author="gsadi" w:date="2013-11-19T10:18:00Z"/>
          <w:rFonts w:ascii="Arial" w:hAnsi="Arial" w:cs="Arial"/>
          <w:color w:val="000000"/>
          <w:szCs w:val="18"/>
        </w:rPr>
        <w:pPrChange w:id="9322" w:author="gsadi" w:date="2013-11-19T10:18:00Z">
          <w:pPr>
            <w:numPr>
              <w:numId w:val="45"/>
            </w:numPr>
            <w:ind w:left="1152" w:hanging="360"/>
            <w:jc w:val="both"/>
          </w:pPr>
        </w:pPrChange>
      </w:pPr>
    </w:p>
    <w:p w:rsidR="00000000" w:rsidRDefault="002B0E74">
      <w:pPr>
        <w:ind w:left="270"/>
        <w:jc w:val="both"/>
        <w:rPr>
          <w:ins w:id="9323" w:author="gsadi" w:date="2013-11-19T10:10:00Z"/>
          <w:rFonts w:ascii="Arial" w:hAnsi="Arial" w:cs="Arial"/>
          <w:color w:val="000000"/>
          <w:szCs w:val="18"/>
          <w:rPrChange w:id="9324" w:author="gsadi" w:date="2013-11-19T10:18:00Z">
            <w:rPr>
              <w:ins w:id="9325" w:author="gsadi" w:date="2013-11-19T10:10:00Z"/>
              <w:rFonts w:ascii="Arial" w:hAnsi="Arial" w:cs="Arial"/>
              <w:color w:val="000000"/>
              <w:sz w:val="18"/>
              <w:szCs w:val="18"/>
            </w:rPr>
          </w:rPrChange>
        </w:rPr>
        <w:pPrChange w:id="9326" w:author="gsadi" w:date="2013-11-19T10:18:00Z">
          <w:pPr>
            <w:numPr>
              <w:numId w:val="45"/>
            </w:numPr>
            <w:ind w:left="1152" w:hanging="360"/>
            <w:jc w:val="both"/>
          </w:pPr>
        </w:pPrChange>
      </w:pPr>
      <w:ins w:id="9327" w:author="gsadi" w:date="2013-11-19T10:10:00Z">
        <w:r w:rsidRPr="002B0E74">
          <w:rPr>
            <w:rFonts w:ascii="Arial" w:hAnsi="Arial" w:cs="Arial"/>
            <w:color w:val="000000"/>
            <w:szCs w:val="18"/>
            <w:rPrChange w:id="9328" w:author="gsadi" w:date="2013-11-19T10:18:00Z">
              <w:rPr>
                <w:rFonts w:ascii="Arial" w:hAnsi="Arial" w:cs="Arial"/>
                <w:color w:val="000000"/>
                <w:sz w:val="18"/>
                <w:szCs w:val="18"/>
                <w:u w:val="single"/>
              </w:rPr>
            </w:rPrChange>
          </w:rPr>
          <w:t>The following process flow diagram depicts the to-be system behavior pictorially</w:t>
        </w:r>
      </w:ins>
    </w:p>
    <w:p w:rsidR="00000000" w:rsidRDefault="002B0E74">
      <w:pPr>
        <w:rPr>
          <w:ins w:id="9329" w:author="gsadi" w:date="2013-11-19T10:08:00Z"/>
        </w:rPr>
        <w:pPrChange w:id="9330" w:author="gsadi" w:date="2013-11-19T10:04:00Z">
          <w:pPr>
            <w:pStyle w:val="Heading5"/>
            <w:tabs>
              <w:tab w:val="num" w:pos="864"/>
            </w:tabs>
            <w:ind w:hanging="594"/>
          </w:pPr>
        </w:pPrChange>
      </w:pPr>
      <w:ins w:id="9331" w:author="gsadi" w:date="2013-11-19T10:55:00Z">
        <w:r>
          <w:rPr>
            <w:noProof/>
            <w:rPrChange w:id="9332">
              <w:rPr>
                <w:noProof/>
              </w:rPr>
            </w:rPrChange>
          </w:rPr>
          <w:pict>
            <v:shapetype id="_x0000_t202" coordsize="21600,21600" o:spt="202" path="m,l,21600r21600,l21600,xe">
              <v:stroke joinstyle="miter"/>
              <v:path gradientshapeok="t" o:connecttype="rect"/>
            </v:shapetype>
            <v:shape id="Text Box 29" o:spid="_x0000_s1026" type="#_x0000_t202" style="position:absolute;margin-left:112.7pt;margin-top:9.2pt;width:71.05pt;height:25.7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0lbtgIAALo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" filled="f" stroked="f">
              <v:textbox>
                <w:txbxContent>
                  <w:p w:rsidR="00000000" w:rsidRDefault="005D063E">
                    <w:pPr>
                      <w:jc w:val="center"/>
                      <w:rPr>
                        <w:sz w:val="16"/>
                        <w:szCs w:val="16"/>
                      </w:rPr>
                      <w:pPrChange w:id="9333" w:author="gsadi" w:date="2013-11-19T10:55:00Z">
                        <w:pPr/>
                      </w:pPrChange>
                    </w:pPr>
                    <w:r>
                      <w:rPr>
                        <w:sz w:val="16"/>
                        <w:szCs w:val="16"/>
                      </w:rPr>
                      <w:t xml:space="preserve">Frozen </w:t>
                    </w:r>
                    <w:del w:id="9334" w:author="gsadi" w:date="2013-11-19T10:55:00Z">
                      <w:r w:rsidDel="008F16E0">
                        <w:rPr>
                          <w:sz w:val="16"/>
                          <w:szCs w:val="16"/>
                        </w:rPr>
                        <w:delText>PLs</w:delText>
                      </w:r>
                    </w:del>
                    <w:ins w:id="9335" w:author="gsadi" w:date="2013-11-19T10:55:00Z">
                      <w:r>
                        <w:rPr>
                          <w:sz w:val="16"/>
                          <w:szCs w:val="16"/>
                        </w:rPr>
                        <w:t xml:space="preserve">WIP </w:t>
                      </w:r>
                    </w:ins>
                    <w:ins w:id="9336" w:author="gsadi" w:date="2013-11-19T10:54:00Z">
                      <w:r>
                        <w:rPr>
                          <w:sz w:val="16"/>
                          <w:szCs w:val="16"/>
                        </w:rPr>
                        <w:t xml:space="preserve">as </w:t>
                      </w:r>
                    </w:ins>
                    <w:ins w:id="9337" w:author="gsadi" w:date="2013-11-19T10:55:00Z">
                      <w:r>
                        <w:rPr>
                          <w:sz w:val="16"/>
                          <w:szCs w:val="16"/>
                        </w:rPr>
                        <w:t>PL</w:t>
                      </w:r>
                    </w:ins>
                  </w:p>
                </w:txbxContent>
              </v:textbox>
            </v:shape>
          </w:pict>
        </w:r>
      </w:ins>
    </w:p>
    <w:p w:rsidR="00BA6026" w:rsidRDefault="002B0E74" w:rsidP="00BA6026">
      <w:pPr>
        <w:jc w:val="both"/>
        <w:rPr>
          <w:ins w:id="9338" w:author="gsadi" w:date="2013-11-19T10:08:00Z"/>
          <w:b/>
          <w:u w:val="single"/>
        </w:rPr>
      </w:pPr>
      <w:ins w:id="9339" w:author="gsadi" w:date="2013-11-19T10:08:00Z">
        <w:r w:rsidRPr="002B0E74">
          <w:rPr>
            <w:noProof/>
          </w:rPr>
          <w:pict>
            <v:shapetype id="_x0000_t32" coordsize="21600,21600" o:spt="32" o:oned="t" path="m,l21600,21600e" filled="f">
              <v:path arrowok="t" fillok="f" o:connecttype="none"/>
              <o:lock v:ext="edit" shapetype="t"/>
            </v:shapetype>
            <v:shape id="Straight Arrow Connector 27" o:spid="_x0000_s1068" type="#_x0000_t32" style="position:absolute;left:0;text-align:left;margin-left:98.4pt;margin-top:9.3pt;width:0;height:22.7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" strokecolor="#c00000" strokeweight="1pt">
              <v:stroke dashstyle="dash"/>
            </v:shape>
          </w:pict>
        </w:r>
        <w:r w:rsidRPr="002B0E74">
          <w:rPr>
            <w:noProof/>
          </w:rPr>
          <w:pict>
            <v:shape id="Straight Arrow Connector 26" o:spid="_x0000_s1067" type="#_x0000_t32" style="position:absolute;left:0;text-align:left;margin-left:195.95pt;margin-top:8.7pt;width:0;height:23.2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" strokecolor="#c00000" strokeweight="1pt">
              <v:stroke dashstyle="dash" endarrow="block"/>
            </v:shape>
          </w:pict>
        </w:r>
        <w:r w:rsidRPr="002B0E74">
          <w:rPr>
            <w:noProof/>
          </w:rPr>
          <w:pict>
            <v:shape id="Straight Arrow Connector 28" o:spid="_x0000_s1066" type="#_x0000_t32" style="position:absolute;left:0;text-align:left;margin-left:98.6pt;margin-top:8.65pt;width:97.5pt;height:0;flip:x;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" strokecolor="#c00000" strokeweight="1pt">
              <v:stroke dashstyle="dash"/>
            </v:shape>
          </w:pict>
        </w:r>
      </w:ins>
    </w:p>
    <w:p w:rsidR="00BA6026" w:rsidRDefault="00BA6026" w:rsidP="00BA6026">
      <w:pPr>
        <w:jc w:val="both"/>
        <w:rPr>
          <w:ins w:id="9340" w:author="gsadi" w:date="2013-11-19T10:08:00Z"/>
          <w:b/>
          <w:u w:val="single"/>
        </w:rPr>
      </w:pPr>
      <w:ins w:id="9341" w:author="gsadi" w:date="2013-11-19T10:08:00Z">
        <w:r>
          <w:rPr>
            <w:b/>
            <w:u w:val="single"/>
            <w:lang w:val="en-GB"/>
          </w:rPr>
          <w:t xml:space="preserve"> </w:t>
        </w:r>
      </w:ins>
    </w:p>
    <w:p w:rsidR="00BA6026" w:rsidRDefault="002B0E74" w:rsidP="00BA6026">
      <w:pPr>
        <w:pStyle w:val="ListParagraph"/>
        <w:jc w:val="both"/>
        <w:rPr>
          <w:ins w:id="9342" w:author="gsadi" w:date="2013-11-19T10:08:00Z"/>
          <w:b/>
          <w:u w:val="single"/>
        </w:rPr>
      </w:pPr>
      <w:ins w:id="9343" w:author="gsadi" w:date="2013-11-19T10:08:00Z">
        <w:r w:rsidRPr="002B0E74">
          <w:rPr>
            <w:noProof/>
          </w:rPr>
          <w:pict>
            <v:shape id="Text Box 18" o:spid="_x0000_s1027" type="#_x0000_t202" style="position:absolute;left:0;text-align:left;margin-left:134.4pt;margin-top:-.1pt;width:35.5pt;height:20.2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LjquAIAAME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" filled="f" stroked="f">
              <v:textbox>
                <w:txbxContent>
                  <w:p w:rsidR="005D063E" w:rsidRDefault="005D063E" w:rsidP="00BA6026">
                    <w:r>
                      <w:t>PL</w:t>
                    </w:r>
                    <w:ins w:id="9344" w:author="gsadi" w:date="2013-11-19T10:54:00Z">
                      <w:r>
                        <w:t>s</w:t>
                      </w:r>
                    </w:ins>
                    <w:r>
                      <w:t>s(1)</w:t>
                    </w:r>
                  </w:p>
                </w:txbxContent>
              </v:textbox>
            </v:shape>
          </w:pict>
        </w:r>
        <w:r w:rsidRPr="002B0E74">
          <w:rPr>
            <w:noProof/>
          </w:rPr>
          <w:pict>
            <v:rect id="Rectangle 25" o:spid="_x0000_s1028" style="position:absolute;left:0;text-align:left;margin-left:76.3pt;margin-top:7.6pt;width:49.45pt;height:23.1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">
              <v:textbox>
                <w:txbxContent>
                  <w:p w:rsidR="005D063E" w:rsidRDefault="005D063E" w:rsidP="00BA6026">
                    <w:pPr>
                      <w:jc w:val="center"/>
                      <w:rPr>
                        <w:b/>
                      </w:rPr>
                    </w:pPr>
                    <w:r>
                      <w:rPr>
                        <w:b/>
                      </w:rPr>
                      <w:t>i2 SCP</w:t>
                    </w:r>
                  </w:p>
                </w:txbxContent>
              </v:textbox>
            </v:rect>
          </w:pict>
        </w:r>
        <w:r w:rsidRPr="002B0E74">
          <w:rPr>
            <w:noProof/>
          </w:rPr>
          <w:pict>
            <v:rect id="Rectangle 24" o:spid="_x0000_s1029" style="position:absolute;left:0;text-align:left;margin-left:174.15pt;margin-top:7.6pt;width:49.45pt;height:23.1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">
              <v:textbox>
                <w:txbxContent>
                  <w:p w:rsidR="005D063E" w:rsidRDefault="005D063E" w:rsidP="00BA6026">
                    <w:pPr>
                      <w:jc w:val="center"/>
                      <w:rPr>
                        <w:b/>
                      </w:rPr>
                    </w:pPr>
                    <w:r>
                      <w:rPr>
                        <w:b/>
                      </w:rPr>
                      <w:t>PSE</w:t>
                    </w:r>
                  </w:p>
                </w:txbxContent>
              </v:textbox>
            </v:rect>
          </w:pict>
        </w:r>
        <w:r w:rsidRPr="002B0E74">
          <w:rPr>
            <w:noProof/>
          </w:rPr>
          <w:pict>
            <v:rect id="Rectangle 23" o:spid="_x0000_s1030" style="position:absolute;left:0;text-align:left;margin-left:274.4pt;margin-top:7.6pt;width:49.45pt;height:23.1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">
              <v:textbox>
                <w:txbxContent>
                  <w:p w:rsidR="005D063E" w:rsidRDefault="005D063E" w:rsidP="00BA6026">
                    <w:pPr>
                      <w:jc w:val="center"/>
                      <w:rPr>
                        <w:b/>
                      </w:rPr>
                    </w:pPr>
                    <w:r>
                      <w:rPr>
                        <w:b/>
                      </w:rPr>
                      <w:t>SAP</w:t>
                    </w:r>
                  </w:p>
                </w:txbxContent>
              </v:textbox>
            </v:rect>
          </w:pict>
        </w:r>
        <w:r w:rsidRPr="002B0E74">
          <w:rPr>
            <w:noProof/>
          </w:rPr>
          <w:pict>
            <v:shape id="Straight Arrow Connector 22" o:spid="_x0000_s1065" type="#_x0000_t32" style="position:absolute;left:0;text-align:left;margin-left:125.75pt;margin-top:15.55pt;width:48.4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" strokeweight="1pt">
              <v:stroke endarrow="block"/>
            </v:shape>
          </w:pict>
        </w:r>
        <w:r w:rsidRPr="002B0E74">
          <w:rPr>
            <w:noProof/>
          </w:rPr>
          <w:pict>
            <v:shape id="Straight Arrow Connector 21" o:spid="_x0000_s1064" type="#_x0000_t32" style="position:absolute;left:0;text-align:left;margin-left:223.6pt;margin-top:15.85pt;width:50.8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" strokeweight="1pt">
              <v:stroke endarrow="block"/>
            </v:shape>
          </w:pict>
        </w:r>
        <w:r w:rsidRPr="002B0E74">
          <w:rPr>
            <w:noProof/>
          </w:rPr>
          <w:pict>
            <v:shape id="Straight Arrow Connector 20" o:spid="_x0000_s1063" type="#_x0000_t32" style="position:absolute;left:0;text-align:left;margin-left:298.2pt;margin-top:31.5pt;width:0;height:37.7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" strokeweight="1pt"/>
          </w:pict>
        </w:r>
        <w:r w:rsidRPr="002B0E74">
          <w:rPr>
            <w:noProof/>
          </w:rPr>
          <w:pict>
            <v:shape id="Straight Arrow Connector 19" o:spid="_x0000_s1062" type="#_x0000_t32" style="position:absolute;left:0;text-align:left;margin-left:98.6pt;margin-top:31.6pt;width:.05pt;height:37.6pt;flip:y;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" strokeweight="1pt">
              <v:stroke endarrow="block"/>
            </v:shape>
          </w:pict>
        </w:r>
        <w:r w:rsidRPr="002B0E74">
          <w:rPr>
            <w:noProof/>
          </w:rPr>
          <w:pict>
            <v:shape id="Text Box 17" o:spid="_x0000_s1031" type="#_x0000_t202" style="position:absolute;left:0;text-align:left;margin-left:229.1pt;margin-top:-.15pt;width:30.6pt;height:20.2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" filled="f" stroked="f">
              <v:textbox>
                <w:txbxContent>
                  <w:p w:rsidR="005D063E" w:rsidRDefault="005D063E" w:rsidP="00BA6026">
                    <w:r>
                      <w:t>PRs</w:t>
                    </w:r>
                  </w:p>
                </w:txbxContent>
              </v:textbox>
            </v:shape>
          </w:pict>
        </w:r>
        <w:r w:rsidRPr="002B0E74">
          <w:rPr>
            <w:noProof/>
          </w:rPr>
          <w:pict>
            <v:shape id="Text Box 16" o:spid="_x0000_s1032" type="#_x0000_t202" style="position:absolute;left:0;text-align:left;margin-left:222.75pt;margin-top:51.95pt;width:80.4pt;height:20.2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ZhuAIAAMI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" filled="f" stroked="f">
              <v:textbox>
                <w:txbxContent>
                  <w:p w:rsidR="005D063E" w:rsidRDefault="005D063E" w:rsidP="00BA6026">
                    <w:r>
                      <w:t>PRs/POs (WIP)</w:t>
                    </w:r>
                  </w:p>
                </w:txbxContent>
              </v:textbox>
            </v:shape>
          </w:pict>
        </w:r>
        <w:r w:rsidRPr="002B0E74">
          <w:rPr>
            <w:noProof/>
          </w:rPr>
          <w:pict>
            <v:shape id="Straight Arrow Connector 15" o:spid="_x0000_s1061" type="#_x0000_t32" style="position:absolute;left:0;text-align:left;margin-left:116.8pt;margin-top:51.7pt;width:75pt;height:.05pt;flip:x;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" strokecolor="#c00000" strokeweight="1pt">
              <v:stroke dashstyle="dash"/>
            </v:shape>
          </w:pict>
        </w:r>
        <w:r w:rsidRPr="002B0E74">
          <w:rPr>
            <w:noProof/>
          </w:rPr>
          <w:pict>
            <v:shape id="Straight Arrow Connector 14" o:spid="_x0000_s1060" type="#_x0000_t32" style="position:absolute;left:0;text-align:left;margin-left:191.8pt;margin-top:32.9pt;width:0;height:17.85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" strokecolor="#c00000" strokeweight="1pt">
              <v:stroke dashstyle="dash"/>
            </v:shape>
          </w:pict>
        </w:r>
        <w:r w:rsidRPr="002B0E74">
          <w:rPr>
            <w:noProof/>
          </w:rPr>
          <w:pict>
            <v:shape id="Straight Arrow Connector 13" o:spid="_x0000_s1059" type="#_x0000_t32" style="position:absolute;left:0;text-align:left;margin-left:116.8pt;margin-top:31.6pt;width:0;height:17.85pt;flip:y;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" strokecolor="#c00000" strokeweight="1pt">
              <v:stroke dashstyle="dash" endarrow="block"/>
            </v:shape>
          </w:pict>
        </w:r>
        <w:r w:rsidRPr="002B0E74">
          <w:rPr>
            <w:noProof/>
          </w:rPr>
          <w:pict>
            <v:shape id="Straight Arrow Connector 8" o:spid="_x0000_s1058" type="#_x0000_t32" style="position:absolute;left:0;text-align:left;margin-left:98.6pt;margin-top:70.55pt;width:199.6pt;height:.15pt;flip:x;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" strokeweight="1pt"/>
          </w:pict>
        </w:r>
      </w:ins>
    </w:p>
    <w:p w:rsidR="00BA6026" w:rsidRDefault="00BA6026" w:rsidP="00BA6026">
      <w:pPr>
        <w:pStyle w:val="ListParagraph"/>
        <w:jc w:val="both"/>
        <w:rPr>
          <w:ins w:id="9345" w:author="gsadi" w:date="2013-11-19T10:08:00Z"/>
          <w:b/>
          <w:u w:val="single"/>
        </w:rPr>
      </w:pPr>
    </w:p>
    <w:p w:rsidR="00BA6026" w:rsidRDefault="002B0E74" w:rsidP="00BA6026">
      <w:pPr>
        <w:pStyle w:val="ListParagraph"/>
        <w:jc w:val="both"/>
        <w:rPr>
          <w:ins w:id="9346" w:author="gsadi" w:date="2013-11-19T10:08:00Z"/>
          <w:b/>
          <w:color w:val="FF0000"/>
          <w:u w:val="single"/>
        </w:rPr>
      </w:pPr>
      <w:ins w:id="9347" w:author="gsadi" w:date="2013-11-19T10:08:00Z">
        <w:r w:rsidRPr="002B0E74">
          <w:rPr>
            <w:noProof/>
          </w:rPr>
          <w:pict>
            <v:shape id="Text Box 10" o:spid="_x0000_s1033" type="#_x0000_t202" style="position:absolute;left:0;text-align:left;margin-left:127.85pt;margin-top:10.7pt;width:71.05pt;height:25.7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DjuQIAAME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" filled="f" stroked="f">
              <v:textbox>
                <w:txbxContent>
                  <w:p w:rsidR="00000000" w:rsidRDefault="005D063E">
                    <w:pPr>
                      <w:jc w:val="center"/>
                      <w:rPr>
                        <w:sz w:val="16"/>
                        <w:szCs w:val="16"/>
                      </w:rPr>
                      <w:pPrChange w:id="9348" w:author="gsadi" w:date="2013-11-19T10:55:00Z">
                        <w:pPr/>
                      </w:pPrChange>
                    </w:pPr>
                    <w:r>
                      <w:rPr>
                        <w:sz w:val="16"/>
                        <w:szCs w:val="16"/>
                      </w:rPr>
                      <w:t>Frozen PLs</w:t>
                    </w:r>
                    <w:ins w:id="9349" w:author="gsadi" w:date="2013-11-19T10:54:00Z">
                      <w:r>
                        <w:rPr>
                          <w:sz w:val="16"/>
                          <w:szCs w:val="16"/>
                        </w:rPr>
                        <w:t xml:space="preserve"> as WIP</w:t>
                      </w:r>
                    </w:ins>
                  </w:p>
                </w:txbxContent>
              </v:textbox>
            </v:shape>
          </w:pict>
        </w:r>
      </w:ins>
    </w:p>
    <w:p w:rsidR="00BA6026" w:rsidRDefault="00BA6026" w:rsidP="00BA6026">
      <w:pPr>
        <w:pStyle w:val="ListParagraph"/>
        <w:jc w:val="both"/>
        <w:rPr>
          <w:ins w:id="9350" w:author="gsadi" w:date="2013-11-19T10:08:00Z"/>
          <w:b/>
          <w:u w:val="single"/>
        </w:rPr>
      </w:pPr>
    </w:p>
    <w:p w:rsidR="00BA6026" w:rsidRDefault="00BA6026" w:rsidP="00BA6026">
      <w:pPr>
        <w:pStyle w:val="ABLOCKPARA"/>
        <w:rPr>
          <w:ins w:id="9351" w:author="gsadi" w:date="2013-11-19T10:08:00Z"/>
          <w:i/>
        </w:rPr>
      </w:pPr>
    </w:p>
    <w:p w:rsidR="00BA6026" w:rsidRDefault="00BA6026" w:rsidP="00BA6026">
      <w:pPr>
        <w:rPr>
          <w:ins w:id="9352" w:author="gsadi" w:date="2013-11-19T10:08:00Z"/>
        </w:rPr>
      </w:pPr>
    </w:p>
    <w:p w:rsidR="00F53B78" w:rsidRDefault="00F53B78" w:rsidP="00F53B78">
      <w:pPr>
        <w:ind w:left="360" w:right="-630"/>
        <w:rPr>
          <w:ins w:id="9353" w:author="gsadi" w:date="2013-11-19T10:28:00Z"/>
          <w:rFonts w:ascii="Arial" w:hAnsi="Arial" w:cs="Arial"/>
        </w:rPr>
      </w:pPr>
    </w:p>
    <w:p w:rsidR="00F53B78" w:rsidRDefault="00F53B78" w:rsidP="00F53B78">
      <w:pPr>
        <w:ind w:left="360" w:right="-630"/>
        <w:rPr>
          <w:ins w:id="9354" w:author="gsadi" w:date="2013-11-19T10:28:00Z"/>
          <w:rFonts w:ascii="Arial" w:hAnsi="Arial" w:cs="Arial"/>
        </w:rPr>
      </w:pPr>
    </w:p>
    <w:p w:rsidR="00F53B78" w:rsidRDefault="00F53B78" w:rsidP="00F53B78">
      <w:pPr>
        <w:ind w:left="360" w:right="-630"/>
        <w:rPr>
          <w:ins w:id="9355" w:author="gsadi" w:date="2013-11-19T10:28:00Z"/>
          <w:rFonts w:ascii="Arial" w:hAnsi="Arial" w:cs="Arial"/>
        </w:rPr>
      </w:pPr>
    </w:p>
    <w:p w:rsidR="00F53B78" w:rsidRPr="00290B03" w:rsidRDefault="00F53B78" w:rsidP="00F53B78">
      <w:pPr>
        <w:ind w:left="360" w:right="-630"/>
        <w:rPr>
          <w:ins w:id="9356" w:author="gsadi" w:date="2013-11-19T10:28:00Z"/>
          <w:rFonts w:ascii="Arial" w:hAnsi="Arial" w:cs="Arial"/>
        </w:rPr>
      </w:pPr>
      <w:ins w:id="9357" w:author="gsadi" w:date="2013-11-19T10:28:00Z">
        <w:r>
          <w:rPr>
            <w:rFonts w:ascii="Arial" w:hAnsi="Arial" w:cs="Arial"/>
          </w:rPr>
          <w:t>Layout, location, file name of</w:t>
        </w:r>
        <w:r w:rsidRPr="00290B03">
          <w:rPr>
            <w:rFonts w:ascii="Arial" w:hAnsi="Arial" w:cs="Arial"/>
          </w:rPr>
          <w:t xml:space="preserve"> this feed</w:t>
        </w:r>
        <w:r w:rsidR="00342153">
          <w:rPr>
            <w:rFonts w:ascii="Arial" w:hAnsi="Arial" w:cs="Arial"/>
          </w:rPr>
          <w:t xml:space="preserve"> </w:t>
        </w:r>
      </w:ins>
      <w:ins w:id="9358" w:author="gsadi" w:date="2013-11-19T10:35:00Z">
        <w:r w:rsidR="00342153">
          <w:rPr>
            <w:rFonts w:ascii="Arial" w:hAnsi="Arial" w:cs="Arial"/>
          </w:rPr>
          <w:t>are</w:t>
        </w:r>
      </w:ins>
      <w:ins w:id="9359" w:author="gsadi" w:date="2013-11-19T10:28:00Z">
        <w:r>
          <w:rPr>
            <w:rFonts w:ascii="Arial" w:hAnsi="Arial" w:cs="Arial"/>
          </w:rPr>
          <w:t xml:space="preserve"> described below:</w:t>
        </w:r>
      </w:ins>
    </w:p>
    <w:p w:rsidR="00F53B78" w:rsidRDefault="00F53B78" w:rsidP="00F53B78">
      <w:pPr>
        <w:ind w:left="360" w:right="-630"/>
        <w:rPr>
          <w:ins w:id="9360" w:author="gsadi" w:date="2013-11-19T10:28:00Z"/>
          <w:rFonts w:ascii="Arial" w:hAnsi="Arial" w:cs="Arial"/>
        </w:rPr>
      </w:pPr>
    </w:p>
    <w:p w:rsidR="00FE55C7" w:rsidRPr="00290B03" w:rsidRDefault="00FE55C7" w:rsidP="00FE55C7">
      <w:pPr>
        <w:pStyle w:val="ListParagraph"/>
        <w:numPr>
          <w:ilvl w:val="0"/>
          <w:numId w:val="40"/>
        </w:numPr>
        <w:ind w:right="-630"/>
        <w:rPr>
          <w:ins w:id="9361" w:author="gsadi" w:date="2013-11-19T10:27:00Z"/>
          <w:rFonts w:ascii="Arial" w:hAnsi="Arial" w:cs="Arial"/>
        </w:rPr>
      </w:pPr>
      <w:ins w:id="9362" w:author="gsadi" w:date="2013-11-19T10:27:00Z">
        <w:r w:rsidRPr="00290B03">
          <w:rPr>
            <w:rFonts w:ascii="Arial" w:hAnsi="Arial" w:cs="Arial"/>
            <w:u w:val="single"/>
          </w:rPr>
          <w:t>Location:</w:t>
        </w:r>
        <w:r w:rsidRPr="00290B03">
          <w:rPr>
            <w:rFonts w:ascii="Arial" w:hAnsi="Arial" w:cs="Arial"/>
          </w:rPr>
          <w:t xml:space="preserve"> $I2OD_FROM_</w:t>
        </w:r>
      </w:ins>
      <w:ins w:id="9363" w:author="gsadi" w:date="2013-11-19T10:28:00Z">
        <w:r w:rsidR="0096048F">
          <w:rPr>
            <w:rFonts w:ascii="Arial" w:hAnsi="Arial" w:cs="Arial"/>
          </w:rPr>
          <w:t>I2SC</w:t>
        </w:r>
      </w:ins>
    </w:p>
    <w:p w:rsidR="00000000" w:rsidRDefault="00FE55C7">
      <w:pPr>
        <w:numPr>
          <w:ilvl w:val="0"/>
          <w:numId w:val="40"/>
        </w:numPr>
        <w:rPr>
          <w:ins w:id="9364" w:author="gsadi" w:date="2013-11-19T10:57:00Z"/>
          <w:rFonts w:ascii="Arial" w:hAnsi="Arial" w:cs="Arial"/>
        </w:rPr>
        <w:pPrChange w:id="9365" w:author="gsadi" w:date="2013-11-19T10:57:00Z">
          <w:pPr>
            <w:pStyle w:val="ListParagraph"/>
            <w:keepNext/>
            <w:numPr>
              <w:ilvl w:val="2"/>
              <w:numId w:val="48"/>
            </w:numPr>
            <w:spacing w:before="240" w:after="60"/>
            <w:ind w:left="1800" w:hanging="360"/>
            <w:jc w:val="both"/>
            <w:outlineLvl w:val="0"/>
          </w:pPr>
        </w:pPrChange>
      </w:pPr>
      <w:ins w:id="9366" w:author="gsadi" w:date="2013-11-19T10:27:00Z">
        <w:r w:rsidRPr="00290B03">
          <w:rPr>
            <w:rFonts w:ascii="Arial" w:hAnsi="Arial" w:cs="Arial"/>
            <w:u w:val="single"/>
          </w:rPr>
          <w:t>File Name:</w:t>
        </w:r>
        <w:r w:rsidRPr="00290B03">
          <w:rPr>
            <w:rFonts w:ascii="Arial" w:hAnsi="Arial" w:cs="Arial"/>
          </w:rPr>
          <w:t xml:space="preserve"> </w:t>
        </w:r>
      </w:ins>
      <w:ins w:id="9367" w:author="gsadi" w:date="2013-11-19T10:34:00Z">
        <w:r w:rsidR="0098006B" w:rsidRPr="0098006B">
          <w:rPr>
            <w:rFonts w:ascii="Arial" w:hAnsi="Arial" w:cs="Arial"/>
          </w:rPr>
          <w:t>Frozen_Planned_Order.dat</w:t>
        </w:r>
      </w:ins>
    </w:p>
    <w:p w:rsidR="00000000" w:rsidRDefault="002B0E74">
      <w:pPr>
        <w:numPr>
          <w:ilvl w:val="0"/>
          <w:numId w:val="40"/>
        </w:numPr>
        <w:rPr>
          <w:ins w:id="9368" w:author="gsadi" w:date="2013-11-19T11:02:00Z"/>
          <w:rFonts w:ascii="Arial" w:hAnsi="Arial" w:cs="Arial"/>
        </w:rPr>
        <w:pPrChange w:id="9369" w:author="gsadi" w:date="2013-11-19T11:02:00Z">
          <w:pPr>
            <w:pStyle w:val="ListParagraph"/>
            <w:keepNext/>
            <w:numPr>
              <w:ilvl w:val="2"/>
              <w:numId w:val="48"/>
            </w:numPr>
            <w:spacing w:before="240" w:after="60"/>
            <w:ind w:left="1800" w:hanging="360"/>
            <w:jc w:val="both"/>
            <w:outlineLvl w:val="0"/>
          </w:pPr>
        </w:pPrChange>
      </w:pPr>
      <w:ins w:id="9370" w:author="gsadi" w:date="2013-11-19T10:56:00Z">
        <w:r w:rsidRPr="002B0E74">
          <w:rPr>
            <w:rFonts w:ascii="Arial" w:hAnsi="Arial" w:cs="Arial"/>
            <w:rPrChange w:id="9371" w:author="gsadi" w:date="2013-11-19T10:57:00Z">
              <w:rPr>
                <w:color w:val="0000FF"/>
                <w:u w:val="single"/>
              </w:rPr>
            </w:rPrChange>
          </w:rPr>
          <w:t>Layout of the detail record</w:t>
        </w:r>
      </w:ins>
      <w:ins w:id="9372" w:author="gsadi" w:date="2013-11-19T10:57:00Z">
        <w:r w:rsidRPr="002B0E74">
          <w:rPr>
            <w:rFonts w:ascii="Arial" w:hAnsi="Arial" w:cs="Arial"/>
            <w:rPrChange w:id="9373" w:author="gsadi" w:date="2013-11-19T10:57:00Z">
              <w:rPr>
                <w:color w:val="0000FF"/>
                <w:u w:val="single"/>
              </w:rPr>
            </w:rPrChange>
          </w:rPr>
          <w:t xml:space="preserve"> (</w:t>
        </w:r>
        <w:r w:rsidR="008C5AAC">
          <w:rPr>
            <w:rFonts w:ascii="Arial" w:hAnsi="Arial" w:cs="Arial"/>
          </w:rPr>
          <w:t>Frozen Planned Orders</w:t>
        </w:r>
        <w:r w:rsidRPr="002B0E74">
          <w:rPr>
            <w:rFonts w:ascii="Arial" w:hAnsi="Arial" w:cs="Arial"/>
            <w:rPrChange w:id="9374" w:author="gsadi" w:date="2013-11-19T10:58:00Z">
              <w:rPr>
                <w:rFonts w:eastAsia="MS Mincho"/>
                <w:color w:val="0000FF"/>
                <w:kern w:val="28"/>
                <w:sz w:val="20"/>
                <w:szCs w:val="20"/>
                <w:u w:val="single"/>
              </w:rPr>
            </w:rPrChange>
          </w:rPr>
          <w:t xml:space="preserve"> extracted from PSE </w:t>
        </w:r>
      </w:ins>
      <w:ins w:id="9375" w:author="gsadi" w:date="2013-11-19T10:58:00Z">
        <w:r w:rsidR="008C5AAC">
          <w:rPr>
            <w:rFonts w:ascii="Arial" w:hAnsi="Arial" w:cs="Arial"/>
          </w:rPr>
          <w:t xml:space="preserve">is </w:t>
        </w:r>
      </w:ins>
      <w:ins w:id="9376" w:author="gsadi" w:date="2013-11-19T10:57:00Z">
        <w:r w:rsidRPr="002B0E74">
          <w:rPr>
            <w:rFonts w:ascii="Arial" w:hAnsi="Arial" w:cs="Arial"/>
            <w:rPrChange w:id="9377" w:author="gsadi" w:date="2013-11-19T10:58:00Z">
              <w:rPr>
                <w:rFonts w:eastAsia="MS Mincho"/>
                <w:color w:val="0000FF"/>
                <w:kern w:val="28"/>
                <w:sz w:val="20"/>
                <w:szCs w:val="20"/>
                <w:u w:val="single"/>
              </w:rPr>
            </w:rPrChange>
          </w:rPr>
          <w:t>formatted to suit the current PO or PR file</w:t>
        </w:r>
      </w:ins>
      <w:ins w:id="9378" w:author="gsadi" w:date="2013-11-19T10:58:00Z">
        <w:r w:rsidR="008C5AAC">
          <w:rPr>
            <w:rFonts w:ascii="Arial" w:hAnsi="Arial" w:cs="Arial"/>
          </w:rPr>
          <w:t>)</w:t>
        </w:r>
      </w:ins>
    </w:p>
    <w:tbl>
      <w:tblPr>
        <w:tblW w:w="7380" w:type="dxa"/>
        <w:tblInd w:w="1444" w:type="dxa"/>
        <w:tblLook w:val="04A0"/>
        <w:tblPrChange w:id="9379" w:author="gsadi" w:date="2013-11-25T12:13:00Z">
          <w:tblPr>
            <w:tblW w:w="10225" w:type="dxa"/>
            <w:tblLook w:val="04A0"/>
          </w:tblPr>
        </w:tblPrChange>
      </w:tblPr>
      <w:tblGrid>
        <w:gridCol w:w="3240"/>
        <w:gridCol w:w="4140"/>
        <w:tblGridChange w:id="9380">
          <w:tblGrid>
            <w:gridCol w:w="3528"/>
            <w:gridCol w:w="720"/>
            <w:gridCol w:w="5977"/>
          </w:tblGrid>
        </w:tblGridChange>
      </w:tblGrid>
      <w:tr w:rsidR="008C5AAC" w:rsidRPr="007C23C1" w:rsidTr="00147FAD">
        <w:trPr>
          <w:trHeight w:val="170"/>
          <w:ins w:id="9381" w:author="gsadi" w:date="2013-11-19T11:02:00Z"/>
          <w:trPrChange w:id="9382" w:author="gsadi" w:date="2013-11-25T12:13:00Z">
            <w:trPr>
              <w:trHeight w:val="300"/>
            </w:trPr>
          </w:trPrChange>
        </w:trPr>
        <w:tc>
          <w:tcPr>
            <w:tcW w:w="3240" w:type="dxa"/>
            <w:tcBorders>
              <w:top w:val="single" w:sz="4" w:space="0" w:color="auto"/>
              <w:left w:val="single" w:sz="4" w:space="0" w:color="auto"/>
              <w:bottom w:val="single" w:sz="4" w:space="0" w:color="auto"/>
              <w:right w:val="single" w:sz="4" w:space="0" w:color="auto"/>
            </w:tcBorders>
            <w:shd w:val="clear" w:color="000000" w:fill="FFFF00"/>
            <w:vAlign w:val="center"/>
            <w:hideMark/>
            <w:tcPrChange w:id="9383" w:author="gsadi" w:date="2013-11-25T12:13:00Z">
              <w:tcPr>
                <w:tcW w:w="3528" w:type="dxa"/>
                <w:tcBorders>
                  <w:top w:val="single" w:sz="4" w:space="0" w:color="auto"/>
                  <w:left w:val="single" w:sz="4" w:space="0" w:color="auto"/>
                  <w:bottom w:val="single" w:sz="4" w:space="0" w:color="auto"/>
                  <w:right w:val="single" w:sz="4" w:space="0" w:color="auto"/>
                </w:tcBorders>
                <w:shd w:val="clear" w:color="000000" w:fill="FFFF00"/>
                <w:vAlign w:val="center"/>
                <w:hideMark/>
              </w:tcPr>
            </w:tcPrChange>
          </w:tcPr>
          <w:p w:rsidR="008C5AAC" w:rsidRPr="007C23C1" w:rsidRDefault="002B0E74">
            <w:pPr>
              <w:rPr>
                <w:ins w:id="9384" w:author="gsadi" w:date="2013-11-19T11:02:00Z"/>
                <w:rFonts w:asciiTheme="minorHAnsi" w:hAnsiTheme="minorHAnsi" w:cstheme="minorHAnsi"/>
                <w:b/>
                <w:bCs/>
                <w:color w:val="000000"/>
                <w:sz w:val="16"/>
                <w:szCs w:val="18"/>
                <w:rPrChange w:id="9385" w:author="gsadi" w:date="2013-11-25T12:12:00Z">
                  <w:rPr>
                    <w:ins w:id="9386" w:author="gsadi" w:date="2013-11-19T11:02:00Z"/>
                    <w:rFonts w:ascii="Calibri" w:hAnsi="Calibri" w:cs="Calibri"/>
                    <w:b/>
                    <w:bCs/>
                    <w:color w:val="000000"/>
                    <w:sz w:val="18"/>
                    <w:szCs w:val="18"/>
                  </w:rPr>
                </w:rPrChange>
              </w:rPr>
            </w:pPr>
            <w:ins w:id="9387" w:author="gsadi" w:date="2013-11-19T11:02:00Z">
              <w:r w:rsidRPr="002B0E74">
                <w:rPr>
                  <w:rFonts w:asciiTheme="minorHAnsi" w:hAnsiTheme="minorHAnsi" w:cstheme="minorHAnsi"/>
                  <w:b/>
                  <w:bCs/>
                  <w:color w:val="000000"/>
                  <w:sz w:val="16"/>
                  <w:szCs w:val="18"/>
                  <w:rPrChange w:id="9388" w:author="gsadi" w:date="2013-11-25T12:12:00Z">
                    <w:rPr>
                      <w:rFonts w:ascii="Calibri" w:hAnsi="Calibri" w:cs="Calibri"/>
                      <w:b/>
                      <w:bCs/>
                      <w:color w:val="000000"/>
                      <w:sz w:val="18"/>
                      <w:szCs w:val="18"/>
                      <w:u w:val="single"/>
                    </w:rPr>
                  </w:rPrChange>
                </w:rPr>
                <w:t>Frozen Planned Order data from PSE</w:t>
              </w:r>
            </w:ins>
          </w:p>
        </w:tc>
        <w:tc>
          <w:tcPr>
            <w:tcW w:w="4140" w:type="dxa"/>
            <w:tcBorders>
              <w:top w:val="single" w:sz="4" w:space="0" w:color="auto"/>
              <w:left w:val="nil"/>
              <w:bottom w:val="single" w:sz="4" w:space="0" w:color="auto"/>
              <w:right w:val="single" w:sz="4" w:space="0" w:color="auto"/>
            </w:tcBorders>
            <w:shd w:val="clear" w:color="000000" w:fill="FFFF00"/>
            <w:vAlign w:val="center"/>
            <w:hideMark/>
            <w:tcPrChange w:id="9389" w:author="gsadi" w:date="2013-11-25T12:13:00Z">
              <w:tcPr>
                <w:tcW w:w="6697" w:type="dxa"/>
                <w:gridSpan w:val="2"/>
                <w:tcBorders>
                  <w:top w:val="single" w:sz="4" w:space="0" w:color="auto"/>
                  <w:left w:val="nil"/>
                  <w:bottom w:val="single" w:sz="4" w:space="0" w:color="auto"/>
                  <w:right w:val="single" w:sz="4" w:space="0" w:color="auto"/>
                </w:tcBorders>
                <w:shd w:val="clear" w:color="000000" w:fill="FFFF00"/>
                <w:vAlign w:val="center"/>
                <w:hideMark/>
              </w:tcPr>
            </w:tcPrChange>
          </w:tcPr>
          <w:p w:rsidR="008C5AAC" w:rsidRPr="007C23C1" w:rsidRDefault="002B0E74">
            <w:pPr>
              <w:rPr>
                <w:ins w:id="9390" w:author="gsadi" w:date="2013-11-19T11:02:00Z"/>
                <w:rFonts w:asciiTheme="minorHAnsi" w:hAnsiTheme="minorHAnsi" w:cstheme="minorHAnsi"/>
                <w:b/>
                <w:bCs/>
                <w:color w:val="000000"/>
                <w:sz w:val="16"/>
                <w:szCs w:val="18"/>
                <w:rPrChange w:id="9391" w:author="gsadi" w:date="2013-11-25T12:12:00Z">
                  <w:rPr>
                    <w:ins w:id="9392" w:author="gsadi" w:date="2013-11-19T11:02:00Z"/>
                    <w:rFonts w:ascii="Calibri" w:hAnsi="Calibri" w:cs="Calibri"/>
                    <w:b/>
                    <w:bCs/>
                    <w:color w:val="000000"/>
                    <w:sz w:val="18"/>
                    <w:szCs w:val="18"/>
                  </w:rPr>
                </w:rPrChange>
              </w:rPr>
            </w:pPr>
            <w:ins w:id="9393" w:author="gsadi" w:date="2013-11-19T11:02:00Z">
              <w:r w:rsidRPr="002B0E74">
                <w:rPr>
                  <w:rFonts w:asciiTheme="minorHAnsi" w:hAnsiTheme="minorHAnsi" w:cstheme="minorHAnsi"/>
                  <w:b/>
                  <w:bCs/>
                  <w:color w:val="000000"/>
                  <w:sz w:val="16"/>
                  <w:szCs w:val="18"/>
                  <w:rPrChange w:id="9394" w:author="gsadi" w:date="2013-11-25T12:12:00Z">
                    <w:rPr>
                      <w:rFonts w:ascii="Calibri" w:hAnsi="Calibri" w:cs="Calibri"/>
                      <w:b/>
                      <w:bCs/>
                      <w:color w:val="000000"/>
                      <w:sz w:val="18"/>
                      <w:szCs w:val="18"/>
                      <w:u w:val="single"/>
                    </w:rPr>
                  </w:rPrChange>
                </w:rPr>
                <w:t>Length</w:t>
              </w:r>
            </w:ins>
          </w:p>
        </w:tc>
      </w:tr>
      <w:tr w:rsidR="008C5AAC" w:rsidRPr="007C23C1" w:rsidTr="00147FAD">
        <w:trPr>
          <w:trHeight w:val="125"/>
          <w:ins w:id="9395" w:author="gsadi" w:date="2013-11-19T11:02:00Z"/>
          <w:trPrChange w:id="9396"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397"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398" w:author="gsadi" w:date="2013-11-19T11:02:00Z"/>
                <w:rFonts w:asciiTheme="minorHAnsi" w:hAnsiTheme="minorHAnsi" w:cstheme="minorHAnsi"/>
                <w:color w:val="000000"/>
                <w:sz w:val="16"/>
                <w:szCs w:val="18"/>
                <w:rPrChange w:id="9399" w:author="gsadi" w:date="2013-11-25T12:12:00Z">
                  <w:rPr>
                    <w:ins w:id="9400" w:author="gsadi" w:date="2013-11-19T11:02:00Z"/>
                    <w:rFonts w:ascii="Calibri" w:hAnsi="Calibri" w:cs="Calibri"/>
                    <w:color w:val="000000"/>
                    <w:sz w:val="18"/>
                    <w:szCs w:val="18"/>
                  </w:rPr>
                </w:rPrChange>
              </w:rPr>
            </w:pPr>
            <w:ins w:id="9401" w:author="gsadi" w:date="2013-11-19T11:02:00Z">
              <w:r w:rsidRPr="002B0E74">
                <w:rPr>
                  <w:rFonts w:asciiTheme="minorHAnsi" w:hAnsiTheme="minorHAnsi" w:cstheme="minorHAnsi"/>
                  <w:color w:val="000000"/>
                  <w:sz w:val="16"/>
                  <w:szCs w:val="18"/>
                  <w:rPrChange w:id="9402" w:author="gsadi" w:date="2013-11-25T12:12:00Z">
                    <w:rPr>
                      <w:rFonts w:ascii="Calibri" w:hAnsi="Calibri" w:cs="Calibri"/>
                      <w:color w:val="000000"/>
                      <w:sz w:val="18"/>
                      <w:szCs w:val="18"/>
                      <w:u w:val="single"/>
                    </w:rPr>
                  </w:rPrChange>
                </w:rPr>
                <w:t>Hard code it to "1" for the detail records</w:t>
              </w:r>
            </w:ins>
          </w:p>
        </w:tc>
        <w:tc>
          <w:tcPr>
            <w:tcW w:w="4140" w:type="dxa"/>
            <w:tcBorders>
              <w:top w:val="nil"/>
              <w:left w:val="nil"/>
              <w:bottom w:val="single" w:sz="4" w:space="0" w:color="auto"/>
              <w:right w:val="single" w:sz="4" w:space="0" w:color="auto"/>
            </w:tcBorders>
            <w:shd w:val="clear" w:color="auto" w:fill="auto"/>
            <w:vAlign w:val="center"/>
            <w:hideMark/>
            <w:tcPrChange w:id="9403"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404" w:author="gsadi" w:date="2013-11-19T11:02:00Z"/>
                <w:rFonts w:asciiTheme="minorHAnsi" w:hAnsiTheme="minorHAnsi" w:cstheme="minorHAnsi"/>
                <w:color w:val="000000"/>
                <w:sz w:val="16"/>
                <w:szCs w:val="18"/>
                <w:rPrChange w:id="9405" w:author="gsadi" w:date="2013-11-25T12:12:00Z">
                  <w:rPr>
                    <w:ins w:id="9406" w:author="gsadi" w:date="2013-11-19T11:02:00Z"/>
                    <w:rFonts w:ascii="Calibri" w:hAnsi="Calibri" w:cs="Calibri"/>
                    <w:color w:val="000000"/>
                    <w:sz w:val="18"/>
                    <w:szCs w:val="18"/>
                  </w:rPr>
                </w:rPrChange>
              </w:rPr>
            </w:pPr>
            <w:ins w:id="9407" w:author="gsadi" w:date="2013-11-19T11:02:00Z">
              <w:r w:rsidRPr="002B0E74">
                <w:rPr>
                  <w:rFonts w:asciiTheme="minorHAnsi" w:hAnsiTheme="minorHAnsi" w:cstheme="minorHAnsi"/>
                  <w:color w:val="000000"/>
                  <w:sz w:val="16"/>
                  <w:szCs w:val="18"/>
                  <w:rPrChange w:id="9408" w:author="gsadi" w:date="2013-11-25T12:12:00Z">
                    <w:rPr>
                      <w:rFonts w:ascii="Calibri" w:hAnsi="Calibri" w:cs="Calibri"/>
                      <w:color w:val="000000"/>
                      <w:sz w:val="18"/>
                      <w:szCs w:val="18"/>
                      <w:u w:val="single"/>
                    </w:rPr>
                  </w:rPrChange>
                </w:rPr>
                <w:t>Char(1)=&gt; File Record Type ('0' for Header record and '1' for Detail record)</w:t>
              </w:r>
            </w:ins>
          </w:p>
        </w:tc>
      </w:tr>
      <w:tr w:rsidR="008C5AAC" w:rsidRPr="007C23C1" w:rsidTr="00147FAD">
        <w:trPr>
          <w:trHeight w:val="170"/>
          <w:ins w:id="9409" w:author="gsadi" w:date="2013-11-19T11:02:00Z"/>
          <w:trPrChange w:id="9410" w:author="gsadi" w:date="2013-11-25T12:13:00Z">
            <w:trPr>
              <w:trHeight w:val="48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411"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412" w:author="gsadi" w:date="2013-11-19T11:02:00Z"/>
                <w:rFonts w:asciiTheme="minorHAnsi" w:hAnsiTheme="minorHAnsi" w:cstheme="minorHAnsi"/>
                <w:color w:val="000000"/>
                <w:sz w:val="16"/>
                <w:szCs w:val="18"/>
                <w:rPrChange w:id="9413" w:author="gsadi" w:date="2013-11-25T12:12:00Z">
                  <w:rPr>
                    <w:ins w:id="9414" w:author="gsadi" w:date="2013-11-19T11:02:00Z"/>
                    <w:rFonts w:ascii="Calibri" w:hAnsi="Calibri" w:cs="Calibri"/>
                    <w:color w:val="000000"/>
                    <w:sz w:val="18"/>
                    <w:szCs w:val="18"/>
                  </w:rPr>
                </w:rPrChange>
              </w:rPr>
            </w:pPr>
            <w:ins w:id="9415" w:author="gsadi" w:date="2013-11-19T11:02:00Z">
              <w:r w:rsidRPr="002B0E74">
                <w:rPr>
                  <w:rFonts w:asciiTheme="minorHAnsi" w:hAnsiTheme="minorHAnsi" w:cstheme="minorHAnsi"/>
                  <w:color w:val="000000"/>
                  <w:sz w:val="16"/>
                  <w:szCs w:val="18"/>
                  <w:rPrChange w:id="9416" w:author="gsadi" w:date="2013-11-25T12:12:00Z">
                    <w:rPr>
                      <w:rFonts w:ascii="Calibri" w:hAnsi="Calibri" w:cs="Calibri"/>
                      <w:color w:val="000000"/>
                      <w:sz w:val="18"/>
                      <w:szCs w:val="18"/>
                      <w:u w:val="single"/>
                    </w:rPr>
                  </w:rPrChange>
                </w:rPr>
                <w:t>This needs to be generated in code - a timestamp based key (or) hardcode 10-chars text</w:t>
              </w:r>
            </w:ins>
          </w:p>
        </w:tc>
        <w:tc>
          <w:tcPr>
            <w:tcW w:w="4140" w:type="dxa"/>
            <w:tcBorders>
              <w:top w:val="nil"/>
              <w:left w:val="nil"/>
              <w:bottom w:val="single" w:sz="4" w:space="0" w:color="auto"/>
              <w:right w:val="single" w:sz="4" w:space="0" w:color="auto"/>
            </w:tcBorders>
            <w:shd w:val="clear" w:color="auto" w:fill="auto"/>
            <w:vAlign w:val="center"/>
            <w:hideMark/>
            <w:tcPrChange w:id="9417"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418" w:author="gsadi" w:date="2013-11-19T11:02:00Z"/>
                <w:rFonts w:asciiTheme="minorHAnsi" w:hAnsiTheme="minorHAnsi" w:cstheme="minorHAnsi"/>
                <w:color w:val="000000"/>
                <w:sz w:val="16"/>
                <w:szCs w:val="18"/>
                <w:rPrChange w:id="9419" w:author="gsadi" w:date="2013-11-25T12:12:00Z">
                  <w:rPr>
                    <w:ins w:id="9420" w:author="gsadi" w:date="2013-11-19T11:02:00Z"/>
                    <w:rFonts w:ascii="Calibri" w:hAnsi="Calibri" w:cs="Calibri"/>
                    <w:color w:val="000000"/>
                    <w:sz w:val="18"/>
                    <w:szCs w:val="18"/>
                  </w:rPr>
                </w:rPrChange>
              </w:rPr>
            </w:pPr>
            <w:ins w:id="9421" w:author="gsadi" w:date="2013-11-19T11:02:00Z">
              <w:r w:rsidRPr="002B0E74">
                <w:rPr>
                  <w:rFonts w:asciiTheme="minorHAnsi" w:hAnsiTheme="minorHAnsi" w:cstheme="minorHAnsi"/>
                  <w:color w:val="000000"/>
                  <w:sz w:val="16"/>
                  <w:szCs w:val="18"/>
                  <w:rPrChange w:id="9422" w:author="gsadi" w:date="2013-11-25T12:12:00Z">
                    <w:rPr>
                      <w:rFonts w:ascii="Calibri" w:hAnsi="Calibri" w:cs="Calibri"/>
                      <w:color w:val="000000"/>
                      <w:sz w:val="18"/>
                      <w:szCs w:val="18"/>
                      <w:u w:val="single"/>
                    </w:rPr>
                  </w:rPrChange>
                </w:rPr>
                <w:t>Char(10)=&gt; Doc Number</w:t>
              </w:r>
            </w:ins>
          </w:p>
        </w:tc>
      </w:tr>
      <w:tr w:rsidR="008C5AAC" w:rsidRPr="007C23C1" w:rsidTr="00147FAD">
        <w:trPr>
          <w:trHeight w:val="179"/>
          <w:ins w:id="9423" w:author="gsadi" w:date="2013-11-19T11:02:00Z"/>
          <w:trPrChange w:id="9424"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425"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426" w:author="gsadi" w:date="2013-11-19T11:02:00Z"/>
                <w:rFonts w:asciiTheme="minorHAnsi" w:hAnsiTheme="minorHAnsi" w:cstheme="minorHAnsi"/>
                <w:color w:val="000000"/>
                <w:sz w:val="16"/>
                <w:szCs w:val="18"/>
                <w:rPrChange w:id="9427" w:author="gsadi" w:date="2013-11-25T12:12:00Z">
                  <w:rPr>
                    <w:ins w:id="9428" w:author="gsadi" w:date="2013-11-19T11:02:00Z"/>
                    <w:rFonts w:ascii="Calibri" w:hAnsi="Calibri" w:cs="Calibri"/>
                    <w:color w:val="000000"/>
                    <w:sz w:val="18"/>
                    <w:szCs w:val="18"/>
                  </w:rPr>
                </w:rPrChange>
              </w:rPr>
            </w:pPr>
            <w:ins w:id="9429" w:author="gsadi" w:date="2013-11-19T11:02:00Z">
              <w:r w:rsidRPr="002B0E74">
                <w:rPr>
                  <w:rFonts w:asciiTheme="minorHAnsi" w:hAnsiTheme="minorHAnsi" w:cstheme="minorHAnsi"/>
                  <w:color w:val="000000"/>
                  <w:sz w:val="16"/>
                  <w:szCs w:val="18"/>
                  <w:rPrChange w:id="9430"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431"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432" w:author="gsadi" w:date="2013-11-19T11:02:00Z"/>
                <w:rFonts w:asciiTheme="minorHAnsi" w:hAnsiTheme="minorHAnsi" w:cstheme="minorHAnsi"/>
                <w:color w:val="000000"/>
                <w:sz w:val="16"/>
                <w:szCs w:val="18"/>
                <w:rPrChange w:id="9433" w:author="gsadi" w:date="2013-11-25T12:12:00Z">
                  <w:rPr>
                    <w:ins w:id="9434" w:author="gsadi" w:date="2013-11-19T11:02:00Z"/>
                    <w:rFonts w:ascii="Calibri" w:hAnsi="Calibri" w:cs="Calibri"/>
                    <w:color w:val="000000"/>
                    <w:sz w:val="18"/>
                    <w:szCs w:val="18"/>
                  </w:rPr>
                </w:rPrChange>
              </w:rPr>
            </w:pPr>
            <w:ins w:id="9435" w:author="gsadi" w:date="2013-11-19T11:02:00Z">
              <w:r w:rsidRPr="002B0E74">
                <w:rPr>
                  <w:rFonts w:asciiTheme="minorHAnsi" w:hAnsiTheme="minorHAnsi" w:cstheme="minorHAnsi"/>
                  <w:color w:val="000000"/>
                  <w:sz w:val="16"/>
                  <w:szCs w:val="18"/>
                  <w:rPrChange w:id="9436" w:author="gsadi" w:date="2013-11-25T12:12:00Z">
                    <w:rPr>
                      <w:rFonts w:ascii="Calibri" w:hAnsi="Calibri" w:cs="Calibri"/>
                      <w:color w:val="000000"/>
                      <w:sz w:val="18"/>
                      <w:szCs w:val="18"/>
                      <w:u w:val="single"/>
                    </w:rPr>
                  </w:rPrChange>
                </w:rPr>
                <w:t>Char(5)=&gt; Doc line item</w:t>
              </w:r>
            </w:ins>
          </w:p>
        </w:tc>
      </w:tr>
      <w:tr w:rsidR="008C5AAC" w:rsidRPr="007C23C1" w:rsidTr="00147FAD">
        <w:trPr>
          <w:trHeight w:val="143"/>
          <w:ins w:id="9437" w:author="gsadi" w:date="2013-11-19T11:02:00Z"/>
          <w:trPrChange w:id="9438"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439"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440" w:author="gsadi" w:date="2013-11-19T11:02:00Z"/>
                <w:rFonts w:asciiTheme="minorHAnsi" w:hAnsiTheme="minorHAnsi" w:cstheme="minorHAnsi"/>
                <w:color w:val="000000"/>
                <w:sz w:val="16"/>
                <w:szCs w:val="18"/>
                <w:rPrChange w:id="9441" w:author="gsadi" w:date="2013-11-25T12:12:00Z">
                  <w:rPr>
                    <w:ins w:id="9442" w:author="gsadi" w:date="2013-11-19T11:02:00Z"/>
                    <w:rFonts w:ascii="Calibri" w:hAnsi="Calibri" w:cs="Calibri"/>
                    <w:color w:val="000000"/>
                    <w:sz w:val="18"/>
                    <w:szCs w:val="18"/>
                  </w:rPr>
                </w:rPrChange>
              </w:rPr>
            </w:pPr>
            <w:ins w:id="9443" w:author="gsadi" w:date="2013-11-19T11:02:00Z">
              <w:r w:rsidRPr="002B0E74">
                <w:rPr>
                  <w:rFonts w:asciiTheme="minorHAnsi" w:hAnsiTheme="minorHAnsi" w:cstheme="minorHAnsi"/>
                  <w:color w:val="000000"/>
                  <w:sz w:val="16"/>
                  <w:szCs w:val="18"/>
                  <w:rPrChange w:id="9444"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445"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446" w:author="gsadi" w:date="2013-11-19T11:02:00Z"/>
                <w:rFonts w:asciiTheme="minorHAnsi" w:hAnsiTheme="minorHAnsi" w:cstheme="minorHAnsi"/>
                <w:color w:val="000000"/>
                <w:sz w:val="16"/>
                <w:szCs w:val="18"/>
                <w:rPrChange w:id="9447" w:author="gsadi" w:date="2013-11-25T12:12:00Z">
                  <w:rPr>
                    <w:ins w:id="9448" w:author="gsadi" w:date="2013-11-19T11:02:00Z"/>
                    <w:rFonts w:ascii="Calibri" w:hAnsi="Calibri" w:cs="Calibri"/>
                    <w:color w:val="000000"/>
                    <w:sz w:val="18"/>
                    <w:szCs w:val="18"/>
                  </w:rPr>
                </w:rPrChange>
              </w:rPr>
            </w:pPr>
            <w:ins w:id="9449" w:author="gsadi" w:date="2013-11-19T11:02:00Z">
              <w:r w:rsidRPr="002B0E74">
                <w:rPr>
                  <w:rFonts w:asciiTheme="minorHAnsi" w:hAnsiTheme="minorHAnsi" w:cstheme="minorHAnsi"/>
                  <w:color w:val="000000"/>
                  <w:sz w:val="16"/>
                  <w:szCs w:val="18"/>
                  <w:rPrChange w:id="9450" w:author="gsadi" w:date="2013-11-25T12:12:00Z">
                    <w:rPr>
                      <w:rFonts w:ascii="Calibri" w:hAnsi="Calibri" w:cs="Calibri"/>
                      <w:color w:val="000000"/>
                      <w:sz w:val="18"/>
                      <w:szCs w:val="18"/>
                      <w:u w:val="single"/>
                    </w:rPr>
                  </w:rPrChange>
                </w:rPr>
                <w:t>Char(4)=&gt; Sched Line Number</w:t>
              </w:r>
            </w:ins>
          </w:p>
        </w:tc>
      </w:tr>
      <w:tr w:rsidR="008C5AAC" w:rsidRPr="007C23C1" w:rsidTr="00147FAD">
        <w:trPr>
          <w:trHeight w:val="170"/>
          <w:ins w:id="9451" w:author="gsadi" w:date="2013-11-19T11:02:00Z"/>
          <w:trPrChange w:id="9452"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453"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454" w:author="gsadi" w:date="2013-11-19T11:02:00Z"/>
                <w:rFonts w:asciiTheme="minorHAnsi" w:hAnsiTheme="minorHAnsi" w:cstheme="minorHAnsi"/>
                <w:color w:val="000000"/>
                <w:sz w:val="16"/>
                <w:szCs w:val="18"/>
                <w:rPrChange w:id="9455" w:author="gsadi" w:date="2013-11-25T12:12:00Z">
                  <w:rPr>
                    <w:ins w:id="9456" w:author="gsadi" w:date="2013-11-19T11:02:00Z"/>
                    <w:rFonts w:ascii="Calibri" w:hAnsi="Calibri" w:cs="Calibri"/>
                    <w:color w:val="000000"/>
                    <w:sz w:val="18"/>
                    <w:szCs w:val="18"/>
                  </w:rPr>
                </w:rPrChange>
              </w:rPr>
            </w:pPr>
            <w:ins w:id="9457" w:author="gsadi" w:date="2013-11-19T11:02:00Z">
              <w:r w:rsidRPr="002B0E74">
                <w:rPr>
                  <w:rFonts w:asciiTheme="minorHAnsi" w:hAnsiTheme="minorHAnsi" w:cstheme="minorHAnsi"/>
                  <w:color w:val="000000"/>
                  <w:sz w:val="16"/>
                  <w:szCs w:val="18"/>
                  <w:rPrChange w:id="9458" w:author="gsadi" w:date="2013-11-25T12:12:00Z">
                    <w:rPr>
                      <w:rFonts w:ascii="Calibri" w:hAnsi="Calibri" w:cs="Calibri"/>
                      <w:color w:val="000000"/>
                      <w:sz w:val="18"/>
                      <w:szCs w:val="18"/>
                      <w:u w:val="single"/>
                    </w:rPr>
                  </w:rPrChange>
                </w:rPr>
                <w:lastRenderedPageBreak/>
                <w:t>Material from PSE table</w:t>
              </w:r>
            </w:ins>
          </w:p>
        </w:tc>
        <w:tc>
          <w:tcPr>
            <w:tcW w:w="4140" w:type="dxa"/>
            <w:tcBorders>
              <w:top w:val="nil"/>
              <w:left w:val="nil"/>
              <w:bottom w:val="single" w:sz="4" w:space="0" w:color="auto"/>
              <w:right w:val="single" w:sz="4" w:space="0" w:color="auto"/>
            </w:tcBorders>
            <w:shd w:val="clear" w:color="auto" w:fill="auto"/>
            <w:vAlign w:val="center"/>
            <w:hideMark/>
            <w:tcPrChange w:id="9459"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460" w:author="gsadi" w:date="2013-11-19T11:02:00Z"/>
                <w:rFonts w:asciiTheme="minorHAnsi" w:hAnsiTheme="minorHAnsi" w:cstheme="minorHAnsi"/>
                <w:color w:val="000000"/>
                <w:sz w:val="16"/>
                <w:szCs w:val="18"/>
                <w:rPrChange w:id="9461" w:author="gsadi" w:date="2013-11-25T12:12:00Z">
                  <w:rPr>
                    <w:ins w:id="9462" w:author="gsadi" w:date="2013-11-19T11:02:00Z"/>
                    <w:rFonts w:ascii="Calibri" w:hAnsi="Calibri" w:cs="Calibri"/>
                    <w:color w:val="000000"/>
                    <w:sz w:val="18"/>
                    <w:szCs w:val="18"/>
                  </w:rPr>
                </w:rPrChange>
              </w:rPr>
            </w:pPr>
            <w:ins w:id="9463" w:author="gsadi" w:date="2013-11-19T11:02:00Z">
              <w:r w:rsidRPr="002B0E74">
                <w:rPr>
                  <w:rFonts w:asciiTheme="minorHAnsi" w:hAnsiTheme="minorHAnsi" w:cstheme="minorHAnsi"/>
                  <w:color w:val="000000"/>
                  <w:sz w:val="16"/>
                  <w:szCs w:val="18"/>
                  <w:rPrChange w:id="9464" w:author="gsadi" w:date="2013-11-25T12:12:00Z">
                    <w:rPr>
                      <w:rFonts w:ascii="Calibri" w:hAnsi="Calibri" w:cs="Calibri"/>
                      <w:color w:val="000000"/>
                      <w:sz w:val="18"/>
                      <w:szCs w:val="18"/>
                      <w:u w:val="single"/>
                    </w:rPr>
                  </w:rPrChange>
                </w:rPr>
                <w:t>Char(18)=&gt; Material Number</w:t>
              </w:r>
            </w:ins>
          </w:p>
        </w:tc>
      </w:tr>
      <w:tr w:rsidR="008C5AAC" w:rsidRPr="007C23C1" w:rsidTr="00147FAD">
        <w:trPr>
          <w:trHeight w:val="161"/>
          <w:ins w:id="9465" w:author="gsadi" w:date="2013-11-19T11:02:00Z"/>
          <w:trPrChange w:id="9466"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467"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468" w:author="gsadi" w:date="2013-11-19T11:02:00Z"/>
                <w:rFonts w:asciiTheme="minorHAnsi" w:hAnsiTheme="minorHAnsi" w:cstheme="minorHAnsi"/>
                <w:color w:val="000000"/>
                <w:sz w:val="16"/>
                <w:szCs w:val="18"/>
                <w:rPrChange w:id="9469" w:author="gsadi" w:date="2013-11-25T12:12:00Z">
                  <w:rPr>
                    <w:ins w:id="9470" w:author="gsadi" w:date="2013-11-19T11:02:00Z"/>
                    <w:rFonts w:ascii="Calibri" w:hAnsi="Calibri" w:cs="Calibri"/>
                    <w:color w:val="000000"/>
                    <w:sz w:val="18"/>
                    <w:szCs w:val="18"/>
                  </w:rPr>
                </w:rPrChange>
              </w:rPr>
            </w:pPr>
            <w:ins w:id="9471" w:author="gsadi" w:date="2013-11-19T11:02:00Z">
              <w:r w:rsidRPr="002B0E74">
                <w:rPr>
                  <w:rFonts w:asciiTheme="minorHAnsi" w:hAnsiTheme="minorHAnsi" w:cstheme="minorHAnsi"/>
                  <w:color w:val="000000"/>
                  <w:sz w:val="16"/>
                  <w:szCs w:val="18"/>
                  <w:rPrChange w:id="9472" w:author="gsadi" w:date="2013-11-25T12:12:00Z">
                    <w:rPr>
                      <w:rFonts w:ascii="Calibri" w:hAnsi="Calibri" w:cs="Calibri"/>
                      <w:color w:val="000000"/>
                      <w:sz w:val="18"/>
                      <w:szCs w:val="18"/>
                      <w:u w:val="single"/>
                    </w:rPr>
                  </w:rPrChange>
                </w:rPr>
                <w:t>DIM1 from PSE table</w:t>
              </w:r>
            </w:ins>
          </w:p>
        </w:tc>
        <w:tc>
          <w:tcPr>
            <w:tcW w:w="4140" w:type="dxa"/>
            <w:tcBorders>
              <w:top w:val="nil"/>
              <w:left w:val="nil"/>
              <w:bottom w:val="single" w:sz="4" w:space="0" w:color="auto"/>
              <w:right w:val="single" w:sz="4" w:space="0" w:color="auto"/>
            </w:tcBorders>
            <w:shd w:val="clear" w:color="auto" w:fill="auto"/>
            <w:vAlign w:val="center"/>
            <w:hideMark/>
            <w:tcPrChange w:id="9473"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474" w:author="gsadi" w:date="2013-11-19T11:02:00Z"/>
                <w:rFonts w:asciiTheme="minorHAnsi" w:hAnsiTheme="minorHAnsi" w:cstheme="minorHAnsi"/>
                <w:color w:val="000000"/>
                <w:sz w:val="16"/>
                <w:szCs w:val="18"/>
                <w:rPrChange w:id="9475" w:author="gsadi" w:date="2013-11-25T12:12:00Z">
                  <w:rPr>
                    <w:ins w:id="9476" w:author="gsadi" w:date="2013-11-19T11:02:00Z"/>
                    <w:rFonts w:ascii="Calibri" w:hAnsi="Calibri" w:cs="Calibri"/>
                    <w:color w:val="000000"/>
                    <w:sz w:val="18"/>
                    <w:szCs w:val="18"/>
                  </w:rPr>
                </w:rPrChange>
              </w:rPr>
            </w:pPr>
            <w:ins w:id="9477" w:author="gsadi" w:date="2013-11-19T11:02:00Z">
              <w:r w:rsidRPr="002B0E74">
                <w:rPr>
                  <w:rFonts w:asciiTheme="minorHAnsi" w:hAnsiTheme="minorHAnsi" w:cstheme="minorHAnsi"/>
                  <w:color w:val="000000"/>
                  <w:sz w:val="16"/>
                  <w:szCs w:val="18"/>
                  <w:rPrChange w:id="9478" w:author="gsadi" w:date="2013-11-25T12:12:00Z">
                    <w:rPr>
                      <w:rFonts w:ascii="Calibri" w:hAnsi="Calibri" w:cs="Calibri"/>
                      <w:color w:val="000000"/>
                      <w:sz w:val="18"/>
                      <w:szCs w:val="18"/>
                      <w:u w:val="single"/>
                    </w:rPr>
                  </w:rPrChange>
                </w:rPr>
                <w:t>Char(4)=&gt; Size1</w:t>
              </w:r>
            </w:ins>
          </w:p>
        </w:tc>
      </w:tr>
      <w:tr w:rsidR="008C5AAC" w:rsidRPr="007C23C1" w:rsidTr="00147FAD">
        <w:trPr>
          <w:trHeight w:val="179"/>
          <w:ins w:id="9479" w:author="gsadi" w:date="2013-11-19T11:02:00Z"/>
          <w:trPrChange w:id="9480"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481"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482" w:author="gsadi" w:date="2013-11-19T11:02:00Z"/>
                <w:rFonts w:asciiTheme="minorHAnsi" w:hAnsiTheme="minorHAnsi" w:cstheme="minorHAnsi"/>
                <w:color w:val="000000"/>
                <w:sz w:val="16"/>
                <w:szCs w:val="18"/>
                <w:rPrChange w:id="9483" w:author="gsadi" w:date="2013-11-25T12:12:00Z">
                  <w:rPr>
                    <w:ins w:id="9484" w:author="gsadi" w:date="2013-11-19T11:02:00Z"/>
                    <w:rFonts w:ascii="Calibri" w:hAnsi="Calibri" w:cs="Calibri"/>
                    <w:color w:val="000000"/>
                    <w:sz w:val="18"/>
                    <w:szCs w:val="18"/>
                  </w:rPr>
                </w:rPrChange>
              </w:rPr>
            </w:pPr>
            <w:ins w:id="9485" w:author="gsadi" w:date="2013-11-19T11:02:00Z">
              <w:r w:rsidRPr="002B0E74">
                <w:rPr>
                  <w:rFonts w:asciiTheme="minorHAnsi" w:hAnsiTheme="minorHAnsi" w:cstheme="minorHAnsi"/>
                  <w:color w:val="000000"/>
                  <w:sz w:val="16"/>
                  <w:szCs w:val="18"/>
                  <w:rPrChange w:id="9486" w:author="gsadi" w:date="2013-11-25T12:12:00Z">
                    <w:rPr>
                      <w:rFonts w:ascii="Calibri" w:hAnsi="Calibri" w:cs="Calibri"/>
                      <w:color w:val="000000"/>
                      <w:sz w:val="18"/>
                      <w:szCs w:val="18"/>
                      <w:u w:val="single"/>
                    </w:rPr>
                  </w:rPrChange>
                </w:rPr>
                <w:t>DIM2 from PSE table</w:t>
              </w:r>
            </w:ins>
          </w:p>
        </w:tc>
        <w:tc>
          <w:tcPr>
            <w:tcW w:w="4140" w:type="dxa"/>
            <w:tcBorders>
              <w:top w:val="nil"/>
              <w:left w:val="nil"/>
              <w:bottom w:val="single" w:sz="4" w:space="0" w:color="auto"/>
              <w:right w:val="single" w:sz="4" w:space="0" w:color="auto"/>
            </w:tcBorders>
            <w:shd w:val="clear" w:color="auto" w:fill="auto"/>
            <w:vAlign w:val="center"/>
            <w:hideMark/>
            <w:tcPrChange w:id="9487"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488" w:author="gsadi" w:date="2013-11-19T11:02:00Z"/>
                <w:rFonts w:asciiTheme="minorHAnsi" w:hAnsiTheme="minorHAnsi" w:cstheme="minorHAnsi"/>
                <w:color w:val="000000"/>
                <w:sz w:val="16"/>
                <w:szCs w:val="18"/>
                <w:rPrChange w:id="9489" w:author="gsadi" w:date="2013-11-25T12:12:00Z">
                  <w:rPr>
                    <w:ins w:id="9490" w:author="gsadi" w:date="2013-11-19T11:02:00Z"/>
                    <w:rFonts w:ascii="Calibri" w:hAnsi="Calibri" w:cs="Calibri"/>
                    <w:color w:val="000000"/>
                    <w:sz w:val="18"/>
                    <w:szCs w:val="18"/>
                  </w:rPr>
                </w:rPrChange>
              </w:rPr>
            </w:pPr>
            <w:ins w:id="9491" w:author="gsadi" w:date="2013-11-19T11:02:00Z">
              <w:r w:rsidRPr="002B0E74">
                <w:rPr>
                  <w:rFonts w:asciiTheme="minorHAnsi" w:hAnsiTheme="minorHAnsi" w:cstheme="minorHAnsi"/>
                  <w:color w:val="000000"/>
                  <w:sz w:val="16"/>
                  <w:szCs w:val="18"/>
                  <w:rPrChange w:id="9492" w:author="gsadi" w:date="2013-11-25T12:12:00Z">
                    <w:rPr>
                      <w:rFonts w:ascii="Calibri" w:hAnsi="Calibri" w:cs="Calibri"/>
                      <w:color w:val="000000"/>
                      <w:sz w:val="18"/>
                      <w:szCs w:val="18"/>
                      <w:u w:val="single"/>
                    </w:rPr>
                  </w:rPrChange>
                </w:rPr>
                <w:t>Char(4)=&gt; Size2</w:t>
              </w:r>
            </w:ins>
          </w:p>
        </w:tc>
      </w:tr>
      <w:tr w:rsidR="008C5AAC" w:rsidRPr="007C23C1" w:rsidTr="00147FAD">
        <w:trPr>
          <w:trHeight w:val="170"/>
          <w:ins w:id="9493" w:author="gsadi" w:date="2013-11-19T11:02:00Z"/>
          <w:trPrChange w:id="9494"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495"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496" w:author="gsadi" w:date="2013-11-19T11:02:00Z"/>
                <w:rFonts w:asciiTheme="minorHAnsi" w:hAnsiTheme="minorHAnsi" w:cstheme="minorHAnsi"/>
                <w:color w:val="000000"/>
                <w:sz w:val="16"/>
                <w:szCs w:val="18"/>
                <w:rPrChange w:id="9497" w:author="gsadi" w:date="2013-11-25T12:12:00Z">
                  <w:rPr>
                    <w:ins w:id="9498" w:author="gsadi" w:date="2013-11-19T11:02:00Z"/>
                    <w:rFonts w:ascii="Calibri" w:hAnsi="Calibri" w:cs="Calibri"/>
                    <w:color w:val="000000"/>
                    <w:sz w:val="18"/>
                    <w:szCs w:val="18"/>
                  </w:rPr>
                </w:rPrChange>
              </w:rPr>
            </w:pPr>
            <w:ins w:id="9499" w:author="gsadi" w:date="2013-11-19T11:02:00Z">
              <w:r w:rsidRPr="002B0E74">
                <w:rPr>
                  <w:rFonts w:asciiTheme="minorHAnsi" w:hAnsiTheme="minorHAnsi" w:cstheme="minorHAnsi"/>
                  <w:color w:val="000000"/>
                  <w:sz w:val="16"/>
                  <w:szCs w:val="18"/>
                  <w:rPrChange w:id="9500"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501"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502" w:author="gsadi" w:date="2013-11-19T11:02:00Z"/>
                <w:rFonts w:asciiTheme="minorHAnsi" w:hAnsiTheme="minorHAnsi" w:cstheme="minorHAnsi"/>
                <w:color w:val="000000"/>
                <w:sz w:val="16"/>
                <w:szCs w:val="18"/>
                <w:rPrChange w:id="9503" w:author="gsadi" w:date="2013-11-25T12:12:00Z">
                  <w:rPr>
                    <w:ins w:id="9504" w:author="gsadi" w:date="2013-11-19T11:02:00Z"/>
                    <w:rFonts w:ascii="Calibri" w:hAnsi="Calibri" w:cs="Calibri"/>
                    <w:color w:val="000000"/>
                    <w:sz w:val="18"/>
                    <w:szCs w:val="18"/>
                  </w:rPr>
                </w:rPrChange>
              </w:rPr>
            </w:pPr>
            <w:ins w:id="9505" w:author="gsadi" w:date="2013-11-19T11:02:00Z">
              <w:r w:rsidRPr="002B0E74">
                <w:rPr>
                  <w:rFonts w:asciiTheme="minorHAnsi" w:hAnsiTheme="minorHAnsi" w:cstheme="minorHAnsi"/>
                  <w:color w:val="000000"/>
                  <w:sz w:val="16"/>
                  <w:szCs w:val="18"/>
                  <w:rPrChange w:id="9506" w:author="gsadi" w:date="2013-11-25T12:12:00Z">
                    <w:rPr>
                      <w:rFonts w:ascii="Calibri" w:hAnsi="Calibri" w:cs="Calibri"/>
                      <w:color w:val="000000"/>
                      <w:sz w:val="18"/>
                      <w:szCs w:val="18"/>
                      <w:u w:val="single"/>
                    </w:rPr>
                  </w:rPrChange>
                </w:rPr>
                <w:t>Char(4)=&gt; Plant Number</w:t>
              </w:r>
            </w:ins>
          </w:p>
        </w:tc>
      </w:tr>
      <w:tr w:rsidR="008C5AAC" w:rsidRPr="007C23C1" w:rsidTr="00147FAD">
        <w:trPr>
          <w:trHeight w:val="170"/>
          <w:ins w:id="9507" w:author="gsadi" w:date="2013-11-19T11:02:00Z"/>
          <w:trPrChange w:id="9508"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509"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510" w:author="gsadi" w:date="2013-11-19T11:02:00Z"/>
                <w:rFonts w:asciiTheme="minorHAnsi" w:hAnsiTheme="minorHAnsi" w:cstheme="minorHAnsi"/>
                <w:color w:val="000000"/>
                <w:sz w:val="16"/>
                <w:szCs w:val="18"/>
                <w:rPrChange w:id="9511" w:author="gsadi" w:date="2013-11-25T12:12:00Z">
                  <w:rPr>
                    <w:ins w:id="9512" w:author="gsadi" w:date="2013-11-19T11:02:00Z"/>
                    <w:rFonts w:ascii="Calibri" w:hAnsi="Calibri" w:cs="Calibri"/>
                    <w:color w:val="000000"/>
                    <w:sz w:val="18"/>
                    <w:szCs w:val="18"/>
                  </w:rPr>
                </w:rPrChange>
              </w:rPr>
            </w:pPr>
            <w:ins w:id="9513" w:author="gsadi" w:date="2013-11-19T11:02:00Z">
              <w:r w:rsidRPr="002B0E74">
                <w:rPr>
                  <w:rFonts w:asciiTheme="minorHAnsi" w:hAnsiTheme="minorHAnsi" w:cstheme="minorHAnsi"/>
                  <w:color w:val="000000"/>
                  <w:sz w:val="16"/>
                  <w:szCs w:val="18"/>
                  <w:rPrChange w:id="9514"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515"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516" w:author="gsadi" w:date="2013-11-19T11:02:00Z"/>
                <w:rFonts w:asciiTheme="minorHAnsi" w:hAnsiTheme="minorHAnsi" w:cstheme="minorHAnsi"/>
                <w:color w:val="000000"/>
                <w:sz w:val="16"/>
                <w:szCs w:val="18"/>
                <w:rPrChange w:id="9517" w:author="gsadi" w:date="2013-11-25T12:12:00Z">
                  <w:rPr>
                    <w:ins w:id="9518" w:author="gsadi" w:date="2013-11-19T11:02:00Z"/>
                    <w:rFonts w:ascii="Calibri" w:hAnsi="Calibri" w:cs="Calibri"/>
                    <w:color w:val="000000"/>
                    <w:sz w:val="18"/>
                    <w:szCs w:val="18"/>
                  </w:rPr>
                </w:rPrChange>
              </w:rPr>
            </w:pPr>
            <w:ins w:id="9519" w:author="gsadi" w:date="2013-11-19T11:02:00Z">
              <w:r w:rsidRPr="002B0E74">
                <w:rPr>
                  <w:rFonts w:asciiTheme="minorHAnsi" w:hAnsiTheme="minorHAnsi" w:cstheme="minorHAnsi"/>
                  <w:color w:val="000000"/>
                  <w:sz w:val="16"/>
                  <w:szCs w:val="18"/>
                  <w:rPrChange w:id="9520" w:author="gsadi" w:date="2013-11-25T12:12:00Z">
                    <w:rPr>
                      <w:rFonts w:ascii="Calibri" w:hAnsi="Calibri" w:cs="Calibri"/>
                      <w:color w:val="000000"/>
                      <w:sz w:val="18"/>
                      <w:szCs w:val="18"/>
                      <w:u w:val="single"/>
                    </w:rPr>
                  </w:rPrChange>
                </w:rPr>
                <w:t>Char(4)=&gt; STO Loc</w:t>
              </w:r>
            </w:ins>
          </w:p>
        </w:tc>
      </w:tr>
      <w:tr w:rsidR="008C5AAC" w:rsidRPr="007C23C1" w:rsidTr="00147FAD">
        <w:trPr>
          <w:trHeight w:val="161"/>
          <w:ins w:id="9521" w:author="gsadi" w:date="2013-11-19T11:02:00Z"/>
          <w:trPrChange w:id="9522"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523"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524" w:author="gsadi" w:date="2013-11-19T11:02:00Z"/>
                <w:rFonts w:asciiTheme="minorHAnsi" w:hAnsiTheme="minorHAnsi" w:cstheme="minorHAnsi"/>
                <w:color w:val="000000"/>
                <w:sz w:val="16"/>
                <w:szCs w:val="18"/>
                <w:rPrChange w:id="9525" w:author="gsadi" w:date="2013-11-25T12:12:00Z">
                  <w:rPr>
                    <w:ins w:id="9526" w:author="gsadi" w:date="2013-11-19T11:02:00Z"/>
                    <w:rFonts w:ascii="Calibri" w:hAnsi="Calibri" w:cs="Calibri"/>
                    <w:color w:val="000000"/>
                    <w:sz w:val="18"/>
                    <w:szCs w:val="18"/>
                  </w:rPr>
                </w:rPrChange>
              </w:rPr>
            </w:pPr>
            <w:ins w:id="9527" w:author="gsadi" w:date="2013-11-19T11:02:00Z">
              <w:r w:rsidRPr="002B0E74">
                <w:rPr>
                  <w:rFonts w:asciiTheme="minorHAnsi" w:hAnsiTheme="minorHAnsi" w:cstheme="minorHAnsi"/>
                  <w:color w:val="000000"/>
                  <w:sz w:val="16"/>
                  <w:szCs w:val="18"/>
                  <w:rPrChange w:id="9528" w:author="gsadi" w:date="2013-11-25T12:12:00Z">
                    <w:rPr>
                      <w:rFonts w:ascii="Calibri" w:hAnsi="Calibri" w:cs="Calibri"/>
                      <w:color w:val="000000"/>
                      <w:sz w:val="18"/>
                      <w:szCs w:val="18"/>
                      <w:u w:val="single"/>
                    </w:rPr>
                  </w:rPrChange>
                </w:rPr>
                <w:t>DELIVERY_END_DATE from PSE tables</w:t>
              </w:r>
            </w:ins>
          </w:p>
        </w:tc>
        <w:tc>
          <w:tcPr>
            <w:tcW w:w="4140" w:type="dxa"/>
            <w:tcBorders>
              <w:top w:val="nil"/>
              <w:left w:val="nil"/>
              <w:bottom w:val="single" w:sz="4" w:space="0" w:color="auto"/>
              <w:right w:val="single" w:sz="4" w:space="0" w:color="auto"/>
            </w:tcBorders>
            <w:shd w:val="clear" w:color="auto" w:fill="auto"/>
            <w:vAlign w:val="center"/>
            <w:hideMark/>
            <w:tcPrChange w:id="9529"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530" w:author="gsadi" w:date="2013-11-19T11:02:00Z"/>
                <w:rFonts w:asciiTheme="minorHAnsi" w:hAnsiTheme="minorHAnsi" w:cstheme="minorHAnsi"/>
                <w:color w:val="000000"/>
                <w:sz w:val="16"/>
                <w:szCs w:val="18"/>
                <w:rPrChange w:id="9531" w:author="gsadi" w:date="2013-11-25T12:12:00Z">
                  <w:rPr>
                    <w:ins w:id="9532" w:author="gsadi" w:date="2013-11-19T11:02:00Z"/>
                    <w:rFonts w:ascii="Calibri" w:hAnsi="Calibri" w:cs="Calibri"/>
                    <w:color w:val="000000"/>
                    <w:sz w:val="18"/>
                    <w:szCs w:val="18"/>
                  </w:rPr>
                </w:rPrChange>
              </w:rPr>
            </w:pPr>
            <w:ins w:id="9533" w:author="gsadi" w:date="2013-11-19T11:02:00Z">
              <w:r w:rsidRPr="002B0E74">
                <w:rPr>
                  <w:rFonts w:asciiTheme="minorHAnsi" w:hAnsiTheme="minorHAnsi" w:cstheme="minorHAnsi"/>
                  <w:color w:val="000000"/>
                  <w:sz w:val="16"/>
                  <w:szCs w:val="18"/>
                  <w:rPrChange w:id="9534" w:author="gsadi" w:date="2013-11-25T12:12:00Z">
                    <w:rPr>
                      <w:rFonts w:ascii="Calibri" w:hAnsi="Calibri" w:cs="Calibri"/>
                      <w:color w:val="000000"/>
                      <w:sz w:val="18"/>
                      <w:szCs w:val="18"/>
                      <w:u w:val="single"/>
                    </w:rPr>
                  </w:rPrChange>
                </w:rPr>
                <w:t>Char(2)=&gt; Delivery Date (Month - MM)</w:t>
              </w:r>
            </w:ins>
          </w:p>
        </w:tc>
      </w:tr>
      <w:tr w:rsidR="008C5AAC" w:rsidRPr="007C23C1" w:rsidTr="00147FAD">
        <w:trPr>
          <w:trHeight w:val="179"/>
          <w:ins w:id="9535" w:author="gsadi" w:date="2013-11-19T11:02:00Z"/>
          <w:trPrChange w:id="9536"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537"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538" w:author="gsadi" w:date="2013-11-19T11:02:00Z"/>
                <w:rFonts w:asciiTheme="minorHAnsi" w:hAnsiTheme="minorHAnsi" w:cstheme="minorHAnsi"/>
                <w:color w:val="000000"/>
                <w:sz w:val="16"/>
                <w:szCs w:val="18"/>
                <w:rPrChange w:id="9539" w:author="gsadi" w:date="2013-11-25T12:12:00Z">
                  <w:rPr>
                    <w:ins w:id="9540" w:author="gsadi" w:date="2013-11-19T11:02:00Z"/>
                    <w:rFonts w:ascii="Calibri" w:hAnsi="Calibri" w:cs="Calibri"/>
                    <w:color w:val="000000"/>
                    <w:sz w:val="18"/>
                    <w:szCs w:val="18"/>
                  </w:rPr>
                </w:rPrChange>
              </w:rPr>
            </w:pPr>
            <w:ins w:id="9541" w:author="gsadi" w:date="2013-11-19T11:02:00Z">
              <w:r w:rsidRPr="002B0E74">
                <w:rPr>
                  <w:rFonts w:asciiTheme="minorHAnsi" w:hAnsiTheme="minorHAnsi" w:cstheme="minorHAnsi"/>
                  <w:color w:val="000000"/>
                  <w:sz w:val="16"/>
                  <w:szCs w:val="18"/>
                  <w:rPrChange w:id="9542" w:author="gsadi" w:date="2013-11-25T12:12:00Z">
                    <w:rPr>
                      <w:rFonts w:ascii="Calibri" w:hAnsi="Calibri" w:cs="Calibri"/>
                      <w:color w:val="000000"/>
                      <w:sz w:val="18"/>
                      <w:szCs w:val="18"/>
                      <w:u w:val="single"/>
                    </w:rPr>
                  </w:rPrChange>
                </w:rPr>
                <w:t>DELIVERY_END_DATE from PSE tables</w:t>
              </w:r>
            </w:ins>
          </w:p>
        </w:tc>
        <w:tc>
          <w:tcPr>
            <w:tcW w:w="4140" w:type="dxa"/>
            <w:tcBorders>
              <w:top w:val="nil"/>
              <w:left w:val="nil"/>
              <w:bottom w:val="single" w:sz="4" w:space="0" w:color="auto"/>
              <w:right w:val="single" w:sz="4" w:space="0" w:color="auto"/>
            </w:tcBorders>
            <w:shd w:val="clear" w:color="auto" w:fill="auto"/>
            <w:vAlign w:val="center"/>
            <w:hideMark/>
            <w:tcPrChange w:id="9543"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544" w:author="gsadi" w:date="2013-11-19T11:02:00Z"/>
                <w:rFonts w:asciiTheme="minorHAnsi" w:hAnsiTheme="minorHAnsi" w:cstheme="minorHAnsi"/>
                <w:color w:val="000000"/>
                <w:sz w:val="16"/>
                <w:szCs w:val="18"/>
                <w:rPrChange w:id="9545" w:author="gsadi" w:date="2013-11-25T12:12:00Z">
                  <w:rPr>
                    <w:ins w:id="9546" w:author="gsadi" w:date="2013-11-19T11:02:00Z"/>
                    <w:rFonts w:ascii="Calibri" w:hAnsi="Calibri" w:cs="Calibri"/>
                    <w:color w:val="000000"/>
                    <w:sz w:val="18"/>
                    <w:szCs w:val="18"/>
                  </w:rPr>
                </w:rPrChange>
              </w:rPr>
            </w:pPr>
            <w:ins w:id="9547" w:author="gsadi" w:date="2013-11-19T11:02:00Z">
              <w:r w:rsidRPr="002B0E74">
                <w:rPr>
                  <w:rFonts w:asciiTheme="minorHAnsi" w:hAnsiTheme="minorHAnsi" w:cstheme="minorHAnsi"/>
                  <w:color w:val="000000"/>
                  <w:sz w:val="16"/>
                  <w:szCs w:val="18"/>
                  <w:rPrChange w:id="9548" w:author="gsadi" w:date="2013-11-25T12:12:00Z">
                    <w:rPr>
                      <w:rFonts w:ascii="Calibri" w:hAnsi="Calibri" w:cs="Calibri"/>
                      <w:color w:val="000000"/>
                      <w:sz w:val="18"/>
                      <w:szCs w:val="18"/>
                      <w:u w:val="single"/>
                    </w:rPr>
                  </w:rPrChange>
                </w:rPr>
                <w:t>Char(2)=&gt; Delivery Date (Day - DD)</w:t>
              </w:r>
            </w:ins>
          </w:p>
        </w:tc>
      </w:tr>
      <w:tr w:rsidR="008C5AAC" w:rsidRPr="007C23C1" w:rsidTr="00147FAD">
        <w:trPr>
          <w:trHeight w:val="170"/>
          <w:ins w:id="9549" w:author="gsadi" w:date="2013-11-19T11:02:00Z"/>
          <w:trPrChange w:id="9550"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551"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552" w:author="gsadi" w:date="2013-11-19T11:02:00Z"/>
                <w:rFonts w:asciiTheme="minorHAnsi" w:hAnsiTheme="minorHAnsi" w:cstheme="minorHAnsi"/>
                <w:color w:val="000000"/>
                <w:sz w:val="16"/>
                <w:szCs w:val="18"/>
                <w:rPrChange w:id="9553" w:author="gsadi" w:date="2013-11-25T12:12:00Z">
                  <w:rPr>
                    <w:ins w:id="9554" w:author="gsadi" w:date="2013-11-19T11:02:00Z"/>
                    <w:rFonts w:ascii="Calibri" w:hAnsi="Calibri" w:cs="Calibri"/>
                    <w:color w:val="000000"/>
                    <w:sz w:val="18"/>
                    <w:szCs w:val="18"/>
                  </w:rPr>
                </w:rPrChange>
              </w:rPr>
            </w:pPr>
            <w:ins w:id="9555" w:author="gsadi" w:date="2013-11-19T11:02:00Z">
              <w:r w:rsidRPr="002B0E74">
                <w:rPr>
                  <w:rFonts w:asciiTheme="minorHAnsi" w:hAnsiTheme="minorHAnsi" w:cstheme="minorHAnsi"/>
                  <w:color w:val="000000"/>
                  <w:sz w:val="16"/>
                  <w:szCs w:val="18"/>
                  <w:rPrChange w:id="9556" w:author="gsadi" w:date="2013-11-25T12:12:00Z">
                    <w:rPr>
                      <w:rFonts w:ascii="Calibri" w:hAnsi="Calibri" w:cs="Calibri"/>
                      <w:color w:val="000000"/>
                      <w:sz w:val="18"/>
                      <w:szCs w:val="18"/>
                      <w:u w:val="single"/>
                    </w:rPr>
                  </w:rPrChange>
                </w:rPr>
                <w:t>DELIVERY_END_DATE from PSE tables</w:t>
              </w:r>
            </w:ins>
          </w:p>
        </w:tc>
        <w:tc>
          <w:tcPr>
            <w:tcW w:w="4140" w:type="dxa"/>
            <w:tcBorders>
              <w:top w:val="nil"/>
              <w:left w:val="nil"/>
              <w:bottom w:val="single" w:sz="4" w:space="0" w:color="auto"/>
              <w:right w:val="single" w:sz="4" w:space="0" w:color="auto"/>
            </w:tcBorders>
            <w:shd w:val="clear" w:color="auto" w:fill="auto"/>
            <w:vAlign w:val="center"/>
            <w:hideMark/>
            <w:tcPrChange w:id="9557"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558" w:author="gsadi" w:date="2013-11-19T11:02:00Z"/>
                <w:rFonts w:asciiTheme="minorHAnsi" w:hAnsiTheme="minorHAnsi" w:cstheme="minorHAnsi"/>
                <w:color w:val="000000"/>
                <w:sz w:val="16"/>
                <w:szCs w:val="18"/>
                <w:rPrChange w:id="9559" w:author="gsadi" w:date="2013-11-25T12:12:00Z">
                  <w:rPr>
                    <w:ins w:id="9560" w:author="gsadi" w:date="2013-11-19T11:02:00Z"/>
                    <w:rFonts w:ascii="Calibri" w:hAnsi="Calibri" w:cs="Calibri"/>
                    <w:color w:val="000000"/>
                    <w:sz w:val="18"/>
                    <w:szCs w:val="18"/>
                  </w:rPr>
                </w:rPrChange>
              </w:rPr>
            </w:pPr>
            <w:ins w:id="9561" w:author="gsadi" w:date="2013-11-19T11:02:00Z">
              <w:r w:rsidRPr="002B0E74">
                <w:rPr>
                  <w:rFonts w:asciiTheme="minorHAnsi" w:hAnsiTheme="minorHAnsi" w:cstheme="minorHAnsi"/>
                  <w:color w:val="000000"/>
                  <w:sz w:val="16"/>
                  <w:szCs w:val="18"/>
                  <w:rPrChange w:id="9562" w:author="gsadi" w:date="2013-11-25T12:12:00Z">
                    <w:rPr>
                      <w:rFonts w:ascii="Calibri" w:hAnsi="Calibri" w:cs="Calibri"/>
                      <w:color w:val="000000"/>
                      <w:sz w:val="18"/>
                      <w:szCs w:val="18"/>
                      <w:u w:val="single"/>
                    </w:rPr>
                  </w:rPrChange>
                </w:rPr>
                <w:t>Char(4)=&gt; Delivery Date (Year - YYYY)</w:t>
              </w:r>
            </w:ins>
          </w:p>
        </w:tc>
      </w:tr>
      <w:tr w:rsidR="008C5AAC" w:rsidRPr="007C23C1" w:rsidTr="00147FAD">
        <w:trPr>
          <w:trHeight w:val="170"/>
          <w:ins w:id="9563" w:author="gsadi" w:date="2013-11-19T11:02:00Z"/>
          <w:trPrChange w:id="9564"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565"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566" w:author="gsadi" w:date="2013-11-19T11:02:00Z"/>
                <w:rFonts w:asciiTheme="minorHAnsi" w:hAnsiTheme="minorHAnsi" w:cstheme="minorHAnsi"/>
                <w:color w:val="000000"/>
                <w:sz w:val="16"/>
                <w:szCs w:val="18"/>
                <w:rPrChange w:id="9567" w:author="gsadi" w:date="2013-11-25T12:12:00Z">
                  <w:rPr>
                    <w:ins w:id="9568" w:author="gsadi" w:date="2013-11-19T11:02:00Z"/>
                    <w:rFonts w:ascii="Calibri" w:hAnsi="Calibri" w:cs="Calibri"/>
                    <w:color w:val="000000"/>
                    <w:sz w:val="18"/>
                    <w:szCs w:val="18"/>
                  </w:rPr>
                </w:rPrChange>
              </w:rPr>
            </w:pPr>
            <w:ins w:id="9569" w:author="gsadi" w:date="2013-11-19T11:02:00Z">
              <w:r w:rsidRPr="002B0E74">
                <w:rPr>
                  <w:rFonts w:asciiTheme="minorHAnsi" w:hAnsiTheme="minorHAnsi" w:cstheme="minorHAnsi"/>
                  <w:color w:val="000000"/>
                  <w:sz w:val="16"/>
                  <w:szCs w:val="18"/>
                  <w:rPrChange w:id="9570" w:author="gsadi" w:date="2013-11-25T12:12:00Z">
                    <w:rPr>
                      <w:rFonts w:ascii="Calibri" w:hAnsi="Calibri" w:cs="Calibri"/>
                      <w:color w:val="000000"/>
                      <w:sz w:val="18"/>
                      <w:szCs w:val="18"/>
                      <w:u w:val="single"/>
                    </w:rPr>
                  </w:rPrChange>
                </w:rPr>
                <w:t>BUY_QUANTITY from PSE tables (for a size)</w:t>
              </w:r>
            </w:ins>
          </w:p>
        </w:tc>
        <w:tc>
          <w:tcPr>
            <w:tcW w:w="4140" w:type="dxa"/>
            <w:tcBorders>
              <w:top w:val="nil"/>
              <w:left w:val="nil"/>
              <w:bottom w:val="single" w:sz="4" w:space="0" w:color="auto"/>
              <w:right w:val="single" w:sz="4" w:space="0" w:color="auto"/>
            </w:tcBorders>
            <w:shd w:val="clear" w:color="auto" w:fill="auto"/>
            <w:vAlign w:val="center"/>
            <w:hideMark/>
            <w:tcPrChange w:id="9571"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572" w:author="gsadi" w:date="2013-11-19T11:02:00Z"/>
                <w:rFonts w:asciiTheme="minorHAnsi" w:hAnsiTheme="minorHAnsi" w:cstheme="minorHAnsi"/>
                <w:color w:val="000000"/>
                <w:sz w:val="16"/>
                <w:szCs w:val="18"/>
                <w:rPrChange w:id="9573" w:author="gsadi" w:date="2013-11-25T12:12:00Z">
                  <w:rPr>
                    <w:ins w:id="9574" w:author="gsadi" w:date="2013-11-19T11:02:00Z"/>
                    <w:rFonts w:ascii="Calibri" w:hAnsi="Calibri" w:cs="Calibri"/>
                    <w:color w:val="000000"/>
                    <w:sz w:val="18"/>
                    <w:szCs w:val="18"/>
                  </w:rPr>
                </w:rPrChange>
              </w:rPr>
            </w:pPr>
            <w:ins w:id="9575" w:author="gsadi" w:date="2013-11-19T11:02:00Z">
              <w:r w:rsidRPr="002B0E74">
                <w:rPr>
                  <w:rFonts w:asciiTheme="minorHAnsi" w:hAnsiTheme="minorHAnsi" w:cstheme="minorHAnsi"/>
                  <w:color w:val="000000"/>
                  <w:sz w:val="16"/>
                  <w:szCs w:val="18"/>
                  <w:rPrChange w:id="9576" w:author="gsadi" w:date="2013-11-25T12:12:00Z">
                    <w:rPr>
                      <w:rFonts w:ascii="Calibri" w:hAnsi="Calibri" w:cs="Calibri"/>
                      <w:color w:val="000000"/>
                      <w:sz w:val="18"/>
                      <w:szCs w:val="18"/>
                      <w:u w:val="single"/>
                    </w:rPr>
                  </w:rPrChange>
                </w:rPr>
                <w:t>Number(8.3)=&gt; Pln Scheduled Qty</w:t>
              </w:r>
            </w:ins>
          </w:p>
        </w:tc>
      </w:tr>
      <w:tr w:rsidR="008C5AAC" w:rsidRPr="007C23C1" w:rsidTr="00147FAD">
        <w:trPr>
          <w:trHeight w:val="161"/>
          <w:ins w:id="9577" w:author="gsadi" w:date="2013-11-19T11:02:00Z"/>
          <w:trPrChange w:id="9578"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579"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580" w:author="gsadi" w:date="2013-11-19T11:02:00Z"/>
                <w:rFonts w:asciiTheme="minorHAnsi" w:hAnsiTheme="minorHAnsi" w:cstheme="minorHAnsi"/>
                <w:color w:val="000000"/>
                <w:sz w:val="16"/>
                <w:szCs w:val="18"/>
                <w:rPrChange w:id="9581" w:author="gsadi" w:date="2013-11-25T12:12:00Z">
                  <w:rPr>
                    <w:ins w:id="9582" w:author="gsadi" w:date="2013-11-19T11:02:00Z"/>
                    <w:rFonts w:ascii="Calibri" w:hAnsi="Calibri" w:cs="Calibri"/>
                    <w:color w:val="000000"/>
                    <w:sz w:val="18"/>
                    <w:szCs w:val="18"/>
                  </w:rPr>
                </w:rPrChange>
              </w:rPr>
            </w:pPr>
            <w:ins w:id="9583" w:author="gsadi" w:date="2013-11-19T11:02:00Z">
              <w:r w:rsidRPr="002B0E74">
                <w:rPr>
                  <w:rFonts w:asciiTheme="minorHAnsi" w:hAnsiTheme="minorHAnsi" w:cstheme="minorHAnsi"/>
                  <w:color w:val="000000"/>
                  <w:sz w:val="16"/>
                  <w:szCs w:val="18"/>
                  <w:rPrChange w:id="9584"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585"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586" w:author="gsadi" w:date="2013-11-19T11:02:00Z"/>
                <w:rFonts w:asciiTheme="minorHAnsi" w:hAnsiTheme="minorHAnsi" w:cstheme="minorHAnsi"/>
                <w:color w:val="000000"/>
                <w:sz w:val="16"/>
                <w:szCs w:val="18"/>
                <w:rPrChange w:id="9587" w:author="gsadi" w:date="2013-11-25T12:12:00Z">
                  <w:rPr>
                    <w:ins w:id="9588" w:author="gsadi" w:date="2013-11-19T11:02:00Z"/>
                    <w:rFonts w:ascii="Calibri" w:hAnsi="Calibri" w:cs="Calibri"/>
                    <w:color w:val="000000"/>
                    <w:sz w:val="18"/>
                    <w:szCs w:val="18"/>
                  </w:rPr>
                </w:rPrChange>
              </w:rPr>
            </w:pPr>
            <w:ins w:id="9589" w:author="gsadi" w:date="2013-11-19T11:02:00Z">
              <w:r w:rsidRPr="002B0E74">
                <w:rPr>
                  <w:rFonts w:asciiTheme="minorHAnsi" w:hAnsiTheme="minorHAnsi" w:cstheme="minorHAnsi"/>
                  <w:color w:val="000000"/>
                  <w:sz w:val="16"/>
                  <w:szCs w:val="18"/>
                  <w:rPrChange w:id="9590" w:author="gsadi" w:date="2013-11-25T12:12:00Z">
                    <w:rPr>
                      <w:rFonts w:ascii="Calibri" w:hAnsi="Calibri" w:cs="Calibri"/>
                      <w:color w:val="000000"/>
                      <w:sz w:val="18"/>
                      <w:szCs w:val="18"/>
                      <w:u w:val="single"/>
                    </w:rPr>
                  </w:rPrChange>
                </w:rPr>
                <w:t>Number(8.3)=&gt; Pln Delivery Qty</w:t>
              </w:r>
            </w:ins>
          </w:p>
        </w:tc>
      </w:tr>
      <w:tr w:rsidR="008C5AAC" w:rsidRPr="007C23C1" w:rsidTr="00147FAD">
        <w:trPr>
          <w:trHeight w:val="143"/>
          <w:ins w:id="9591" w:author="gsadi" w:date="2013-11-19T11:02:00Z"/>
          <w:trPrChange w:id="9592"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593"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594" w:author="gsadi" w:date="2013-11-19T11:02:00Z"/>
                <w:rFonts w:asciiTheme="minorHAnsi" w:hAnsiTheme="minorHAnsi" w:cstheme="minorHAnsi"/>
                <w:color w:val="000000"/>
                <w:sz w:val="16"/>
                <w:szCs w:val="18"/>
                <w:rPrChange w:id="9595" w:author="gsadi" w:date="2013-11-25T12:12:00Z">
                  <w:rPr>
                    <w:ins w:id="9596" w:author="gsadi" w:date="2013-11-19T11:02:00Z"/>
                    <w:rFonts w:ascii="Calibri" w:hAnsi="Calibri" w:cs="Calibri"/>
                    <w:color w:val="000000"/>
                    <w:sz w:val="18"/>
                    <w:szCs w:val="18"/>
                  </w:rPr>
                </w:rPrChange>
              </w:rPr>
            </w:pPr>
            <w:ins w:id="9597" w:author="gsadi" w:date="2013-11-19T11:02:00Z">
              <w:r w:rsidRPr="002B0E74">
                <w:rPr>
                  <w:rFonts w:asciiTheme="minorHAnsi" w:hAnsiTheme="minorHAnsi" w:cstheme="minorHAnsi"/>
                  <w:color w:val="000000"/>
                  <w:sz w:val="16"/>
                  <w:szCs w:val="18"/>
                  <w:rPrChange w:id="9598"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599"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600" w:author="gsadi" w:date="2013-11-19T11:02:00Z"/>
                <w:rFonts w:asciiTheme="minorHAnsi" w:hAnsiTheme="minorHAnsi" w:cstheme="minorHAnsi"/>
                <w:color w:val="000000"/>
                <w:sz w:val="16"/>
                <w:szCs w:val="18"/>
                <w:rPrChange w:id="9601" w:author="gsadi" w:date="2013-11-25T12:12:00Z">
                  <w:rPr>
                    <w:ins w:id="9602" w:author="gsadi" w:date="2013-11-19T11:02:00Z"/>
                    <w:rFonts w:ascii="Calibri" w:hAnsi="Calibri" w:cs="Calibri"/>
                    <w:color w:val="000000"/>
                    <w:sz w:val="18"/>
                    <w:szCs w:val="18"/>
                  </w:rPr>
                </w:rPrChange>
              </w:rPr>
            </w:pPr>
            <w:ins w:id="9603" w:author="gsadi" w:date="2013-11-19T11:02:00Z">
              <w:r w:rsidRPr="002B0E74">
                <w:rPr>
                  <w:rFonts w:asciiTheme="minorHAnsi" w:hAnsiTheme="minorHAnsi" w:cstheme="minorHAnsi"/>
                  <w:color w:val="000000"/>
                  <w:sz w:val="16"/>
                  <w:szCs w:val="18"/>
                  <w:rPrChange w:id="9604" w:author="gsadi" w:date="2013-11-25T12:12:00Z">
                    <w:rPr>
                      <w:rFonts w:ascii="Calibri" w:hAnsi="Calibri" w:cs="Calibri"/>
                      <w:color w:val="000000"/>
                      <w:sz w:val="18"/>
                      <w:szCs w:val="18"/>
                      <w:u w:val="single"/>
                    </w:rPr>
                  </w:rPrChange>
                </w:rPr>
                <w:t>Number(8.3)=&gt; Open Order Qty</w:t>
              </w:r>
            </w:ins>
          </w:p>
        </w:tc>
      </w:tr>
      <w:tr w:rsidR="008C5AAC" w:rsidRPr="007C23C1" w:rsidTr="00147FAD">
        <w:trPr>
          <w:trHeight w:val="161"/>
          <w:ins w:id="9605" w:author="gsadi" w:date="2013-11-19T11:02:00Z"/>
          <w:trPrChange w:id="9606"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607"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608" w:author="gsadi" w:date="2013-11-19T11:02:00Z"/>
                <w:rFonts w:asciiTheme="minorHAnsi" w:hAnsiTheme="minorHAnsi" w:cstheme="minorHAnsi"/>
                <w:color w:val="000000"/>
                <w:sz w:val="16"/>
                <w:szCs w:val="18"/>
                <w:rPrChange w:id="9609" w:author="gsadi" w:date="2013-11-25T12:12:00Z">
                  <w:rPr>
                    <w:ins w:id="9610" w:author="gsadi" w:date="2013-11-19T11:02:00Z"/>
                    <w:rFonts w:ascii="Calibri" w:hAnsi="Calibri" w:cs="Calibri"/>
                    <w:color w:val="000000"/>
                    <w:sz w:val="18"/>
                    <w:szCs w:val="18"/>
                  </w:rPr>
                </w:rPrChange>
              </w:rPr>
            </w:pPr>
            <w:ins w:id="9611" w:author="gsadi" w:date="2013-11-19T11:02:00Z">
              <w:r w:rsidRPr="002B0E74">
                <w:rPr>
                  <w:rFonts w:asciiTheme="minorHAnsi" w:hAnsiTheme="minorHAnsi" w:cstheme="minorHAnsi"/>
                  <w:color w:val="000000"/>
                  <w:sz w:val="16"/>
                  <w:szCs w:val="18"/>
                  <w:rPrChange w:id="9612" w:author="gsadi" w:date="2013-11-25T12:12:00Z">
                    <w:rPr>
                      <w:rFonts w:ascii="Calibri" w:hAnsi="Calibri" w:cs="Calibri"/>
                      <w:color w:val="000000"/>
                      <w:sz w:val="18"/>
                      <w:szCs w:val="18"/>
                      <w:u w:val="single"/>
                    </w:rPr>
                  </w:rPrChange>
                </w:rPr>
                <w:t>EXIT_FACTORY_DATE from PSE tables</w:t>
              </w:r>
            </w:ins>
          </w:p>
        </w:tc>
        <w:tc>
          <w:tcPr>
            <w:tcW w:w="4140" w:type="dxa"/>
            <w:tcBorders>
              <w:top w:val="nil"/>
              <w:left w:val="nil"/>
              <w:bottom w:val="single" w:sz="4" w:space="0" w:color="auto"/>
              <w:right w:val="single" w:sz="4" w:space="0" w:color="auto"/>
            </w:tcBorders>
            <w:shd w:val="clear" w:color="auto" w:fill="auto"/>
            <w:vAlign w:val="center"/>
            <w:hideMark/>
            <w:tcPrChange w:id="9613"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614" w:author="gsadi" w:date="2013-11-19T11:02:00Z"/>
                <w:rFonts w:asciiTheme="minorHAnsi" w:hAnsiTheme="minorHAnsi" w:cstheme="minorHAnsi"/>
                <w:color w:val="000000"/>
                <w:sz w:val="16"/>
                <w:szCs w:val="18"/>
                <w:rPrChange w:id="9615" w:author="gsadi" w:date="2013-11-25T12:12:00Z">
                  <w:rPr>
                    <w:ins w:id="9616" w:author="gsadi" w:date="2013-11-19T11:02:00Z"/>
                    <w:rFonts w:ascii="Calibri" w:hAnsi="Calibri" w:cs="Calibri"/>
                    <w:color w:val="000000"/>
                    <w:sz w:val="18"/>
                    <w:szCs w:val="18"/>
                  </w:rPr>
                </w:rPrChange>
              </w:rPr>
            </w:pPr>
            <w:ins w:id="9617" w:author="gsadi" w:date="2013-11-19T11:02:00Z">
              <w:r w:rsidRPr="002B0E74">
                <w:rPr>
                  <w:rFonts w:asciiTheme="minorHAnsi" w:hAnsiTheme="minorHAnsi" w:cstheme="minorHAnsi"/>
                  <w:color w:val="000000"/>
                  <w:sz w:val="16"/>
                  <w:szCs w:val="18"/>
                  <w:rPrChange w:id="9618" w:author="gsadi" w:date="2013-11-25T12:12:00Z">
                    <w:rPr>
                      <w:rFonts w:ascii="Calibri" w:hAnsi="Calibri" w:cs="Calibri"/>
                      <w:color w:val="000000"/>
                      <w:sz w:val="18"/>
                      <w:szCs w:val="18"/>
                      <w:u w:val="single"/>
                    </w:rPr>
                  </w:rPrChange>
                </w:rPr>
                <w:t>Char(2)=&gt; Exit Factory Date (Month - MM)</w:t>
              </w:r>
            </w:ins>
          </w:p>
        </w:tc>
      </w:tr>
      <w:tr w:rsidR="008C5AAC" w:rsidRPr="007C23C1" w:rsidTr="00147FAD">
        <w:trPr>
          <w:trHeight w:val="179"/>
          <w:ins w:id="9619" w:author="gsadi" w:date="2013-11-19T11:02:00Z"/>
          <w:trPrChange w:id="9620"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621"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622" w:author="gsadi" w:date="2013-11-19T11:02:00Z"/>
                <w:rFonts w:asciiTheme="minorHAnsi" w:hAnsiTheme="minorHAnsi" w:cstheme="minorHAnsi"/>
                <w:color w:val="000000"/>
                <w:sz w:val="16"/>
                <w:szCs w:val="18"/>
                <w:rPrChange w:id="9623" w:author="gsadi" w:date="2013-11-25T12:12:00Z">
                  <w:rPr>
                    <w:ins w:id="9624" w:author="gsadi" w:date="2013-11-19T11:02:00Z"/>
                    <w:rFonts w:ascii="Calibri" w:hAnsi="Calibri" w:cs="Calibri"/>
                    <w:color w:val="000000"/>
                    <w:sz w:val="18"/>
                    <w:szCs w:val="18"/>
                  </w:rPr>
                </w:rPrChange>
              </w:rPr>
            </w:pPr>
            <w:ins w:id="9625" w:author="gsadi" w:date="2013-11-19T11:02:00Z">
              <w:r w:rsidRPr="002B0E74">
                <w:rPr>
                  <w:rFonts w:asciiTheme="minorHAnsi" w:hAnsiTheme="minorHAnsi" w:cstheme="minorHAnsi"/>
                  <w:color w:val="000000"/>
                  <w:sz w:val="16"/>
                  <w:szCs w:val="18"/>
                  <w:rPrChange w:id="9626" w:author="gsadi" w:date="2013-11-25T12:12:00Z">
                    <w:rPr>
                      <w:rFonts w:ascii="Calibri" w:hAnsi="Calibri" w:cs="Calibri"/>
                      <w:color w:val="000000"/>
                      <w:sz w:val="18"/>
                      <w:szCs w:val="18"/>
                      <w:u w:val="single"/>
                    </w:rPr>
                  </w:rPrChange>
                </w:rPr>
                <w:t>EXIT_FACTORY_DATE from PSE tables</w:t>
              </w:r>
            </w:ins>
          </w:p>
        </w:tc>
        <w:tc>
          <w:tcPr>
            <w:tcW w:w="4140" w:type="dxa"/>
            <w:tcBorders>
              <w:top w:val="nil"/>
              <w:left w:val="nil"/>
              <w:bottom w:val="single" w:sz="4" w:space="0" w:color="auto"/>
              <w:right w:val="single" w:sz="4" w:space="0" w:color="auto"/>
            </w:tcBorders>
            <w:shd w:val="clear" w:color="auto" w:fill="auto"/>
            <w:vAlign w:val="center"/>
            <w:hideMark/>
            <w:tcPrChange w:id="9627"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628" w:author="gsadi" w:date="2013-11-19T11:02:00Z"/>
                <w:rFonts w:asciiTheme="minorHAnsi" w:hAnsiTheme="minorHAnsi" w:cstheme="minorHAnsi"/>
                <w:color w:val="000000"/>
                <w:sz w:val="16"/>
                <w:szCs w:val="18"/>
                <w:rPrChange w:id="9629" w:author="gsadi" w:date="2013-11-25T12:12:00Z">
                  <w:rPr>
                    <w:ins w:id="9630" w:author="gsadi" w:date="2013-11-19T11:02:00Z"/>
                    <w:rFonts w:ascii="Calibri" w:hAnsi="Calibri" w:cs="Calibri"/>
                    <w:color w:val="000000"/>
                    <w:sz w:val="18"/>
                    <w:szCs w:val="18"/>
                  </w:rPr>
                </w:rPrChange>
              </w:rPr>
            </w:pPr>
            <w:ins w:id="9631" w:author="gsadi" w:date="2013-11-19T11:02:00Z">
              <w:r w:rsidRPr="002B0E74">
                <w:rPr>
                  <w:rFonts w:asciiTheme="minorHAnsi" w:hAnsiTheme="minorHAnsi" w:cstheme="minorHAnsi"/>
                  <w:color w:val="000000"/>
                  <w:sz w:val="16"/>
                  <w:szCs w:val="18"/>
                  <w:rPrChange w:id="9632" w:author="gsadi" w:date="2013-11-25T12:12:00Z">
                    <w:rPr>
                      <w:rFonts w:ascii="Calibri" w:hAnsi="Calibri" w:cs="Calibri"/>
                      <w:color w:val="000000"/>
                      <w:sz w:val="18"/>
                      <w:szCs w:val="18"/>
                      <w:u w:val="single"/>
                    </w:rPr>
                  </w:rPrChange>
                </w:rPr>
                <w:t>Char(2)=&gt; Exit Factory Date (Day - DD)</w:t>
              </w:r>
            </w:ins>
          </w:p>
        </w:tc>
      </w:tr>
      <w:tr w:rsidR="008C5AAC" w:rsidRPr="007C23C1" w:rsidTr="00147FAD">
        <w:trPr>
          <w:trHeight w:val="170"/>
          <w:ins w:id="9633" w:author="gsadi" w:date="2013-11-19T11:02:00Z"/>
          <w:trPrChange w:id="9634"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635"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636" w:author="gsadi" w:date="2013-11-19T11:02:00Z"/>
                <w:rFonts w:asciiTheme="minorHAnsi" w:hAnsiTheme="minorHAnsi" w:cstheme="minorHAnsi"/>
                <w:color w:val="000000"/>
                <w:sz w:val="16"/>
                <w:szCs w:val="18"/>
                <w:rPrChange w:id="9637" w:author="gsadi" w:date="2013-11-25T12:12:00Z">
                  <w:rPr>
                    <w:ins w:id="9638" w:author="gsadi" w:date="2013-11-19T11:02:00Z"/>
                    <w:rFonts w:ascii="Calibri" w:hAnsi="Calibri" w:cs="Calibri"/>
                    <w:color w:val="000000"/>
                    <w:sz w:val="18"/>
                    <w:szCs w:val="18"/>
                  </w:rPr>
                </w:rPrChange>
              </w:rPr>
            </w:pPr>
            <w:ins w:id="9639" w:author="gsadi" w:date="2013-11-19T11:02:00Z">
              <w:r w:rsidRPr="002B0E74">
                <w:rPr>
                  <w:rFonts w:asciiTheme="minorHAnsi" w:hAnsiTheme="minorHAnsi" w:cstheme="minorHAnsi"/>
                  <w:color w:val="000000"/>
                  <w:sz w:val="16"/>
                  <w:szCs w:val="18"/>
                  <w:rPrChange w:id="9640" w:author="gsadi" w:date="2013-11-25T12:12:00Z">
                    <w:rPr>
                      <w:rFonts w:ascii="Calibri" w:hAnsi="Calibri" w:cs="Calibri"/>
                      <w:color w:val="000000"/>
                      <w:sz w:val="18"/>
                      <w:szCs w:val="18"/>
                      <w:u w:val="single"/>
                    </w:rPr>
                  </w:rPrChange>
                </w:rPr>
                <w:t>EXIT_FACTORY_DATE from PSE tables</w:t>
              </w:r>
            </w:ins>
          </w:p>
        </w:tc>
        <w:tc>
          <w:tcPr>
            <w:tcW w:w="4140" w:type="dxa"/>
            <w:tcBorders>
              <w:top w:val="nil"/>
              <w:left w:val="nil"/>
              <w:bottom w:val="single" w:sz="4" w:space="0" w:color="auto"/>
              <w:right w:val="single" w:sz="4" w:space="0" w:color="auto"/>
            </w:tcBorders>
            <w:shd w:val="clear" w:color="auto" w:fill="auto"/>
            <w:vAlign w:val="center"/>
            <w:hideMark/>
            <w:tcPrChange w:id="9641"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642" w:author="gsadi" w:date="2013-11-19T11:02:00Z"/>
                <w:rFonts w:asciiTheme="minorHAnsi" w:hAnsiTheme="minorHAnsi" w:cstheme="minorHAnsi"/>
                <w:color w:val="000000"/>
                <w:sz w:val="16"/>
                <w:szCs w:val="18"/>
                <w:rPrChange w:id="9643" w:author="gsadi" w:date="2013-11-25T12:12:00Z">
                  <w:rPr>
                    <w:ins w:id="9644" w:author="gsadi" w:date="2013-11-19T11:02:00Z"/>
                    <w:rFonts w:ascii="Calibri" w:hAnsi="Calibri" w:cs="Calibri"/>
                    <w:color w:val="000000"/>
                    <w:sz w:val="18"/>
                    <w:szCs w:val="18"/>
                  </w:rPr>
                </w:rPrChange>
              </w:rPr>
            </w:pPr>
            <w:ins w:id="9645" w:author="gsadi" w:date="2013-11-19T11:02:00Z">
              <w:r w:rsidRPr="002B0E74">
                <w:rPr>
                  <w:rFonts w:asciiTheme="minorHAnsi" w:hAnsiTheme="minorHAnsi" w:cstheme="minorHAnsi"/>
                  <w:color w:val="000000"/>
                  <w:sz w:val="16"/>
                  <w:szCs w:val="18"/>
                  <w:rPrChange w:id="9646" w:author="gsadi" w:date="2013-11-25T12:12:00Z">
                    <w:rPr>
                      <w:rFonts w:ascii="Calibri" w:hAnsi="Calibri" w:cs="Calibri"/>
                      <w:color w:val="000000"/>
                      <w:sz w:val="18"/>
                      <w:szCs w:val="18"/>
                      <w:u w:val="single"/>
                    </w:rPr>
                  </w:rPrChange>
                </w:rPr>
                <w:t>Char(4)=&gt; Exit Factory Date (Year - YYYY)</w:t>
              </w:r>
            </w:ins>
          </w:p>
        </w:tc>
      </w:tr>
      <w:tr w:rsidR="008C5AAC" w:rsidRPr="007C23C1" w:rsidTr="00147FAD">
        <w:trPr>
          <w:trHeight w:val="161"/>
          <w:ins w:id="9647" w:author="gsadi" w:date="2013-11-19T11:02:00Z"/>
          <w:trPrChange w:id="9648"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649"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650" w:author="gsadi" w:date="2013-11-19T11:02:00Z"/>
                <w:rFonts w:asciiTheme="minorHAnsi" w:hAnsiTheme="minorHAnsi" w:cstheme="minorHAnsi"/>
                <w:color w:val="000000"/>
                <w:sz w:val="16"/>
                <w:szCs w:val="18"/>
                <w:rPrChange w:id="9651" w:author="gsadi" w:date="2013-11-25T12:12:00Z">
                  <w:rPr>
                    <w:ins w:id="9652" w:author="gsadi" w:date="2013-11-19T11:02:00Z"/>
                    <w:rFonts w:ascii="Calibri" w:hAnsi="Calibri" w:cs="Calibri"/>
                    <w:color w:val="000000"/>
                    <w:sz w:val="18"/>
                    <w:szCs w:val="18"/>
                  </w:rPr>
                </w:rPrChange>
              </w:rPr>
            </w:pPr>
            <w:ins w:id="9653" w:author="gsadi" w:date="2013-11-19T11:02:00Z">
              <w:r w:rsidRPr="002B0E74">
                <w:rPr>
                  <w:rFonts w:asciiTheme="minorHAnsi" w:hAnsiTheme="minorHAnsi" w:cstheme="minorHAnsi"/>
                  <w:color w:val="000000"/>
                  <w:sz w:val="16"/>
                  <w:szCs w:val="18"/>
                  <w:rPrChange w:id="9654" w:author="gsadi" w:date="2013-11-25T12:12:00Z">
                    <w:rPr>
                      <w:rFonts w:ascii="Calibri" w:hAnsi="Calibri" w:cs="Calibri"/>
                      <w:color w:val="000000"/>
                      <w:sz w:val="18"/>
                      <w:szCs w:val="18"/>
                      <w:u w:val="single"/>
                    </w:rPr>
                  </w:rPrChange>
                </w:rPr>
                <w:t>DC - from PSE tables</w:t>
              </w:r>
            </w:ins>
          </w:p>
        </w:tc>
        <w:tc>
          <w:tcPr>
            <w:tcW w:w="4140" w:type="dxa"/>
            <w:tcBorders>
              <w:top w:val="nil"/>
              <w:left w:val="nil"/>
              <w:bottom w:val="single" w:sz="4" w:space="0" w:color="auto"/>
              <w:right w:val="single" w:sz="4" w:space="0" w:color="auto"/>
            </w:tcBorders>
            <w:shd w:val="clear" w:color="auto" w:fill="auto"/>
            <w:vAlign w:val="center"/>
            <w:hideMark/>
            <w:tcPrChange w:id="9655"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656" w:author="gsadi" w:date="2013-11-19T11:02:00Z"/>
                <w:rFonts w:asciiTheme="minorHAnsi" w:hAnsiTheme="minorHAnsi" w:cstheme="minorHAnsi"/>
                <w:color w:val="000000"/>
                <w:sz w:val="16"/>
                <w:szCs w:val="18"/>
                <w:rPrChange w:id="9657" w:author="gsadi" w:date="2013-11-25T12:12:00Z">
                  <w:rPr>
                    <w:ins w:id="9658" w:author="gsadi" w:date="2013-11-19T11:02:00Z"/>
                    <w:rFonts w:ascii="Calibri" w:hAnsi="Calibri" w:cs="Calibri"/>
                    <w:color w:val="000000"/>
                    <w:sz w:val="18"/>
                    <w:szCs w:val="18"/>
                  </w:rPr>
                </w:rPrChange>
              </w:rPr>
            </w:pPr>
            <w:ins w:id="9659" w:author="gsadi" w:date="2013-11-19T11:02:00Z">
              <w:r w:rsidRPr="002B0E74">
                <w:rPr>
                  <w:rFonts w:asciiTheme="minorHAnsi" w:hAnsiTheme="minorHAnsi" w:cstheme="minorHAnsi"/>
                  <w:color w:val="000000"/>
                  <w:sz w:val="16"/>
                  <w:szCs w:val="18"/>
                  <w:rPrChange w:id="9660" w:author="gsadi" w:date="2013-11-25T12:12:00Z">
                    <w:rPr>
                      <w:rFonts w:ascii="Calibri" w:hAnsi="Calibri" w:cs="Calibri"/>
                      <w:color w:val="000000"/>
                      <w:sz w:val="18"/>
                      <w:szCs w:val="18"/>
                      <w:u w:val="single"/>
                    </w:rPr>
                  </w:rPrChange>
                </w:rPr>
                <w:t>Char(4)=&gt; SAP Loc</w:t>
              </w:r>
            </w:ins>
          </w:p>
        </w:tc>
      </w:tr>
      <w:tr w:rsidR="008C5AAC" w:rsidRPr="007C23C1" w:rsidTr="00147FAD">
        <w:trPr>
          <w:trHeight w:val="170"/>
          <w:ins w:id="9661" w:author="gsadi" w:date="2013-11-19T11:02:00Z"/>
          <w:trPrChange w:id="9662"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663"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664" w:author="gsadi" w:date="2013-11-19T11:02:00Z"/>
                <w:rFonts w:asciiTheme="minorHAnsi" w:hAnsiTheme="minorHAnsi" w:cstheme="minorHAnsi"/>
                <w:color w:val="000000"/>
                <w:sz w:val="16"/>
                <w:szCs w:val="18"/>
                <w:rPrChange w:id="9665" w:author="gsadi" w:date="2013-11-25T12:12:00Z">
                  <w:rPr>
                    <w:ins w:id="9666" w:author="gsadi" w:date="2013-11-19T11:02:00Z"/>
                    <w:rFonts w:ascii="Calibri" w:hAnsi="Calibri" w:cs="Calibri"/>
                    <w:color w:val="000000"/>
                    <w:sz w:val="18"/>
                    <w:szCs w:val="18"/>
                  </w:rPr>
                </w:rPrChange>
              </w:rPr>
            </w:pPr>
            <w:ins w:id="9667" w:author="gsadi" w:date="2013-11-19T11:02:00Z">
              <w:r w:rsidRPr="002B0E74">
                <w:rPr>
                  <w:rFonts w:asciiTheme="minorHAnsi" w:hAnsiTheme="minorHAnsi" w:cstheme="minorHAnsi"/>
                  <w:color w:val="000000"/>
                  <w:sz w:val="16"/>
                  <w:szCs w:val="18"/>
                  <w:rPrChange w:id="9668"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669"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670" w:author="gsadi" w:date="2013-11-19T11:02:00Z"/>
                <w:rFonts w:asciiTheme="minorHAnsi" w:hAnsiTheme="minorHAnsi" w:cstheme="minorHAnsi"/>
                <w:color w:val="000000"/>
                <w:sz w:val="16"/>
                <w:szCs w:val="18"/>
                <w:rPrChange w:id="9671" w:author="gsadi" w:date="2013-11-25T12:12:00Z">
                  <w:rPr>
                    <w:ins w:id="9672" w:author="gsadi" w:date="2013-11-19T11:02:00Z"/>
                    <w:rFonts w:ascii="Calibri" w:hAnsi="Calibri" w:cs="Calibri"/>
                    <w:color w:val="000000"/>
                    <w:sz w:val="18"/>
                    <w:szCs w:val="18"/>
                  </w:rPr>
                </w:rPrChange>
              </w:rPr>
            </w:pPr>
            <w:ins w:id="9673" w:author="gsadi" w:date="2013-11-19T11:02:00Z">
              <w:r w:rsidRPr="002B0E74">
                <w:rPr>
                  <w:rFonts w:asciiTheme="minorHAnsi" w:hAnsiTheme="minorHAnsi" w:cstheme="minorHAnsi"/>
                  <w:color w:val="000000"/>
                  <w:sz w:val="16"/>
                  <w:szCs w:val="18"/>
                  <w:rPrChange w:id="9674" w:author="gsadi" w:date="2013-11-25T12:12:00Z">
                    <w:rPr>
                      <w:rFonts w:ascii="Calibri" w:hAnsi="Calibri" w:cs="Calibri"/>
                      <w:color w:val="000000"/>
                      <w:sz w:val="18"/>
                      <w:szCs w:val="18"/>
                      <w:u w:val="single"/>
                    </w:rPr>
                  </w:rPrChange>
                </w:rPr>
                <w:t>Char(1)=&gt; Delivery CPLT Indicator</w:t>
              </w:r>
            </w:ins>
          </w:p>
        </w:tc>
      </w:tr>
      <w:tr w:rsidR="008C5AAC" w:rsidRPr="007C23C1" w:rsidTr="00147FAD">
        <w:trPr>
          <w:trHeight w:val="179"/>
          <w:ins w:id="9675" w:author="gsadi" w:date="2013-11-19T11:02:00Z"/>
          <w:trPrChange w:id="9676"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677"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678" w:author="gsadi" w:date="2013-11-19T11:02:00Z"/>
                <w:rFonts w:asciiTheme="minorHAnsi" w:hAnsiTheme="minorHAnsi" w:cstheme="minorHAnsi"/>
                <w:color w:val="000000"/>
                <w:sz w:val="16"/>
                <w:szCs w:val="18"/>
                <w:rPrChange w:id="9679" w:author="gsadi" w:date="2013-11-25T12:12:00Z">
                  <w:rPr>
                    <w:ins w:id="9680" w:author="gsadi" w:date="2013-11-19T11:02:00Z"/>
                    <w:rFonts w:ascii="Calibri" w:hAnsi="Calibri" w:cs="Calibri"/>
                    <w:color w:val="000000"/>
                    <w:sz w:val="18"/>
                    <w:szCs w:val="18"/>
                  </w:rPr>
                </w:rPrChange>
              </w:rPr>
            </w:pPr>
            <w:ins w:id="9681" w:author="gsadi" w:date="2013-11-19T11:02:00Z">
              <w:r w:rsidRPr="002B0E74">
                <w:rPr>
                  <w:rFonts w:asciiTheme="minorHAnsi" w:hAnsiTheme="minorHAnsi" w:cstheme="minorHAnsi"/>
                  <w:color w:val="000000"/>
                  <w:sz w:val="16"/>
                  <w:szCs w:val="18"/>
                  <w:rPrChange w:id="9682" w:author="gsadi" w:date="2013-11-25T12:12:00Z">
                    <w:rPr>
                      <w:rFonts w:ascii="Calibri" w:hAnsi="Calibri" w:cs="Calibri"/>
                      <w:color w:val="000000"/>
                      <w:sz w:val="18"/>
                      <w:szCs w:val="18"/>
                      <w:u w:val="single"/>
                    </w:rPr>
                  </w:rPrChange>
                </w:rPr>
                <w:t>UNIT_UOM_TYPE from PSE tables</w:t>
              </w:r>
            </w:ins>
          </w:p>
        </w:tc>
        <w:tc>
          <w:tcPr>
            <w:tcW w:w="4140" w:type="dxa"/>
            <w:tcBorders>
              <w:top w:val="nil"/>
              <w:left w:val="nil"/>
              <w:bottom w:val="single" w:sz="4" w:space="0" w:color="auto"/>
              <w:right w:val="single" w:sz="4" w:space="0" w:color="auto"/>
            </w:tcBorders>
            <w:shd w:val="clear" w:color="auto" w:fill="auto"/>
            <w:vAlign w:val="center"/>
            <w:hideMark/>
            <w:tcPrChange w:id="9683"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684" w:author="gsadi" w:date="2013-11-19T11:02:00Z"/>
                <w:rFonts w:asciiTheme="minorHAnsi" w:hAnsiTheme="minorHAnsi" w:cstheme="minorHAnsi"/>
                <w:color w:val="000000"/>
                <w:sz w:val="16"/>
                <w:szCs w:val="18"/>
                <w:rPrChange w:id="9685" w:author="gsadi" w:date="2013-11-25T12:12:00Z">
                  <w:rPr>
                    <w:ins w:id="9686" w:author="gsadi" w:date="2013-11-19T11:02:00Z"/>
                    <w:rFonts w:ascii="Calibri" w:hAnsi="Calibri" w:cs="Calibri"/>
                    <w:color w:val="000000"/>
                    <w:sz w:val="18"/>
                    <w:szCs w:val="18"/>
                  </w:rPr>
                </w:rPrChange>
              </w:rPr>
            </w:pPr>
            <w:ins w:id="9687" w:author="gsadi" w:date="2013-11-19T11:02:00Z">
              <w:r w:rsidRPr="002B0E74">
                <w:rPr>
                  <w:rFonts w:asciiTheme="minorHAnsi" w:hAnsiTheme="minorHAnsi" w:cstheme="minorHAnsi"/>
                  <w:color w:val="000000"/>
                  <w:sz w:val="16"/>
                  <w:szCs w:val="18"/>
                  <w:rPrChange w:id="9688" w:author="gsadi" w:date="2013-11-25T12:12:00Z">
                    <w:rPr>
                      <w:rFonts w:ascii="Calibri" w:hAnsi="Calibri" w:cs="Calibri"/>
                      <w:color w:val="000000"/>
                      <w:sz w:val="18"/>
                      <w:szCs w:val="18"/>
                      <w:u w:val="single"/>
                    </w:rPr>
                  </w:rPrChange>
                </w:rPr>
                <w:t>Char(3)=&gt; UOM 3POS</w:t>
              </w:r>
            </w:ins>
          </w:p>
        </w:tc>
      </w:tr>
      <w:tr w:rsidR="008C5AAC" w:rsidRPr="007C23C1" w:rsidTr="00147FAD">
        <w:trPr>
          <w:trHeight w:val="170"/>
          <w:ins w:id="9689" w:author="gsadi" w:date="2013-11-19T11:02:00Z"/>
          <w:trPrChange w:id="9690"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691"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692" w:author="gsadi" w:date="2013-11-19T11:02:00Z"/>
                <w:rFonts w:asciiTheme="minorHAnsi" w:hAnsiTheme="minorHAnsi" w:cstheme="minorHAnsi"/>
                <w:color w:val="000000"/>
                <w:sz w:val="16"/>
                <w:szCs w:val="18"/>
                <w:rPrChange w:id="9693" w:author="gsadi" w:date="2013-11-25T12:12:00Z">
                  <w:rPr>
                    <w:ins w:id="9694" w:author="gsadi" w:date="2013-11-19T11:02:00Z"/>
                    <w:rFonts w:ascii="Calibri" w:hAnsi="Calibri" w:cs="Calibri"/>
                    <w:color w:val="000000"/>
                    <w:sz w:val="18"/>
                    <w:szCs w:val="18"/>
                  </w:rPr>
                </w:rPrChange>
              </w:rPr>
            </w:pPr>
            <w:ins w:id="9695" w:author="gsadi" w:date="2013-11-19T11:02:00Z">
              <w:r w:rsidRPr="002B0E74">
                <w:rPr>
                  <w:rFonts w:asciiTheme="minorHAnsi" w:hAnsiTheme="minorHAnsi" w:cstheme="minorHAnsi"/>
                  <w:color w:val="000000"/>
                  <w:sz w:val="16"/>
                  <w:szCs w:val="18"/>
                  <w:rPrChange w:id="9696" w:author="gsadi" w:date="2013-11-25T12:12:00Z">
                    <w:rPr>
                      <w:rFonts w:ascii="Calibri" w:hAnsi="Calibri" w:cs="Calibri"/>
                      <w:color w:val="000000"/>
                      <w:sz w:val="18"/>
                      <w:szCs w:val="18"/>
                      <w:u w:val="single"/>
                    </w:rPr>
                  </w:rPrChange>
                </w:rPr>
                <w:t>Hard code it as "F"</w:t>
              </w:r>
            </w:ins>
          </w:p>
        </w:tc>
        <w:tc>
          <w:tcPr>
            <w:tcW w:w="4140" w:type="dxa"/>
            <w:tcBorders>
              <w:top w:val="nil"/>
              <w:left w:val="nil"/>
              <w:bottom w:val="single" w:sz="4" w:space="0" w:color="auto"/>
              <w:right w:val="single" w:sz="4" w:space="0" w:color="auto"/>
            </w:tcBorders>
            <w:shd w:val="clear" w:color="auto" w:fill="auto"/>
            <w:vAlign w:val="center"/>
            <w:hideMark/>
            <w:tcPrChange w:id="9697"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698" w:author="gsadi" w:date="2013-11-19T11:02:00Z"/>
                <w:rFonts w:asciiTheme="minorHAnsi" w:hAnsiTheme="minorHAnsi" w:cstheme="minorHAnsi"/>
                <w:color w:val="000000"/>
                <w:sz w:val="16"/>
                <w:szCs w:val="18"/>
                <w:rPrChange w:id="9699" w:author="gsadi" w:date="2013-11-25T12:12:00Z">
                  <w:rPr>
                    <w:ins w:id="9700" w:author="gsadi" w:date="2013-11-19T11:02:00Z"/>
                    <w:rFonts w:ascii="Calibri" w:hAnsi="Calibri" w:cs="Calibri"/>
                    <w:color w:val="000000"/>
                    <w:sz w:val="18"/>
                    <w:szCs w:val="18"/>
                  </w:rPr>
                </w:rPrChange>
              </w:rPr>
            </w:pPr>
            <w:ins w:id="9701" w:author="gsadi" w:date="2013-11-19T11:02:00Z">
              <w:r w:rsidRPr="002B0E74">
                <w:rPr>
                  <w:rFonts w:asciiTheme="minorHAnsi" w:hAnsiTheme="minorHAnsi" w:cstheme="minorHAnsi"/>
                  <w:color w:val="000000"/>
                  <w:sz w:val="16"/>
                  <w:szCs w:val="18"/>
                  <w:rPrChange w:id="9702" w:author="gsadi" w:date="2013-11-25T12:12:00Z">
                    <w:rPr>
                      <w:rFonts w:ascii="Calibri" w:hAnsi="Calibri" w:cs="Calibri"/>
                      <w:color w:val="000000"/>
                      <w:sz w:val="18"/>
                      <w:szCs w:val="18"/>
                      <w:u w:val="single"/>
                    </w:rPr>
                  </w:rPrChange>
                </w:rPr>
                <w:t>Char(1)=&gt; Data Rec Type ("O" for PO, "R" for PR &amp; "T" for DC to DC)</w:t>
              </w:r>
            </w:ins>
          </w:p>
        </w:tc>
      </w:tr>
      <w:tr w:rsidR="008C5AAC" w:rsidRPr="007C23C1" w:rsidTr="00147FAD">
        <w:trPr>
          <w:trHeight w:val="161"/>
          <w:ins w:id="9703" w:author="gsadi" w:date="2013-11-19T11:02:00Z"/>
          <w:trPrChange w:id="9704"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705"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706" w:author="gsadi" w:date="2013-11-19T11:02:00Z"/>
                <w:rFonts w:asciiTheme="minorHAnsi" w:hAnsiTheme="minorHAnsi" w:cstheme="minorHAnsi"/>
                <w:color w:val="000000"/>
                <w:sz w:val="16"/>
                <w:szCs w:val="18"/>
                <w:rPrChange w:id="9707" w:author="gsadi" w:date="2013-11-25T12:12:00Z">
                  <w:rPr>
                    <w:ins w:id="9708" w:author="gsadi" w:date="2013-11-19T11:02:00Z"/>
                    <w:rFonts w:ascii="Calibri" w:hAnsi="Calibri" w:cs="Calibri"/>
                    <w:color w:val="000000"/>
                    <w:sz w:val="18"/>
                    <w:szCs w:val="18"/>
                  </w:rPr>
                </w:rPrChange>
              </w:rPr>
            </w:pPr>
            <w:ins w:id="9709" w:author="gsadi" w:date="2013-11-19T11:02:00Z">
              <w:r w:rsidRPr="002B0E74">
                <w:rPr>
                  <w:rFonts w:asciiTheme="minorHAnsi" w:hAnsiTheme="minorHAnsi" w:cstheme="minorHAnsi"/>
                  <w:color w:val="000000"/>
                  <w:sz w:val="16"/>
                  <w:szCs w:val="18"/>
                  <w:rPrChange w:id="9710"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711"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712" w:author="gsadi" w:date="2013-11-19T11:02:00Z"/>
                <w:rFonts w:asciiTheme="minorHAnsi" w:hAnsiTheme="minorHAnsi" w:cstheme="minorHAnsi"/>
                <w:color w:val="000000"/>
                <w:sz w:val="16"/>
                <w:szCs w:val="18"/>
                <w:rPrChange w:id="9713" w:author="gsadi" w:date="2013-11-25T12:12:00Z">
                  <w:rPr>
                    <w:ins w:id="9714" w:author="gsadi" w:date="2013-11-19T11:02:00Z"/>
                    <w:rFonts w:ascii="Calibri" w:hAnsi="Calibri" w:cs="Calibri"/>
                    <w:color w:val="000000"/>
                    <w:sz w:val="18"/>
                    <w:szCs w:val="18"/>
                  </w:rPr>
                </w:rPrChange>
              </w:rPr>
            </w:pPr>
            <w:ins w:id="9715" w:author="gsadi" w:date="2013-11-19T11:02:00Z">
              <w:r w:rsidRPr="002B0E74">
                <w:rPr>
                  <w:rFonts w:asciiTheme="minorHAnsi" w:hAnsiTheme="minorHAnsi" w:cstheme="minorHAnsi"/>
                  <w:color w:val="000000"/>
                  <w:sz w:val="16"/>
                  <w:szCs w:val="18"/>
                  <w:rPrChange w:id="9716" w:author="gsadi" w:date="2013-11-25T12:12:00Z">
                    <w:rPr>
                      <w:rFonts w:ascii="Calibri" w:hAnsi="Calibri" w:cs="Calibri"/>
                      <w:color w:val="000000"/>
                      <w:sz w:val="18"/>
                      <w:szCs w:val="18"/>
                      <w:u w:val="single"/>
                    </w:rPr>
                  </w:rPrChange>
                </w:rPr>
                <w:t>Char(1)=&gt; Material Type</w:t>
              </w:r>
            </w:ins>
          </w:p>
        </w:tc>
      </w:tr>
      <w:tr w:rsidR="008C5AAC" w:rsidRPr="007C23C1" w:rsidTr="00147FAD">
        <w:trPr>
          <w:trHeight w:val="170"/>
          <w:ins w:id="9717" w:author="gsadi" w:date="2013-11-19T11:02:00Z"/>
          <w:trPrChange w:id="9718"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719"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720" w:author="gsadi" w:date="2013-11-19T11:02:00Z"/>
                <w:rFonts w:asciiTheme="minorHAnsi" w:hAnsiTheme="minorHAnsi" w:cstheme="minorHAnsi"/>
                <w:color w:val="000000"/>
                <w:sz w:val="16"/>
                <w:szCs w:val="18"/>
                <w:rPrChange w:id="9721" w:author="gsadi" w:date="2013-11-25T12:12:00Z">
                  <w:rPr>
                    <w:ins w:id="9722" w:author="gsadi" w:date="2013-11-19T11:02:00Z"/>
                    <w:rFonts w:ascii="Calibri" w:hAnsi="Calibri" w:cs="Calibri"/>
                    <w:color w:val="000000"/>
                    <w:sz w:val="18"/>
                    <w:szCs w:val="18"/>
                  </w:rPr>
                </w:rPrChange>
              </w:rPr>
            </w:pPr>
            <w:ins w:id="9723" w:author="gsadi" w:date="2013-11-19T11:02:00Z">
              <w:r w:rsidRPr="002B0E74">
                <w:rPr>
                  <w:rFonts w:asciiTheme="minorHAnsi" w:hAnsiTheme="minorHAnsi" w:cstheme="minorHAnsi"/>
                  <w:color w:val="000000"/>
                  <w:sz w:val="16"/>
                  <w:szCs w:val="18"/>
                  <w:rPrChange w:id="9724"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725"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726" w:author="gsadi" w:date="2013-11-19T11:02:00Z"/>
                <w:rFonts w:asciiTheme="minorHAnsi" w:hAnsiTheme="minorHAnsi" w:cstheme="minorHAnsi"/>
                <w:color w:val="000000"/>
                <w:sz w:val="16"/>
                <w:szCs w:val="18"/>
                <w:rPrChange w:id="9727" w:author="gsadi" w:date="2013-11-25T12:12:00Z">
                  <w:rPr>
                    <w:ins w:id="9728" w:author="gsadi" w:date="2013-11-19T11:02:00Z"/>
                    <w:rFonts w:ascii="Calibri" w:hAnsi="Calibri" w:cs="Calibri"/>
                    <w:color w:val="000000"/>
                    <w:sz w:val="18"/>
                    <w:szCs w:val="18"/>
                  </w:rPr>
                </w:rPrChange>
              </w:rPr>
            </w:pPr>
            <w:ins w:id="9729" w:author="gsadi" w:date="2013-11-19T11:02:00Z">
              <w:r w:rsidRPr="002B0E74">
                <w:rPr>
                  <w:rFonts w:asciiTheme="minorHAnsi" w:hAnsiTheme="minorHAnsi" w:cstheme="minorHAnsi"/>
                  <w:color w:val="000000"/>
                  <w:sz w:val="16"/>
                  <w:szCs w:val="18"/>
                  <w:rPrChange w:id="9730" w:author="gsadi" w:date="2013-11-25T12:12:00Z">
                    <w:rPr>
                      <w:rFonts w:ascii="Calibri" w:hAnsi="Calibri" w:cs="Calibri"/>
                      <w:color w:val="000000"/>
                      <w:sz w:val="18"/>
                      <w:szCs w:val="18"/>
                      <w:u w:val="single"/>
                    </w:rPr>
                  </w:rPrChange>
                </w:rPr>
                <w:t>Char(4)=&gt; Order Type</w:t>
              </w:r>
            </w:ins>
          </w:p>
        </w:tc>
      </w:tr>
      <w:tr w:rsidR="008C5AAC" w:rsidRPr="007C23C1" w:rsidTr="00147FAD">
        <w:trPr>
          <w:trHeight w:val="179"/>
          <w:ins w:id="9731" w:author="gsadi" w:date="2013-11-19T11:02:00Z"/>
          <w:trPrChange w:id="9732"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733"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734" w:author="gsadi" w:date="2013-11-19T11:02:00Z"/>
                <w:rFonts w:asciiTheme="minorHAnsi" w:hAnsiTheme="minorHAnsi" w:cstheme="minorHAnsi"/>
                <w:color w:val="000000"/>
                <w:sz w:val="16"/>
                <w:szCs w:val="18"/>
                <w:rPrChange w:id="9735" w:author="gsadi" w:date="2013-11-25T12:12:00Z">
                  <w:rPr>
                    <w:ins w:id="9736" w:author="gsadi" w:date="2013-11-19T11:02:00Z"/>
                    <w:rFonts w:ascii="Calibri" w:hAnsi="Calibri" w:cs="Calibri"/>
                    <w:color w:val="000000"/>
                    <w:sz w:val="18"/>
                    <w:szCs w:val="18"/>
                  </w:rPr>
                </w:rPrChange>
              </w:rPr>
            </w:pPr>
            <w:ins w:id="9737" w:author="gsadi" w:date="2013-11-19T11:02:00Z">
              <w:r w:rsidRPr="002B0E74">
                <w:rPr>
                  <w:rFonts w:asciiTheme="minorHAnsi" w:hAnsiTheme="minorHAnsi" w:cstheme="minorHAnsi"/>
                  <w:color w:val="000000"/>
                  <w:sz w:val="16"/>
                  <w:szCs w:val="18"/>
                  <w:rPrChange w:id="9738"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739"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740" w:author="gsadi" w:date="2013-11-19T11:02:00Z"/>
                <w:rFonts w:asciiTheme="minorHAnsi" w:hAnsiTheme="minorHAnsi" w:cstheme="minorHAnsi"/>
                <w:color w:val="000000"/>
                <w:sz w:val="16"/>
                <w:szCs w:val="18"/>
                <w:rPrChange w:id="9741" w:author="gsadi" w:date="2013-11-25T12:12:00Z">
                  <w:rPr>
                    <w:ins w:id="9742" w:author="gsadi" w:date="2013-11-19T11:02:00Z"/>
                    <w:rFonts w:ascii="Calibri" w:hAnsi="Calibri" w:cs="Calibri"/>
                    <w:color w:val="000000"/>
                    <w:sz w:val="18"/>
                    <w:szCs w:val="18"/>
                  </w:rPr>
                </w:rPrChange>
              </w:rPr>
            </w:pPr>
            <w:ins w:id="9743" w:author="gsadi" w:date="2013-11-19T11:02:00Z">
              <w:r w:rsidRPr="002B0E74">
                <w:rPr>
                  <w:rFonts w:asciiTheme="minorHAnsi" w:hAnsiTheme="minorHAnsi" w:cstheme="minorHAnsi"/>
                  <w:color w:val="000000"/>
                  <w:sz w:val="16"/>
                  <w:szCs w:val="18"/>
                  <w:rPrChange w:id="9744" w:author="gsadi" w:date="2013-11-25T12:12:00Z">
                    <w:rPr>
                      <w:rFonts w:ascii="Calibri" w:hAnsi="Calibri" w:cs="Calibri"/>
                      <w:color w:val="000000"/>
                      <w:sz w:val="18"/>
                      <w:szCs w:val="18"/>
                      <w:u w:val="single"/>
                    </w:rPr>
                  </w:rPrChange>
                </w:rPr>
                <w:t>Char(10)=&gt; Sales Order Number</w:t>
              </w:r>
            </w:ins>
          </w:p>
        </w:tc>
      </w:tr>
      <w:tr w:rsidR="008C5AAC" w:rsidRPr="007C23C1" w:rsidTr="00147FAD">
        <w:trPr>
          <w:trHeight w:val="170"/>
          <w:ins w:id="9745" w:author="gsadi" w:date="2013-11-19T11:02:00Z"/>
          <w:trPrChange w:id="9746"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747"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748" w:author="gsadi" w:date="2013-11-19T11:02:00Z"/>
                <w:rFonts w:asciiTheme="minorHAnsi" w:hAnsiTheme="minorHAnsi" w:cstheme="minorHAnsi"/>
                <w:color w:val="000000"/>
                <w:sz w:val="16"/>
                <w:szCs w:val="18"/>
                <w:rPrChange w:id="9749" w:author="gsadi" w:date="2013-11-25T12:12:00Z">
                  <w:rPr>
                    <w:ins w:id="9750" w:author="gsadi" w:date="2013-11-19T11:02:00Z"/>
                    <w:rFonts w:ascii="Calibri" w:hAnsi="Calibri" w:cs="Calibri"/>
                    <w:color w:val="000000"/>
                    <w:sz w:val="18"/>
                    <w:szCs w:val="18"/>
                  </w:rPr>
                </w:rPrChange>
              </w:rPr>
            </w:pPr>
            <w:ins w:id="9751" w:author="gsadi" w:date="2013-11-19T11:02:00Z">
              <w:r w:rsidRPr="002B0E74">
                <w:rPr>
                  <w:rFonts w:asciiTheme="minorHAnsi" w:hAnsiTheme="minorHAnsi" w:cstheme="minorHAnsi"/>
                  <w:color w:val="000000"/>
                  <w:sz w:val="16"/>
                  <w:szCs w:val="18"/>
                  <w:rPrChange w:id="9752"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753"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754" w:author="gsadi" w:date="2013-11-19T11:02:00Z"/>
                <w:rFonts w:asciiTheme="minorHAnsi" w:hAnsiTheme="minorHAnsi" w:cstheme="minorHAnsi"/>
                <w:color w:val="000000"/>
                <w:sz w:val="16"/>
                <w:szCs w:val="18"/>
                <w:rPrChange w:id="9755" w:author="gsadi" w:date="2013-11-25T12:12:00Z">
                  <w:rPr>
                    <w:ins w:id="9756" w:author="gsadi" w:date="2013-11-19T11:02:00Z"/>
                    <w:rFonts w:ascii="Calibri" w:hAnsi="Calibri" w:cs="Calibri"/>
                    <w:color w:val="000000"/>
                    <w:sz w:val="18"/>
                    <w:szCs w:val="18"/>
                  </w:rPr>
                </w:rPrChange>
              </w:rPr>
            </w:pPr>
            <w:ins w:id="9757" w:author="gsadi" w:date="2013-11-19T11:02:00Z">
              <w:r w:rsidRPr="002B0E74">
                <w:rPr>
                  <w:rFonts w:asciiTheme="minorHAnsi" w:hAnsiTheme="minorHAnsi" w:cstheme="minorHAnsi"/>
                  <w:color w:val="000000"/>
                  <w:sz w:val="16"/>
                  <w:szCs w:val="18"/>
                  <w:rPrChange w:id="9758" w:author="gsadi" w:date="2013-11-25T12:12:00Z">
                    <w:rPr>
                      <w:rFonts w:ascii="Calibri" w:hAnsi="Calibri" w:cs="Calibri"/>
                      <w:color w:val="000000"/>
                      <w:sz w:val="18"/>
                      <w:szCs w:val="18"/>
                      <w:u w:val="single"/>
                    </w:rPr>
                  </w:rPrChange>
                </w:rPr>
                <w:t>Char(6)=&gt; Sales Doc Line Item</w:t>
              </w:r>
            </w:ins>
          </w:p>
        </w:tc>
      </w:tr>
      <w:tr w:rsidR="008C5AAC" w:rsidRPr="007C23C1" w:rsidTr="00147FAD">
        <w:trPr>
          <w:trHeight w:val="161"/>
          <w:ins w:id="9759" w:author="gsadi" w:date="2013-11-19T11:02:00Z"/>
          <w:trPrChange w:id="9760"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761"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762" w:author="gsadi" w:date="2013-11-19T11:02:00Z"/>
                <w:rFonts w:asciiTheme="minorHAnsi" w:hAnsiTheme="minorHAnsi" w:cstheme="minorHAnsi"/>
                <w:color w:val="000000"/>
                <w:sz w:val="16"/>
                <w:szCs w:val="18"/>
                <w:rPrChange w:id="9763" w:author="gsadi" w:date="2013-11-25T12:12:00Z">
                  <w:rPr>
                    <w:ins w:id="9764" w:author="gsadi" w:date="2013-11-19T11:02:00Z"/>
                    <w:rFonts w:ascii="Calibri" w:hAnsi="Calibri" w:cs="Calibri"/>
                    <w:color w:val="000000"/>
                    <w:sz w:val="18"/>
                    <w:szCs w:val="18"/>
                  </w:rPr>
                </w:rPrChange>
              </w:rPr>
            </w:pPr>
            <w:ins w:id="9765" w:author="gsadi" w:date="2013-11-19T11:02:00Z">
              <w:r w:rsidRPr="002B0E74">
                <w:rPr>
                  <w:rFonts w:asciiTheme="minorHAnsi" w:hAnsiTheme="minorHAnsi" w:cstheme="minorHAnsi"/>
                  <w:color w:val="000000"/>
                  <w:sz w:val="16"/>
                  <w:szCs w:val="18"/>
                  <w:rPrChange w:id="9766"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767"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768" w:author="gsadi" w:date="2013-11-19T11:02:00Z"/>
                <w:rFonts w:asciiTheme="minorHAnsi" w:hAnsiTheme="minorHAnsi" w:cstheme="minorHAnsi"/>
                <w:color w:val="000000"/>
                <w:sz w:val="16"/>
                <w:szCs w:val="18"/>
                <w:rPrChange w:id="9769" w:author="gsadi" w:date="2013-11-25T12:12:00Z">
                  <w:rPr>
                    <w:ins w:id="9770" w:author="gsadi" w:date="2013-11-19T11:02:00Z"/>
                    <w:rFonts w:ascii="Calibri" w:hAnsi="Calibri" w:cs="Calibri"/>
                    <w:color w:val="000000"/>
                    <w:sz w:val="18"/>
                    <w:szCs w:val="18"/>
                  </w:rPr>
                </w:rPrChange>
              </w:rPr>
            </w:pPr>
            <w:ins w:id="9771" w:author="gsadi" w:date="2013-11-19T11:02:00Z">
              <w:r w:rsidRPr="002B0E74">
                <w:rPr>
                  <w:rFonts w:asciiTheme="minorHAnsi" w:hAnsiTheme="minorHAnsi" w:cstheme="minorHAnsi"/>
                  <w:color w:val="000000"/>
                  <w:sz w:val="16"/>
                  <w:szCs w:val="18"/>
                  <w:rPrChange w:id="9772" w:author="gsadi" w:date="2013-11-25T12:12:00Z">
                    <w:rPr>
                      <w:rFonts w:ascii="Calibri" w:hAnsi="Calibri" w:cs="Calibri"/>
                      <w:color w:val="000000"/>
                      <w:sz w:val="18"/>
                      <w:szCs w:val="18"/>
                      <w:u w:val="single"/>
                    </w:rPr>
                  </w:rPrChange>
                </w:rPr>
                <w:t>Char(10)=&gt; Sold To Party</w:t>
              </w:r>
            </w:ins>
          </w:p>
        </w:tc>
      </w:tr>
      <w:tr w:rsidR="008C5AAC" w:rsidRPr="007C23C1" w:rsidTr="00147FAD">
        <w:trPr>
          <w:trHeight w:val="170"/>
          <w:ins w:id="9773" w:author="gsadi" w:date="2013-11-19T11:02:00Z"/>
          <w:trPrChange w:id="9774"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775"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776" w:author="gsadi" w:date="2013-11-19T11:02:00Z"/>
                <w:rFonts w:asciiTheme="minorHAnsi" w:hAnsiTheme="minorHAnsi" w:cstheme="minorHAnsi"/>
                <w:color w:val="000000"/>
                <w:sz w:val="16"/>
                <w:szCs w:val="18"/>
                <w:rPrChange w:id="9777" w:author="gsadi" w:date="2013-11-25T12:12:00Z">
                  <w:rPr>
                    <w:ins w:id="9778" w:author="gsadi" w:date="2013-11-19T11:02:00Z"/>
                    <w:rFonts w:ascii="Calibri" w:hAnsi="Calibri" w:cs="Calibri"/>
                    <w:color w:val="000000"/>
                    <w:sz w:val="18"/>
                    <w:szCs w:val="18"/>
                  </w:rPr>
                </w:rPrChange>
              </w:rPr>
            </w:pPr>
            <w:ins w:id="9779" w:author="gsadi" w:date="2013-11-19T11:02:00Z">
              <w:r w:rsidRPr="002B0E74">
                <w:rPr>
                  <w:rFonts w:asciiTheme="minorHAnsi" w:hAnsiTheme="minorHAnsi" w:cstheme="minorHAnsi"/>
                  <w:color w:val="000000"/>
                  <w:sz w:val="16"/>
                  <w:szCs w:val="18"/>
                  <w:rPrChange w:id="9780"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781"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782" w:author="gsadi" w:date="2013-11-19T11:02:00Z"/>
                <w:rFonts w:asciiTheme="minorHAnsi" w:hAnsiTheme="minorHAnsi" w:cstheme="minorHAnsi"/>
                <w:color w:val="000000"/>
                <w:sz w:val="16"/>
                <w:szCs w:val="18"/>
                <w:rPrChange w:id="9783" w:author="gsadi" w:date="2013-11-25T12:12:00Z">
                  <w:rPr>
                    <w:ins w:id="9784" w:author="gsadi" w:date="2013-11-19T11:02:00Z"/>
                    <w:rFonts w:ascii="Calibri" w:hAnsi="Calibri" w:cs="Calibri"/>
                    <w:color w:val="000000"/>
                    <w:sz w:val="18"/>
                    <w:szCs w:val="18"/>
                  </w:rPr>
                </w:rPrChange>
              </w:rPr>
            </w:pPr>
            <w:ins w:id="9785" w:author="gsadi" w:date="2013-11-19T11:02:00Z">
              <w:r w:rsidRPr="002B0E74">
                <w:rPr>
                  <w:rFonts w:asciiTheme="minorHAnsi" w:hAnsiTheme="minorHAnsi" w:cstheme="minorHAnsi"/>
                  <w:color w:val="000000"/>
                  <w:sz w:val="16"/>
                  <w:szCs w:val="18"/>
                  <w:rPrChange w:id="9786" w:author="gsadi" w:date="2013-11-25T12:12:00Z">
                    <w:rPr>
                      <w:rFonts w:ascii="Calibri" w:hAnsi="Calibri" w:cs="Calibri"/>
                      <w:color w:val="000000"/>
                      <w:sz w:val="18"/>
                      <w:szCs w:val="18"/>
                      <w:u w:val="single"/>
                    </w:rPr>
                  </w:rPrChange>
                </w:rPr>
                <w:t>Char(13)=&gt; Container</w:t>
              </w:r>
            </w:ins>
          </w:p>
        </w:tc>
      </w:tr>
      <w:tr w:rsidR="008C5AAC" w:rsidRPr="007C23C1" w:rsidTr="00147FAD">
        <w:trPr>
          <w:trHeight w:val="179"/>
          <w:ins w:id="9787" w:author="gsadi" w:date="2013-11-19T11:02:00Z"/>
          <w:trPrChange w:id="9788"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789"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790" w:author="gsadi" w:date="2013-11-19T11:02:00Z"/>
                <w:rFonts w:asciiTheme="minorHAnsi" w:hAnsiTheme="minorHAnsi" w:cstheme="minorHAnsi"/>
                <w:color w:val="000000"/>
                <w:sz w:val="16"/>
                <w:szCs w:val="18"/>
                <w:rPrChange w:id="9791" w:author="gsadi" w:date="2013-11-25T12:12:00Z">
                  <w:rPr>
                    <w:ins w:id="9792" w:author="gsadi" w:date="2013-11-19T11:02:00Z"/>
                    <w:rFonts w:ascii="Calibri" w:hAnsi="Calibri" w:cs="Calibri"/>
                    <w:color w:val="000000"/>
                    <w:sz w:val="18"/>
                    <w:szCs w:val="18"/>
                  </w:rPr>
                </w:rPrChange>
              </w:rPr>
            </w:pPr>
            <w:ins w:id="9793" w:author="gsadi" w:date="2013-11-19T11:02:00Z">
              <w:r w:rsidRPr="002B0E74">
                <w:rPr>
                  <w:rFonts w:asciiTheme="minorHAnsi" w:hAnsiTheme="minorHAnsi" w:cstheme="minorHAnsi"/>
                  <w:color w:val="000000"/>
                  <w:sz w:val="16"/>
                  <w:szCs w:val="18"/>
                  <w:rPrChange w:id="9794"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795"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796" w:author="gsadi" w:date="2013-11-19T11:02:00Z"/>
                <w:rFonts w:asciiTheme="minorHAnsi" w:hAnsiTheme="minorHAnsi" w:cstheme="minorHAnsi"/>
                <w:color w:val="000000"/>
                <w:sz w:val="16"/>
                <w:szCs w:val="18"/>
                <w:rPrChange w:id="9797" w:author="gsadi" w:date="2013-11-25T12:12:00Z">
                  <w:rPr>
                    <w:ins w:id="9798" w:author="gsadi" w:date="2013-11-19T11:02:00Z"/>
                    <w:rFonts w:ascii="Calibri" w:hAnsi="Calibri" w:cs="Calibri"/>
                    <w:color w:val="000000"/>
                    <w:sz w:val="18"/>
                    <w:szCs w:val="18"/>
                  </w:rPr>
                </w:rPrChange>
              </w:rPr>
            </w:pPr>
            <w:ins w:id="9799" w:author="gsadi" w:date="2013-11-19T11:02:00Z">
              <w:r w:rsidRPr="002B0E74">
                <w:rPr>
                  <w:rFonts w:asciiTheme="minorHAnsi" w:hAnsiTheme="minorHAnsi" w:cstheme="minorHAnsi"/>
                  <w:color w:val="000000"/>
                  <w:sz w:val="16"/>
                  <w:szCs w:val="18"/>
                  <w:rPrChange w:id="9800" w:author="gsadi" w:date="2013-11-25T12:12:00Z">
                    <w:rPr>
                      <w:rFonts w:ascii="Calibri" w:hAnsi="Calibri" w:cs="Calibri"/>
                      <w:color w:val="000000"/>
                      <w:sz w:val="18"/>
                      <w:szCs w:val="18"/>
                      <w:u w:val="single"/>
                    </w:rPr>
                  </w:rPrChange>
                </w:rPr>
                <w:t>Char(10)=&gt; Shipment</w:t>
              </w:r>
            </w:ins>
          </w:p>
        </w:tc>
      </w:tr>
      <w:tr w:rsidR="008C5AAC" w:rsidRPr="007C23C1" w:rsidTr="00147FAD">
        <w:trPr>
          <w:trHeight w:val="170"/>
          <w:ins w:id="9801" w:author="gsadi" w:date="2013-11-19T11:02:00Z"/>
          <w:trPrChange w:id="9802"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803"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804" w:author="gsadi" w:date="2013-11-19T11:02:00Z"/>
                <w:rFonts w:asciiTheme="minorHAnsi" w:hAnsiTheme="minorHAnsi" w:cstheme="minorHAnsi"/>
                <w:color w:val="000000"/>
                <w:sz w:val="16"/>
                <w:szCs w:val="18"/>
                <w:rPrChange w:id="9805" w:author="gsadi" w:date="2013-11-25T12:12:00Z">
                  <w:rPr>
                    <w:ins w:id="9806" w:author="gsadi" w:date="2013-11-19T11:02:00Z"/>
                    <w:rFonts w:ascii="Calibri" w:hAnsi="Calibri" w:cs="Calibri"/>
                    <w:color w:val="000000"/>
                    <w:sz w:val="18"/>
                    <w:szCs w:val="18"/>
                  </w:rPr>
                </w:rPrChange>
              </w:rPr>
            </w:pPr>
            <w:ins w:id="9807" w:author="gsadi" w:date="2013-11-19T11:02:00Z">
              <w:r w:rsidRPr="002B0E74">
                <w:rPr>
                  <w:rFonts w:asciiTheme="minorHAnsi" w:hAnsiTheme="minorHAnsi" w:cstheme="minorHAnsi"/>
                  <w:color w:val="000000"/>
                  <w:sz w:val="16"/>
                  <w:szCs w:val="18"/>
                  <w:rPrChange w:id="9808"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809"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810" w:author="gsadi" w:date="2013-11-19T11:02:00Z"/>
                <w:rFonts w:asciiTheme="minorHAnsi" w:hAnsiTheme="minorHAnsi" w:cstheme="minorHAnsi"/>
                <w:color w:val="000000"/>
                <w:sz w:val="16"/>
                <w:szCs w:val="18"/>
                <w:rPrChange w:id="9811" w:author="gsadi" w:date="2013-11-25T12:12:00Z">
                  <w:rPr>
                    <w:ins w:id="9812" w:author="gsadi" w:date="2013-11-19T11:02:00Z"/>
                    <w:rFonts w:ascii="Calibri" w:hAnsi="Calibri" w:cs="Calibri"/>
                    <w:color w:val="000000"/>
                    <w:sz w:val="18"/>
                    <w:szCs w:val="18"/>
                  </w:rPr>
                </w:rPrChange>
              </w:rPr>
            </w:pPr>
            <w:ins w:id="9813" w:author="gsadi" w:date="2013-11-19T11:02:00Z">
              <w:r w:rsidRPr="002B0E74">
                <w:rPr>
                  <w:rFonts w:asciiTheme="minorHAnsi" w:hAnsiTheme="minorHAnsi" w:cstheme="minorHAnsi"/>
                  <w:color w:val="000000"/>
                  <w:sz w:val="16"/>
                  <w:szCs w:val="18"/>
                  <w:rPrChange w:id="9814" w:author="gsadi" w:date="2013-11-25T12:12:00Z">
                    <w:rPr>
                      <w:rFonts w:ascii="Calibri" w:hAnsi="Calibri" w:cs="Calibri"/>
                      <w:color w:val="000000"/>
                      <w:sz w:val="18"/>
                      <w:szCs w:val="18"/>
                      <w:u w:val="single"/>
                    </w:rPr>
                  </w:rPrChange>
                </w:rPr>
                <w:t>Char(30)=&gt; Plant Description</w:t>
              </w:r>
            </w:ins>
          </w:p>
        </w:tc>
      </w:tr>
      <w:tr w:rsidR="008C5AAC" w:rsidRPr="007C23C1" w:rsidTr="00147FAD">
        <w:trPr>
          <w:trHeight w:val="161"/>
          <w:ins w:id="9815" w:author="gsadi" w:date="2013-11-19T11:02:00Z"/>
          <w:trPrChange w:id="9816"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817"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818" w:author="gsadi" w:date="2013-11-19T11:02:00Z"/>
                <w:rFonts w:asciiTheme="minorHAnsi" w:hAnsiTheme="minorHAnsi" w:cstheme="minorHAnsi"/>
                <w:color w:val="000000"/>
                <w:sz w:val="16"/>
                <w:szCs w:val="18"/>
                <w:rPrChange w:id="9819" w:author="gsadi" w:date="2013-11-25T12:12:00Z">
                  <w:rPr>
                    <w:ins w:id="9820" w:author="gsadi" w:date="2013-11-19T11:02:00Z"/>
                    <w:rFonts w:ascii="Calibri" w:hAnsi="Calibri" w:cs="Calibri"/>
                    <w:color w:val="000000"/>
                    <w:sz w:val="18"/>
                    <w:szCs w:val="18"/>
                  </w:rPr>
                </w:rPrChange>
              </w:rPr>
            </w:pPr>
            <w:ins w:id="9821" w:author="gsadi" w:date="2013-11-19T11:02:00Z">
              <w:r w:rsidRPr="002B0E74">
                <w:rPr>
                  <w:rFonts w:asciiTheme="minorHAnsi" w:hAnsiTheme="minorHAnsi" w:cstheme="minorHAnsi"/>
                  <w:color w:val="000000"/>
                  <w:sz w:val="16"/>
                  <w:szCs w:val="18"/>
                  <w:rPrChange w:id="9822"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823"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824" w:author="gsadi" w:date="2013-11-19T11:02:00Z"/>
                <w:rFonts w:asciiTheme="minorHAnsi" w:hAnsiTheme="minorHAnsi" w:cstheme="minorHAnsi"/>
                <w:color w:val="000000"/>
                <w:sz w:val="16"/>
                <w:szCs w:val="18"/>
                <w:rPrChange w:id="9825" w:author="gsadi" w:date="2013-11-25T12:12:00Z">
                  <w:rPr>
                    <w:ins w:id="9826" w:author="gsadi" w:date="2013-11-19T11:02:00Z"/>
                    <w:rFonts w:ascii="Calibri" w:hAnsi="Calibri" w:cs="Calibri"/>
                    <w:color w:val="000000"/>
                    <w:sz w:val="18"/>
                    <w:szCs w:val="18"/>
                  </w:rPr>
                </w:rPrChange>
              </w:rPr>
            </w:pPr>
            <w:ins w:id="9827" w:author="gsadi" w:date="2013-11-19T11:02:00Z">
              <w:r w:rsidRPr="002B0E74">
                <w:rPr>
                  <w:rFonts w:asciiTheme="minorHAnsi" w:hAnsiTheme="minorHAnsi" w:cstheme="minorHAnsi"/>
                  <w:color w:val="000000"/>
                  <w:sz w:val="16"/>
                  <w:szCs w:val="18"/>
                  <w:rPrChange w:id="9828" w:author="gsadi" w:date="2013-11-25T12:12:00Z">
                    <w:rPr>
                      <w:rFonts w:ascii="Calibri" w:hAnsi="Calibri" w:cs="Calibri"/>
                      <w:color w:val="000000"/>
                      <w:sz w:val="18"/>
                      <w:szCs w:val="18"/>
                      <w:u w:val="single"/>
                    </w:rPr>
                  </w:rPrChange>
                </w:rPr>
                <w:t>Char(10)=&gt; Vendor Code</w:t>
              </w:r>
            </w:ins>
          </w:p>
        </w:tc>
      </w:tr>
      <w:tr w:rsidR="008C5AAC" w:rsidRPr="007C23C1" w:rsidTr="00147FAD">
        <w:trPr>
          <w:trHeight w:val="170"/>
          <w:ins w:id="9829" w:author="gsadi" w:date="2013-11-19T11:02:00Z"/>
          <w:trPrChange w:id="9830"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831"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832" w:author="gsadi" w:date="2013-11-19T11:02:00Z"/>
                <w:rFonts w:asciiTheme="minorHAnsi" w:hAnsiTheme="minorHAnsi" w:cstheme="minorHAnsi"/>
                <w:color w:val="000000"/>
                <w:sz w:val="16"/>
                <w:szCs w:val="18"/>
                <w:rPrChange w:id="9833" w:author="gsadi" w:date="2013-11-25T12:12:00Z">
                  <w:rPr>
                    <w:ins w:id="9834" w:author="gsadi" w:date="2013-11-19T11:02:00Z"/>
                    <w:rFonts w:ascii="Calibri" w:hAnsi="Calibri" w:cs="Calibri"/>
                    <w:color w:val="000000"/>
                    <w:sz w:val="18"/>
                    <w:szCs w:val="18"/>
                  </w:rPr>
                </w:rPrChange>
              </w:rPr>
            </w:pPr>
            <w:ins w:id="9835" w:author="gsadi" w:date="2013-11-19T11:02:00Z">
              <w:r w:rsidRPr="002B0E74">
                <w:rPr>
                  <w:rFonts w:asciiTheme="minorHAnsi" w:hAnsiTheme="minorHAnsi" w:cstheme="minorHAnsi"/>
                  <w:color w:val="000000"/>
                  <w:sz w:val="16"/>
                  <w:szCs w:val="18"/>
                  <w:rPrChange w:id="9836"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837"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838" w:author="gsadi" w:date="2013-11-19T11:02:00Z"/>
                <w:rFonts w:asciiTheme="minorHAnsi" w:hAnsiTheme="minorHAnsi" w:cstheme="minorHAnsi"/>
                <w:color w:val="000000"/>
                <w:sz w:val="16"/>
                <w:szCs w:val="18"/>
                <w:rPrChange w:id="9839" w:author="gsadi" w:date="2013-11-25T12:12:00Z">
                  <w:rPr>
                    <w:ins w:id="9840" w:author="gsadi" w:date="2013-11-19T11:02:00Z"/>
                    <w:rFonts w:ascii="Calibri" w:hAnsi="Calibri" w:cs="Calibri"/>
                    <w:color w:val="000000"/>
                    <w:sz w:val="18"/>
                    <w:szCs w:val="18"/>
                  </w:rPr>
                </w:rPrChange>
              </w:rPr>
            </w:pPr>
            <w:ins w:id="9841" w:author="gsadi" w:date="2013-11-19T11:02:00Z">
              <w:r w:rsidRPr="002B0E74">
                <w:rPr>
                  <w:rFonts w:asciiTheme="minorHAnsi" w:hAnsiTheme="minorHAnsi" w:cstheme="minorHAnsi"/>
                  <w:color w:val="000000"/>
                  <w:sz w:val="16"/>
                  <w:szCs w:val="18"/>
                  <w:rPrChange w:id="9842" w:author="gsadi" w:date="2013-11-25T12:12:00Z">
                    <w:rPr>
                      <w:rFonts w:ascii="Calibri" w:hAnsi="Calibri" w:cs="Calibri"/>
                      <w:color w:val="000000"/>
                      <w:sz w:val="18"/>
                      <w:szCs w:val="18"/>
                      <w:u w:val="single"/>
                    </w:rPr>
                  </w:rPrChange>
                </w:rPr>
                <w:t>Char(35)=&gt; Vendor Description</w:t>
              </w:r>
            </w:ins>
          </w:p>
        </w:tc>
      </w:tr>
      <w:tr w:rsidR="008C5AAC" w:rsidRPr="007C23C1" w:rsidTr="00147FAD">
        <w:trPr>
          <w:trHeight w:val="179"/>
          <w:ins w:id="9843" w:author="gsadi" w:date="2013-11-19T11:02:00Z"/>
          <w:trPrChange w:id="9844"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845"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846" w:author="gsadi" w:date="2013-11-19T11:02:00Z"/>
                <w:rFonts w:asciiTheme="minorHAnsi" w:hAnsiTheme="minorHAnsi" w:cstheme="minorHAnsi"/>
                <w:color w:val="000000"/>
                <w:sz w:val="16"/>
                <w:szCs w:val="18"/>
                <w:rPrChange w:id="9847" w:author="gsadi" w:date="2013-11-25T12:12:00Z">
                  <w:rPr>
                    <w:ins w:id="9848" w:author="gsadi" w:date="2013-11-19T11:02:00Z"/>
                    <w:rFonts w:ascii="Calibri" w:hAnsi="Calibri" w:cs="Calibri"/>
                    <w:color w:val="000000"/>
                    <w:sz w:val="18"/>
                    <w:szCs w:val="18"/>
                  </w:rPr>
                </w:rPrChange>
              </w:rPr>
            </w:pPr>
            <w:ins w:id="9849" w:author="gsadi" w:date="2013-11-19T11:02:00Z">
              <w:r w:rsidRPr="002B0E74">
                <w:rPr>
                  <w:rFonts w:asciiTheme="minorHAnsi" w:hAnsiTheme="minorHAnsi" w:cstheme="minorHAnsi"/>
                  <w:color w:val="000000"/>
                  <w:sz w:val="16"/>
                  <w:szCs w:val="18"/>
                  <w:rPrChange w:id="9850"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851"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852" w:author="gsadi" w:date="2013-11-19T11:02:00Z"/>
                <w:rFonts w:asciiTheme="minorHAnsi" w:hAnsiTheme="minorHAnsi" w:cstheme="minorHAnsi"/>
                <w:color w:val="000000"/>
                <w:sz w:val="16"/>
                <w:szCs w:val="18"/>
                <w:rPrChange w:id="9853" w:author="gsadi" w:date="2013-11-25T12:12:00Z">
                  <w:rPr>
                    <w:ins w:id="9854" w:author="gsadi" w:date="2013-11-19T11:02:00Z"/>
                    <w:rFonts w:ascii="Calibri" w:hAnsi="Calibri" w:cs="Calibri"/>
                    <w:color w:val="000000"/>
                    <w:sz w:val="18"/>
                    <w:szCs w:val="18"/>
                  </w:rPr>
                </w:rPrChange>
              </w:rPr>
            </w:pPr>
            <w:ins w:id="9855" w:author="gsadi" w:date="2013-11-19T11:02:00Z">
              <w:r w:rsidRPr="002B0E74">
                <w:rPr>
                  <w:rFonts w:asciiTheme="minorHAnsi" w:hAnsiTheme="minorHAnsi" w:cstheme="minorHAnsi"/>
                  <w:color w:val="000000"/>
                  <w:sz w:val="16"/>
                  <w:szCs w:val="18"/>
                  <w:rPrChange w:id="9856" w:author="gsadi" w:date="2013-11-25T12:12:00Z">
                    <w:rPr>
                      <w:rFonts w:ascii="Calibri" w:hAnsi="Calibri" w:cs="Calibri"/>
                      <w:color w:val="000000"/>
                      <w:sz w:val="18"/>
                      <w:szCs w:val="18"/>
                      <w:u w:val="single"/>
                    </w:rPr>
                  </w:rPrChange>
                </w:rPr>
                <w:t>Char(10)=&gt; Transmode</w:t>
              </w:r>
            </w:ins>
          </w:p>
        </w:tc>
      </w:tr>
      <w:tr w:rsidR="008C5AAC" w:rsidRPr="007C23C1" w:rsidTr="00147FAD">
        <w:trPr>
          <w:trHeight w:val="170"/>
          <w:ins w:id="9857" w:author="gsadi" w:date="2013-11-19T11:02:00Z"/>
          <w:trPrChange w:id="9858"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859"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860" w:author="gsadi" w:date="2013-11-19T11:02:00Z"/>
                <w:rFonts w:asciiTheme="minorHAnsi" w:hAnsiTheme="minorHAnsi" w:cstheme="minorHAnsi"/>
                <w:color w:val="000000"/>
                <w:sz w:val="16"/>
                <w:szCs w:val="18"/>
                <w:rPrChange w:id="9861" w:author="gsadi" w:date="2013-11-25T12:12:00Z">
                  <w:rPr>
                    <w:ins w:id="9862" w:author="gsadi" w:date="2013-11-19T11:02:00Z"/>
                    <w:rFonts w:ascii="Calibri" w:hAnsi="Calibri" w:cs="Calibri"/>
                    <w:color w:val="000000"/>
                    <w:sz w:val="18"/>
                    <w:szCs w:val="18"/>
                  </w:rPr>
                </w:rPrChange>
              </w:rPr>
            </w:pPr>
            <w:ins w:id="9863" w:author="gsadi" w:date="2013-11-19T11:02:00Z">
              <w:r w:rsidRPr="002B0E74">
                <w:rPr>
                  <w:rFonts w:asciiTheme="minorHAnsi" w:hAnsiTheme="minorHAnsi" w:cstheme="minorHAnsi"/>
                  <w:color w:val="000000"/>
                  <w:sz w:val="16"/>
                  <w:szCs w:val="18"/>
                  <w:rPrChange w:id="9864" w:author="gsadi" w:date="2013-11-25T12:12:00Z">
                    <w:rPr>
                      <w:rFonts w:ascii="Calibri" w:hAnsi="Calibri" w:cs="Calibri"/>
                      <w:color w:val="000000"/>
                      <w:sz w:val="18"/>
                      <w:szCs w:val="18"/>
                      <w:u w:val="single"/>
                    </w:rPr>
                  </w:rPrChange>
                </w:rPr>
                <w:t>SEASON from PSE tables</w:t>
              </w:r>
            </w:ins>
          </w:p>
        </w:tc>
        <w:tc>
          <w:tcPr>
            <w:tcW w:w="4140" w:type="dxa"/>
            <w:tcBorders>
              <w:top w:val="nil"/>
              <w:left w:val="nil"/>
              <w:bottom w:val="single" w:sz="4" w:space="0" w:color="auto"/>
              <w:right w:val="single" w:sz="4" w:space="0" w:color="auto"/>
            </w:tcBorders>
            <w:shd w:val="clear" w:color="auto" w:fill="auto"/>
            <w:vAlign w:val="center"/>
            <w:hideMark/>
            <w:tcPrChange w:id="9865"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866" w:author="gsadi" w:date="2013-11-19T11:02:00Z"/>
                <w:rFonts w:asciiTheme="minorHAnsi" w:hAnsiTheme="minorHAnsi" w:cstheme="minorHAnsi"/>
                <w:color w:val="000000"/>
                <w:sz w:val="16"/>
                <w:szCs w:val="18"/>
                <w:rPrChange w:id="9867" w:author="gsadi" w:date="2013-11-25T12:12:00Z">
                  <w:rPr>
                    <w:ins w:id="9868" w:author="gsadi" w:date="2013-11-19T11:02:00Z"/>
                    <w:rFonts w:ascii="Calibri" w:hAnsi="Calibri" w:cs="Calibri"/>
                    <w:color w:val="000000"/>
                    <w:sz w:val="18"/>
                    <w:szCs w:val="18"/>
                  </w:rPr>
                </w:rPrChange>
              </w:rPr>
            </w:pPr>
            <w:ins w:id="9869" w:author="gsadi" w:date="2013-11-19T11:02:00Z">
              <w:r w:rsidRPr="002B0E74">
                <w:rPr>
                  <w:rFonts w:asciiTheme="minorHAnsi" w:hAnsiTheme="minorHAnsi" w:cstheme="minorHAnsi"/>
                  <w:color w:val="000000"/>
                  <w:sz w:val="16"/>
                  <w:szCs w:val="18"/>
                  <w:rPrChange w:id="9870" w:author="gsadi" w:date="2013-11-25T12:12:00Z">
                    <w:rPr>
                      <w:rFonts w:ascii="Calibri" w:hAnsi="Calibri" w:cs="Calibri"/>
                      <w:color w:val="000000"/>
                      <w:sz w:val="18"/>
                      <w:szCs w:val="18"/>
                      <w:u w:val="single"/>
                    </w:rPr>
                  </w:rPrChange>
                </w:rPr>
                <w:t>Char(4)=&gt; Buy Seas</w:t>
              </w:r>
            </w:ins>
          </w:p>
        </w:tc>
      </w:tr>
      <w:tr w:rsidR="008C5AAC" w:rsidRPr="007C23C1" w:rsidTr="00147FAD">
        <w:trPr>
          <w:trHeight w:val="161"/>
          <w:ins w:id="9871" w:author="gsadi" w:date="2013-11-19T11:02:00Z"/>
          <w:trPrChange w:id="9872"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873"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874" w:author="gsadi" w:date="2013-11-19T11:02:00Z"/>
                <w:rFonts w:asciiTheme="minorHAnsi" w:hAnsiTheme="minorHAnsi" w:cstheme="minorHAnsi"/>
                <w:color w:val="000000"/>
                <w:sz w:val="16"/>
                <w:szCs w:val="18"/>
                <w:rPrChange w:id="9875" w:author="gsadi" w:date="2013-11-25T12:12:00Z">
                  <w:rPr>
                    <w:ins w:id="9876" w:author="gsadi" w:date="2013-11-19T11:02:00Z"/>
                    <w:rFonts w:ascii="Calibri" w:hAnsi="Calibri" w:cs="Calibri"/>
                    <w:color w:val="000000"/>
                    <w:sz w:val="18"/>
                    <w:szCs w:val="18"/>
                  </w:rPr>
                </w:rPrChange>
              </w:rPr>
            </w:pPr>
            <w:ins w:id="9877" w:author="gsadi" w:date="2013-11-19T11:02:00Z">
              <w:r w:rsidRPr="002B0E74">
                <w:rPr>
                  <w:rFonts w:asciiTheme="minorHAnsi" w:hAnsiTheme="minorHAnsi" w:cstheme="minorHAnsi"/>
                  <w:color w:val="000000"/>
                  <w:sz w:val="16"/>
                  <w:szCs w:val="18"/>
                  <w:rPrChange w:id="9878" w:author="gsadi" w:date="2013-11-25T12:12:00Z">
                    <w:rPr>
                      <w:rFonts w:ascii="Calibri" w:hAnsi="Calibri" w:cs="Calibri"/>
                      <w:color w:val="000000"/>
                      <w:sz w:val="18"/>
                      <w:szCs w:val="18"/>
                      <w:u w:val="single"/>
                    </w:rPr>
                  </w:rPrChange>
                </w:rPr>
                <w:t>BUY_MONTH from PSE tables</w:t>
              </w:r>
            </w:ins>
          </w:p>
        </w:tc>
        <w:tc>
          <w:tcPr>
            <w:tcW w:w="4140" w:type="dxa"/>
            <w:tcBorders>
              <w:top w:val="nil"/>
              <w:left w:val="nil"/>
              <w:bottom w:val="single" w:sz="4" w:space="0" w:color="auto"/>
              <w:right w:val="single" w:sz="4" w:space="0" w:color="auto"/>
            </w:tcBorders>
            <w:shd w:val="clear" w:color="auto" w:fill="auto"/>
            <w:vAlign w:val="center"/>
            <w:hideMark/>
            <w:tcPrChange w:id="9879"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880" w:author="gsadi" w:date="2013-11-19T11:02:00Z"/>
                <w:rFonts w:asciiTheme="minorHAnsi" w:hAnsiTheme="minorHAnsi" w:cstheme="minorHAnsi"/>
                <w:color w:val="000000"/>
                <w:sz w:val="16"/>
                <w:szCs w:val="18"/>
                <w:rPrChange w:id="9881" w:author="gsadi" w:date="2013-11-25T12:12:00Z">
                  <w:rPr>
                    <w:ins w:id="9882" w:author="gsadi" w:date="2013-11-19T11:02:00Z"/>
                    <w:rFonts w:ascii="Calibri" w:hAnsi="Calibri" w:cs="Calibri"/>
                    <w:color w:val="000000"/>
                    <w:sz w:val="18"/>
                    <w:szCs w:val="18"/>
                  </w:rPr>
                </w:rPrChange>
              </w:rPr>
            </w:pPr>
            <w:ins w:id="9883" w:author="gsadi" w:date="2013-11-19T11:02:00Z">
              <w:r w:rsidRPr="002B0E74">
                <w:rPr>
                  <w:rFonts w:asciiTheme="minorHAnsi" w:hAnsiTheme="minorHAnsi" w:cstheme="minorHAnsi"/>
                  <w:color w:val="000000"/>
                  <w:sz w:val="16"/>
                  <w:szCs w:val="18"/>
                  <w:rPrChange w:id="9884" w:author="gsadi" w:date="2013-11-25T12:12:00Z">
                    <w:rPr>
                      <w:rFonts w:ascii="Calibri" w:hAnsi="Calibri" w:cs="Calibri"/>
                      <w:color w:val="000000"/>
                      <w:sz w:val="18"/>
                      <w:szCs w:val="18"/>
                      <w:u w:val="single"/>
                    </w:rPr>
                  </w:rPrChange>
                </w:rPr>
                <w:t>Char(3)=&gt; Buy Month</w:t>
              </w:r>
            </w:ins>
          </w:p>
        </w:tc>
      </w:tr>
      <w:tr w:rsidR="008C5AAC" w:rsidRPr="007C23C1" w:rsidTr="00147FAD">
        <w:trPr>
          <w:trHeight w:val="170"/>
          <w:ins w:id="9885" w:author="gsadi" w:date="2013-11-19T11:02:00Z"/>
          <w:trPrChange w:id="9886"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887"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888" w:author="gsadi" w:date="2013-11-19T11:02:00Z"/>
                <w:rFonts w:asciiTheme="minorHAnsi" w:hAnsiTheme="minorHAnsi" w:cstheme="minorHAnsi"/>
                <w:color w:val="000000"/>
                <w:sz w:val="16"/>
                <w:szCs w:val="18"/>
                <w:rPrChange w:id="9889" w:author="gsadi" w:date="2013-11-25T12:12:00Z">
                  <w:rPr>
                    <w:ins w:id="9890" w:author="gsadi" w:date="2013-11-19T11:02:00Z"/>
                    <w:rFonts w:ascii="Calibri" w:hAnsi="Calibri" w:cs="Calibri"/>
                    <w:color w:val="000000"/>
                    <w:sz w:val="18"/>
                    <w:szCs w:val="18"/>
                  </w:rPr>
                </w:rPrChange>
              </w:rPr>
            </w:pPr>
            <w:ins w:id="9891" w:author="gsadi" w:date="2013-11-19T11:02:00Z">
              <w:r w:rsidRPr="002B0E74">
                <w:rPr>
                  <w:rFonts w:asciiTheme="minorHAnsi" w:hAnsiTheme="minorHAnsi" w:cstheme="minorHAnsi"/>
                  <w:color w:val="000000"/>
                  <w:sz w:val="16"/>
                  <w:szCs w:val="18"/>
                  <w:rPrChange w:id="9892"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893"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894" w:author="gsadi" w:date="2013-11-19T11:02:00Z"/>
                <w:rFonts w:asciiTheme="minorHAnsi" w:hAnsiTheme="minorHAnsi" w:cstheme="minorHAnsi"/>
                <w:color w:val="000000"/>
                <w:sz w:val="16"/>
                <w:szCs w:val="18"/>
                <w:rPrChange w:id="9895" w:author="gsadi" w:date="2013-11-25T12:12:00Z">
                  <w:rPr>
                    <w:ins w:id="9896" w:author="gsadi" w:date="2013-11-19T11:02:00Z"/>
                    <w:rFonts w:ascii="Calibri" w:hAnsi="Calibri" w:cs="Calibri"/>
                    <w:color w:val="000000"/>
                    <w:sz w:val="18"/>
                    <w:szCs w:val="18"/>
                  </w:rPr>
                </w:rPrChange>
              </w:rPr>
            </w:pPr>
            <w:ins w:id="9897" w:author="gsadi" w:date="2013-11-19T11:02:00Z">
              <w:r w:rsidRPr="002B0E74">
                <w:rPr>
                  <w:rFonts w:asciiTheme="minorHAnsi" w:hAnsiTheme="minorHAnsi" w:cstheme="minorHAnsi"/>
                  <w:color w:val="000000"/>
                  <w:sz w:val="16"/>
                  <w:szCs w:val="18"/>
                  <w:rPrChange w:id="9898" w:author="gsadi" w:date="2013-11-25T12:12:00Z">
                    <w:rPr>
                      <w:rFonts w:ascii="Calibri" w:hAnsi="Calibri" w:cs="Calibri"/>
                      <w:color w:val="000000"/>
                      <w:sz w:val="18"/>
                      <w:szCs w:val="18"/>
                      <w:u w:val="single"/>
                    </w:rPr>
                  </w:rPrChange>
                </w:rPr>
                <w:t>Char(2)=&gt; PR Status</w:t>
              </w:r>
            </w:ins>
          </w:p>
        </w:tc>
      </w:tr>
      <w:tr w:rsidR="008C5AAC" w:rsidRPr="007C23C1" w:rsidTr="00147FAD">
        <w:trPr>
          <w:trHeight w:val="179"/>
          <w:ins w:id="9899" w:author="gsadi" w:date="2013-11-19T11:02:00Z"/>
          <w:trPrChange w:id="9900"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901"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902" w:author="gsadi" w:date="2013-11-19T11:02:00Z"/>
                <w:rFonts w:asciiTheme="minorHAnsi" w:hAnsiTheme="minorHAnsi" w:cstheme="minorHAnsi"/>
                <w:color w:val="000000"/>
                <w:sz w:val="16"/>
                <w:szCs w:val="18"/>
                <w:rPrChange w:id="9903" w:author="gsadi" w:date="2013-11-25T12:12:00Z">
                  <w:rPr>
                    <w:ins w:id="9904" w:author="gsadi" w:date="2013-11-19T11:02:00Z"/>
                    <w:rFonts w:ascii="Calibri" w:hAnsi="Calibri" w:cs="Calibri"/>
                    <w:color w:val="000000"/>
                    <w:sz w:val="18"/>
                    <w:szCs w:val="18"/>
                  </w:rPr>
                </w:rPrChange>
              </w:rPr>
            </w:pPr>
            <w:ins w:id="9905" w:author="gsadi" w:date="2013-11-19T11:02:00Z">
              <w:r w:rsidRPr="002B0E74">
                <w:rPr>
                  <w:rFonts w:asciiTheme="minorHAnsi" w:hAnsiTheme="minorHAnsi" w:cstheme="minorHAnsi"/>
                  <w:color w:val="000000"/>
                  <w:sz w:val="16"/>
                  <w:szCs w:val="18"/>
                  <w:rPrChange w:id="9906"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907"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908" w:author="gsadi" w:date="2013-11-19T11:02:00Z"/>
                <w:rFonts w:asciiTheme="minorHAnsi" w:hAnsiTheme="minorHAnsi" w:cstheme="minorHAnsi"/>
                <w:color w:val="000000"/>
                <w:sz w:val="16"/>
                <w:szCs w:val="18"/>
                <w:rPrChange w:id="9909" w:author="gsadi" w:date="2013-11-25T12:12:00Z">
                  <w:rPr>
                    <w:ins w:id="9910" w:author="gsadi" w:date="2013-11-19T11:02:00Z"/>
                    <w:rFonts w:ascii="Calibri" w:hAnsi="Calibri" w:cs="Calibri"/>
                    <w:color w:val="000000"/>
                    <w:sz w:val="18"/>
                    <w:szCs w:val="18"/>
                  </w:rPr>
                </w:rPrChange>
              </w:rPr>
            </w:pPr>
            <w:ins w:id="9911" w:author="gsadi" w:date="2013-11-19T11:02:00Z">
              <w:r w:rsidRPr="002B0E74">
                <w:rPr>
                  <w:rFonts w:asciiTheme="minorHAnsi" w:hAnsiTheme="minorHAnsi" w:cstheme="minorHAnsi"/>
                  <w:color w:val="000000"/>
                  <w:sz w:val="16"/>
                  <w:szCs w:val="18"/>
                  <w:rPrChange w:id="9912" w:author="gsadi" w:date="2013-11-25T12:12:00Z">
                    <w:rPr>
                      <w:rFonts w:ascii="Calibri" w:hAnsi="Calibri" w:cs="Calibri"/>
                      <w:color w:val="000000"/>
                      <w:sz w:val="18"/>
                      <w:szCs w:val="18"/>
                      <w:u w:val="single"/>
                    </w:rPr>
                  </w:rPrChange>
                </w:rPr>
                <w:t>Char(40)=&gt; Managing Office</w:t>
              </w:r>
            </w:ins>
          </w:p>
        </w:tc>
      </w:tr>
      <w:tr w:rsidR="008C5AAC" w:rsidRPr="007C23C1" w:rsidTr="00147FAD">
        <w:trPr>
          <w:trHeight w:val="170"/>
          <w:ins w:id="9913" w:author="gsadi" w:date="2013-11-19T11:02:00Z"/>
          <w:trPrChange w:id="9914"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915"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916" w:author="gsadi" w:date="2013-11-19T11:02:00Z"/>
                <w:rFonts w:asciiTheme="minorHAnsi" w:hAnsiTheme="minorHAnsi" w:cstheme="minorHAnsi"/>
                <w:color w:val="000000"/>
                <w:sz w:val="16"/>
                <w:szCs w:val="18"/>
                <w:rPrChange w:id="9917" w:author="gsadi" w:date="2013-11-25T12:12:00Z">
                  <w:rPr>
                    <w:ins w:id="9918" w:author="gsadi" w:date="2013-11-19T11:02:00Z"/>
                    <w:rFonts w:ascii="Calibri" w:hAnsi="Calibri" w:cs="Calibri"/>
                    <w:color w:val="000000"/>
                    <w:sz w:val="18"/>
                    <w:szCs w:val="18"/>
                  </w:rPr>
                </w:rPrChange>
              </w:rPr>
            </w:pPr>
            <w:ins w:id="9919" w:author="gsadi" w:date="2013-11-19T11:02:00Z">
              <w:r w:rsidRPr="002B0E74">
                <w:rPr>
                  <w:rFonts w:asciiTheme="minorHAnsi" w:hAnsiTheme="minorHAnsi" w:cstheme="minorHAnsi"/>
                  <w:color w:val="000000"/>
                  <w:sz w:val="16"/>
                  <w:szCs w:val="18"/>
                  <w:rPrChange w:id="9920"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921"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922" w:author="gsadi" w:date="2013-11-19T11:02:00Z"/>
                <w:rFonts w:asciiTheme="minorHAnsi" w:hAnsiTheme="minorHAnsi" w:cstheme="minorHAnsi"/>
                <w:color w:val="000000"/>
                <w:sz w:val="16"/>
                <w:szCs w:val="18"/>
                <w:rPrChange w:id="9923" w:author="gsadi" w:date="2013-11-25T12:12:00Z">
                  <w:rPr>
                    <w:ins w:id="9924" w:author="gsadi" w:date="2013-11-19T11:02:00Z"/>
                    <w:rFonts w:ascii="Calibri" w:hAnsi="Calibri" w:cs="Calibri"/>
                    <w:color w:val="000000"/>
                    <w:sz w:val="18"/>
                    <w:szCs w:val="18"/>
                  </w:rPr>
                </w:rPrChange>
              </w:rPr>
            </w:pPr>
            <w:ins w:id="9925" w:author="gsadi" w:date="2013-11-19T11:02:00Z">
              <w:r w:rsidRPr="002B0E74">
                <w:rPr>
                  <w:rFonts w:asciiTheme="minorHAnsi" w:hAnsiTheme="minorHAnsi" w:cstheme="minorHAnsi"/>
                  <w:color w:val="000000"/>
                  <w:sz w:val="16"/>
                  <w:szCs w:val="18"/>
                  <w:rPrChange w:id="9926" w:author="gsadi" w:date="2013-11-25T12:12:00Z">
                    <w:rPr>
                      <w:rFonts w:ascii="Calibri" w:hAnsi="Calibri" w:cs="Calibri"/>
                      <w:color w:val="000000"/>
                      <w:sz w:val="18"/>
                      <w:szCs w:val="18"/>
                      <w:u w:val="single"/>
                    </w:rPr>
                  </w:rPrChange>
                </w:rPr>
                <w:t>Number(9.2)=&gt; Net Price</w:t>
              </w:r>
            </w:ins>
          </w:p>
        </w:tc>
      </w:tr>
      <w:tr w:rsidR="008C5AAC" w:rsidRPr="007C23C1" w:rsidTr="00147FAD">
        <w:trPr>
          <w:trHeight w:val="161"/>
          <w:ins w:id="9927" w:author="gsadi" w:date="2013-11-19T11:02:00Z"/>
          <w:trPrChange w:id="9928"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929"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930" w:author="gsadi" w:date="2013-11-19T11:02:00Z"/>
                <w:rFonts w:asciiTheme="minorHAnsi" w:hAnsiTheme="minorHAnsi" w:cstheme="minorHAnsi"/>
                <w:color w:val="000000"/>
                <w:sz w:val="16"/>
                <w:szCs w:val="18"/>
                <w:rPrChange w:id="9931" w:author="gsadi" w:date="2013-11-25T12:12:00Z">
                  <w:rPr>
                    <w:ins w:id="9932" w:author="gsadi" w:date="2013-11-19T11:02:00Z"/>
                    <w:rFonts w:ascii="Calibri" w:hAnsi="Calibri" w:cs="Calibri"/>
                    <w:color w:val="000000"/>
                    <w:sz w:val="18"/>
                    <w:szCs w:val="18"/>
                  </w:rPr>
                </w:rPrChange>
              </w:rPr>
            </w:pPr>
            <w:ins w:id="9933" w:author="gsadi" w:date="2013-11-19T11:02:00Z">
              <w:r w:rsidRPr="002B0E74">
                <w:rPr>
                  <w:rFonts w:asciiTheme="minorHAnsi" w:hAnsiTheme="minorHAnsi" w:cstheme="minorHAnsi"/>
                  <w:color w:val="000000"/>
                  <w:sz w:val="16"/>
                  <w:szCs w:val="18"/>
                  <w:rPrChange w:id="9934"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935"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936" w:author="gsadi" w:date="2013-11-19T11:02:00Z"/>
                <w:rFonts w:asciiTheme="minorHAnsi" w:hAnsiTheme="minorHAnsi" w:cstheme="minorHAnsi"/>
                <w:color w:val="000000"/>
                <w:sz w:val="16"/>
                <w:szCs w:val="18"/>
                <w:rPrChange w:id="9937" w:author="gsadi" w:date="2013-11-25T12:12:00Z">
                  <w:rPr>
                    <w:ins w:id="9938" w:author="gsadi" w:date="2013-11-19T11:02:00Z"/>
                    <w:rFonts w:ascii="Calibri" w:hAnsi="Calibri" w:cs="Calibri"/>
                    <w:color w:val="000000"/>
                    <w:sz w:val="18"/>
                    <w:szCs w:val="18"/>
                  </w:rPr>
                </w:rPrChange>
              </w:rPr>
            </w:pPr>
            <w:ins w:id="9939" w:author="gsadi" w:date="2013-11-19T11:02:00Z">
              <w:r w:rsidRPr="002B0E74">
                <w:rPr>
                  <w:rFonts w:asciiTheme="minorHAnsi" w:hAnsiTheme="minorHAnsi" w:cstheme="minorHAnsi"/>
                  <w:color w:val="000000"/>
                  <w:sz w:val="16"/>
                  <w:szCs w:val="18"/>
                  <w:rPrChange w:id="9940" w:author="gsadi" w:date="2013-11-25T12:12:00Z">
                    <w:rPr>
                      <w:rFonts w:ascii="Calibri" w:hAnsi="Calibri" w:cs="Calibri"/>
                      <w:color w:val="000000"/>
                      <w:sz w:val="18"/>
                      <w:szCs w:val="18"/>
                      <w:u w:val="single"/>
                    </w:rPr>
                  </w:rPrChange>
                </w:rPr>
                <w:t>Number(9.2)=&gt; Condition Price</w:t>
              </w:r>
            </w:ins>
          </w:p>
        </w:tc>
      </w:tr>
      <w:tr w:rsidR="008C5AAC" w:rsidRPr="007C23C1" w:rsidTr="00147FAD">
        <w:trPr>
          <w:trHeight w:val="170"/>
          <w:ins w:id="9941" w:author="gsadi" w:date="2013-11-19T11:02:00Z"/>
          <w:trPrChange w:id="9942"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943"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944" w:author="gsadi" w:date="2013-11-19T11:02:00Z"/>
                <w:rFonts w:asciiTheme="minorHAnsi" w:hAnsiTheme="minorHAnsi" w:cstheme="minorHAnsi"/>
                <w:color w:val="000000"/>
                <w:sz w:val="16"/>
                <w:szCs w:val="18"/>
                <w:rPrChange w:id="9945" w:author="gsadi" w:date="2013-11-25T12:12:00Z">
                  <w:rPr>
                    <w:ins w:id="9946" w:author="gsadi" w:date="2013-11-19T11:02:00Z"/>
                    <w:rFonts w:ascii="Calibri" w:hAnsi="Calibri" w:cs="Calibri"/>
                    <w:color w:val="000000"/>
                    <w:sz w:val="18"/>
                    <w:szCs w:val="18"/>
                  </w:rPr>
                </w:rPrChange>
              </w:rPr>
            </w:pPr>
            <w:ins w:id="9947" w:author="gsadi" w:date="2013-11-19T11:02:00Z">
              <w:r w:rsidRPr="002B0E74">
                <w:rPr>
                  <w:rFonts w:asciiTheme="minorHAnsi" w:hAnsiTheme="minorHAnsi" w:cstheme="minorHAnsi"/>
                  <w:color w:val="000000"/>
                  <w:sz w:val="16"/>
                  <w:szCs w:val="18"/>
                  <w:rPrChange w:id="9948"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949"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950" w:author="gsadi" w:date="2013-11-19T11:02:00Z"/>
                <w:rFonts w:asciiTheme="minorHAnsi" w:hAnsiTheme="minorHAnsi" w:cstheme="minorHAnsi"/>
                <w:color w:val="000000"/>
                <w:sz w:val="16"/>
                <w:szCs w:val="18"/>
                <w:rPrChange w:id="9951" w:author="gsadi" w:date="2013-11-25T12:12:00Z">
                  <w:rPr>
                    <w:ins w:id="9952" w:author="gsadi" w:date="2013-11-19T11:02:00Z"/>
                    <w:rFonts w:ascii="Calibri" w:hAnsi="Calibri" w:cs="Calibri"/>
                    <w:color w:val="000000"/>
                    <w:sz w:val="18"/>
                    <w:szCs w:val="18"/>
                  </w:rPr>
                </w:rPrChange>
              </w:rPr>
            </w:pPr>
            <w:ins w:id="9953" w:author="gsadi" w:date="2013-11-19T11:02:00Z">
              <w:r w:rsidRPr="002B0E74">
                <w:rPr>
                  <w:rFonts w:asciiTheme="minorHAnsi" w:hAnsiTheme="minorHAnsi" w:cstheme="minorHAnsi"/>
                  <w:color w:val="000000"/>
                  <w:sz w:val="16"/>
                  <w:szCs w:val="18"/>
                  <w:rPrChange w:id="9954" w:author="gsadi" w:date="2013-11-25T12:12:00Z">
                    <w:rPr>
                      <w:rFonts w:ascii="Calibri" w:hAnsi="Calibri" w:cs="Calibri"/>
                      <w:color w:val="000000"/>
                      <w:sz w:val="18"/>
                      <w:szCs w:val="18"/>
                      <w:u w:val="single"/>
                    </w:rPr>
                  </w:rPrChange>
                </w:rPr>
                <w:t>Number(5)=&gt; Price Unit</w:t>
              </w:r>
            </w:ins>
          </w:p>
        </w:tc>
      </w:tr>
      <w:tr w:rsidR="008C5AAC" w:rsidRPr="007C23C1" w:rsidTr="00147FAD">
        <w:trPr>
          <w:trHeight w:val="89"/>
          <w:ins w:id="9955" w:author="gsadi" w:date="2013-11-19T11:02:00Z"/>
          <w:trPrChange w:id="9956"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957"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958" w:author="gsadi" w:date="2013-11-19T11:02:00Z"/>
                <w:rFonts w:asciiTheme="minorHAnsi" w:hAnsiTheme="minorHAnsi" w:cstheme="minorHAnsi"/>
                <w:color w:val="000000"/>
                <w:sz w:val="16"/>
                <w:szCs w:val="18"/>
                <w:rPrChange w:id="9959" w:author="gsadi" w:date="2013-11-25T12:12:00Z">
                  <w:rPr>
                    <w:ins w:id="9960" w:author="gsadi" w:date="2013-11-19T11:02:00Z"/>
                    <w:rFonts w:ascii="Calibri" w:hAnsi="Calibri" w:cs="Calibri"/>
                    <w:color w:val="000000"/>
                    <w:sz w:val="18"/>
                    <w:szCs w:val="18"/>
                  </w:rPr>
                </w:rPrChange>
              </w:rPr>
            </w:pPr>
            <w:ins w:id="9961" w:author="gsadi" w:date="2013-11-19T11:02:00Z">
              <w:r w:rsidRPr="002B0E74">
                <w:rPr>
                  <w:rFonts w:asciiTheme="minorHAnsi" w:hAnsiTheme="minorHAnsi" w:cstheme="minorHAnsi"/>
                  <w:color w:val="000000"/>
                  <w:sz w:val="16"/>
                  <w:szCs w:val="18"/>
                  <w:rPrChange w:id="9962" w:author="gsadi" w:date="2013-11-25T12:12:00Z">
                    <w:rPr>
                      <w:rFonts w:ascii="Calibri" w:hAnsi="Calibri" w:cs="Calibri"/>
                      <w:color w:val="000000"/>
                      <w:sz w:val="18"/>
                      <w:szCs w:val="18"/>
                      <w:u w:val="single"/>
                    </w:rPr>
                  </w:rPrChange>
                </w:rPr>
                <w:t>PRODUCTION_DATE From PSE tables</w:t>
              </w:r>
            </w:ins>
          </w:p>
        </w:tc>
        <w:tc>
          <w:tcPr>
            <w:tcW w:w="4140" w:type="dxa"/>
            <w:tcBorders>
              <w:top w:val="nil"/>
              <w:left w:val="nil"/>
              <w:bottom w:val="single" w:sz="4" w:space="0" w:color="auto"/>
              <w:right w:val="single" w:sz="4" w:space="0" w:color="auto"/>
            </w:tcBorders>
            <w:shd w:val="clear" w:color="auto" w:fill="auto"/>
            <w:vAlign w:val="center"/>
            <w:hideMark/>
            <w:tcPrChange w:id="9963"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964" w:author="gsadi" w:date="2013-11-19T11:02:00Z"/>
                <w:rFonts w:asciiTheme="minorHAnsi" w:hAnsiTheme="minorHAnsi" w:cstheme="minorHAnsi"/>
                <w:color w:val="000000"/>
                <w:sz w:val="16"/>
                <w:szCs w:val="18"/>
                <w:rPrChange w:id="9965" w:author="gsadi" w:date="2013-11-25T12:12:00Z">
                  <w:rPr>
                    <w:ins w:id="9966" w:author="gsadi" w:date="2013-11-19T11:02:00Z"/>
                    <w:rFonts w:ascii="Calibri" w:hAnsi="Calibri" w:cs="Calibri"/>
                    <w:color w:val="000000"/>
                    <w:sz w:val="18"/>
                    <w:szCs w:val="18"/>
                  </w:rPr>
                </w:rPrChange>
              </w:rPr>
            </w:pPr>
            <w:ins w:id="9967" w:author="gsadi" w:date="2013-11-19T11:02:00Z">
              <w:r w:rsidRPr="002B0E74">
                <w:rPr>
                  <w:rFonts w:asciiTheme="minorHAnsi" w:hAnsiTheme="minorHAnsi" w:cstheme="minorHAnsi"/>
                  <w:color w:val="000000"/>
                  <w:sz w:val="16"/>
                  <w:szCs w:val="18"/>
                  <w:rPrChange w:id="9968" w:author="gsadi" w:date="2013-11-25T12:12:00Z">
                    <w:rPr>
                      <w:rFonts w:ascii="Calibri" w:hAnsi="Calibri" w:cs="Calibri"/>
                      <w:color w:val="000000"/>
                      <w:sz w:val="18"/>
                      <w:szCs w:val="18"/>
                      <w:u w:val="single"/>
                    </w:rPr>
                  </w:rPrChange>
                </w:rPr>
                <w:t>Char(8)=&gt; Production Date</w:t>
              </w:r>
            </w:ins>
          </w:p>
        </w:tc>
      </w:tr>
      <w:tr w:rsidR="008C5AAC" w:rsidRPr="007C23C1" w:rsidTr="00147FAD">
        <w:trPr>
          <w:trHeight w:val="107"/>
          <w:ins w:id="9969" w:author="gsadi" w:date="2013-11-19T11:02:00Z"/>
          <w:trPrChange w:id="9970"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000000" w:fill="FFC000"/>
            <w:vAlign w:val="center"/>
            <w:hideMark/>
            <w:tcPrChange w:id="9971" w:author="gsadi" w:date="2013-11-25T12:13:00Z">
              <w:tcPr>
                <w:tcW w:w="4248" w:type="dxa"/>
                <w:gridSpan w:val="2"/>
                <w:tcBorders>
                  <w:top w:val="nil"/>
                  <w:left w:val="single" w:sz="4" w:space="0" w:color="auto"/>
                  <w:bottom w:val="single" w:sz="4" w:space="0" w:color="auto"/>
                  <w:right w:val="single" w:sz="4" w:space="0" w:color="auto"/>
                </w:tcBorders>
                <w:shd w:val="clear" w:color="000000" w:fill="FFC000"/>
                <w:vAlign w:val="center"/>
                <w:hideMark/>
              </w:tcPr>
            </w:tcPrChange>
          </w:tcPr>
          <w:p w:rsidR="008C5AAC" w:rsidRPr="007C23C1" w:rsidRDefault="002B0E74">
            <w:pPr>
              <w:rPr>
                <w:ins w:id="9972" w:author="gsadi" w:date="2013-11-19T11:02:00Z"/>
                <w:rFonts w:asciiTheme="minorHAnsi" w:hAnsiTheme="minorHAnsi" w:cstheme="minorHAnsi"/>
                <w:color w:val="000000"/>
                <w:sz w:val="16"/>
                <w:szCs w:val="18"/>
                <w:rPrChange w:id="9973" w:author="gsadi" w:date="2013-11-25T12:12:00Z">
                  <w:rPr>
                    <w:ins w:id="9974" w:author="gsadi" w:date="2013-11-19T11:02:00Z"/>
                    <w:rFonts w:ascii="Calibri" w:hAnsi="Calibri" w:cs="Calibri"/>
                    <w:color w:val="000000"/>
                    <w:sz w:val="18"/>
                    <w:szCs w:val="18"/>
                  </w:rPr>
                </w:rPrChange>
              </w:rPr>
            </w:pPr>
            <w:ins w:id="9975" w:author="gsadi" w:date="2013-11-19T11:02:00Z">
              <w:r w:rsidRPr="002B0E74">
                <w:rPr>
                  <w:rFonts w:asciiTheme="minorHAnsi" w:hAnsiTheme="minorHAnsi" w:cstheme="minorHAnsi"/>
                  <w:color w:val="000000"/>
                  <w:sz w:val="16"/>
                  <w:szCs w:val="18"/>
                  <w:rPrChange w:id="9976" w:author="gsadi" w:date="2013-11-25T12:12:00Z">
                    <w:rPr>
                      <w:rFonts w:ascii="Calibri" w:hAnsi="Calibri" w:cs="Calibri"/>
                      <w:color w:val="000000"/>
                      <w:sz w:val="18"/>
                      <w:szCs w:val="18"/>
                      <w:u w:val="single"/>
                    </w:rPr>
                  </w:rPrChange>
                </w:rPr>
                <w:t>Blank</w:t>
              </w:r>
            </w:ins>
          </w:p>
        </w:tc>
        <w:tc>
          <w:tcPr>
            <w:tcW w:w="4140" w:type="dxa"/>
            <w:tcBorders>
              <w:top w:val="nil"/>
              <w:left w:val="nil"/>
              <w:bottom w:val="single" w:sz="4" w:space="0" w:color="auto"/>
              <w:right w:val="single" w:sz="4" w:space="0" w:color="auto"/>
            </w:tcBorders>
            <w:shd w:val="clear" w:color="auto" w:fill="auto"/>
            <w:vAlign w:val="center"/>
            <w:hideMark/>
            <w:tcPrChange w:id="9977"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978" w:author="gsadi" w:date="2013-11-19T11:02:00Z"/>
                <w:rFonts w:asciiTheme="minorHAnsi" w:hAnsiTheme="minorHAnsi" w:cstheme="minorHAnsi"/>
                <w:color w:val="000000"/>
                <w:sz w:val="16"/>
                <w:szCs w:val="18"/>
                <w:rPrChange w:id="9979" w:author="gsadi" w:date="2013-11-25T12:12:00Z">
                  <w:rPr>
                    <w:ins w:id="9980" w:author="gsadi" w:date="2013-11-19T11:02:00Z"/>
                    <w:rFonts w:ascii="Calibri" w:hAnsi="Calibri" w:cs="Calibri"/>
                    <w:color w:val="000000"/>
                    <w:sz w:val="18"/>
                    <w:szCs w:val="18"/>
                  </w:rPr>
                </w:rPrChange>
              </w:rPr>
            </w:pPr>
            <w:ins w:id="9981" w:author="gsadi" w:date="2013-11-19T11:02:00Z">
              <w:r w:rsidRPr="002B0E74">
                <w:rPr>
                  <w:rFonts w:asciiTheme="minorHAnsi" w:hAnsiTheme="minorHAnsi" w:cstheme="minorHAnsi"/>
                  <w:color w:val="000000"/>
                  <w:sz w:val="16"/>
                  <w:szCs w:val="18"/>
                  <w:rPrChange w:id="9982" w:author="gsadi" w:date="2013-11-25T12:12:00Z">
                    <w:rPr>
                      <w:rFonts w:ascii="Calibri" w:hAnsi="Calibri" w:cs="Calibri"/>
                      <w:color w:val="000000"/>
                      <w:sz w:val="18"/>
                      <w:szCs w:val="18"/>
                      <w:u w:val="single"/>
                    </w:rPr>
                  </w:rPrChange>
                </w:rPr>
                <w:t>Char(16)=&gt; Category</w:t>
              </w:r>
            </w:ins>
          </w:p>
        </w:tc>
      </w:tr>
      <w:tr w:rsidR="008C5AAC" w:rsidRPr="007C23C1" w:rsidTr="00147FAD">
        <w:trPr>
          <w:trHeight w:val="125"/>
          <w:ins w:id="9983" w:author="gsadi" w:date="2013-11-19T11:02:00Z"/>
          <w:trPrChange w:id="9984" w:author="gsadi" w:date="2013-11-25T12:13:00Z">
            <w:trPr>
              <w:trHeight w:val="300"/>
            </w:trPr>
          </w:trPrChange>
        </w:trPr>
        <w:tc>
          <w:tcPr>
            <w:tcW w:w="3240" w:type="dxa"/>
            <w:tcBorders>
              <w:top w:val="nil"/>
              <w:left w:val="single" w:sz="4" w:space="0" w:color="auto"/>
              <w:bottom w:val="single" w:sz="4" w:space="0" w:color="auto"/>
              <w:right w:val="single" w:sz="4" w:space="0" w:color="auto"/>
            </w:tcBorders>
            <w:shd w:val="clear" w:color="auto" w:fill="auto"/>
            <w:vAlign w:val="center"/>
            <w:hideMark/>
            <w:tcPrChange w:id="9985" w:author="gsadi" w:date="2013-11-25T12:13:00Z">
              <w:tcPr>
                <w:tcW w:w="4248" w:type="dxa"/>
                <w:gridSpan w:val="2"/>
                <w:tcBorders>
                  <w:top w:val="nil"/>
                  <w:left w:val="single" w:sz="4" w:space="0" w:color="auto"/>
                  <w:bottom w:val="single" w:sz="4" w:space="0" w:color="auto"/>
                  <w:right w:val="single" w:sz="4" w:space="0" w:color="auto"/>
                </w:tcBorders>
                <w:shd w:val="clear" w:color="auto" w:fill="auto"/>
                <w:vAlign w:val="center"/>
                <w:hideMark/>
              </w:tcPr>
            </w:tcPrChange>
          </w:tcPr>
          <w:p w:rsidR="008C5AAC" w:rsidRPr="007C23C1" w:rsidRDefault="002B0E74">
            <w:pPr>
              <w:rPr>
                <w:ins w:id="9986" w:author="gsadi" w:date="2013-11-19T11:02:00Z"/>
                <w:rFonts w:asciiTheme="minorHAnsi" w:hAnsiTheme="minorHAnsi" w:cstheme="minorHAnsi"/>
                <w:color w:val="000000"/>
                <w:sz w:val="16"/>
                <w:szCs w:val="18"/>
                <w:rPrChange w:id="9987" w:author="gsadi" w:date="2013-11-25T12:12:00Z">
                  <w:rPr>
                    <w:ins w:id="9988" w:author="gsadi" w:date="2013-11-19T11:02:00Z"/>
                    <w:rFonts w:ascii="Calibri" w:hAnsi="Calibri" w:cs="Calibri"/>
                    <w:color w:val="000000"/>
                    <w:sz w:val="18"/>
                    <w:szCs w:val="18"/>
                  </w:rPr>
                </w:rPrChange>
              </w:rPr>
            </w:pPr>
            <w:ins w:id="9989" w:author="gsadi" w:date="2013-11-19T11:02:00Z">
              <w:r w:rsidRPr="002B0E74">
                <w:rPr>
                  <w:rFonts w:asciiTheme="minorHAnsi" w:hAnsiTheme="minorHAnsi" w:cstheme="minorHAnsi"/>
                  <w:color w:val="000000"/>
                  <w:sz w:val="16"/>
                  <w:szCs w:val="18"/>
                  <w:rPrChange w:id="9990" w:author="gsadi" w:date="2013-11-25T12:12:00Z">
                    <w:rPr>
                      <w:rFonts w:ascii="Calibri" w:hAnsi="Calibri" w:cs="Calibri"/>
                      <w:color w:val="000000"/>
                      <w:sz w:val="18"/>
                      <w:szCs w:val="18"/>
                      <w:u w:val="single"/>
                    </w:rPr>
                  </w:rPrChange>
                </w:rPr>
                <w:t>Vendor Number from PSE table</w:t>
              </w:r>
            </w:ins>
          </w:p>
        </w:tc>
        <w:tc>
          <w:tcPr>
            <w:tcW w:w="4140" w:type="dxa"/>
            <w:tcBorders>
              <w:top w:val="nil"/>
              <w:left w:val="nil"/>
              <w:bottom w:val="single" w:sz="4" w:space="0" w:color="auto"/>
              <w:right w:val="single" w:sz="4" w:space="0" w:color="auto"/>
            </w:tcBorders>
            <w:shd w:val="clear" w:color="auto" w:fill="auto"/>
            <w:vAlign w:val="center"/>
            <w:hideMark/>
            <w:tcPrChange w:id="9991" w:author="gsadi" w:date="2013-11-25T12:13:00Z">
              <w:tcPr>
                <w:tcW w:w="5977" w:type="dxa"/>
                <w:tcBorders>
                  <w:top w:val="nil"/>
                  <w:left w:val="nil"/>
                  <w:bottom w:val="single" w:sz="4" w:space="0" w:color="auto"/>
                  <w:right w:val="single" w:sz="4" w:space="0" w:color="auto"/>
                </w:tcBorders>
                <w:shd w:val="clear" w:color="auto" w:fill="auto"/>
                <w:vAlign w:val="center"/>
                <w:hideMark/>
              </w:tcPr>
            </w:tcPrChange>
          </w:tcPr>
          <w:p w:rsidR="008C5AAC" w:rsidRPr="007C23C1" w:rsidRDefault="002B0E74">
            <w:pPr>
              <w:rPr>
                <w:ins w:id="9992" w:author="gsadi" w:date="2013-11-19T11:02:00Z"/>
                <w:rFonts w:asciiTheme="minorHAnsi" w:hAnsiTheme="minorHAnsi" w:cstheme="minorHAnsi"/>
                <w:color w:val="000000"/>
                <w:sz w:val="16"/>
                <w:szCs w:val="18"/>
                <w:rPrChange w:id="9993" w:author="gsadi" w:date="2013-11-25T12:12:00Z">
                  <w:rPr>
                    <w:ins w:id="9994" w:author="gsadi" w:date="2013-11-19T11:02:00Z"/>
                    <w:rFonts w:ascii="Calibri" w:hAnsi="Calibri" w:cs="Calibri"/>
                    <w:color w:val="000000"/>
                    <w:sz w:val="18"/>
                    <w:szCs w:val="18"/>
                  </w:rPr>
                </w:rPrChange>
              </w:rPr>
            </w:pPr>
            <w:ins w:id="9995" w:author="gsadi" w:date="2013-11-19T11:02:00Z">
              <w:r w:rsidRPr="002B0E74">
                <w:rPr>
                  <w:rFonts w:asciiTheme="minorHAnsi" w:hAnsiTheme="minorHAnsi" w:cstheme="minorHAnsi"/>
                  <w:color w:val="000000"/>
                  <w:sz w:val="16"/>
                  <w:szCs w:val="18"/>
                  <w:rPrChange w:id="9996" w:author="gsadi" w:date="2013-11-25T12:12:00Z">
                    <w:rPr>
                      <w:rFonts w:ascii="Calibri" w:hAnsi="Calibri" w:cs="Calibri"/>
                      <w:color w:val="000000"/>
                      <w:sz w:val="18"/>
                      <w:szCs w:val="18"/>
                      <w:u w:val="single"/>
                    </w:rPr>
                  </w:rPrChange>
                </w:rPr>
                <w:t>Char (10) =&gt; Vendor Plant</w:t>
              </w:r>
            </w:ins>
          </w:p>
        </w:tc>
      </w:tr>
    </w:tbl>
    <w:p w:rsidR="001802E8" w:rsidDel="00804D81" w:rsidRDefault="00EA333B">
      <w:pPr>
        <w:pStyle w:val="Heading4"/>
        <w:rPr>
          <w:del w:id="9997" w:author="gsadi" w:date="2013-11-12T10:36:00Z"/>
        </w:rPr>
      </w:pPr>
      <w:bookmarkStart w:id="9998" w:name="_Toc372015970"/>
      <w:bookmarkStart w:id="9999" w:name="_Toc372578200"/>
      <w:bookmarkEnd w:id="9998"/>
      <w:bookmarkEnd w:id="9999"/>
      <w:ins w:id="10000" w:author="gsadi" w:date="2013-11-25T14:32:00Z">
        <w:r>
          <w:t xml:space="preserve"> </w:t>
        </w:r>
      </w:ins>
      <w:bookmarkStart w:id="10001" w:name="_Toc373153604"/>
      <w:bookmarkStart w:id="10002" w:name="_Toc373153755"/>
      <w:bookmarkStart w:id="10003" w:name="_Toc373158171"/>
      <w:bookmarkStart w:id="10004" w:name="_Toc373158245"/>
      <w:bookmarkEnd w:id="10001"/>
      <w:bookmarkEnd w:id="10002"/>
      <w:bookmarkEnd w:id="10003"/>
      <w:bookmarkEnd w:id="10004"/>
    </w:p>
    <w:p w:rsidR="00000000" w:rsidRDefault="003F6914">
      <w:pPr>
        <w:rPr>
          <w:ins w:id="10005" w:author="gsadi" w:date="2013-11-25T16:02:00Z"/>
        </w:rPr>
        <w:pPrChange w:id="10006" w:author="gsadi" w:date="2013-11-25T16:02:00Z">
          <w:pPr>
            <w:pStyle w:val="Heading5"/>
            <w:tabs>
              <w:tab w:val="num" w:pos="864"/>
            </w:tabs>
            <w:ind w:hanging="594"/>
          </w:pPr>
        </w:pPrChange>
      </w:pPr>
    </w:p>
    <w:p w:rsidR="00872E04" w:rsidRDefault="000A791D">
      <w:pPr>
        <w:pStyle w:val="Heading4"/>
        <w:rPr>
          <w:ins w:id="10007" w:author="gsadi" w:date="2013-11-11T11:59:00Z"/>
        </w:rPr>
      </w:pPr>
      <w:ins w:id="10008" w:author="gsadi" w:date="2013-11-25T16:25:00Z">
        <w:r>
          <w:t xml:space="preserve"> </w:t>
        </w:r>
      </w:ins>
      <w:bookmarkStart w:id="10009" w:name="_Toc373183973"/>
      <w:ins w:id="10010" w:author="gsadi" w:date="2013-11-11T11:59:00Z">
        <w:r w:rsidR="00872E04">
          <w:t xml:space="preserve">Combine and Prioritize </w:t>
        </w:r>
        <w:r w:rsidR="006A095E">
          <w:t>Demand</w:t>
        </w:r>
        <w:bookmarkEnd w:id="10009"/>
      </w:ins>
    </w:p>
    <w:p w:rsidR="00000000" w:rsidRDefault="003F6914">
      <w:pPr>
        <w:ind w:right="-540"/>
        <w:rPr>
          <w:ins w:id="10011" w:author="gsadi" w:date="2013-11-25T16:25:00Z"/>
        </w:rPr>
        <w:pPrChange w:id="10012" w:author="gsadi" w:date="2013-11-25T16:10:00Z">
          <w:pPr>
            <w:pStyle w:val="Heading4"/>
          </w:pPr>
        </w:pPrChange>
      </w:pPr>
    </w:p>
    <w:p w:rsidR="00000000" w:rsidRDefault="005F7FBF">
      <w:pPr>
        <w:ind w:right="-540"/>
        <w:rPr>
          <w:ins w:id="10013" w:author="gsadi" w:date="2013-11-25T16:26:00Z"/>
        </w:rPr>
        <w:pPrChange w:id="10014" w:author="gsadi" w:date="2013-11-25T16:10:00Z">
          <w:pPr>
            <w:pStyle w:val="Heading4"/>
          </w:pPr>
        </w:pPrChange>
      </w:pPr>
      <w:ins w:id="10015" w:author="gsadi" w:date="2013-11-11T12:00:00Z">
        <w:r w:rsidRPr="00390530">
          <w:rPr>
            <w:rFonts w:ascii="Arial" w:hAnsi="Arial" w:cs="Arial"/>
          </w:rPr>
          <w:t>i2 SCP`s MAP solver is implemented to do the Order By Order planning.</w:t>
        </w:r>
      </w:ins>
      <w:ins w:id="10016" w:author="gsadi" w:date="2013-11-25T16:07:00Z">
        <w:r w:rsidR="007B0ACB">
          <w:rPr>
            <w:rFonts w:ascii="Arial" w:hAnsi="Arial" w:cs="Arial"/>
          </w:rPr>
          <w:t xml:space="preserve"> Each demand line item is treated as an order. Demands from various source systems are combined and </w:t>
        </w:r>
      </w:ins>
      <w:ins w:id="10017" w:author="gsadi" w:date="2013-11-25T16:08:00Z">
        <w:r w:rsidR="007B0ACB">
          <w:rPr>
            <w:rFonts w:ascii="Arial" w:hAnsi="Arial" w:cs="Arial"/>
          </w:rPr>
          <w:t>prioritized based on certain business rules and a single file, DEMAND_ALL is generated. DEMAND_ALL file goes as an input i2 SCP engine</w:t>
        </w:r>
      </w:ins>
      <w:ins w:id="10018" w:author="gsadi" w:date="2013-11-25T16:25:00Z">
        <w:r w:rsidR="000A791D">
          <w:rPr>
            <w:rFonts w:ascii="Arial" w:hAnsi="Arial" w:cs="Arial"/>
          </w:rPr>
          <w:t xml:space="preserve">. </w:t>
        </w:r>
      </w:ins>
    </w:p>
    <w:p w:rsidR="00000000" w:rsidRDefault="003F6914">
      <w:pPr>
        <w:ind w:right="-540"/>
        <w:rPr>
          <w:ins w:id="10019" w:author="gsadi" w:date="2013-11-25T16:26:00Z"/>
        </w:rPr>
        <w:pPrChange w:id="10020" w:author="gsadi" w:date="2013-11-25T16:10:00Z">
          <w:pPr>
            <w:pStyle w:val="Heading4"/>
          </w:pPr>
        </w:pPrChange>
      </w:pPr>
    </w:p>
    <w:p w:rsidR="00000000" w:rsidRDefault="000A791D">
      <w:pPr>
        <w:ind w:right="-540"/>
        <w:rPr>
          <w:ins w:id="10021" w:author="gsadi" w:date="2013-11-25T16:26:00Z"/>
        </w:rPr>
        <w:pPrChange w:id="10022" w:author="gsadi" w:date="2013-11-25T16:10:00Z">
          <w:pPr>
            <w:pStyle w:val="Heading4"/>
          </w:pPr>
        </w:pPrChange>
      </w:pPr>
      <w:ins w:id="10023" w:author="gsadi" w:date="2013-11-25T16:26:00Z">
        <w:r>
          <w:rPr>
            <w:rFonts w:ascii="Arial" w:hAnsi="Arial" w:cs="Arial"/>
          </w:rPr>
          <w:t>Following are different types of demand that i2 SCP tries to satisfy:</w:t>
        </w:r>
      </w:ins>
    </w:p>
    <w:p w:rsidR="00000000" w:rsidRDefault="003F6914">
      <w:pPr>
        <w:ind w:right="-540"/>
        <w:rPr>
          <w:ins w:id="10024" w:author="gsadi" w:date="2013-11-25T16:26:00Z"/>
        </w:rPr>
        <w:pPrChange w:id="10025" w:author="gsadi" w:date="2013-11-25T16:10:00Z">
          <w:pPr>
            <w:pStyle w:val="Heading4"/>
          </w:pPr>
        </w:pPrChange>
      </w:pPr>
    </w:p>
    <w:p w:rsidR="00F11AAC" w:rsidRPr="000A791D" w:rsidRDefault="00B7750A" w:rsidP="000A791D">
      <w:pPr>
        <w:numPr>
          <w:ilvl w:val="0"/>
          <w:numId w:val="86"/>
        </w:numPr>
        <w:ind w:right="-540"/>
        <w:rPr>
          <w:ins w:id="10026" w:author="gsadi" w:date="2013-11-25T16:26:00Z"/>
          <w:rFonts w:ascii="Arial" w:hAnsi="Arial" w:cs="Arial"/>
        </w:rPr>
      </w:pPr>
      <w:ins w:id="10027" w:author="gsadi" w:date="2013-11-25T16:26:00Z">
        <w:r w:rsidRPr="000A791D">
          <w:rPr>
            <w:rFonts w:ascii="Arial" w:hAnsi="Arial" w:cs="Arial"/>
          </w:rPr>
          <w:t>USA - Allocated Order in SAP</w:t>
        </w:r>
      </w:ins>
    </w:p>
    <w:p w:rsidR="00F11AAC" w:rsidRPr="000A791D" w:rsidRDefault="00B7750A" w:rsidP="000A791D">
      <w:pPr>
        <w:numPr>
          <w:ilvl w:val="0"/>
          <w:numId w:val="86"/>
        </w:numPr>
        <w:ind w:right="-540"/>
        <w:rPr>
          <w:ins w:id="10028" w:author="gsadi" w:date="2013-11-25T16:26:00Z"/>
          <w:rFonts w:ascii="Arial" w:hAnsi="Arial" w:cs="Arial"/>
        </w:rPr>
      </w:pPr>
      <w:ins w:id="10029" w:author="gsadi" w:date="2013-11-25T16:26:00Z">
        <w:r w:rsidRPr="000A791D">
          <w:rPr>
            <w:rFonts w:ascii="Arial" w:hAnsi="Arial" w:cs="Arial"/>
          </w:rPr>
          <w:lastRenderedPageBreak/>
          <w:t>USO - Unshipped Order in SAP</w:t>
        </w:r>
      </w:ins>
    </w:p>
    <w:p w:rsidR="00F11AAC" w:rsidRPr="000A791D" w:rsidRDefault="00B7750A" w:rsidP="000A791D">
      <w:pPr>
        <w:numPr>
          <w:ilvl w:val="0"/>
          <w:numId w:val="86"/>
        </w:numPr>
        <w:ind w:right="-540"/>
        <w:rPr>
          <w:ins w:id="10030" w:author="gsadi" w:date="2013-11-25T16:26:00Z"/>
          <w:rFonts w:ascii="Arial" w:hAnsi="Arial" w:cs="Arial"/>
        </w:rPr>
      </w:pPr>
      <w:ins w:id="10031" w:author="gsadi" w:date="2013-11-25T16:26:00Z">
        <w:r w:rsidRPr="000A791D">
          <w:rPr>
            <w:rFonts w:ascii="Arial" w:hAnsi="Arial" w:cs="Arial"/>
          </w:rPr>
          <w:t>HPR - Hard Projection in SAP</w:t>
        </w:r>
      </w:ins>
    </w:p>
    <w:p w:rsidR="00F11AAC" w:rsidRPr="000A791D" w:rsidRDefault="00B7750A" w:rsidP="000A791D">
      <w:pPr>
        <w:numPr>
          <w:ilvl w:val="0"/>
          <w:numId w:val="86"/>
        </w:numPr>
        <w:ind w:right="-540"/>
        <w:rPr>
          <w:ins w:id="10032" w:author="gsadi" w:date="2013-11-25T16:26:00Z"/>
          <w:rFonts w:ascii="Arial" w:hAnsi="Arial" w:cs="Arial"/>
        </w:rPr>
      </w:pPr>
      <w:ins w:id="10033" w:author="gsadi" w:date="2013-11-25T16:26:00Z">
        <w:r w:rsidRPr="000A791D">
          <w:rPr>
            <w:rFonts w:ascii="Arial" w:hAnsi="Arial" w:cs="Arial"/>
          </w:rPr>
          <w:t>UBF - Un-booked Forecast</w:t>
        </w:r>
      </w:ins>
      <w:ins w:id="10034" w:author="gsadi" w:date="2013-11-25T16:27:00Z">
        <w:r w:rsidR="000A791D">
          <w:rPr>
            <w:rFonts w:ascii="Arial" w:hAnsi="Arial" w:cs="Arial"/>
          </w:rPr>
          <w:t xml:space="preserve"> from Logility</w:t>
        </w:r>
      </w:ins>
    </w:p>
    <w:p w:rsidR="00F11AAC" w:rsidRPr="000A791D" w:rsidRDefault="00B7750A" w:rsidP="000A791D">
      <w:pPr>
        <w:numPr>
          <w:ilvl w:val="0"/>
          <w:numId w:val="86"/>
        </w:numPr>
        <w:ind w:right="-540"/>
        <w:rPr>
          <w:ins w:id="10035" w:author="gsadi" w:date="2013-11-25T16:26:00Z"/>
          <w:rFonts w:ascii="Arial" w:hAnsi="Arial" w:cs="Arial"/>
        </w:rPr>
      </w:pPr>
      <w:ins w:id="10036" w:author="gsadi" w:date="2013-11-25T16:26:00Z">
        <w:r w:rsidRPr="000A791D">
          <w:rPr>
            <w:rFonts w:ascii="Arial" w:hAnsi="Arial" w:cs="Arial"/>
          </w:rPr>
          <w:t>DIR - Direct Ship Order in SAP</w:t>
        </w:r>
      </w:ins>
    </w:p>
    <w:p w:rsidR="00F11AAC" w:rsidRPr="000A791D" w:rsidRDefault="00B7750A" w:rsidP="000A791D">
      <w:pPr>
        <w:numPr>
          <w:ilvl w:val="0"/>
          <w:numId w:val="86"/>
        </w:numPr>
        <w:ind w:right="-540"/>
        <w:rPr>
          <w:ins w:id="10037" w:author="gsadi" w:date="2013-11-25T16:26:00Z"/>
          <w:rFonts w:ascii="Arial" w:hAnsi="Arial" w:cs="Arial"/>
        </w:rPr>
      </w:pPr>
      <w:ins w:id="10038" w:author="gsadi" w:date="2013-11-25T16:26:00Z">
        <w:r w:rsidRPr="000A791D">
          <w:rPr>
            <w:rFonts w:ascii="Arial" w:hAnsi="Arial" w:cs="Arial"/>
          </w:rPr>
          <w:t>NTH - Need to Buy (Hard)</w:t>
        </w:r>
      </w:ins>
    </w:p>
    <w:p w:rsidR="00F11AAC" w:rsidRDefault="00B7750A" w:rsidP="000A791D">
      <w:pPr>
        <w:numPr>
          <w:ilvl w:val="0"/>
          <w:numId w:val="86"/>
        </w:numPr>
        <w:ind w:right="-540"/>
        <w:rPr>
          <w:ins w:id="10039" w:author="gsadi" w:date="2013-11-25T16:27:00Z"/>
          <w:rFonts w:ascii="Arial" w:hAnsi="Arial" w:cs="Arial"/>
        </w:rPr>
      </w:pPr>
      <w:ins w:id="10040" w:author="gsadi" w:date="2013-11-25T16:26:00Z">
        <w:r w:rsidRPr="000A791D">
          <w:rPr>
            <w:rFonts w:ascii="Arial" w:hAnsi="Arial" w:cs="Arial"/>
          </w:rPr>
          <w:t>NTF - Need to Buy (Forecast)</w:t>
        </w:r>
      </w:ins>
    </w:p>
    <w:p w:rsidR="00000000" w:rsidRDefault="00B7750A">
      <w:pPr>
        <w:numPr>
          <w:ilvl w:val="0"/>
          <w:numId w:val="86"/>
        </w:numPr>
        <w:ind w:right="-540"/>
        <w:rPr>
          <w:ins w:id="10041" w:author="gsadi" w:date="2013-11-25T16:27:00Z"/>
          <w:rFonts w:ascii="Arial" w:hAnsi="Arial" w:cs="Arial"/>
        </w:rPr>
        <w:pPrChange w:id="10042" w:author="gsadi" w:date="2013-11-25T16:29:00Z">
          <w:pPr>
            <w:numPr>
              <w:numId w:val="86"/>
            </w:numPr>
            <w:tabs>
              <w:tab w:val="num" w:pos="1080"/>
            </w:tabs>
            <w:ind w:left="720" w:right="-540" w:hanging="360"/>
          </w:pPr>
        </w:pPrChange>
      </w:pPr>
      <w:ins w:id="10043" w:author="gsadi" w:date="2013-11-25T16:27:00Z">
        <w:r w:rsidRPr="000A791D">
          <w:rPr>
            <w:rFonts w:ascii="Arial" w:hAnsi="Arial" w:cs="Arial"/>
          </w:rPr>
          <w:t xml:space="preserve">ROH - IP On Hand </w:t>
        </w:r>
      </w:ins>
    </w:p>
    <w:p w:rsidR="00000000" w:rsidRDefault="00B7750A">
      <w:pPr>
        <w:numPr>
          <w:ilvl w:val="0"/>
          <w:numId w:val="86"/>
        </w:numPr>
        <w:ind w:right="-540"/>
        <w:rPr>
          <w:ins w:id="10044" w:author="gsadi" w:date="2013-11-25T16:27:00Z"/>
          <w:rFonts w:ascii="Arial" w:hAnsi="Arial" w:cs="Arial"/>
        </w:rPr>
        <w:pPrChange w:id="10045" w:author="gsadi" w:date="2013-11-25T16:29:00Z">
          <w:pPr>
            <w:numPr>
              <w:numId w:val="86"/>
            </w:numPr>
            <w:tabs>
              <w:tab w:val="num" w:pos="1080"/>
            </w:tabs>
            <w:ind w:left="720" w:right="-540" w:hanging="360"/>
          </w:pPr>
        </w:pPrChange>
      </w:pPr>
      <w:ins w:id="10046" w:author="gsadi" w:date="2013-11-25T16:27:00Z">
        <w:r w:rsidRPr="000A791D">
          <w:rPr>
            <w:rFonts w:ascii="Arial" w:hAnsi="Arial" w:cs="Arial"/>
          </w:rPr>
          <w:t>RPO - IP Purchase Order</w:t>
        </w:r>
      </w:ins>
    </w:p>
    <w:p w:rsidR="00000000" w:rsidRDefault="00B7750A">
      <w:pPr>
        <w:numPr>
          <w:ilvl w:val="0"/>
          <w:numId w:val="86"/>
        </w:numPr>
        <w:ind w:right="-540"/>
        <w:rPr>
          <w:ins w:id="10047" w:author="gsadi" w:date="2013-11-25T16:27:00Z"/>
          <w:rFonts w:ascii="Arial" w:hAnsi="Arial" w:cs="Arial"/>
        </w:rPr>
        <w:pPrChange w:id="10048" w:author="gsadi" w:date="2013-11-25T16:29:00Z">
          <w:pPr>
            <w:numPr>
              <w:numId w:val="86"/>
            </w:numPr>
            <w:tabs>
              <w:tab w:val="num" w:pos="1080"/>
            </w:tabs>
            <w:ind w:left="720" w:right="-540" w:hanging="360"/>
          </w:pPr>
        </w:pPrChange>
      </w:pPr>
      <w:ins w:id="10049" w:author="gsadi" w:date="2013-11-25T16:27:00Z">
        <w:r w:rsidRPr="000A791D">
          <w:rPr>
            <w:rFonts w:ascii="Arial" w:hAnsi="Arial" w:cs="Arial"/>
          </w:rPr>
          <w:t>RDO - IP Non Processed Distro</w:t>
        </w:r>
      </w:ins>
    </w:p>
    <w:p w:rsidR="00000000" w:rsidRDefault="00B7750A">
      <w:pPr>
        <w:numPr>
          <w:ilvl w:val="0"/>
          <w:numId w:val="86"/>
        </w:numPr>
        <w:ind w:right="-540"/>
        <w:rPr>
          <w:ins w:id="10050" w:author="gsadi" w:date="2013-11-25T16:27:00Z"/>
          <w:rFonts w:ascii="Arial" w:hAnsi="Arial" w:cs="Arial"/>
        </w:rPr>
        <w:pPrChange w:id="10051" w:author="gsadi" w:date="2013-11-25T16:29:00Z">
          <w:pPr>
            <w:numPr>
              <w:numId w:val="86"/>
            </w:numPr>
            <w:tabs>
              <w:tab w:val="num" w:pos="1080"/>
            </w:tabs>
            <w:ind w:left="720" w:right="-540" w:hanging="360"/>
          </w:pPr>
        </w:pPrChange>
      </w:pPr>
      <w:ins w:id="10052" w:author="gsadi" w:date="2013-11-25T16:27:00Z">
        <w:r w:rsidRPr="000A791D">
          <w:rPr>
            <w:rFonts w:ascii="Arial" w:hAnsi="Arial" w:cs="Arial"/>
          </w:rPr>
          <w:t xml:space="preserve">RUA </w:t>
        </w:r>
        <w:r w:rsidR="000A791D">
          <w:rPr>
            <w:rFonts w:ascii="Arial" w:hAnsi="Arial" w:cs="Arial"/>
          </w:rPr>
          <w:t>–</w:t>
        </w:r>
        <w:r w:rsidRPr="000A791D">
          <w:rPr>
            <w:rFonts w:ascii="Arial" w:hAnsi="Arial" w:cs="Arial"/>
          </w:rPr>
          <w:t xml:space="preserve"> </w:t>
        </w:r>
        <w:r w:rsidR="000A791D">
          <w:rPr>
            <w:rFonts w:ascii="Arial" w:hAnsi="Arial" w:cs="Arial"/>
          </w:rPr>
          <w:t xml:space="preserve">Retail </w:t>
        </w:r>
        <w:r w:rsidRPr="000A791D">
          <w:rPr>
            <w:rFonts w:ascii="Arial" w:hAnsi="Arial" w:cs="Arial"/>
          </w:rPr>
          <w:t xml:space="preserve">Allocated Order in </w:t>
        </w:r>
        <w:r w:rsidR="000A791D">
          <w:rPr>
            <w:rFonts w:ascii="Arial" w:hAnsi="Arial" w:cs="Arial"/>
          </w:rPr>
          <w:t>DOM</w:t>
        </w:r>
        <w:r w:rsidRPr="000A791D">
          <w:rPr>
            <w:rFonts w:ascii="Arial" w:hAnsi="Arial" w:cs="Arial"/>
          </w:rPr>
          <w:t xml:space="preserve"> </w:t>
        </w:r>
      </w:ins>
    </w:p>
    <w:p w:rsidR="00000000" w:rsidRDefault="003F6914">
      <w:pPr>
        <w:ind w:right="-540"/>
        <w:rPr>
          <w:ins w:id="10053" w:author="gsadi" w:date="2013-11-25T16:25:00Z"/>
        </w:rPr>
        <w:pPrChange w:id="10054" w:author="gsadi" w:date="2013-11-25T16:10:00Z">
          <w:pPr>
            <w:pStyle w:val="Heading4"/>
          </w:pPr>
        </w:pPrChange>
      </w:pPr>
    </w:p>
    <w:p w:rsidR="00000000" w:rsidRDefault="000A791D">
      <w:pPr>
        <w:ind w:right="-540"/>
        <w:rPr>
          <w:ins w:id="10055" w:author="gsadi" w:date="2013-11-25T16:25:00Z"/>
        </w:rPr>
        <w:pPrChange w:id="10056" w:author="gsadi" w:date="2013-11-25T16:10:00Z">
          <w:pPr>
            <w:pStyle w:val="Heading4"/>
          </w:pPr>
        </w:pPrChange>
      </w:pPr>
      <w:ins w:id="10057" w:author="gsadi" w:date="2013-11-25T16:25:00Z">
        <w:r>
          <w:rPr>
            <w:rFonts w:ascii="Arial" w:hAnsi="Arial" w:cs="Arial"/>
          </w:rPr>
          <w:t>Demand</w:t>
        </w:r>
      </w:ins>
      <w:ins w:id="10058" w:author="gsadi" w:date="2013-11-25T16:28:00Z">
        <w:r w:rsidR="00953AC5">
          <w:rPr>
            <w:rFonts w:ascii="Arial" w:hAnsi="Arial" w:cs="Arial"/>
          </w:rPr>
          <w:t>s are sorted based on the following elements:</w:t>
        </w:r>
      </w:ins>
    </w:p>
    <w:p w:rsidR="00000000" w:rsidRDefault="003F6914">
      <w:pPr>
        <w:ind w:left="1440" w:right="-540"/>
        <w:rPr>
          <w:ins w:id="10059" w:author="gsadi" w:date="2013-11-25T16:28:00Z"/>
          <w:rFonts w:ascii="Arial" w:hAnsi="Arial" w:cs="Arial"/>
        </w:rPr>
        <w:pPrChange w:id="10060" w:author="gsadi" w:date="2013-11-25T16:28:00Z">
          <w:pPr>
            <w:numPr>
              <w:ilvl w:val="1"/>
              <w:numId w:val="88"/>
            </w:numPr>
            <w:tabs>
              <w:tab w:val="num" w:pos="1440"/>
            </w:tabs>
            <w:ind w:left="1440" w:right="-540" w:hanging="360"/>
          </w:pPr>
        </w:pPrChange>
      </w:pPr>
    </w:p>
    <w:p w:rsidR="00000000" w:rsidRDefault="002B0E74">
      <w:pPr>
        <w:numPr>
          <w:ilvl w:val="0"/>
          <w:numId w:val="86"/>
        </w:numPr>
        <w:ind w:right="-540"/>
        <w:rPr>
          <w:ins w:id="10061" w:author="gsadi" w:date="2013-11-25T16:28:00Z"/>
          <w:rFonts w:ascii="Arial" w:hAnsi="Arial" w:cs="Arial"/>
          <w:rPrChange w:id="10062" w:author="gsadi" w:date="2013-11-25T16:29:00Z">
            <w:rPr>
              <w:ins w:id="10063" w:author="gsadi" w:date="2013-11-25T16:28:00Z"/>
            </w:rPr>
          </w:rPrChange>
        </w:rPr>
        <w:pPrChange w:id="10064" w:author="gsadi" w:date="2013-11-25T16:29:00Z">
          <w:pPr>
            <w:numPr>
              <w:ilvl w:val="1"/>
              <w:numId w:val="88"/>
            </w:numPr>
            <w:tabs>
              <w:tab w:val="num" w:pos="1440"/>
            </w:tabs>
            <w:ind w:left="1440" w:right="-540" w:hanging="360"/>
          </w:pPr>
        </w:pPrChange>
      </w:pPr>
      <w:ins w:id="10065" w:author="gsadi" w:date="2013-11-25T16:28:00Z">
        <w:r w:rsidRPr="002B0E74">
          <w:rPr>
            <w:rFonts w:ascii="Arial" w:hAnsi="Arial" w:cs="Arial"/>
            <w:rPrChange w:id="10066" w:author="gsadi" w:date="2013-11-25T16:29:00Z">
              <w:rPr>
                <w:color w:val="0000FF"/>
                <w:u w:val="single"/>
              </w:rPr>
            </w:rPrChange>
          </w:rPr>
          <w:t>Safety Time Date</w:t>
        </w:r>
      </w:ins>
    </w:p>
    <w:p w:rsidR="00000000" w:rsidRDefault="002B0E74">
      <w:pPr>
        <w:numPr>
          <w:ilvl w:val="0"/>
          <w:numId w:val="86"/>
        </w:numPr>
        <w:ind w:right="-540"/>
        <w:rPr>
          <w:ins w:id="10067" w:author="gsadi" w:date="2013-11-25T16:28:00Z"/>
          <w:rFonts w:ascii="Arial" w:hAnsi="Arial" w:cs="Arial"/>
          <w:rPrChange w:id="10068" w:author="gsadi" w:date="2013-11-25T16:29:00Z">
            <w:rPr>
              <w:ins w:id="10069" w:author="gsadi" w:date="2013-11-25T16:28:00Z"/>
            </w:rPr>
          </w:rPrChange>
        </w:rPr>
        <w:pPrChange w:id="10070" w:author="gsadi" w:date="2013-11-25T16:29:00Z">
          <w:pPr>
            <w:numPr>
              <w:ilvl w:val="1"/>
              <w:numId w:val="88"/>
            </w:numPr>
            <w:tabs>
              <w:tab w:val="num" w:pos="1440"/>
            </w:tabs>
            <w:ind w:left="1440" w:right="-540" w:hanging="360"/>
          </w:pPr>
        </w:pPrChange>
      </w:pPr>
      <w:ins w:id="10071" w:author="gsadi" w:date="2013-11-25T16:28:00Z">
        <w:r w:rsidRPr="002B0E74">
          <w:rPr>
            <w:rFonts w:ascii="Arial" w:hAnsi="Arial" w:cs="Arial"/>
            <w:rPrChange w:id="10072" w:author="gsadi" w:date="2013-11-25T16:29:00Z">
              <w:rPr>
                <w:color w:val="0000FF"/>
                <w:u w:val="single"/>
              </w:rPr>
            </w:rPrChange>
          </w:rPr>
          <w:t>Demand Type</w:t>
        </w:r>
      </w:ins>
    </w:p>
    <w:p w:rsidR="00000000" w:rsidRDefault="002B0E74">
      <w:pPr>
        <w:numPr>
          <w:ilvl w:val="0"/>
          <w:numId w:val="86"/>
        </w:numPr>
        <w:ind w:right="-540"/>
        <w:rPr>
          <w:ins w:id="10073" w:author="gsadi" w:date="2013-11-25T16:28:00Z"/>
          <w:rFonts w:ascii="Arial" w:hAnsi="Arial" w:cs="Arial"/>
          <w:rPrChange w:id="10074" w:author="gsadi" w:date="2013-11-25T16:29:00Z">
            <w:rPr>
              <w:ins w:id="10075" w:author="gsadi" w:date="2013-11-25T16:28:00Z"/>
            </w:rPr>
          </w:rPrChange>
        </w:rPr>
        <w:pPrChange w:id="10076" w:author="gsadi" w:date="2013-11-25T16:29:00Z">
          <w:pPr>
            <w:numPr>
              <w:ilvl w:val="1"/>
              <w:numId w:val="88"/>
            </w:numPr>
            <w:tabs>
              <w:tab w:val="num" w:pos="1440"/>
            </w:tabs>
            <w:ind w:left="1440" w:right="-540" w:hanging="360"/>
          </w:pPr>
        </w:pPrChange>
      </w:pPr>
      <w:ins w:id="10077" w:author="gsadi" w:date="2013-11-25T16:28:00Z">
        <w:r w:rsidRPr="002B0E74">
          <w:rPr>
            <w:rFonts w:ascii="Arial" w:hAnsi="Arial" w:cs="Arial"/>
            <w:rPrChange w:id="10078" w:author="gsadi" w:date="2013-11-25T16:29:00Z">
              <w:rPr>
                <w:color w:val="0000FF"/>
                <w:u w:val="single"/>
              </w:rPr>
            </w:rPrChange>
          </w:rPr>
          <w:t>Number of Routings</w:t>
        </w:r>
      </w:ins>
    </w:p>
    <w:p w:rsidR="00000000" w:rsidRDefault="002B0E74">
      <w:pPr>
        <w:numPr>
          <w:ilvl w:val="0"/>
          <w:numId w:val="86"/>
        </w:numPr>
        <w:ind w:right="-540"/>
        <w:rPr>
          <w:ins w:id="10079" w:author="gsadi" w:date="2013-11-25T16:28:00Z"/>
          <w:rFonts w:ascii="Arial" w:hAnsi="Arial" w:cs="Arial"/>
          <w:rPrChange w:id="10080" w:author="gsadi" w:date="2013-11-25T16:29:00Z">
            <w:rPr>
              <w:ins w:id="10081" w:author="gsadi" w:date="2013-11-25T16:28:00Z"/>
            </w:rPr>
          </w:rPrChange>
        </w:rPr>
        <w:pPrChange w:id="10082" w:author="gsadi" w:date="2013-11-25T16:29:00Z">
          <w:pPr>
            <w:numPr>
              <w:ilvl w:val="1"/>
              <w:numId w:val="88"/>
            </w:numPr>
            <w:tabs>
              <w:tab w:val="num" w:pos="1440"/>
            </w:tabs>
            <w:ind w:left="1440" w:right="-540" w:hanging="360"/>
          </w:pPr>
        </w:pPrChange>
      </w:pPr>
      <w:ins w:id="10083" w:author="gsadi" w:date="2013-11-25T16:28:00Z">
        <w:r w:rsidRPr="002B0E74">
          <w:rPr>
            <w:rFonts w:ascii="Arial" w:hAnsi="Arial" w:cs="Arial"/>
            <w:rPrChange w:id="10084" w:author="gsadi" w:date="2013-11-25T16:29:00Z">
              <w:rPr>
                <w:color w:val="0000FF"/>
                <w:u w:val="single"/>
              </w:rPr>
            </w:rPrChange>
          </w:rPr>
          <w:t>Demand Date</w:t>
        </w:r>
      </w:ins>
    </w:p>
    <w:p w:rsidR="00000000" w:rsidRDefault="002B0E74">
      <w:pPr>
        <w:numPr>
          <w:ilvl w:val="0"/>
          <w:numId w:val="86"/>
        </w:numPr>
        <w:ind w:right="-540"/>
        <w:rPr>
          <w:ins w:id="10085" w:author="gsadi" w:date="2013-11-25T16:28:00Z"/>
          <w:rFonts w:ascii="Arial" w:hAnsi="Arial" w:cs="Arial"/>
          <w:rPrChange w:id="10086" w:author="gsadi" w:date="2013-11-25T16:29:00Z">
            <w:rPr>
              <w:ins w:id="10087" w:author="gsadi" w:date="2013-11-25T16:28:00Z"/>
            </w:rPr>
          </w:rPrChange>
        </w:rPr>
        <w:pPrChange w:id="10088" w:author="gsadi" w:date="2013-11-25T16:29:00Z">
          <w:pPr>
            <w:numPr>
              <w:ilvl w:val="1"/>
              <w:numId w:val="88"/>
            </w:numPr>
            <w:tabs>
              <w:tab w:val="num" w:pos="1440"/>
            </w:tabs>
            <w:ind w:left="1440" w:right="-540" w:hanging="360"/>
          </w:pPr>
        </w:pPrChange>
      </w:pPr>
      <w:ins w:id="10089" w:author="gsadi" w:date="2013-11-25T16:28:00Z">
        <w:r w:rsidRPr="002B0E74">
          <w:rPr>
            <w:rFonts w:ascii="Arial" w:hAnsi="Arial" w:cs="Arial"/>
            <w:rPrChange w:id="10090" w:author="gsadi" w:date="2013-11-25T16:29:00Z">
              <w:rPr>
                <w:color w:val="0000FF"/>
                <w:u w:val="single"/>
              </w:rPr>
            </w:rPrChange>
          </w:rPr>
          <w:t xml:space="preserve">Demand Quantity </w:t>
        </w:r>
      </w:ins>
    </w:p>
    <w:p w:rsidR="00000000" w:rsidRDefault="003F6914">
      <w:pPr>
        <w:ind w:right="-540"/>
        <w:rPr>
          <w:ins w:id="10091" w:author="gsadi" w:date="2013-11-11T11:59:00Z"/>
        </w:rPr>
        <w:pPrChange w:id="10092" w:author="gsadi" w:date="2013-11-25T16:10:00Z">
          <w:pPr>
            <w:pStyle w:val="Heading4"/>
          </w:pPr>
        </w:pPrChange>
      </w:pPr>
    </w:p>
    <w:p w:rsidR="00DE7941" w:rsidRDefault="00EA333B">
      <w:pPr>
        <w:pStyle w:val="Heading4"/>
        <w:rPr>
          <w:ins w:id="10093" w:author="gsadi" w:date="2013-11-11T11:59:00Z"/>
        </w:rPr>
      </w:pPr>
      <w:ins w:id="10094" w:author="gsadi" w:date="2013-11-25T14:32:00Z">
        <w:r>
          <w:t xml:space="preserve"> </w:t>
        </w:r>
      </w:ins>
      <w:bookmarkStart w:id="10095" w:name="_Toc373183974"/>
      <w:r w:rsidR="00DE7941" w:rsidRPr="0024008F">
        <w:t>ADW tables and files</w:t>
      </w:r>
      <w:bookmarkEnd w:id="10095"/>
    </w:p>
    <w:p w:rsidR="00645E69" w:rsidRDefault="00E5624B" w:rsidP="00941A82">
      <w:pPr>
        <w:rPr>
          <w:ins w:id="10096" w:author="gsadi" w:date="2013-11-11T12:21:00Z"/>
          <w:rFonts w:ascii="Arial" w:hAnsi="Arial" w:cs="Arial"/>
        </w:rPr>
      </w:pPr>
      <w:ins w:id="10097" w:author="gsadi" w:date="2013-11-11T12:19:00Z">
        <w:r>
          <w:rPr>
            <w:rFonts w:ascii="Arial" w:hAnsi="Arial" w:cs="Arial"/>
          </w:rPr>
          <w:t>Before i2 SCP engine is run, various data elements required for pla</w:t>
        </w:r>
        <w:r w:rsidR="00060205">
          <w:rPr>
            <w:rFonts w:ascii="Arial" w:hAnsi="Arial" w:cs="Arial"/>
          </w:rPr>
          <w:t xml:space="preserve">nning </w:t>
        </w:r>
      </w:ins>
      <w:ins w:id="10098" w:author="gsadi" w:date="2013-11-11T12:49:00Z">
        <w:r w:rsidR="00060205">
          <w:rPr>
            <w:rFonts w:ascii="Arial" w:hAnsi="Arial" w:cs="Arial"/>
          </w:rPr>
          <w:t>are</w:t>
        </w:r>
      </w:ins>
      <w:ins w:id="10099" w:author="gsadi" w:date="2013-11-11T12:21:00Z">
        <w:r w:rsidR="00645E69">
          <w:rPr>
            <w:rFonts w:ascii="Arial" w:hAnsi="Arial" w:cs="Arial"/>
          </w:rPr>
          <w:t xml:space="preserve"> </w:t>
        </w:r>
      </w:ins>
    </w:p>
    <w:p w:rsidR="00941A82" w:rsidRDefault="00AD3DF0" w:rsidP="00941A82">
      <w:pPr>
        <w:rPr>
          <w:ins w:id="10100" w:author="gsadi" w:date="2013-11-25T16:20:00Z"/>
          <w:rFonts w:ascii="Arial" w:hAnsi="Arial" w:cs="Arial"/>
        </w:rPr>
      </w:pPr>
      <w:ins w:id="10101" w:author="gsadi" w:date="2013-11-11T12:21:00Z">
        <w:r>
          <w:rPr>
            <w:rFonts w:ascii="Arial" w:hAnsi="Arial" w:cs="Arial"/>
          </w:rPr>
          <w:t>Consolidated</w:t>
        </w:r>
      </w:ins>
      <w:ins w:id="10102" w:author="gsadi" w:date="2013-11-11T12:51:00Z">
        <w:r>
          <w:rPr>
            <w:rFonts w:ascii="Arial" w:hAnsi="Arial" w:cs="Arial"/>
          </w:rPr>
          <w:t xml:space="preserve">, </w:t>
        </w:r>
      </w:ins>
      <w:ins w:id="10103" w:author="gsadi" w:date="2013-11-11T12:20:00Z">
        <w:r w:rsidR="00373AAE">
          <w:rPr>
            <w:rFonts w:ascii="Arial" w:hAnsi="Arial" w:cs="Arial"/>
          </w:rPr>
          <w:t>loaded into ADW tables for integrity checks</w:t>
        </w:r>
      </w:ins>
      <w:ins w:id="10104" w:author="gsadi" w:date="2013-11-11T12:51:00Z">
        <w:r>
          <w:rPr>
            <w:rFonts w:ascii="Arial" w:hAnsi="Arial" w:cs="Arial"/>
          </w:rPr>
          <w:t xml:space="preserve"> and the ones that pass integrity checks are extracted into fil</w:t>
        </w:r>
        <w:r w:rsidR="004C398D">
          <w:rPr>
            <w:rFonts w:ascii="Arial" w:hAnsi="Arial" w:cs="Arial"/>
          </w:rPr>
          <w:t>es</w:t>
        </w:r>
      </w:ins>
      <w:ins w:id="10105" w:author="gsadi" w:date="2013-11-11T12:20:00Z">
        <w:r w:rsidR="00373AAE">
          <w:rPr>
            <w:rFonts w:ascii="Arial" w:hAnsi="Arial" w:cs="Arial"/>
          </w:rPr>
          <w:t xml:space="preserve">. </w:t>
        </w:r>
      </w:ins>
      <w:ins w:id="10106" w:author="gsadi" w:date="2013-11-11T12:51:00Z">
        <w:r w:rsidR="00066CFA">
          <w:rPr>
            <w:rFonts w:ascii="Arial" w:hAnsi="Arial" w:cs="Arial"/>
          </w:rPr>
          <w:t xml:space="preserve">i2 SCP engine processes the files as part of planning run. </w:t>
        </w:r>
      </w:ins>
      <w:ins w:id="10107" w:author="gsadi" w:date="2013-11-11T12:21:00Z">
        <w:r w:rsidR="001A3D92">
          <w:rPr>
            <w:rFonts w:ascii="Arial" w:hAnsi="Arial" w:cs="Arial"/>
          </w:rPr>
          <w:t xml:space="preserve">ADW </w:t>
        </w:r>
        <w:r w:rsidR="00645E69">
          <w:rPr>
            <w:rFonts w:ascii="Arial" w:hAnsi="Arial" w:cs="Arial"/>
          </w:rPr>
          <w:t>tables are built w</w:t>
        </w:r>
      </w:ins>
      <w:ins w:id="10108" w:author="gsadi" w:date="2013-11-11T12:49:00Z">
        <w:r w:rsidR="00060205">
          <w:rPr>
            <w:rFonts w:ascii="Arial" w:hAnsi="Arial" w:cs="Arial"/>
          </w:rPr>
          <w:t xml:space="preserve">ith referential integrity among data elements – Item, Facility, </w:t>
        </w:r>
      </w:ins>
      <w:ins w:id="10109" w:author="gsadi" w:date="2013-11-11T12:50:00Z">
        <w:r w:rsidR="00060205">
          <w:rPr>
            <w:rFonts w:ascii="Arial" w:hAnsi="Arial" w:cs="Arial"/>
          </w:rPr>
          <w:t>Facility Item</w:t>
        </w:r>
        <w:r w:rsidR="001A3D92">
          <w:rPr>
            <w:rFonts w:ascii="Arial" w:hAnsi="Arial" w:cs="Arial"/>
          </w:rPr>
          <w:t xml:space="preserve">, Demand All, On Hand, WIP etc. </w:t>
        </w:r>
      </w:ins>
      <w:ins w:id="10110" w:author="gsadi" w:date="2013-11-11T12:52:00Z">
        <w:r w:rsidR="00157876">
          <w:rPr>
            <w:rFonts w:ascii="Arial" w:hAnsi="Arial" w:cs="Arial"/>
          </w:rPr>
          <w:t xml:space="preserve">The following table lists </w:t>
        </w:r>
      </w:ins>
    </w:p>
    <w:tbl>
      <w:tblPr>
        <w:tblpPr w:leftFromText="180" w:rightFromText="180" w:vertAnchor="text" w:horzAnchor="margin" w:tblpX="198" w:tblpY="414"/>
        <w:tblW w:w="8910" w:type="dxa"/>
        <w:tblLayout w:type="fixed"/>
        <w:tblLook w:val="04A0"/>
        <w:tblPrChange w:id="10111" w:author="gsadi" w:date="2013-11-25T16:20:00Z">
          <w:tblPr>
            <w:tblpPr w:leftFromText="180" w:rightFromText="180" w:vertAnchor="text" w:horzAnchor="margin" w:tblpY="414"/>
            <w:tblW w:w="9108" w:type="dxa"/>
            <w:tblLayout w:type="fixed"/>
            <w:tblLook w:val="04A0"/>
          </w:tblPr>
        </w:tblPrChange>
      </w:tblPr>
      <w:tblGrid>
        <w:gridCol w:w="1840"/>
        <w:gridCol w:w="2340"/>
        <w:gridCol w:w="2430"/>
        <w:gridCol w:w="2300"/>
        <w:tblGridChange w:id="10112">
          <w:tblGrid>
            <w:gridCol w:w="2038"/>
            <w:gridCol w:w="2340"/>
            <w:gridCol w:w="2430"/>
            <w:gridCol w:w="2300"/>
          </w:tblGrid>
        </w:tblGridChange>
      </w:tblGrid>
      <w:tr w:rsidR="00941A82" w:rsidTr="00AC4080">
        <w:trPr>
          <w:trHeight w:val="255"/>
          <w:ins w:id="10113" w:author="gsadi" w:date="2013-11-25T16:20:00Z"/>
          <w:trPrChange w:id="10114" w:author="gsadi" w:date="2013-11-25T16:20:00Z">
            <w:trPr>
              <w:trHeight w:val="255"/>
            </w:trPr>
          </w:trPrChange>
        </w:trPr>
        <w:tc>
          <w:tcPr>
            <w:tcW w:w="1840" w:type="dxa"/>
            <w:tcBorders>
              <w:top w:val="single" w:sz="4" w:space="0" w:color="auto"/>
              <w:left w:val="single" w:sz="4" w:space="0" w:color="auto"/>
              <w:bottom w:val="single" w:sz="4" w:space="0" w:color="auto"/>
              <w:right w:val="single" w:sz="4" w:space="0" w:color="auto"/>
            </w:tcBorders>
            <w:shd w:val="clear" w:color="000000" w:fill="A6A6A6"/>
            <w:noWrap/>
            <w:hideMark/>
            <w:tcPrChange w:id="10115" w:author="gsadi" w:date="2013-11-25T16:20:00Z">
              <w:tcPr>
                <w:tcW w:w="2038" w:type="dxa"/>
                <w:tcBorders>
                  <w:top w:val="single" w:sz="4" w:space="0" w:color="auto"/>
                  <w:left w:val="single" w:sz="4" w:space="0" w:color="auto"/>
                  <w:bottom w:val="single" w:sz="4" w:space="0" w:color="auto"/>
                  <w:right w:val="single" w:sz="4" w:space="0" w:color="auto"/>
                </w:tcBorders>
                <w:shd w:val="clear" w:color="000000" w:fill="A6A6A6"/>
                <w:noWrap/>
                <w:hideMark/>
              </w:tcPr>
            </w:tcPrChange>
          </w:tcPr>
          <w:p w:rsidR="00941A82" w:rsidRDefault="00941A82" w:rsidP="00AC4080">
            <w:pPr>
              <w:jc w:val="center"/>
              <w:rPr>
                <w:ins w:id="10116" w:author="gsadi" w:date="2013-11-25T16:20:00Z"/>
                <w:rFonts w:ascii="Calibri" w:hAnsi="Calibri" w:cs="Calibri"/>
                <w:b/>
                <w:bCs/>
                <w:color w:val="000000"/>
                <w:sz w:val="20"/>
                <w:szCs w:val="20"/>
              </w:rPr>
            </w:pPr>
            <w:ins w:id="10117" w:author="gsadi" w:date="2013-11-25T16:20:00Z">
              <w:r>
                <w:rPr>
                  <w:rFonts w:ascii="Calibri" w:hAnsi="Calibri" w:cs="Calibri"/>
                  <w:b/>
                  <w:bCs/>
                  <w:color w:val="000000"/>
                  <w:sz w:val="20"/>
                  <w:szCs w:val="20"/>
                </w:rPr>
                <w:t>ADW table</w:t>
              </w:r>
            </w:ins>
          </w:p>
        </w:tc>
        <w:tc>
          <w:tcPr>
            <w:tcW w:w="2340" w:type="dxa"/>
            <w:tcBorders>
              <w:top w:val="single" w:sz="4" w:space="0" w:color="auto"/>
              <w:left w:val="nil"/>
              <w:bottom w:val="single" w:sz="4" w:space="0" w:color="auto"/>
              <w:right w:val="single" w:sz="4" w:space="0" w:color="auto"/>
            </w:tcBorders>
            <w:shd w:val="clear" w:color="000000" w:fill="A6A6A6"/>
            <w:noWrap/>
            <w:hideMark/>
            <w:tcPrChange w:id="10118" w:author="gsadi" w:date="2013-11-25T16:20:00Z">
              <w:tcPr>
                <w:tcW w:w="2340" w:type="dxa"/>
                <w:tcBorders>
                  <w:top w:val="single" w:sz="4" w:space="0" w:color="auto"/>
                  <w:left w:val="nil"/>
                  <w:bottom w:val="single" w:sz="4" w:space="0" w:color="auto"/>
                  <w:right w:val="single" w:sz="4" w:space="0" w:color="auto"/>
                </w:tcBorders>
                <w:shd w:val="clear" w:color="000000" w:fill="A6A6A6"/>
                <w:noWrap/>
                <w:hideMark/>
              </w:tcPr>
            </w:tcPrChange>
          </w:tcPr>
          <w:p w:rsidR="00941A82" w:rsidRDefault="00941A82" w:rsidP="00AC4080">
            <w:pPr>
              <w:jc w:val="center"/>
              <w:rPr>
                <w:ins w:id="10119" w:author="gsadi" w:date="2013-11-25T16:20:00Z"/>
                <w:rFonts w:ascii="Calibri" w:hAnsi="Calibri" w:cs="Calibri"/>
                <w:b/>
                <w:bCs/>
                <w:color w:val="000000"/>
                <w:sz w:val="20"/>
                <w:szCs w:val="20"/>
              </w:rPr>
            </w:pPr>
            <w:ins w:id="10120" w:author="gsadi" w:date="2013-11-25T16:20:00Z">
              <w:r>
                <w:rPr>
                  <w:rFonts w:ascii="Calibri" w:hAnsi="Calibri" w:cs="Calibri"/>
                  <w:b/>
                  <w:bCs/>
                  <w:color w:val="000000"/>
                  <w:sz w:val="20"/>
                  <w:szCs w:val="20"/>
                </w:rPr>
                <w:t>Engine Model file</w:t>
              </w:r>
            </w:ins>
          </w:p>
        </w:tc>
        <w:tc>
          <w:tcPr>
            <w:tcW w:w="2430" w:type="dxa"/>
            <w:tcBorders>
              <w:top w:val="single" w:sz="4" w:space="0" w:color="auto"/>
              <w:left w:val="nil"/>
              <w:bottom w:val="single" w:sz="4" w:space="0" w:color="auto"/>
              <w:right w:val="single" w:sz="4" w:space="0" w:color="auto"/>
            </w:tcBorders>
            <w:shd w:val="clear" w:color="000000" w:fill="A6A6A6"/>
            <w:hideMark/>
            <w:tcPrChange w:id="10121" w:author="gsadi" w:date="2013-11-25T16:20:00Z">
              <w:tcPr>
                <w:tcW w:w="2430" w:type="dxa"/>
                <w:tcBorders>
                  <w:top w:val="single" w:sz="4" w:space="0" w:color="auto"/>
                  <w:left w:val="nil"/>
                  <w:bottom w:val="single" w:sz="4" w:space="0" w:color="auto"/>
                  <w:right w:val="single" w:sz="4" w:space="0" w:color="auto"/>
                </w:tcBorders>
                <w:shd w:val="clear" w:color="000000" w:fill="A6A6A6"/>
                <w:hideMark/>
              </w:tcPr>
            </w:tcPrChange>
          </w:tcPr>
          <w:p w:rsidR="00941A82" w:rsidRDefault="00941A82" w:rsidP="00AC4080">
            <w:pPr>
              <w:jc w:val="center"/>
              <w:rPr>
                <w:ins w:id="10122" w:author="gsadi" w:date="2013-11-25T16:20:00Z"/>
                <w:rFonts w:ascii="Calibri" w:hAnsi="Calibri" w:cs="Calibri"/>
                <w:b/>
                <w:bCs/>
                <w:color w:val="000000"/>
                <w:sz w:val="20"/>
                <w:szCs w:val="20"/>
              </w:rPr>
            </w:pPr>
            <w:ins w:id="10123" w:author="gsadi" w:date="2013-11-25T16:20:00Z">
              <w:r>
                <w:rPr>
                  <w:rFonts w:ascii="Calibri" w:hAnsi="Calibri" w:cs="Calibri"/>
                  <w:b/>
                  <w:bCs/>
                  <w:color w:val="000000"/>
                  <w:sz w:val="20"/>
                  <w:szCs w:val="20"/>
                </w:rPr>
                <w:t>Description</w:t>
              </w:r>
            </w:ins>
          </w:p>
        </w:tc>
        <w:tc>
          <w:tcPr>
            <w:tcW w:w="2300" w:type="dxa"/>
            <w:tcBorders>
              <w:top w:val="single" w:sz="4" w:space="0" w:color="auto"/>
              <w:left w:val="nil"/>
              <w:bottom w:val="single" w:sz="4" w:space="0" w:color="auto"/>
              <w:right w:val="single" w:sz="4" w:space="0" w:color="auto"/>
            </w:tcBorders>
            <w:shd w:val="clear" w:color="000000" w:fill="A6A6A6"/>
            <w:noWrap/>
            <w:hideMark/>
            <w:tcPrChange w:id="10124" w:author="gsadi" w:date="2013-11-25T16:20:00Z">
              <w:tcPr>
                <w:tcW w:w="2300" w:type="dxa"/>
                <w:tcBorders>
                  <w:top w:val="single" w:sz="4" w:space="0" w:color="auto"/>
                  <w:left w:val="nil"/>
                  <w:bottom w:val="single" w:sz="4" w:space="0" w:color="auto"/>
                  <w:right w:val="single" w:sz="4" w:space="0" w:color="auto"/>
                </w:tcBorders>
                <w:shd w:val="clear" w:color="000000" w:fill="A6A6A6"/>
                <w:noWrap/>
                <w:hideMark/>
              </w:tcPr>
            </w:tcPrChange>
          </w:tcPr>
          <w:p w:rsidR="00941A82" w:rsidRDefault="00941A82" w:rsidP="00AC4080">
            <w:pPr>
              <w:jc w:val="center"/>
              <w:rPr>
                <w:ins w:id="10125" w:author="gsadi" w:date="2013-11-25T16:20:00Z"/>
                <w:rFonts w:ascii="Calibri" w:hAnsi="Calibri" w:cs="Calibri"/>
                <w:b/>
                <w:bCs/>
                <w:color w:val="000000"/>
                <w:sz w:val="20"/>
                <w:szCs w:val="20"/>
              </w:rPr>
            </w:pPr>
            <w:ins w:id="10126" w:author="gsadi" w:date="2013-11-25T16:20:00Z">
              <w:r>
                <w:rPr>
                  <w:rFonts w:ascii="Calibri" w:hAnsi="Calibri" w:cs="Calibri"/>
                  <w:b/>
                  <w:bCs/>
                  <w:color w:val="000000"/>
                  <w:sz w:val="20"/>
                  <w:szCs w:val="20"/>
                </w:rPr>
                <w:t>Fields</w:t>
              </w:r>
            </w:ins>
          </w:p>
        </w:tc>
      </w:tr>
      <w:tr w:rsidR="00941A82" w:rsidTr="00AC4080">
        <w:trPr>
          <w:trHeight w:val="2055"/>
          <w:ins w:id="10127" w:author="gsadi" w:date="2013-11-25T16:20:00Z"/>
          <w:trPrChange w:id="10128" w:author="gsadi" w:date="2013-11-25T16:20:00Z">
            <w:trPr>
              <w:trHeight w:val="205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129"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130" w:author="gsadi" w:date="2013-11-25T16:20:00Z"/>
                <w:rFonts w:ascii="Calibri" w:hAnsi="Calibri" w:cs="Calibri"/>
                <w:color w:val="000000"/>
                <w:sz w:val="20"/>
                <w:szCs w:val="20"/>
              </w:rPr>
            </w:pPr>
            <w:ins w:id="10131" w:author="gsadi" w:date="2013-11-25T16:20:00Z">
              <w:r>
                <w:rPr>
                  <w:rFonts w:ascii="Calibri" w:hAnsi="Calibri" w:cs="Calibri"/>
                  <w:color w:val="000000"/>
                  <w:sz w:val="20"/>
                  <w:szCs w:val="20"/>
                </w:rPr>
                <w:t>PLN</w:t>
              </w:r>
            </w:ins>
          </w:p>
        </w:tc>
        <w:tc>
          <w:tcPr>
            <w:tcW w:w="2340" w:type="dxa"/>
            <w:tcBorders>
              <w:top w:val="nil"/>
              <w:left w:val="nil"/>
              <w:bottom w:val="single" w:sz="4" w:space="0" w:color="auto"/>
              <w:right w:val="single" w:sz="4" w:space="0" w:color="auto"/>
            </w:tcBorders>
            <w:shd w:val="clear" w:color="auto" w:fill="auto"/>
            <w:noWrap/>
            <w:hideMark/>
            <w:tcPrChange w:id="10132"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133" w:author="gsadi" w:date="2013-11-25T16:20:00Z"/>
                <w:rFonts w:ascii="Calibri" w:hAnsi="Calibri" w:cs="Calibri"/>
                <w:color w:val="000000"/>
                <w:sz w:val="20"/>
                <w:szCs w:val="20"/>
              </w:rPr>
            </w:pPr>
            <w:ins w:id="10134" w:author="gsadi" w:date="2013-11-25T16:20:00Z">
              <w:r>
                <w:rPr>
                  <w:rFonts w:ascii="Calibri" w:hAnsi="Calibri" w:cs="Calibri"/>
                  <w:color w:val="000000"/>
                  <w:sz w:val="20"/>
                  <w:szCs w:val="20"/>
                </w:rPr>
                <w:t>PLN.dat</w:t>
              </w:r>
            </w:ins>
          </w:p>
        </w:tc>
        <w:tc>
          <w:tcPr>
            <w:tcW w:w="2430" w:type="dxa"/>
            <w:tcBorders>
              <w:top w:val="nil"/>
              <w:left w:val="nil"/>
              <w:bottom w:val="single" w:sz="4" w:space="0" w:color="auto"/>
              <w:right w:val="single" w:sz="4" w:space="0" w:color="auto"/>
            </w:tcBorders>
            <w:shd w:val="clear" w:color="auto" w:fill="auto"/>
            <w:hideMark/>
            <w:tcPrChange w:id="10135"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jc w:val="center"/>
              <w:rPr>
                <w:ins w:id="10136" w:author="gsadi" w:date="2013-11-25T16:20:00Z"/>
                <w:rFonts w:ascii="Calibri" w:hAnsi="Calibri" w:cs="Calibri"/>
                <w:color w:val="000000"/>
                <w:sz w:val="20"/>
                <w:szCs w:val="20"/>
              </w:rPr>
            </w:pPr>
            <w:ins w:id="10137" w:author="gsadi" w:date="2013-11-25T16:20:00Z">
              <w:r>
                <w:rPr>
                  <w:rFonts w:ascii="Calibri" w:hAnsi="Calibri" w:cs="Calibri"/>
                  <w:color w:val="000000"/>
                  <w:sz w:val="20"/>
                  <w:szCs w:val="20"/>
                </w:rPr>
                <w:t>Includes the planning horizon</w:t>
              </w:r>
            </w:ins>
          </w:p>
        </w:tc>
        <w:tc>
          <w:tcPr>
            <w:tcW w:w="2300" w:type="dxa"/>
            <w:tcBorders>
              <w:top w:val="nil"/>
              <w:left w:val="nil"/>
              <w:bottom w:val="single" w:sz="4" w:space="0" w:color="auto"/>
              <w:right w:val="single" w:sz="4" w:space="0" w:color="auto"/>
            </w:tcBorders>
            <w:shd w:val="clear" w:color="auto" w:fill="auto"/>
            <w:hideMark/>
            <w:tcPrChange w:id="10138"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139" w:author="gsadi" w:date="2013-11-25T16:20:00Z"/>
                <w:rFonts w:ascii="Calibri" w:hAnsi="Calibri" w:cs="Calibri"/>
                <w:color w:val="000000"/>
                <w:sz w:val="20"/>
                <w:szCs w:val="20"/>
              </w:rPr>
            </w:pPr>
            <w:ins w:id="10140" w:author="gsadi" w:date="2013-11-25T16:20:00Z">
              <w:r>
                <w:rPr>
                  <w:rFonts w:ascii="Calibri" w:hAnsi="Calibri" w:cs="Calibri"/>
                  <w:color w:val="000000"/>
                  <w:sz w:val="20"/>
                  <w:szCs w:val="20"/>
                </w:rPr>
                <w:t>description</w:t>
              </w:r>
              <w:r>
                <w:rPr>
                  <w:rFonts w:ascii="Calibri" w:hAnsi="Calibri" w:cs="Calibri"/>
                  <w:color w:val="000000"/>
                  <w:sz w:val="20"/>
                  <w:szCs w:val="20"/>
                </w:rPr>
                <w:br/>
                <w:t>horizon_start_date_time</w:t>
              </w:r>
              <w:r>
                <w:rPr>
                  <w:rFonts w:ascii="Calibri" w:hAnsi="Calibri" w:cs="Calibri"/>
                  <w:color w:val="000000"/>
                  <w:sz w:val="20"/>
                  <w:szCs w:val="20"/>
                </w:rPr>
                <w:br/>
                <w:t>horizon_end_date_time</w:t>
              </w:r>
              <w:r>
                <w:rPr>
                  <w:rFonts w:ascii="Calibri" w:hAnsi="Calibri" w:cs="Calibri"/>
                  <w:color w:val="000000"/>
                  <w:sz w:val="20"/>
                  <w:szCs w:val="20"/>
                </w:rPr>
                <w:br/>
                <w:t xml:space="preserve">plan_current_date_time </w:t>
              </w:r>
              <w:r>
                <w:rPr>
                  <w:rFonts w:ascii="Calibri" w:hAnsi="Calibri" w:cs="Calibri"/>
                  <w:color w:val="000000"/>
                  <w:sz w:val="20"/>
                  <w:szCs w:val="20"/>
                </w:rPr>
                <w:br/>
                <w:t>supply_chain_name : "Outdoor-VFCorp"</w:t>
              </w:r>
              <w:r>
                <w:rPr>
                  <w:rFonts w:ascii="Calibri" w:hAnsi="Calibri" w:cs="Calibri"/>
                  <w:color w:val="000000"/>
                  <w:sz w:val="20"/>
                  <w:szCs w:val="20"/>
                </w:rPr>
                <w:br/>
                <w:t>plan_name : "VFO_PLAN"</w:t>
              </w:r>
              <w:r>
                <w:rPr>
                  <w:rFonts w:ascii="Calibri" w:hAnsi="Calibri" w:cs="Calibri"/>
                  <w:color w:val="000000"/>
                  <w:sz w:val="20"/>
                  <w:szCs w:val="20"/>
                </w:rPr>
                <w:br/>
                <w:t>plan_id : "1"</w:t>
              </w:r>
              <w:r>
                <w:rPr>
                  <w:rFonts w:ascii="Calibri" w:hAnsi="Calibri" w:cs="Calibri"/>
                  <w:color w:val="000000"/>
                  <w:sz w:val="20"/>
                  <w:szCs w:val="20"/>
                </w:rPr>
                <w:br/>
                <w:t>ctrl_id : "1"</w:t>
              </w:r>
            </w:ins>
          </w:p>
        </w:tc>
      </w:tr>
      <w:tr w:rsidR="00941A82" w:rsidTr="00AC4080">
        <w:trPr>
          <w:trHeight w:val="1530"/>
          <w:ins w:id="10141" w:author="gsadi" w:date="2013-11-25T16:20:00Z"/>
          <w:trPrChange w:id="10142" w:author="gsadi" w:date="2013-11-25T16:20:00Z">
            <w:trPr>
              <w:trHeight w:val="153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143"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144" w:author="gsadi" w:date="2013-11-25T16:20:00Z"/>
                <w:rFonts w:ascii="Calibri" w:hAnsi="Calibri" w:cs="Calibri"/>
                <w:color w:val="000000"/>
                <w:sz w:val="20"/>
                <w:szCs w:val="20"/>
              </w:rPr>
            </w:pPr>
            <w:ins w:id="10145" w:author="gsadi" w:date="2013-11-25T16:20:00Z">
              <w:r>
                <w:rPr>
                  <w:rFonts w:ascii="Calibri" w:hAnsi="Calibri" w:cs="Calibri"/>
                  <w:color w:val="000000"/>
                  <w:sz w:val="20"/>
                  <w:szCs w:val="20"/>
                </w:rPr>
                <w:lastRenderedPageBreak/>
                <w:t>DMN</w:t>
              </w:r>
            </w:ins>
          </w:p>
        </w:tc>
        <w:tc>
          <w:tcPr>
            <w:tcW w:w="2340" w:type="dxa"/>
            <w:tcBorders>
              <w:top w:val="nil"/>
              <w:left w:val="nil"/>
              <w:bottom w:val="single" w:sz="4" w:space="0" w:color="auto"/>
              <w:right w:val="single" w:sz="4" w:space="0" w:color="auto"/>
            </w:tcBorders>
            <w:shd w:val="clear" w:color="auto" w:fill="auto"/>
            <w:noWrap/>
            <w:hideMark/>
            <w:tcPrChange w:id="10146"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147" w:author="gsadi" w:date="2013-11-25T16:20:00Z"/>
                <w:rFonts w:ascii="Calibri" w:hAnsi="Calibri" w:cs="Calibri"/>
                <w:color w:val="000000"/>
                <w:sz w:val="20"/>
                <w:szCs w:val="20"/>
              </w:rPr>
            </w:pPr>
            <w:ins w:id="10148" w:author="gsadi" w:date="2013-11-25T16:20:00Z">
              <w:r>
                <w:rPr>
                  <w:rFonts w:ascii="Calibri" w:hAnsi="Calibri" w:cs="Calibri"/>
                  <w:color w:val="000000"/>
                  <w:sz w:val="20"/>
                  <w:szCs w:val="20"/>
                </w:rPr>
                <w:t>DMN.dat</w:t>
              </w:r>
            </w:ins>
          </w:p>
        </w:tc>
        <w:tc>
          <w:tcPr>
            <w:tcW w:w="2430" w:type="dxa"/>
            <w:tcBorders>
              <w:top w:val="nil"/>
              <w:left w:val="nil"/>
              <w:bottom w:val="single" w:sz="4" w:space="0" w:color="auto"/>
              <w:right w:val="single" w:sz="4" w:space="0" w:color="auto"/>
            </w:tcBorders>
            <w:shd w:val="clear" w:color="auto" w:fill="auto"/>
            <w:hideMark/>
            <w:tcPrChange w:id="10149"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150" w:author="gsadi" w:date="2013-11-25T16:20:00Z"/>
                <w:rFonts w:ascii="Calibri" w:hAnsi="Calibri" w:cs="Calibri"/>
                <w:color w:val="000000"/>
                <w:sz w:val="20"/>
                <w:szCs w:val="20"/>
              </w:rPr>
            </w:pPr>
            <w:ins w:id="10151" w:author="gsadi" w:date="2013-11-25T16:20:00Z">
              <w:r>
                <w:rPr>
                  <w:rFonts w:ascii="Calibri" w:hAnsi="Calibri" w:cs="Calibri"/>
                  <w:color w:val="000000"/>
                  <w:sz w:val="20"/>
                  <w:szCs w:val="20"/>
                </w:rPr>
                <w:t>Domain information. In this model, the domain is OUTDOOR_CORP</w:t>
              </w:r>
            </w:ins>
          </w:p>
        </w:tc>
        <w:tc>
          <w:tcPr>
            <w:tcW w:w="2300" w:type="dxa"/>
            <w:tcBorders>
              <w:top w:val="nil"/>
              <w:left w:val="nil"/>
              <w:bottom w:val="single" w:sz="4" w:space="0" w:color="auto"/>
              <w:right w:val="single" w:sz="4" w:space="0" w:color="auto"/>
            </w:tcBorders>
            <w:shd w:val="clear" w:color="auto" w:fill="auto"/>
            <w:hideMark/>
            <w:tcPrChange w:id="10152"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153" w:author="gsadi" w:date="2013-11-25T16:20:00Z"/>
                <w:rFonts w:ascii="Calibri" w:hAnsi="Calibri" w:cs="Calibri"/>
                <w:color w:val="000000"/>
                <w:sz w:val="20"/>
                <w:szCs w:val="20"/>
              </w:rPr>
            </w:pPr>
            <w:ins w:id="10154" w:author="gsadi" w:date="2013-11-25T16:20:00Z">
              <w:r>
                <w:rPr>
                  <w:rFonts w:ascii="Calibri" w:hAnsi="Calibri" w:cs="Calibri"/>
                  <w:color w:val="000000"/>
                  <w:sz w:val="20"/>
                  <w:szCs w:val="20"/>
                </w:rPr>
                <w:t>is_managed</w:t>
              </w:r>
              <w:r>
                <w:rPr>
                  <w:rFonts w:ascii="Calibri" w:hAnsi="Calibri" w:cs="Calibri"/>
                  <w:color w:val="000000"/>
                  <w:sz w:val="20"/>
                  <w:szCs w:val="20"/>
                </w:rPr>
                <w:br/>
                <w:t>description</w:t>
              </w:r>
              <w:r>
                <w:rPr>
                  <w:rFonts w:ascii="Calibri" w:hAnsi="Calibri" w:cs="Calibri"/>
                  <w:color w:val="000000"/>
                  <w:sz w:val="20"/>
                  <w:szCs w:val="20"/>
                </w:rPr>
                <w:br/>
                <w:t>role</w:t>
              </w:r>
              <w:r>
                <w:rPr>
                  <w:rFonts w:ascii="Calibri" w:hAnsi="Calibri" w:cs="Calibri"/>
                  <w:color w:val="000000"/>
                  <w:sz w:val="20"/>
                  <w:szCs w:val="20"/>
                </w:rPr>
                <w:br/>
                <w:t>domain_name</w:t>
              </w:r>
              <w:r>
                <w:rPr>
                  <w:rFonts w:ascii="Calibri" w:hAnsi="Calibri" w:cs="Calibri"/>
                  <w:color w:val="000000"/>
                  <w:sz w:val="20"/>
                  <w:szCs w:val="20"/>
                </w:rPr>
                <w:br/>
                <w:t>supply_chain_name : "Outdoor-VFCorp"</w:t>
              </w:r>
              <w:r>
                <w:rPr>
                  <w:rFonts w:ascii="Calibri" w:hAnsi="Calibri" w:cs="Calibri"/>
                  <w:color w:val="000000"/>
                  <w:sz w:val="20"/>
                  <w:szCs w:val="20"/>
                </w:rPr>
                <w:br/>
                <w:t>ctrl_id : "1"</w:t>
              </w:r>
            </w:ins>
          </w:p>
        </w:tc>
      </w:tr>
      <w:tr w:rsidR="00941A82" w:rsidTr="00AC4080">
        <w:trPr>
          <w:trHeight w:val="255"/>
          <w:ins w:id="10155" w:author="gsadi" w:date="2013-11-25T16:20:00Z"/>
          <w:trPrChange w:id="10156" w:author="gsadi" w:date="2013-11-25T16:20:00Z">
            <w:trPr>
              <w:trHeight w:val="25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157"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158" w:author="gsadi" w:date="2013-11-25T16:20:00Z"/>
                <w:rFonts w:ascii="Calibri" w:hAnsi="Calibri" w:cs="Calibri"/>
                <w:color w:val="000000"/>
                <w:sz w:val="20"/>
                <w:szCs w:val="20"/>
              </w:rPr>
            </w:pPr>
            <w:ins w:id="10159" w:author="gsadi" w:date="2013-11-25T16:20:00Z">
              <w:r>
                <w:rPr>
                  <w:rFonts w:ascii="Calibri" w:hAnsi="Calibri" w:cs="Calibri"/>
                  <w:color w:val="000000"/>
                  <w:sz w:val="20"/>
                  <w:szCs w:val="20"/>
                </w:rPr>
                <w:t>TRANSP_MODE</w:t>
              </w:r>
            </w:ins>
          </w:p>
        </w:tc>
        <w:tc>
          <w:tcPr>
            <w:tcW w:w="2340" w:type="dxa"/>
            <w:tcBorders>
              <w:top w:val="nil"/>
              <w:left w:val="nil"/>
              <w:bottom w:val="single" w:sz="4" w:space="0" w:color="auto"/>
              <w:right w:val="single" w:sz="4" w:space="0" w:color="auto"/>
            </w:tcBorders>
            <w:shd w:val="clear" w:color="auto" w:fill="auto"/>
            <w:noWrap/>
            <w:hideMark/>
            <w:tcPrChange w:id="10160"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161" w:author="gsadi" w:date="2013-11-25T16:20:00Z"/>
                <w:rFonts w:ascii="Calibri" w:hAnsi="Calibri" w:cs="Calibri"/>
                <w:color w:val="000000"/>
                <w:sz w:val="20"/>
                <w:szCs w:val="20"/>
              </w:rPr>
            </w:pPr>
            <w:ins w:id="10162" w:author="gsadi" w:date="2013-11-25T16:20:00Z">
              <w:r>
                <w:rPr>
                  <w:rFonts w:ascii="Calibri" w:hAnsi="Calibri" w:cs="Calibri"/>
                  <w:color w:val="000000"/>
                  <w:sz w:val="20"/>
                  <w:szCs w:val="20"/>
                </w:rPr>
                <w:t>TRANSP_MODE.dat</w:t>
              </w:r>
            </w:ins>
          </w:p>
        </w:tc>
        <w:tc>
          <w:tcPr>
            <w:tcW w:w="2430" w:type="dxa"/>
            <w:tcBorders>
              <w:top w:val="nil"/>
              <w:left w:val="nil"/>
              <w:bottom w:val="single" w:sz="4" w:space="0" w:color="auto"/>
              <w:right w:val="single" w:sz="4" w:space="0" w:color="auto"/>
            </w:tcBorders>
            <w:shd w:val="clear" w:color="auto" w:fill="auto"/>
            <w:hideMark/>
            <w:tcPrChange w:id="10163"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164" w:author="gsadi" w:date="2013-11-25T16:20:00Z"/>
                <w:rFonts w:ascii="Calibri" w:hAnsi="Calibri" w:cs="Calibri"/>
                <w:color w:val="000000"/>
                <w:sz w:val="20"/>
                <w:szCs w:val="20"/>
              </w:rPr>
            </w:pPr>
            <w:ins w:id="10165" w:author="gsadi" w:date="2013-11-25T16:20:00Z">
              <w:r>
                <w:rPr>
                  <w:rFonts w:ascii="Calibri" w:hAnsi="Calibri" w:cs="Calibri"/>
                  <w:color w:val="000000"/>
                  <w:sz w:val="20"/>
                  <w:szCs w:val="20"/>
                </w:rPr>
                <w:t>Not used in this model</w:t>
              </w:r>
            </w:ins>
          </w:p>
        </w:tc>
        <w:tc>
          <w:tcPr>
            <w:tcW w:w="2300" w:type="dxa"/>
            <w:tcBorders>
              <w:top w:val="nil"/>
              <w:left w:val="nil"/>
              <w:bottom w:val="single" w:sz="4" w:space="0" w:color="auto"/>
              <w:right w:val="single" w:sz="4" w:space="0" w:color="auto"/>
            </w:tcBorders>
            <w:shd w:val="clear" w:color="auto" w:fill="auto"/>
            <w:noWrap/>
            <w:hideMark/>
            <w:tcPrChange w:id="10166"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167" w:author="gsadi" w:date="2013-11-25T16:20:00Z"/>
                <w:rFonts w:ascii="Calibri" w:hAnsi="Calibri" w:cs="Calibri"/>
                <w:color w:val="000000"/>
                <w:sz w:val="20"/>
                <w:szCs w:val="20"/>
              </w:rPr>
            </w:pPr>
            <w:ins w:id="10168" w:author="gsadi" w:date="2013-11-25T16:20:00Z">
              <w:r>
                <w:rPr>
                  <w:rFonts w:ascii="Calibri" w:hAnsi="Calibri" w:cs="Calibri"/>
                  <w:color w:val="000000"/>
                  <w:sz w:val="20"/>
                  <w:szCs w:val="20"/>
                </w:rPr>
                <w:t>NA</w:t>
              </w:r>
            </w:ins>
          </w:p>
        </w:tc>
      </w:tr>
      <w:tr w:rsidR="00941A82" w:rsidTr="00AC4080">
        <w:trPr>
          <w:trHeight w:val="1050"/>
          <w:ins w:id="10169" w:author="gsadi" w:date="2013-11-25T16:20:00Z"/>
          <w:trPrChange w:id="10170" w:author="gsadi" w:date="2013-11-25T16:20:00Z">
            <w:trPr>
              <w:trHeight w:val="105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171"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172" w:author="gsadi" w:date="2013-11-25T16:20:00Z"/>
                <w:rFonts w:ascii="Calibri" w:hAnsi="Calibri" w:cs="Calibri"/>
                <w:color w:val="000000"/>
                <w:sz w:val="20"/>
                <w:szCs w:val="20"/>
              </w:rPr>
            </w:pPr>
            <w:ins w:id="10173" w:author="gsadi" w:date="2013-11-25T16:20:00Z">
              <w:r>
                <w:rPr>
                  <w:rFonts w:ascii="Calibri" w:hAnsi="Calibri" w:cs="Calibri"/>
                  <w:color w:val="000000"/>
                  <w:sz w:val="20"/>
                  <w:szCs w:val="20"/>
                </w:rPr>
                <w:t>SC</w:t>
              </w:r>
            </w:ins>
          </w:p>
        </w:tc>
        <w:tc>
          <w:tcPr>
            <w:tcW w:w="2340" w:type="dxa"/>
            <w:tcBorders>
              <w:top w:val="nil"/>
              <w:left w:val="nil"/>
              <w:bottom w:val="single" w:sz="4" w:space="0" w:color="auto"/>
              <w:right w:val="single" w:sz="4" w:space="0" w:color="auto"/>
            </w:tcBorders>
            <w:shd w:val="clear" w:color="auto" w:fill="auto"/>
            <w:noWrap/>
            <w:hideMark/>
            <w:tcPrChange w:id="10174"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175" w:author="gsadi" w:date="2013-11-25T16:20:00Z"/>
                <w:rFonts w:ascii="Calibri" w:hAnsi="Calibri" w:cs="Calibri"/>
                <w:color w:val="000000"/>
                <w:sz w:val="20"/>
                <w:szCs w:val="20"/>
              </w:rPr>
            </w:pPr>
            <w:ins w:id="10176" w:author="gsadi" w:date="2013-11-25T16:20:00Z">
              <w:r>
                <w:rPr>
                  <w:rFonts w:ascii="Calibri" w:hAnsi="Calibri" w:cs="Calibri"/>
                  <w:color w:val="000000"/>
                  <w:sz w:val="20"/>
                  <w:szCs w:val="20"/>
                </w:rPr>
                <w:t>SC.dat</w:t>
              </w:r>
            </w:ins>
          </w:p>
        </w:tc>
        <w:tc>
          <w:tcPr>
            <w:tcW w:w="2430" w:type="dxa"/>
            <w:tcBorders>
              <w:top w:val="nil"/>
              <w:left w:val="nil"/>
              <w:bottom w:val="single" w:sz="4" w:space="0" w:color="auto"/>
              <w:right w:val="single" w:sz="4" w:space="0" w:color="auto"/>
            </w:tcBorders>
            <w:shd w:val="clear" w:color="auto" w:fill="auto"/>
            <w:hideMark/>
            <w:tcPrChange w:id="10177"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178" w:author="gsadi" w:date="2013-11-25T16:20:00Z"/>
                <w:rFonts w:ascii="Calibri" w:hAnsi="Calibri" w:cs="Calibri"/>
                <w:color w:val="000000"/>
                <w:sz w:val="20"/>
                <w:szCs w:val="20"/>
              </w:rPr>
            </w:pPr>
            <w:ins w:id="10179" w:author="gsadi" w:date="2013-11-25T16:20:00Z">
              <w:r>
                <w:rPr>
                  <w:rFonts w:ascii="Calibri" w:hAnsi="Calibri" w:cs="Calibri"/>
                  <w:color w:val="000000"/>
                  <w:sz w:val="20"/>
                  <w:szCs w:val="20"/>
                </w:rPr>
                <w:t>Contains Name of Supply Chain (model)</w:t>
              </w:r>
            </w:ins>
          </w:p>
        </w:tc>
        <w:tc>
          <w:tcPr>
            <w:tcW w:w="2300" w:type="dxa"/>
            <w:tcBorders>
              <w:top w:val="nil"/>
              <w:left w:val="nil"/>
              <w:bottom w:val="single" w:sz="4" w:space="0" w:color="auto"/>
              <w:right w:val="single" w:sz="4" w:space="0" w:color="auto"/>
            </w:tcBorders>
            <w:shd w:val="clear" w:color="auto" w:fill="auto"/>
            <w:hideMark/>
            <w:tcPrChange w:id="10180"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181" w:author="gsadi" w:date="2013-11-25T16:20:00Z"/>
                <w:rFonts w:ascii="Calibri" w:hAnsi="Calibri" w:cs="Calibri"/>
                <w:color w:val="000000"/>
                <w:sz w:val="20"/>
                <w:szCs w:val="20"/>
              </w:rPr>
            </w:pPr>
            <w:ins w:id="10182" w:author="gsadi" w:date="2013-11-25T16:20:00Z">
              <w:r>
                <w:rPr>
                  <w:rFonts w:ascii="Calibri" w:hAnsi="Calibri" w:cs="Calibri"/>
                  <w:color w:val="000000"/>
                  <w:sz w:val="20"/>
                  <w:szCs w:val="20"/>
                </w:rPr>
                <w:t>description</w:t>
              </w:r>
              <w:r>
                <w:rPr>
                  <w:rFonts w:ascii="Calibri" w:hAnsi="Calibri" w:cs="Calibri"/>
                  <w:color w:val="000000"/>
                  <w:sz w:val="20"/>
                  <w:szCs w:val="20"/>
                </w:rPr>
                <w:br/>
                <w:t>enterprise_name</w:t>
              </w:r>
              <w:r>
                <w:rPr>
                  <w:rFonts w:ascii="Calibri" w:hAnsi="Calibri" w:cs="Calibri"/>
                  <w:color w:val="000000"/>
                  <w:sz w:val="20"/>
                  <w:szCs w:val="20"/>
                </w:rPr>
                <w:br/>
                <w:t>supply_chain_name : "Outdoor-VFCorp"</w:t>
              </w:r>
              <w:r>
                <w:rPr>
                  <w:rFonts w:ascii="Calibri" w:hAnsi="Calibri" w:cs="Calibri"/>
                  <w:color w:val="000000"/>
                  <w:sz w:val="20"/>
                  <w:szCs w:val="20"/>
                </w:rPr>
                <w:br/>
                <w:t>ctrl_id : "1"</w:t>
              </w:r>
            </w:ins>
          </w:p>
        </w:tc>
      </w:tr>
      <w:tr w:rsidR="00941A82" w:rsidTr="00AC4080">
        <w:trPr>
          <w:trHeight w:val="510"/>
          <w:ins w:id="10183" w:author="gsadi" w:date="2013-11-25T16:20:00Z"/>
          <w:trPrChange w:id="10184" w:author="gsadi" w:date="2013-11-25T16:20:00Z">
            <w:trPr>
              <w:trHeight w:val="51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185"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186" w:author="gsadi" w:date="2013-11-25T16:20:00Z"/>
                <w:rFonts w:ascii="Calibri" w:hAnsi="Calibri" w:cs="Calibri"/>
                <w:color w:val="000000"/>
                <w:sz w:val="20"/>
                <w:szCs w:val="20"/>
              </w:rPr>
            </w:pPr>
            <w:ins w:id="10187" w:author="gsadi" w:date="2013-11-25T16:20:00Z">
              <w:r>
                <w:rPr>
                  <w:rFonts w:ascii="Calibri" w:hAnsi="Calibri" w:cs="Calibri"/>
                  <w:color w:val="000000"/>
                  <w:sz w:val="20"/>
                  <w:szCs w:val="20"/>
                </w:rPr>
                <w:t>BUCKETS</w:t>
              </w:r>
            </w:ins>
          </w:p>
        </w:tc>
        <w:tc>
          <w:tcPr>
            <w:tcW w:w="2340" w:type="dxa"/>
            <w:tcBorders>
              <w:top w:val="nil"/>
              <w:left w:val="nil"/>
              <w:bottom w:val="single" w:sz="4" w:space="0" w:color="auto"/>
              <w:right w:val="single" w:sz="4" w:space="0" w:color="auto"/>
            </w:tcBorders>
            <w:shd w:val="clear" w:color="auto" w:fill="auto"/>
            <w:noWrap/>
            <w:hideMark/>
            <w:tcPrChange w:id="10188"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189" w:author="gsadi" w:date="2013-11-25T16:20:00Z"/>
                <w:rFonts w:ascii="Calibri" w:hAnsi="Calibri" w:cs="Calibri"/>
                <w:color w:val="000000"/>
                <w:sz w:val="20"/>
                <w:szCs w:val="20"/>
              </w:rPr>
            </w:pPr>
            <w:ins w:id="10190" w:author="gsadi" w:date="2013-11-25T16:20:00Z">
              <w:r>
                <w:rPr>
                  <w:rFonts w:ascii="Calibri" w:hAnsi="Calibri" w:cs="Calibri"/>
                  <w:color w:val="000000"/>
                  <w:sz w:val="20"/>
                  <w:szCs w:val="20"/>
                </w:rPr>
                <w:t>BUCKETS.dat</w:t>
              </w:r>
            </w:ins>
          </w:p>
        </w:tc>
        <w:tc>
          <w:tcPr>
            <w:tcW w:w="2430" w:type="dxa"/>
            <w:tcBorders>
              <w:top w:val="nil"/>
              <w:left w:val="nil"/>
              <w:bottom w:val="single" w:sz="4" w:space="0" w:color="auto"/>
              <w:right w:val="single" w:sz="4" w:space="0" w:color="auto"/>
            </w:tcBorders>
            <w:shd w:val="clear" w:color="auto" w:fill="auto"/>
            <w:hideMark/>
            <w:tcPrChange w:id="10191"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192" w:author="gsadi" w:date="2013-11-25T16:20:00Z"/>
                <w:rFonts w:ascii="Calibri" w:hAnsi="Calibri" w:cs="Calibri"/>
                <w:color w:val="000000"/>
                <w:sz w:val="20"/>
                <w:szCs w:val="20"/>
              </w:rPr>
            </w:pPr>
            <w:ins w:id="10193" w:author="gsadi" w:date="2013-11-25T16:20:00Z">
              <w:r>
                <w:rPr>
                  <w:rFonts w:ascii="Calibri" w:hAnsi="Calibri" w:cs="Calibri"/>
                  <w:color w:val="000000"/>
                  <w:sz w:val="20"/>
                  <w:szCs w:val="20"/>
                </w:rPr>
                <w:t>Defines the name for a list of time buckets used for planning. In this model, it just contains "FISCAL_CAL"</w:t>
              </w:r>
            </w:ins>
          </w:p>
        </w:tc>
        <w:tc>
          <w:tcPr>
            <w:tcW w:w="2300" w:type="dxa"/>
            <w:tcBorders>
              <w:top w:val="nil"/>
              <w:left w:val="nil"/>
              <w:bottom w:val="single" w:sz="4" w:space="0" w:color="auto"/>
              <w:right w:val="single" w:sz="4" w:space="0" w:color="auto"/>
            </w:tcBorders>
            <w:shd w:val="clear" w:color="auto" w:fill="auto"/>
            <w:noWrap/>
            <w:hideMark/>
            <w:tcPrChange w:id="10194"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195" w:author="gsadi" w:date="2013-11-25T16:20:00Z"/>
                <w:rFonts w:ascii="Calibri" w:hAnsi="Calibri" w:cs="Calibri"/>
                <w:color w:val="000000"/>
                <w:sz w:val="20"/>
                <w:szCs w:val="20"/>
              </w:rPr>
            </w:pPr>
            <w:ins w:id="10196" w:author="gsadi" w:date="2013-11-25T16:20:00Z">
              <w:r>
                <w:rPr>
                  <w:rFonts w:ascii="Calibri" w:hAnsi="Calibri" w:cs="Calibri"/>
                  <w:color w:val="000000"/>
                  <w:sz w:val="20"/>
                  <w:szCs w:val="20"/>
                </w:rPr>
                <w:t> </w:t>
              </w:r>
            </w:ins>
          </w:p>
        </w:tc>
      </w:tr>
      <w:tr w:rsidR="00941A82" w:rsidTr="00AC4080">
        <w:trPr>
          <w:trHeight w:val="765"/>
          <w:ins w:id="10197" w:author="gsadi" w:date="2013-11-25T16:20:00Z"/>
          <w:trPrChange w:id="10198" w:author="gsadi" w:date="2013-11-25T16:20:00Z">
            <w:trPr>
              <w:trHeight w:val="76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199"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200" w:author="gsadi" w:date="2013-11-25T16:20:00Z"/>
                <w:rFonts w:ascii="Calibri" w:hAnsi="Calibri" w:cs="Calibri"/>
                <w:color w:val="000000"/>
                <w:sz w:val="20"/>
                <w:szCs w:val="20"/>
              </w:rPr>
            </w:pPr>
            <w:ins w:id="10201" w:author="gsadi" w:date="2013-11-25T16:20:00Z">
              <w:r>
                <w:rPr>
                  <w:rFonts w:ascii="Calibri" w:hAnsi="Calibri" w:cs="Calibri"/>
                  <w:color w:val="000000"/>
                  <w:sz w:val="20"/>
                  <w:szCs w:val="20"/>
                </w:rPr>
                <w:t>BUCKETS_DETAIL</w:t>
              </w:r>
            </w:ins>
          </w:p>
        </w:tc>
        <w:tc>
          <w:tcPr>
            <w:tcW w:w="2340" w:type="dxa"/>
            <w:tcBorders>
              <w:top w:val="nil"/>
              <w:left w:val="nil"/>
              <w:bottom w:val="single" w:sz="4" w:space="0" w:color="auto"/>
              <w:right w:val="single" w:sz="4" w:space="0" w:color="auto"/>
            </w:tcBorders>
            <w:shd w:val="clear" w:color="auto" w:fill="auto"/>
            <w:noWrap/>
            <w:hideMark/>
            <w:tcPrChange w:id="10202"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203" w:author="gsadi" w:date="2013-11-25T16:20:00Z"/>
                <w:rFonts w:ascii="Calibri" w:hAnsi="Calibri" w:cs="Calibri"/>
                <w:color w:val="000000"/>
                <w:sz w:val="20"/>
                <w:szCs w:val="20"/>
              </w:rPr>
            </w:pPr>
            <w:ins w:id="10204" w:author="gsadi" w:date="2013-11-25T16:20:00Z">
              <w:r>
                <w:rPr>
                  <w:rFonts w:ascii="Calibri" w:hAnsi="Calibri" w:cs="Calibri"/>
                  <w:color w:val="000000"/>
                  <w:sz w:val="20"/>
                  <w:szCs w:val="20"/>
                </w:rPr>
                <w:t>BUCKETS_DETAIL.dat</w:t>
              </w:r>
            </w:ins>
          </w:p>
        </w:tc>
        <w:tc>
          <w:tcPr>
            <w:tcW w:w="2430" w:type="dxa"/>
            <w:tcBorders>
              <w:top w:val="nil"/>
              <w:left w:val="nil"/>
              <w:bottom w:val="single" w:sz="4" w:space="0" w:color="auto"/>
              <w:right w:val="single" w:sz="4" w:space="0" w:color="auto"/>
            </w:tcBorders>
            <w:shd w:val="clear" w:color="auto" w:fill="auto"/>
            <w:hideMark/>
            <w:tcPrChange w:id="10205"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206" w:author="gsadi" w:date="2013-11-25T16:20:00Z"/>
                <w:rFonts w:ascii="Calibri" w:hAnsi="Calibri" w:cs="Calibri"/>
                <w:color w:val="000000"/>
                <w:sz w:val="20"/>
                <w:szCs w:val="20"/>
              </w:rPr>
            </w:pPr>
            <w:ins w:id="10207" w:author="gsadi" w:date="2013-11-25T16:20:00Z">
              <w:r>
                <w:rPr>
                  <w:rFonts w:ascii="Calibri" w:hAnsi="Calibri" w:cs="Calibri"/>
                  <w:color w:val="000000"/>
                  <w:sz w:val="20"/>
                  <w:szCs w:val="20"/>
                </w:rPr>
                <w:t xml:space="preserve">Defines individual bucket, having a specific start and end time. In this model, it contains values for Fiscal Calendar bucket (FISCAL_CAL) </w:t>
              </w:r>
            </w:ins>
          </w:p>
        </w:tc>
        <w:tc>
          <w:tcPr>
            <w:tcW w:w="2300" w:type="dxa"/>
            <w:tcBorders>
              <w:top w:val="nil"/>
              <w:left w:val="nil"/>
              <w:bottom w:val="single" w:sz="4" w:space="0" w:color="auto"/>
              <w:right w:val="single" w:sz="4" w:space="0" w:color="auto"/>
            </w:tcBorders>
            <w:shd w:val="clear" w:color="auto" w:fill="auto"/>
            <w:noWrap/>
            <w:hideMark/>
            <w:tcPrChange w:id="10208"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209" w:author="gsadi" w:date="2013-11-25T16:20:00Z"/>
                <w:rFonts w:ascii="Calibri" w:hAnsi="Calibri" w:cs="Calibri"/>
                <w:color w:val="000000"/>
                <w:sz w:val="20"/>
                <w:szCs w:val="20"/>
              </w:rPr>
            </w:pPr>
            <w:ins w:id="10210" w:author="gsadi" w:date="2013-11-25T16:20:00Z">
              <w:r>
                <w:rPr>
                  <w:rFonts w:ascii="Calibri" w:hAnsi="Calibri" w:cs="Calibri"/>
                  <w:color w:val="000000"/>
                  <w:sz w:val="20"/>
                  <w:szCs w:val="20"/>
                </w:rPr>
                <w:t> </w:t>
              </w:r>
            </w:ins>
          </w:p>
        </w:tc>
      </w:tr>
      <w:tr w:rsidR="00941A82" w:rsidTr="00AC4080">
        <w:trPr>
          <w:trHeight w:val="510"/>
          <w:ins w:id="10211" w:author="gsadi" w:date="2013-11-25T16:20:00Z"/>
          <w:trPrChange w:id="10212" w:author="gsadi" w:date="2013-11-25T16:20:00Z">
            <w:trPr>
              <w:trHeight w:val="51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213"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214" w:author="gsadi" w:date="2013-11-25T16:20:00Z"/>
                <w:rFonts w:ascii="Calibri" w:hAnsi="Calibri" w:cs="Calibri"/>
                <w:color w:val="000000"/>
                <w:sz w:val="20"/>
                <w:szCs w:val="20"/>
              </w:rPr>
            </w:pPr>
            <w:ins w:id="10215" w:author="gsadi" w:date="2013-11-25T16:20:00Z">
              <w:r>
                <w:rPr>
                  <w:rFonts w:ascii="Calibri" w:hAnsi="Calibri" w:cs="Calibri"/>
                  <w:color w:val="000000"/>
                  <w:sz w:val="20"/>
                  <w:szCs w:val="20"/>
                </w:rPr>
                <w:t>ATTR_EXT</w:t>
              </w:r>
            </w:ins>
          </w:p>
        </w:tc>
        <w:tc>
          <w:tcPr>
            <w:tcW w:w="2340" w:type="dxa"/>
            <w:tcBorders>
              <w:top w:val="nil"/>
              <w:left w:val="nil"/>
              <w:bottom w:val="single" w:sz="4" w:space="0" w:color="auto"/>
              <w:right w:val="single" w:sz="4" w:space="0" w:color="auto"/>
            </w:tcBorders>
            <w:shd w:val="clear" w:color="auto" w:fill="auto"/>
            <w:noWrap/>
            <w:hideMark/>
            <w:tcPrChange w:id="10216"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217" w:author="gsadi" w:date="2013-11-25T16:20:00Z"/>
                <w:rFonts w:ascii="Calibri" w:hAnsi="Calibri" w:cs="Calibri"/>
                <w:color w:val="000000"/>
                <w:sz w:val="20"/>
                <w:szCs w:val="20"/>
              </w:rPr>
            </w:pPr>
            <w:ins w:id="10218" w:author="gsadi" w:date="2013-11-25T16:20:00Z">
              <w:r>
                <w:rPr>
                  <w:rFonts w:ascii="Calibri" w:hAnsi="Calibri" w:cs="Calibri"/>
                  <w:color w:val="000000"/>
                  <w:sz w:val="20"/>
                  <w:szCs w:val="20"/>
                </w:rPr>
                <w:t>ATTR_EXT.dat</w:t>
              </w:r>
            </w:ins>
          </w:p>
        </w:tc>
        <w:tc>
          <w:tcPr>
            <w:tcW w:w="2430" w:type="dxa"/>
            <w:tcBorders>
              <w:top w:val="nil"/>
              <w:left w:val="nil"/>
              <w:bottom w:val="single" w:sz="4" w:space="0" w:color="auto"/>
              <w:right w:val="single" w:sz="4" w:space="0" w:color="auto"/>
            </w:tcBorders>
            <w:shd w:val="clear" w:color="auto" w:fill="auto"/>
            <w:hideMark/>
            <w:tcPrChange w:id="10219"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220" w:author="gsadi" w:date="2013-11-25T16:20:00Z"/>
                <w:rFonts w:ascii="Calibri" w:hAnsi="Calibri" w:cs="Calibri"/>
                <w:color w:val="000000"/>
                <w:sz w:val="20"/>
                <w:szCs w:val="20"/>
              </w:rPr>
            </w:pPr>
            <w:ins w:id="10221" w:author="gsadi" w:date="2013-11-25T16:20:00Z">
              <w:r>
                <w:rPr>
                  <w:rFonts w:ascii="Calibri" w:hAnsi="Calibri" w:cs="Calibri"/>
                  <w:color w:val="000000"/>
                  <w:sz w:val="20"/>
                  <w:szCs w:val="20"/>
                </w:rPr>
                <w:t>Contains a listing of all user-defined fields, across all entities and their data types</w:t>
              </w:r>
            </w:ins>
          </w:p>
        </w:tc>
        <w:tc>
          <w:tcPr>
            <w:tcW w:w="2300" w:type="dxa"/>
            <w:tcBorders>
              <w:top w:val="nil"/>
              <w:left w:val="nil"/>
              <w:bottom w:val="single" w:sz="4" w:space="0" w:color="auto"/>
              <w:right w:val="single" w:sz="4" w:space="0" w:color="auto"/>
            </w:tcBorders>
            <w:shd w:val="clear" w:color="auto" w:fill="auto"/>
            <w:noWrap/>
            <w:hideMark/>
            <w:tcPrChange w:id="10222"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223" w:author="gsadi" w:date="2013-11-25T16:20:00Z"/>
                <w:rFonts w:ascii="Calibri" w:hAnsi="Calibri" w:cs="Calibri"/>
                <w:color w:val="000000"/>
                <w:sz w:val="20"/>
                <w:szCs w:val="20"/>
              </w:rPr>
            </w:pPr>
            <w:ins w:id="10224" w:author="gsadi" w:date="2013-11-25T16:20:00Z">
              <w:r>
                <w:rPr>
                  <w:rFonts w:ascii="Calibri" w:hAnsi="Calibri" w:cs="Calibri"/>
                  <w:color w:val="000000"/>
                  <w:sz w:val="20"/>
                  <w:szCs w:val="20"/>
                </w:rPr>
                <w:t> </w:t>
              </w:r>
            </w:ins>
          </w:p>
        </w:tc>
      </w:tr>
      <w:tr w:rsidR="00941A82" w:rsidTr="00AC4080">
        <w:trPr>
          <w:trHeight w:val="510"/>
          <w:ins w:id="10225" w:author="gsadi" w:date="2013-11-25T16:20:00Z"/>
          <w:trPrChange w:id="10226" w:author="gsadi" w:date="2013-11-25T16:20:00Z">
            <w:trPr>
              <w:trHeight w:val="51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227"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228" w:author="gsadi" w:date="2013-11-25T16:20:00Z"/>
                <w:rFonts w:ascii="Calibri" w:hAnsi="Calibri" w:cs="Calibri"/>
                <w:color w:val="000000"/>
                <w:sz w:val="20"/>
                <w:szCs w:val="20"/>
              </w:rPr>
            </w:pPr>
            <w:ins w:id="10229" w:author="gsadi" w:date="2013-11-25T16:20:00Z">
              <w:r>
                <w:rPr>
                  <w:rFonts w:ascii="Calibri" w:hAnsi="Calibri" w:cs="Calibri"/>
                  <w:color w:val="000000"/>
                  <w:sz w:val="20"/>
                  <w:szCs w:val="20"/>
                </w:rPr>
                <w:t>ENT_ATTR_ASN</w:t>
              </w:r>
            </w:ins>
          </w:p>
        </w:tc>
        <w:tc>
          <w:tcPr>
            <w:tcW w:w="2340" w:type="dxa"/>
            <w:tcBorders>
              <w:top w:val="nil"/>
              <w:left w:val="nil"/>
              <w:bottom w:val="single" w:sz="4" w:space="0" w:color="auto"/>
              <w:right w:val="single" w:sz="4" w:space="0" w:color="auto"/>
            </w:tcBorders>
            <w:shd w:val="clear" w:color="auto" w:fill="auto"/>
            <w:noWrap/>
            <w:hideMark/>
            <w:tcPrChange w:id="10230"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231" w:author="gsadi" w:date="2013-11-25T16:20:00Z"/>
                <w:rFonts w:ascii="Calibri" w:hAnsi="Calibri" w:cs="Calibri"/>
                <w:color w:val="000000"/>
                <w:sz w:val="20"/>
                <w:szCs w:val="20"/>
              </w:rPr>
            </w:pPr>
            <w:ins w:id="10232" w:author="gsadi" w:date="2013-11-25T16:20:00Z">
              <w:r>
                <w:rPr>
                  <w:rFonts w:ascii="Calibri" w:hAnsi="Calibri" w:cs="Calibri"/>
                  <w:color w:val="000000"/>
                  <w:sz w:val="20"/>
                  <w:szCs w:val="20"/>
                </w:rPr>
                <w:t>ENT_ATTR_ASN.dat</w:t>
              </w:r>
            </w:ins>
          </w:p>
        </w:tc>
        <w:tc>
          <w:tcPr>
            <w:tcW w:w="2430" w:type="dxa"/>
            <w:tcBorders>
              <w:top w:val="nil"/>
              <w:left w:val="nil"/>
              <w:bottom w:val="single" w:sz="4" w:space="0" w:color="auto"/>
              <w:right w:val="single" w:sz="4" w:space="0" w:color="auto"/>
            </w:tcBorders>
            <w:shd w:val="clear" w:color="auto" w:fill="auto"/>
            <w:hideMark/>
            <w:tcPrChange w:id="10233"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234" w:author="gsadi" w:date="2013-11-25T16:20:00Z"/>
                <w:rFonts w:ascii="Calibri" w:hAnsi="Calibri" w:cs="Calibri"/>
                <w:color w:val="000000"/>
                <w:sz w:val="20"/>
                <w:szCs w:val="20"/>
              </w:rPr>
            </w:pPr>
            <w:ins w:id="10235" w:author="gsadi" w:date="2013-11-25T16:20:00Z">
              <w:r>
                <w:rPr>
                  <w:rFonts w:ascii="Calibri" w:hAnsi="Calibri" w:cs="Calibri"/>
                  <w:color w:val="000000"/>
                  <w:sz w:val="20"/>
                  <w:szCs w:val="20"/>
                </w:rPr>
                <w:t>Entity that is used to identify the entity to which the extended attribute belongs to</w:t>
              </w:r>
            </w:ins>
          </w:p>
        </w:tc>
        <w:tc>
          <w:tcPr>
            <w:tcW w:w="2300" w:type="dxa"/>
            <w:tcBorders>
              <w:top w:val="nil"/>
              <w:left w:val="nil"/>
              <w:bottom w:val="single" w:sz="4" w:space="0" w:color="auto"/>
              <w:right w:val="single" w:sz="4" w:space="0" w:color="auto"/>
            </w:tcBorders>
            <w:shd w:val="clear" w:color="auto" w:fill="auto"/>
            <w:noWrap/>
            <w:hideMark/>
            <w:tcPrChange w:id="10236"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237" w:author="gsadi" w:date="2013-11-25T16:20:00Z"/>
                <w:rFonts w:ascii="Calibri" w:hAnsi="Calibri" w:cs="Calibri"/>
                <w:color w:val="000000"/>
                <w:sz w:val="20"/>
                <w:szCs w:val="20"/>
              </w:rPr>
            </w:pPr>
            <w:ins w:id="10238" w:author="gsadi" w:date="2013-11-25T16:20:00Z">
              <w:r>
                <w:rPr>
                  <w:rFonts w:ascii="Calibri" w:hAnsi="Calibri" w:cs="Calibri"/>
                  <w:color w:val="000000"/>
                  <w:sz w:val="20"/>
                  <w:szCs w:val="20"/>
                </w:rPr>
                <w:t> </w:t>
              </w:r>
            </w:ins>
          </w:p>
        </w:tc>
      </w:tr>
      <w:tr w:rsidR="00941A82" w:rsidTr="00AC4080">
        <w:trPr>
          <w:trHeight w:val="1275"/>
          <w:ins w:id="10239" w:author="gsadi" w:date="2013-11-25T16:20:00Z"/>
          <w:trPrChange w:id="10240" w:author="gsadi" w:date="2013-11-25T16:20:00Z">
            <w:trPr>
              <w:trHeight w:val="127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241"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242" w:author="gsadi" w:date="2013-11-25T16:20:00Z"/>
                <w:rFonts w:ascii="Calibri" w:hAnsi="Calibri" w:cs="Calibri"/>
                <w:color w:val="000000"/>
                <w:sz w:val="20"/>
                <w:szCs w:val="20"/>
              </w:rPr>
            </w:pPr>
            <w:ins w:id="10243" w:author="gsadi" w:date="2013-11-25T16:20:00Z">
              <w:r>
                <w:rPr>
                  <w:rFonts w:ascii="Calibri" w:hAnsi="Calibri" w:cs="Calibri"/>
                  <w:color w:val="000000"/>
                  <w:sz w:val="20"/>
                  <w:szCs w:val="20"/>
                </w:rPr>
                <w:t>CAL</w:t>
              </w:r>
            </w:ins>
          </w:p>
        </w:tc>
        <w:tc>
          <w:tcPr>
            <w:tcW w:w="2340" w:type="dxa"/>
            <w:tcBorders>
              <w:top w:val="nil"/>
              <w:left w:val="nil"/>
              <w:bottom w:val="single" w:sz="4" w:space="0" w:color="auto"/>
              <w:right w:val="single" w:sz="4" w:space="0" w:color="auto"/>
            </w:tcBorders>
            <w:shd w:val="clear" w:color="auto" w:fill="auto"/>
            <w:noWrap/>
            <w:hideMark/>
            <w:tcPrChange w:id="10244"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245" w:author="gsadi" w:date="2013-11-25T16:20:00Z"/>
                <w:rFonts w:ascii="Calibri" w:hAnsi="Calibri" w:cs="Calibri"/>
                <w:color w:val="000000"/>
                <w:sz w:val="20"/>
                <w:szCs w:val="20"/>
              </w:rPr>
            </w:pPr>
            <w:ins w:id="10246" w:author="gsadi" w:date="2013-11-25T16:20:00Z">
              <w:r>
                <w:rPr>
                  <w:rFonts w:ascii="Calibri" w:hAnsi="Calibri" w:cs="Calibri"/>
                  <w:color w:val="000000"/>
                  <w:sz w:val="20"/>
                  <w:szCs w:val="20"/>
                </w:rPr>
                <w:t>CAL.dat</w:t>
              </w:r>
            </w:ins>
          </w:p>
        </w:tc>
        <w:tc>
          <w:tcPr>
            <w:tcW w:w="2430" w:type="dxa"/>
            <w:tcBorders>
              <w:top w:val="nil"/>
              <w:left w:val="nil"/>
              <w:bottom w:val="single" w:sz="4" w:space="0" w:color="auto"/>
              <w:right w:val="single" w:sz="4" w:space="0" w:color="auto"/>
            </w:tcBorders>
            <w:shd w:val="clear" w:color="auto" w:fill="auto"/>
            <w:hideMark/>
            <w:tcPrChange w:id="10247"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248" w:author="gsadi" w:date="2013-11-25T16:20:00Z"/>
                <w:rFonts w:ascii="Calibri" w:hAnsi="Calibri" w:cs="Calibri"/>
                <w:color w:val="000000"/>
                <w:sz w:val="20"/>
                <w:szCs w:val="20"/>
              </w:rPr>
            </w:pPr>
            <w:ins w:id="10249" w:author="gsadi" w:date="2013-11-25T16:20:00Z">
              <w:r>
                <w:rPr>
                  <w:rFonts w:ascii="Calibri" w:hAnsi="Calibri" w:cs="Calibri"/>
                  <w:color w:val="000000"/>
                  <w:sz w:val="20"/>
                  <w:szCs w:val="20"/>
                </w:rPr>
                <w:t>Calendar models the working pattern of a facility, a resource or a division in terms of time. This table/file contains Calendar Name and the entity that it represents</w:t>
              </w:r>
            </w:ins>
          </w:p>
        </w:tc>
        <w:tc>
          <w:tcPr>
            <w:tcW w:w="2300" w:type="dxa"/>
            <w:tcBorders>
              <w:top w:val="nil"/>
              <w:left w:val="nil"/>
              <w:bottom w:val="single" w:sz="4" w:space="0" w:color="auto"/>
              <w:right w:val="single" w:sz="4" w:space="0" w:color="auto"/>
            </w:tcBorders>
            <w:shd w:val="clear" w:color="auto" w:fill="auto"/>
            <w:hideMark/>
            <w:tcPrChange w:id="10250"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251" w:author="gsadi" w:date="2013-11-25T16:20:00Z"/>
                <w:rFonts w:ascii="Calibri" w:hAnsi="Calibri" w:cs="Calibri"/>
                <w:color w:val="000000"/>
                <w:sz w:val="20"/>
                <w:szCs w:val="20"/>
              </w:rPr>
            </w:pPr>
            <w:ins w:id="10252" w:author="gsadi" w:date="2013-11-25T16:20:00Z">
              <w:r>
                <w:rPr>
                  <w:rFonts w:ascii="Calibri" w:hAnsi="Calibri" w:cs="Calibri"/>
                  <w:color w:val="000000"/>
                  <w:sz w:val="20"/>
                  <w:szCs w:val="20"/>
                </w:rPr>
                <w:t>calendar_name</w:t>
              </w:r>
              <w:r>
                <w:rPr>
                  <w:rFonts w:ascii="Calibri" w:hAnsi="Calibri" w:cs="Calibri"/>
                  <w:color w:val="000000"/>
                  <w:sz w:val="20"/>
                  <w:szCs w:val="20"/>
                </w:rPr>
                <w:br/>
                <w:t>description</w:t>
              </w:r>
              <w:r>
                <w:rPr>
                  <w:rFonts w:ascii="Calibri" w:hAnsi="Calibri" w:cs="Calibri"/>
                  <w:color w:val="000000"/>
                  <w:sz w:val="20"/>
                  <w:szCs w:val="20"/>
                </w:rPr>
                <w:br/>
                <w:t>category</w:t>
              </w:r>
              <w:r>
                <w:rPr>
                  <w:rFonts w:ascii="Calibri" w:hAnsi="Calibri" w:cs="Calibri"/>
                  <w:color w:val="000000"/>
                  <w:sz w:val="20"/>
                  <w:szCs w:val="20"/>
                </w:rPr>
                <w:br/>
                <w:t>sub_category</w:t>
              </w:r>
              <w:r>
                <w:rPr>
                  <w:rFonts w:ascii="Calibri" w:hAnsi="Calibri" w:cs="Calibri"/>
                  <w:color w:val="000000"/>
                  <w:sz w:val="20"/>
                  <w:szCs w:val="20"/>
                </w:rPr>
                <w:br/>
                <w:t>ctrl_id : "1"</w:t>
              </w:r>
            </w:ins>
          </w:p>
        </w:tc>
      </w:tr>
      <w:tr w:rsidR="00941A82" w:rsidTr="00AC4080">
        <w:trPr>
          <w:trHeight w:val="2295"/>
          <w:ins w:id="10253" w:author="gsadi" w:date="2013-11-25T16:20:00Z"/>
          <w:trPrChange w:id="10254" w:author="gsadi" w:date="2013-11-25T16:20:00Z">
            <w:trPr>
              <w:trHeight w:val="229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255"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256" w:author="gsadi" w:date="2013-11-25T16:20:00Z"/>
                <w:rFonts w:ascii="Calibri" w:hAnsi="Calibri" w:cs="Calibri"/>
                <w:color w:val="000000"/>
                <w:sz w:val="20"/>
                <w:szCs w:val="20"/>
              </w:rPr>
            </w:pPr>
            <w:ins w:id="10257" w:author="gsadi" w:date="2013-11-25T16:20:00Z">
              <w:r>
                <w:rPr>
                  <w:rFonts w:ascii="Calibri" w:hAnsi="Calibri" w:cs="Calibri"/>
                  <w:color w:val="000000"/>
                  <w:sz w:val="20"/>
                  <w:szCs w:val="20"/>
                </w:rPr>
                <w:lastRenderedPageBreak/>
                <w:t>CAL_ENTRY</w:t>
              </w:r>
            </w:ins>
          </w:p>
        </w:tc>
        <w:tc>
          <w:tcPr>
            <w:tcW w:w="2340" w:type="dxa"/>
            <w:tcBorders>
              <w:top w:val="nil"/>
              <w:left w:val="nil"/>
              <w:bottom w:val="single" w:sz="4" w:space="0" w:color="auto"/>
              <w:right w:val="single" w:sz="4" w:space="0" w:color="auto"/>
            </w:tcBorders>
            <w:shd w:val="clear" w:color="auto" w:fill="auto"/>
            <w:noWrap/>
            <w:hideMark/>
            <w:tcPrChange w:id="10258"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259" w:author="gsadi" w:date="2013-11-25T16:20:00Z"/>
                <w:rFonts w:ascii="Calibri" w:hAnsi="Calibri" w:cs="Calibri"/>
                <w:color w:val="000000"/>
                <w:sz w:val="20"/>
                <w:szCs w:val="20"/>
              </w:rPr>
            </w:pPr>
            <w:ins w:id="10260" w:author="gsadi" w:date="2013-11-25T16:20:00Z">
              <w:r>
                <w:rPr>
                  <w:rFonts w:ascii="Calibri" w:hAnsi="Calibri" w:cs="Calibri"/>
                  <w:color w:val="000000"/>
                  <w:sz w:val="20"/>
                  <w:szCs w:val="20"/>
                </w:rPr>
                <w:t>CAL_ENTRY.dat</w:t>
              </w:r>
            </w:ins>
          </w:p>
        </w:tc>
        <w:tc>
          <w:tcPr>
            <w:tcW w:w="2430" w:type="dxa"/>
            <w:tcBorders>
              <w:top w:val="nil"/>
              <w:left w:val="nil"/>
              <w:bottom w:val="single" w:sz="4" w:space="0" w:color="auto"/>
              <w:right w:val="single" w:sz="4" w:space="0" w:color="auto"/>
            </w:tcBorders>
            <w:shd w:val="clear" w:color="auto" w:fill="auto"/>
            <w:hideMark/>
            <w:tcPrChange w:id="10261"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262" w:author="gsadi" w:date="2013-11-25T16:20:00Z"/>
                <w:rFonts w:ascii="Calibri" w:hAnsi="Calibri" w:cs="Calibri"/>
                <w:color w:val="000000"/>
                <w:sz w:val="20"/>
                <w:szCs w:val="20"/>
              </w:rPr>
            </w:pPr>
            <w:ins w:id="10263" w:author="gsadi" w:date="2013-11-25T16:20:00Z">
              <w:r>
                <w:rPr>
                  <w:rFonts w:ascii="Calibri" w:hAnsi="Calibri" w:cs="Calibri"/>
                  <w:color w:val="000000"/>
                  <w:sz w:val="20"/>
                  <w:szCs w:val="20"/>
                </w:rPr>
                <w:t>Lists out the calendar entries for all the calendars defined in the CAL. This calendar_entry_name attribute defines the name of the period of time over which a particular pattern applies. The pattern itself is specified via the calendar_entry_pattern attribute with values like EVERYDAY, WEEKENDS, DAYS_OF_WEEK etc.</w:t>
              </w:r>
              <w:r>
                <w:rPr>
                  <w:rFonts w:ascii="Calibri" w:hAnsi="Calibri" w:cs="Calibri"/>
                  <w:color w:val="000000"/>
                  <w:sz w:val="20"/>
                  <w:szCs w:val="20"/>
                </w:rPr>
                <w:br/>
              </w:r>
              <w:r>
                <w:rPr>
                  <w:rFonts w:ascii="Calibri" w:hAnsi="Calibri" w:cs="Calibri"/>
                  <w:b/>
                  <w:bCs/>
                  <w:color w:val="000000"/>
                  <w:sz w:val="20"/>
                  <w:szCs w:val="20"/>
                </w:rPr>
                <w:t>Capacity: Start and end dates for the calendar (capacity) entries</w:t>
              </w:r>
            </w:ins>
          </w:p>
        </w:tc>
        <w:tc>
          <w:tcPr>
            <w:tcW w:w="2300" w:type="dxa"/>
            <w:tcBorders>
              <w:top w:val="nil"/>
              <w:left w:val="nil"/>
              <w:bottom w:val="single" w:sz="4" w:space="0" w:color="auto"/>
              <w:right w:val="single" w:sz="4" w:space="0" w:color="auto"/>
            </w:tcBorders>
            <w:shd w:val="clear" w:color="auto" w:fill="auto"/>
            <w:hideMark/>
            <w:tcPrChange w:id="10264"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265" w:author="gsadi" w:date="2013-11-25T16:20:00Z"/>
                <w:rFonts w:ascii="Calibri" w:hAnsi="Calibri" w:cs="Calibri"/>
                <w:color w:val="000000"/>
                <w:sz w:val="20"/>
                <w:szCs w:val="20"/>
              </w:rPr>
            </w:pPr>
            <w:ins w:id="10266" w:author="gsadi" w:date="2013-11-25T16:20:00Z">
              <w:r>
                <w:rPr>
                  <w:rFonts w:ascii="Calibri" w:hAnsi="Calibri" w:cs="Calibri"/>
                  <w:color w:val="000000"/>
                  <w:sz w:val="20"/>
                  <w:szCs w:val="20"/>
                </w:rPr>
                <w:t>calendar_name</w:t>
              </w:r>
              <w:r>
                <w:rPr>
                  <w:rFonts w:ascii="Calibri" w:hAnsi="Calibri" w:cs="Calibri"/>
                  <w:color w:val="000000"/>
                  <w:sz w:val="20"/>
                  <w:szCs w:val="20"/>
                </w:rPr>
                <w:br/>
                <w:t>calendar_entry_name</w:t>
              </w:r>
              <w:r>
                <w:rPr>
                  <w:rFonts w:ascii="Calibri" w:hAnsi="Calibri" w:cs="Calibri"/>
                  <w:color w:val="000000"/>
                  <w:sz w:val="20"/>
                  <w:szCs w:val="20"/>
                </w:rPr>
                <w:br/>
                <w:t>start_date_time</w:t>
              </w:r>
              <w:r>
                <w:rPr>
                  <w:rFonts w:ascii="Calibri" w:hAnsi="Calibri" w:cs="Calibri"/>
                  <w:color w:val="000000"/>
                  <w:sz w:val="20"/>
                  <w:szCs w:val="20"/>
                </w:rPr>
                <w:br/>
                <w:t>end_date_time</w:t>
              </w:r>
              <w:r>
                <w:rPr>
                  <w:rFonts w:ascii="Calibri" w:hAnsi="Calibri" w:cs="Calibri"/>
                  <w:color w:val="000000"/>
                  <w:sz w:val="20"/>
                  <w:szCs w:val="20"/>
                </w:rPr>
                <w:br/>
                <w:t>daily_start</w:t>
              </w:r>
              <w:r>
                <w:rPr>
                  <w:rFonts w:ascii="Calibri" w:hAnsi="Calibri" w:cs="Calibri"/>
                  <w:color w:val="000000"/>
                  <w:sz w:val="20"/>
                  <w:szCs w:val="20"/>
                </w:rPr>
                <w:br/>
                <w:t>daily_end</w:t>
              </w:r>
              <w:r>
                <w:rPr>
                  <w:rFonts w:ascii="Calibri" w:hAnsi="Calibri" w:cs="Calibri"/>
                  <w:color w:val="000000"/>
                  <w:sz w:val="20"/>
                  <w:szCs w:val="20"/>
                </w:rPr>
                <w:br/>
                <w:t>entry_rank</w:t>
              </w:r>
              <w:r>
                <w:rPr>
                  <w:rFonts w:ascii="Calibri" w:hAnsi="Calibri" w:cs="Calibri"/>
                  <w:color w:val="000000"/>
                  <w:sz w:val="20"/>
                  <w:szCs w:val="20"/>
                </w:rPr>
                <w:br/>
                <w:t>calendar_entry_pattern</w:t>
              </w:r>
              <w:r>
                <w:rPr>
                  <w:rFonts w:ascii="Calibri" w:hAnsi="Calibri" w:cs="Calibri"/>
                  <w:color w:val="000000"/>
                  <w:sz w:val="20"/>
                  <w:szCs w:val="20"/>
                </w:rPr>
                <w:br/>
                <w:t>ctrl_id : "1"</w:t>
              </w:r>
            </w:ins>
          </w:p>
        </w:tc>
      </w:tr>
      <w:tr w:rsidR="00941A82" w:rsidTr="00AC4080">
        <w:trPr>
          <w:trHeight w:val="1785"/>
          <w:ins w:id="10267" w:author="gsadi" w:date="2013-11-25T16:20:00Z"/>
          <w:trPrChange w:id="10268" w:author="gsadi" w:date="2013-11-25T16:20:00Z">
            <w:trPr>
              <w:trHeight w:val="178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269"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270" w:author="gsadi" w:date="2013-11-25T16:20:00Z"/>
                <w:rFonts w:ascii="Calibri" w:hAnsi="Calibri" w:cs="Calibri"/>
                <w:color w:val="000000"/>
                <w:sz w:val="20"/>
                <w:szCs w:val="20"/>
              </w:rPr>
            </w:pPr>
            <w:ins w:id="10271" w:author="gsadi" w:date="2013-11-25T16:20:00Z">
              <w:r>
                <w:rPr>
                  <w:rFonts w:ascii="Calibri" w:hAnsi="Calibri" w:cs="Calibri"/>
                  <w:color w:val="000000"/>
                  <w:sz w:val="20"/>
                  <w:szCs w:val="20"/>
                </w:rPr>
                <w:t>CAL_ENT_PAT_PARAM</w:t>
              </w:r>
            </w:ins>
          </w:p>
        </w:tc>
        <w:tc>
          <w:tcPr>
            <w:tcW w:w="2340" w:type="dxa"/>
            <w:tcBorders>
              <w:top w:val="nil"/>
              <w:left w:val="nil"/>
              <w:bottom w:val="single" w:sz="4" w:space="0" w:color="auto"/>
              <w:right w:val="single" w:sz="4" w:space="0" w:color="auto"/>
            </w:tcBorders>
            <w:shd w:val="clear" w:color="auto" w:fill="auto"/>
            <w:noWrap/>
            <w:hideMark/>
            <w:tcPrChange w:id="10272"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273" w:author="gsadi" w:date="2013-11-25T16:20:00Z"/>
                <w:rFonts w:ascii="Calibri" w:hAnsi="Calibri" w:cs="Calibri"/>
                <w:color w:val="000000"/>
                <w:sz w:val="20"/>
                <w:szCs w:val="20"/>
              </w:rPr>
            </w:pPr>
            <w:ins w:id="10274" w:author="gsadi" w:date="2013-11-25T16:20:00Z">
              <w:r>
                <w:rPr>
                  <w:rFonts w:ascii="Calibri" w:hAnsi="Calibri" w:cs="Calibri"/>
                  <w:color w:val="000000"/>
                  <w:sz w:val="20"/>
                  <w:szCs w:val="20"/>
                </w:rPr>
                <w:t>CAL_ENT_PAT_PARM.dat</w:t>
              </w:r>
            </w:ins>
          </w:p>
        </w:tc>
        <w:tc>
          <w:tcPr>
            <w:tcW w:w="2430" w:type="dxa"/>
            <w:tcBorders>
              <w:top w:val="nil"/>
              <w:left w:val="nil"/>
              <w:bottom w:val="single" w:sz="4" w:space="0" w:color="auto"/>
              <w:right w:val="single" w:sz="4" w:space="0" w:color="auto"/>
            </w:tcBorders>
            <w:shd w:val="clear" w:color="auto" w:fill="auto"/>
            <w:hideMark/>
            <w:tcPrChange w:id="10275"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276" w:author="gsadi" w:date="2013-11-25T16:20:00Z"/>
                <w:rFonts w:ascii="Calibri" w:hAnsi="Calibri" w:cs="Calibri"/>
                <w:color w:val="000000"/>
                <w:sz w:val="20"/>
                <w:szCs w:val="20"/>
              </w:rPr>
            </w:pPr>
            <w:ins w:id="10277" w:author="gsadi" w:date="2013-11-25T16:20:00Z">
              <w:r>
                <w:rPr>
                  <w:rFonts w:ascii="Calibri" w:hAnsi="Calibri" w:cs="Calibri"/>
                  <w:color w:val="000000"/>
                  <w:sz w:val="20"/>
                  <w:szCs w:val="20"/>
                </w:rPr>
                <w:t>Each calendar_entry_pattern (e.g., WEEKDAYS, DAYS_OF_WEEK, DAY_OF_WEEK_OF_MONTH) may need zero or one or more parameters to define the pattern. For “days of the week” pattern needs one parameter - which day of the week. Everyday pattern does not need any parameter to define it. Key attributes for this entity are calendar_name, calendar_entry_name, parameter.</w:t>
              </w:r>
            </w:ins>
          </w:p>
        </w:tc>
        <w:tc>
          <w:tcPr>
            <w:tcW w:w="2300" w:type="dxa"/>
            <w:tcBorders>
              <w:top w:val="nil"/>
              <w:left w:val="nil"/>
              <w:bottom w:val="single" w:sz="4" w:space="0" w:color="auto"/>
              <w:right w:val="single" w:sz="4" w:space="0" w:color="auto"/>
            </w:tcBorders>
            <w:shd w:val="clear" w:color="auto" w:fill="auto"/>
            <w:hideMark/>
            <w:tcPrChange w:id="10278"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279" w:author="gsadi" w:date="2013-11-25T16:20:00Z"/>
                <w:rFonts w:ascii="Calibri" w:hAnsi="Calibri" w:cs="Calibri"/>
                <w:color w:val="000000"/>
                <w:sz w:val="20"/>
                <w:szCs w:val="20"/>
              </w:rPr>
            </w:pPr>
            <w:ins w:id="10280" w:author="gsadi" w:date="2013-11-25T16:20:00Z">
              <w:r>
                <w:rPr>
                  <w:rFonts w:ascii="Calibri" w:hAnsi="Calibri" w:cs="Calibri"/>
                  <w:color w:val="000000"/>
                  <w:sz w:val="20"/>
                  <w:szCs w:val="20"/>
                </w:rPr>
                <w:t>calendar_name</w:t>
              </w:r>
              <w:r>
                <w:rPr>
                  <w:rFonts w:ascii="Calibri" w:hAnsi="Calibri" w:cs="Calibri"/>
                  <w:color w:val="000000"/>
                  <w:sz w:val="20"/>
                  <w:szCs w:val="20"/>
                </w:rPr>
                <w:br/>
                <w:t>calendar_entry_name</w:t>
              </w:r>
              <w:r>
                <w:rPr>
                  <w:rFonts w:ascii="Calibri" w:hAnsi="Calibri" w:cs="Calibri"/>
                  <w:color w:val="000000"/>
                  <w:sz w:val="20"/>
                  <w:szCs w:val="20"/>
                </w:rPr>
                <w:br/>
                <w:t>parameter</w:t>
              </w:r>
              <w:r>
                <w:rPr>
                  <w:rFonts w:ascii="Calibri" w:hAnsi="Calibri" w:cs="Calibri"/>
                  <w:color w:val="000000"/>
                  <w:sz w:val="20"/>
                  <w:szCs w:val="20"/>
                </w:rPr>
                <w:br/>
                <w:t>parameter_value</w:t>
              </w:r>
              <w:r>
                <w:rPr>
                  <w:rFonts w:ascii="Calibri" w:hAnsi="Calibri" w:cs="Calibri"/>
                  <w:color w:val="000000"/>
                  <w:sz w:val="20"/>
                  <w:szCs w:val="20"/>
                </w:rPr>
                <w:br/>
                <w:t>ctrl_id : "1"</w:t>
              </w:r>
              <w:r>
                <w:rPr>
                  <w:rFonts w:ascii="Calibri" w:hAnsi="Calibri" w:cs="Calibri"/>
                  <w:color w:val="000000"/>
                  <w:sz w:val="20"/>
                  <w:szCs w:val="20"/>
                </w:rPr>
                <w:br/>
                <w:t>src_dttm</w:t>
              </w:r>
              <w:r>
                <w:rPr>
                  <w:rFonts w:ascii="Calibri" w:hAnsi="Calibri" w:cs="Calibri"/>
                  <w:color w:val="000000"/>
                  <w:sz w:val="20"/>
                  <w:szCs w:val="20"/>
                </w:rPr>
                <w:br/>
                <w:t>sync_ind</w:t>
              </w:r>
            </w:ins>
          </w:p>
        </w:tc>
      </w:tr>
      <w:tr w:rsidR="00941A82" w:rsidTr="00AC4080">
        <w:trPr>
          <w:trHeight w:val="1530"/>
          <w:ins w:id="10281" w:author="gsadi" w:date="2013-11-25T16:20:00Z"/>
          <w:trPrChange w:id="10282" w:author="gsadi" w:date="2013-11-25T16:20:00Z">
            <w:trPr>
              <w:trHeight w:val="153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283"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284" w:author="gsadi" w:date="2013-11-25T16:20:00Z"/>
                <w:rFonts w:ascii="Calibri" w:hAnsi="Calibri" w:cs="Calibri"/>
                <w:color w:val="000000"/>
                <w:sz w:val="20"/>
                <w:szCs w:val="20"/>
              </w:rPr>
            </w:pPr>
            <w:ins w:id="10285" w:author="gsadi" w:date="2013-11-25T16:20:00Z">
              <w:r>
                <w:rPr>
                  <w:rFonts w:ascii="Calibri" w:hAnsi="Calibri" w:cs="Calibri"/>
                  <w:color w:val="000000"/>
                  <w:sz w:val="20"/>
                  <w:szCs w:val="20"/>
                </w:rPr>
                <w:t>C_ENT_TYPE</w:t>
              </w:r>
            </w:ins>
          </w:p>
        </w:tc>
        <w:tc>
          <w:tcPr>
            <w:tcW w:w="2340" w:type="dxa"/>
            <w:tcBorders>
              <w:top w:val="nil"/>
              <w:left w:val="nil"/>
              <w:bottom w:val="single" w:sz="4" w:space="0" w:color="auto"/>
              <w:right w:val="single" w:sz="4" w:space="0" w:color="auto"/>
            </w:tcBorders>
            <w:shd w:val="clear" w:color="auto" w:fill="auto"/>
            <w:noWrap/>
            <w:hideMark/>
            <w:tcPrChange w:id="10286"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287" w:author="gsadi" w:date="2013-11-25T16:20:00Z"/>
                <w:rFonts w:ascii="Calibri" w:hAnsi="Calibri" w:cs="Calibri"/>
                <w:color w:val="000000"/>
                <w:sz w:val="20"/>
                <w:szCs w:val="20"/>
              </w:rPr>
            </w:pPr>
            <w:ins w:id="10288" w:author="gsadi" w:date="2013-11-25T16:20:00Z">
              <w:r>
                <w:rPr>
                  <w:rFonts w:ascii="Calibri" w:hAnsi="Calibri" w:cs="Calibri"/>
                  <w:color w:val="000000"/>
                  <w:sz w:val="20"/>
                  <w:szCs w:val="20"/>
                </w:rPr>
                <w:t>C_ENT_TYPE.dat</w:t>
              </w:r>
            </w:ins>
          </w:p>
        </w:tc>
        <w:tc>
          <w:tcPr>
            <w:tcW w:w="2430" w:type="dxa"/>
            <w:tcBorders>
              <w:top w:val="nil"/>
              <w:left w:val="nil"/>
              <w:bottom w:val="single" w:sz="4" w:space="0" w:color="auto"/>
              <w:right w:val="single" w:sz="4" w:space="0" w:color="auto"/>
            </w:tcBorders>
            <w:shd w:val="clear" w:color="auto" w:fill="auto"/>
            <w:hideMark/>
            <w:tcPrChange w:id="10289"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290" w:author="gsadi" w:date="2013-11-25T16:20:00Z"/>
                <w:rFonts w:ascii="Calibri" w:hAnsi="Calibri" w:cs="Calibri"/>
                <w:b/>
                <w:bCs/>
                <w:color w:val="000000"/>
                <w:sz w:val="20"/>
                <w:szCs w:val="20"/>
              </w:rPr>
            </w:pPr>
            <w:ins w:id="10291" w:author="gsadi" w:date="2013-11-25T16:20:00Z">
              <w:r>
                <w:rPr>
                  <w:rFonts w:ascii="Calibri" w:hAnsi="Calibri" w:cs="Calibri"/>
                  <w:b/>
                  <w:bCs/>
                  <w:color w:val="000000"/>
                  <w:sz w:val="20"/>
                  <w:szCs w:val="20"/>
                </w:rPr>
                <w:t xml:space="preserve">Capacity quantities ( in pieces ) by location, manufacturing unit by calendar entry name. </w:t>
              </w:r>
            </w:ins>
          </w:p>
        </w:tc>
        <w:tc>
          <w:tcPr>
            <w:tcW w:w="2300" w:type="dxa"/>
            <w:tcBorders>
              <w:top w:val="nil"/>
              <w:left w:val="nil"/>
              <w:bottom w:val="single" w:sz="4" w:space="0" w:color="auto"/>
              <w:right w:val="single" w:sz="4" w:space="0" w:color="auto"/>
            </w:tcBorders>
            <w:shd w:val="clear" w:color="auto" w:fill="auto"/>
            <w:hideMark/>
            <w:tcPrChange w:id="10292"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293" w:author="gsadi" w:date="2013-11-25T16:20:00Z"/>
                <w:rFonts w:ascii="Calibri" w:hAnsi="Calibri" w:cs="Calibri"/>
                <w:color w:val="000000"/>
                <w:sz w:val="20"/>
                <w:szCs w:val="20"/>
              </w:rPr>
            </w:pPr>
            <w:ins w:id="10294" w:author="gsadi" w:date="2013-11-25T16:20:00Z">
              <w:r>
                <w:rPr>
                  <w:rFonts w:ascii="Calibri" w:hAnsi="Calibri" w:cs="Calibri"/>
                  <w:color w:val="000000"/>
                  <w:sz w:val="20"/>
                  <w:szCs w:val="20"/>
                </w:rPr>
                <w:t>calendar_name</w:t>
              </w:r>
              <w:r>
                <w:rPr>
                  <w:rFonts w:ascii="Calibri" w:hAnsi="Calibri" w:cs="Calibri"/>
                  <w:color w:val="000000"/>
                  <w:sz w:val="20"/>
                  <w:szCs w:val="20"/>
                </w:rPr>
                <w:br/>
                <w:t>calendar_entry_name</w:t>
              </w:r>
              <w:r>
                <w:rPr>
                  <w:rFonts w:ascii="Calibri" w:hAnsi="Calibri" w:cs="Calibri"/>
                  <w:color w:val="000000"/>
                  <w:sz w:val="20"/>
                  <w:szCs w:val="20"/>
                </w:rPr>
                <w:br/>
                <w:t>entry_type</w:t>
              </w:r>
              <w:r>
                <w:rPr>
                  <w:rFonts w:ascii="Calibri" w:hAnsi="Calibri" w:cs="Calibri"/>
                  <w:color w:val="000000"/>
                  <w:sz w:val="20"/>
                  <w:szCs w:val="20"/>
                </w:rPr>
                <w:br/>
                <w:t>entry_quantity</w:t>
              </w:r>
              <w:r>
                <w:rPr>
                  <w:rFonts w:ascii="Calibri" w:hAnsi="Calibri" w:cs="Calibri"/>
                  <w:color w:val="000000"/>
                  <w:sz w:val="20"/>
                  <w:szCs w:val="20"/>
                </w:rPr>
                <w:br/>
                <w:t>entry_quantity_uom</w:t>
              </w:r>
              <w:r>
                <w:rPr>
                  <w:rFonts w:ascii="Calibri" w:hAnsi="Calibri" w:cs="Calibri"/>
                  <w:color w:val="000000"/>
                  <w:sz w:val="20"/>
                  <w:szCs w:val="20"/>
                </w:rPr>
                <w:br/>
                <w:t>ctrl_id : "1"</w:t>
              </w:r>
            </w:ins>
          </w:p>
        </w:tc>
      </w:tr>
      <w:tr w:rsidR="00941A82" w:rsidTr="00AC4080">
        <w:trPr>
          <w:trHeight w:val="1530"/>
          <w:ins w:id="10295" w:author="gsadi" w:date="2013-11-25T16:20:00Z"/>
          <w:trPrChange w:id="10296" w:author="gsadi" w:date="2013-11-25T16:20:00Z">
            <w:trPr>
              <w:trHeight w:val="153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297"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298" w:author="gsadi" w:date="2013-11-25T16:20:00Z"/>
                <w:rFonts w:ascii="Calibri" w:hAnsi="Calibri" w:cs="Calibri"/>
                <w:color w:val="000000"/>
                <w:sz w:val="20"/>
                <w:szCs w:val="20"/>
              </w:rPr>
            </w:pPr>
            <w:ins w:id="10299" w:author="gsadi" w:date="2013-11-25T16:20:00Z">
              <w:r>
                <w:rPr>
                  <w:rFonts w:ascii="Calibri" w:hAnsi="Calibri" w:cs="Calibri"/>
                  <w:color w:val="000000"/>
                  <w:sz w:val="20"/>
                  <w:szCs w:val="20"/>
                </w:rPr>
                <w:lastRenderedPageBreak/>
                <w:t>ITEM_MASTER</w:t>
              </w:r>
            </w:ins>
          </w:p>
        </w:tc>
        <w:tc>
          <w:tcPr>
            <w:tcW w:w="2340" w:type="dxa"/>
            <w:tcBorders>
              <w:top w:val="nil"/>
              <w:left w:val="nil"/>
              <w:bottom w:val="single" w:sz="4" w:space="0" w:color="auto"/>
              <w:right w:val="single" w:sz="4" w:space="0" w:color="auto"/>
            </w:tcBorders>
            <w:shd w:val="clear" w:color="auto" w:fill="auto"/>
            <w:noWrap/>
            <w:hideMark/>
            <w:tcPrChange w:id="10300"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301" w:author="gsadi" w:date="2013-11-25T16:20:00Z"/>
                <w:rFonts w:ascii="Calibri" w:hAnsi="Calibri" w:cs="Calibri"/>
                <w:color w:val="000000"/>
                <w:sz w:val="20"/>
                <w:szCs w:val="20"/>
              </w:rPr>
            </w:pPr>
            <w:ins w:id="10302" w:author="gsadi" w:date="2013-11-25T16:20:00Z">
              <w:r>
                <w:rPr>
                  <w:rFonts w:ascii="Calibri" w:hAnsi="Calibri" w:cs="Calibri"/>
                  <w:color w:val="000000"/>
                  <w:sz w:val="20"/>
                  <w:szCs w:val="20"/>
                </w:rPr>
                <w:t>ITEM_MASTER.dat</w:t>
              </w:r>
            </w:ins>
          </w:p>
        </w:tc>
        <w:tc>
          <w:tcPr>
            <w:tcW w:w="2430" w:type="dxa"/>
            <w:tcBorders>
              <w:top w:val="nil"/>
              <w:left w:val="nil"/>
              <w:bottom w:val="single" w:sz="4" w:space="0" w:color="auto"/>
              <w:right w:val="single" w:sz="4" w:space="0" w:color="auto"/>
            </w:tcBorders>
            <w:shd w:val="clear" w:color="auto" w:fill="auto"/>
            <w:hideMark/>
            <w:tcPrChange w:id="10303"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304" w:author="gsadi" w:date="2013-11-25T16:20:00Z"/>
                <w:rFonts w:ascii="Calibri" w:hAnsi="Calibri" w:cs="Calibri"/>
                <w:color w:val="000000"/>
                <w:sz w:val="20"/>
                <w:szCs w:val="20"/>
              </w:rPr>
            </w:pPr>
            <w:ins w:id="10305" w:author="gsadi" w:date="2013-11-25T16:20:00Z">
              <w:r>
                <w:rPr>
                  <w:rFonts w:ascii="Calibri" w:hAnsi="Calibri" w:cs="Calibri"/>
                  <w:color w:val="000000"/>
                  <w:sz w:val="20"/>
                  <w:szCs w:val="20"/>
                </w:rPr>
                <w:t xml:space="preserve">Lists all the items i.e. StyleColor-Size1-Size2-Size3 (optional) </w:t>
              </w:r>
            </w:ins>
          </w:p>
        </w:tc>
        <w:tc>
          <w:tcPr>
            <w:tcW w:w="2300" w:type="dxa"/>
            <w:tcBorders>
              <w:top w:val="nil"/>
              <w:left w:val="nil"/>
              <w:bottom w:val="single" w:sz="4" w:space="0" w:color="auto"/>
              <w:right w:val="single" w:sz="4" w:space="0" w:color="auto"/>
            </w:tcBorders>
            <w:shd w:val="clear" w:color="auto" w:fill="auto"/>
            <w:hideMark/>
            <w:tcPrChange w:id="10306"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307" w:author="gsadi" w:date="2013-11-25T16:20:00Z"/>
                <w:rFonts w:ascii="Calibri" w:hAnsi="Calibri" w:cs="Calibri"/>
                <w:color w:val="000000"/>
                <w:sz w:val="20"/>
                <w:szCs w:val="20"/>
              </w:rPr>
            </w:pPr>
            <w:ins w:id="10308" w:author="gsadi" w:date="2013-11-25T16:20:00Z">
              <w:r>
                <w:rPr>
                  <w:rFonts w:ascii="Calibri" w:hAnsi="Calibri" w:cs="Calibri"/>
                  <w:color w:val="000000"/>
                  <w:sz w:val="20"/>
                  <w:szCs w:val="20"/>
                </w:rPr>
                <w:t>item_name</w:t>
              </w:r>
              <w:r>
                <w:rPr>
                  <w:rFonts w:ascii="Calibri" w:hAnsi="Calibri" w:cs="Calibri"/>
                  <w:color w:val="000000"/>
                  <w:sz w:val="20"/>
                  <w:szCs w:val="20"/>
                </w:rPr>
                <w:br/>
                <w:t>description</w:t>
              </w:r>
              <w:r>
                <w:rPr>
                  <w:rFonts w:ascii="Calibri" w:hAnsi="Calibri" w:cs="Calibri"/>
                  <w:color w:val="000000"/>
                  <w:sz w:val="20"/>
                  <w:szCs w:val="20"/>
                </w:rPr>
                <w:br/>
                <w:t>category</w:t>
              </w:r>
              <w:r>
                <w:rPr>
                  <w:rFonts w:ascii="Calibri" w:hAnsi="Calibri" w:cs="Calibri"/>
                  <w:color w:val="000000"/>
                  <w:sz w:val="20"/>
                  <w:szCs w:val="20"/>
                </w:rPr>
                <w:br/>
                <w:t>sub_category</w:t>
              </w:r>
              <w:r>
                <w:rPr>
                  <w:rFonts w:ascii="Calibri" w:hAnsi="Calibri" w:cs="Calibri"/>
                  <w:color w:val="000000"/>
                  <w:sz w:val="20"/>
                  <w:szCs w:val="20"/>
                </w:rPr>
                <w:br/>
                <w:t>artificial</w:t>
              </w:r>
              <w:r>
                <w:rPr>
                  <w:rFonts w:ascii="Calibri" w:hAnsi="Calibri" w:cs="Calibri"/>
                  <w:color w:val="000000"/>
                  <w:sz w:val="20"/>
                  <w:szCs w:val="20"/>
                </w:rPr>
                <w:br/>
                <w:t>ctrl_id : "1"</w:t>
              </w:r>
            </w:ins>
          </w:p>
        </w:tc>
      </w:tr>
      <w:tr w:rsidR="00941A82" w:rsidTr="00AC4080">
        <w:trPr>
          <w:trHeight w:val="765"/>
          <w:ins w:id="10309" w:author="gsadi" w:date="2013-11-25T16:20:00Z"/>
          <w:trPrChange w:id="10310" w:author="gsadi" w:date="2013-11-25T16:20:00Z">
            <w:trPr>
              <w:trHeight w:val="76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311"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312" w:author="gsadi" w:date="2013-11-25T16:20:00Z"/>
                <w:rFonts w:ascii="Calibri" w:hAnsi="Calibri" w:cs="Calibri"/>
                <w:color w:val="000000"/>
                <w:sz w:val="20"/>
                <w:szCs w:val="20"/>
              </w:rPr>
            </w:pPr>
            <w:ins w:id="10313" w:author="gsadi" w:date="2013-11-25T16:20:00Z">
              <w:r>
                <w:rPr>
                  <w:rFonts w:ascii="Calibri" w:hAnsi="Calibri" w:cs="Calibri"/>
                  <w:color w:val="000000"/>
                  <w:sz w:val="20"/>
                  <w:szCs w:val="20"/>
                </w:rPr>
                <w:t>DOMAIN_ITM_ASN</w:t>
              </w:r>
            </w:ins>
          </w:p>
        </w:tc>
        <w:tc>
          <w:tcPr>
            <w:tcW w:w="2340" w:type="dxa"/>
            <w:tcBorders>
              <w:top w:val="nil"/>
              <w:left w:val="nil"/>
              <w:bottom w:val="single" w:sz="4" w:space="0" w:color="auto"/>
              <w:right w:val="single" w:sz="4" w:space="0" w:color="auto"/>
            </w:tcBorders>
            <w:shd w:val="clear" w:color="auto" w:fill="auto"/>
            <w:noWrap/>
            <w:hideMark/>
            <w:tcPrChange w:id="10314"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315" w:author="gsadi" w:date="2013-11-25T16:20:00Z"/>
                <w:rFonts w:ascii="Calibri" w:hAnsi="Calibri" w:cs="Calibri"/>
                <w:color w:val="000000"/>
                <w:sz w:val="20"/>
                <w:szCs w:val="20"/>
              </w:rPr>
            </w:pPr>
            <w:ins w:id="10316" w:author="gsadi" w:date="2013-11-25T16:20:00Z">
              <w:r>
                <w:rPr>
                  <w:rFonts w:ascii="Calibri" w:hAnsi="Calibri" w:cs="Calibri"/>
                  <w:color w:val="000000"/>
                  <w:sz w:val="20"/>
                  <w:szCs w:val="20"/>
                </w:rPr>
                <w:t>DOMAIN_ITM_ASN.dat</w:t>
              </w:r>
            </w:ins>
          </w:p>
        </w:tc>
        <w:tc>
          <w:tcPr>
            <w:tcW w:w="2430" w:type="dxa"/>
            <w:tcBorders>
              <w:top w:val="nil"/>
              <w:left w:val="nil"/>
              <w:bottom w:val="single" w:sz="4" w:space="0" w:color="auto"/>
              <w:right w:val="single" w:sz="4" w:space="0" w:color="auto"/>
            </w:tcBorders>
            <w:shd w:val="clear" w:color="auto" w:fill="auto"/>
            <w:hideMark/>
            <w:tcPrChange w:id="10317"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318" w:author="gsadi" w:date="2013-11-25T16:20:00Z"/>
                <w:rFonts w:ascii="Calibri" w:hAnsi="Calibri" w:cs="Calibri"/>
                <w:color w:val="000000"/>
                <w:sz w:val="20"/>
                <w:szCs w:val="20"/>
              </w:rPr>
            </w:pPr>
            <w:ins w:id="10319" w:author="gsadi" w:date="2013-11-25T16:20:00Z">
              <w:r>
                <w:rPr>
                  <w:rFonts w:ascii="Calibri" w:hAnsi="Calibri" w:cs="Calibri"/>
                  <w:color w:val="000000"/>
                  <w:sz w:val="20"/>
                  <w:szCs w:val="20"/>
                </w:rPr>
                <w:t>Items that are valid for domain OUTDOOR_CORP</w:t>
              </w:r>
            </w:ins>
          </w:p>
        </w:tc>
        <w:tc>
          <w:tcPr>
            <w:tcW w:w="2300" w:type="dxa"/>
            <w:tcBorders>
              <w:top w:val="nil"/>
              <w:left w:val="nil"/>
              <w:bottom w:val="single" w:sz="4" w:space="0" w:color="auto"/>
              <w:right w:val="single" w:sz="4" w:space="0" w:color="auto"/>
            </w:tcBorders>
            <w:shd w:val="clear" w:color="auto" w:fill="auto"/>
            <w:hideMark/>
            <w:tcPrChange w:id="10320"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321" w:author="gsadi" w:date="2013-11-25T16:20:00Z"/>
                <w:rFonts w:ascii="Calibri" w:hAnsi="Calibri" w:cs="Calibri"/>
                <w:color w:val="000000"/>
                <w:sz w:val="20"/>
                <w:szCs w:val="20"/>
              </w:rPr>
            </w:pPr>
            <w:ins w:id="10322" w:author="gsadi" w:date="2013-11-25T16:20:00Z">
              <w:r>
                <w:rPr>
                  <w:rFonts w:ascii="Calibri" w:hAnsi="Calibri" w:cs="Calibri"/>
                  <w:color w:val="000000"/>
                  <w:sz w:val="20"/>
                  <w:szCs w:val="20"/>
                </w:rPr>
                <w:t>item_name</w:t>
              </w:r>
              <w:r>
                <w:rPr>
                  <w:rFonts w:ascii="Calibri" w:hAnsi="Calibri" w:cs="Calibri"/>
                  <w:color w:val="000000"/>
                  <w:sz w:val="20"/>
                  <w:szCs w:val="20"/>
                </w:rPr>
                <w:br/>
                <w:t>domain_name : "OUTDOOR_SITE"</w:t>
              </w:r>
              <w:r>
                <w:rPr>
                  <w:rFonts w:ascii="Calibri" w:hAnsi="Calibri" w:cs="Calibri"/>
                  <w:color w:val="000000"/>
                  <w:sz w:val="20"/>
                  <w:szCs w:val="20"/>
                </w:rPr>
                <w:br/>
                <w:t>ctrl_id : "1"</w:t>
              </w:r>
            </w:ins>
          </w:p>
        </w:tc>
      </w:tr>
      <w:tr w:rsidR="00941A82" w:rsidTr="00AC4080">
        <w:trPr>
          <w:trHeight w:val="1275"/>
          <w:ins w:id="10323" w:author="gsadi" w:date="2013-11-25T16:20:00Z"/>
          <w:trPrChange w:id="10324" w:author="gsadi" w:date="2013-11-25T16:20:00Z">
            <w:trPr>
              <w:trHeight w:val="127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325"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326" w:author="gsadi" w:date="2013-11-25T16:20:00Z"/>
                <w:rFonts w:ascii="Calibri" w:hAnsi="Calibri" w:cs="Calibri"/>
                <w:color w:val="000000"/>
                <w:sz w:val="20"/>
                <w:szCs w:val="20"/>
              </w:rPr>
            </w:pPr>
            <w:ins w:id="10327" w:author="gsadi" w:date="2013-11-25T16:20:00Z">
              <w:r>
                <w:rPr>
                  <w:rFonts w:ascii="Calibri" w:hAnsi="Calibri" w:cs="Calibri"/>
                  <w:color w:val="000000"/>
                  <w:sz w:val="20"/>
                  <w:szCs w:val="20"/>
                </w:rPr>
                <w:t>FCLTY</w:t>
              </w:r>
            </w:ins>
          </w:p>
        </w:tc>
        <w:tc>
          <w:tcPr>
            <w:tcW w:w="2340" w:type="dxa"/>
            <w:tcBorders>
              <w:top w:val="nil"/>
              <w:left w:val="nil"/>
              <w:bottom w:val="single" w:sz="4" w:space="0" w:color="auto"/>
              <w:right w:val="single" w:sz="4" w:space="0" w:color="auto"/>
            </w:tcBorders>
            <w:shd w:val="clear" w:color="auto" w:fill="auto"/>
            <w:noWrap/>
            <w:hideMark/>
            <w:tcPrChange w:id="10328"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329" w:author="gsadi" w:date="2013-11-25T16:20:00Z"/>
                <w:rFonts w:ascii="Calibri" w:hAnsi="Calibri" w:cs="Calibri"/>
                <w:color w:val="000000"/>
                <w:sz w:val="20"/>
                <w:szCs w:val="20"/>
              </w:rPr>
            </w:pPr>
            <w:ins w:id="10330" w:author="gsadi" w:date="2013-11-25T16:20:00Z">
              <w:r>
                <w:rPr>
                  <w:rFonts w:ascii="Calibri" w:hAnsi="Calibri" w:cs="Calibri"/>
                  <w:color w:val="000000"/>
                  <w:sz w:val="20"/>
                  <w:szCs w:val="20"/>
                </w:rPr>
                <w:t>FCLTY.dat</w:t>
              </w:r>
            </w:ins>
          </w:p>
        </w:tc>
        <w:tc>
          <w:tcPr>
            <w:tcW w:w="2430" w:type="dxa"/>
            <w:tcBorders>
              <w:top w:val="nil"/>
              <w:left w:val="nil"/>
              <w:bottom w:val="single" w:sz="4" w:space="0" w:color="auto"/>
              <w:right w:val="single" w:sz="4" w:space="0" w:color="auto"/>
            </w:tcBorders>
            <w:shd w:val="clear" w:color="auto" w:fill="auto"/>
            <w:hideMark/>
            <w:tcPrChange w:id="10331"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332" w:author="gsadi" w:date="2013-11-25T16:20:00Z"/>
                <w:rFonts w:ascii="Calibri" w:hAnsi="Calibri" w:cs="Calibri"/>
                <w:color w:val="000000"/>
                <w:sz w:val="20"/>
                <w:szCs w:val="20"/>
              </w:rPr>
            </w:pPr>
            <w:ins w:id="10333" w:author="gsadi" w:date="2013-11-25T16:20:00Z">
              <w:r>
                <w:rPr>
                  <w:rFonts w:ascii="Calibri" w:hAnsi="Calibri" w:cs="Calibri"/>
                  <w:color w:val="000000"/>
                  <w:sz w:val="20"/>
                  <w:szCs w:val="20"/>
                </w:rPr>
                <w:t>Contains all facilities - DCs and Vendors that are part of VF Supply Chain Network</w:t>
              </w:r>
            </w:ins>
          </w:p>
        </w:tc>
        <w:tc>
          <w:tcPr>
            <w:tcW w:w="2300" w:type="dxa"/>
            <w:tcBorders>
              <w:top w:val="nil"/>
              <w:left w:val="nil"/>
              <w:bottom w:val="single" w:sz="4" w:space="0" w:color="auto"/>
              <w:right w:val="single" w:sz="4" w:space="0" w:color="auto"/>
            </w:tcBorders>
            <w:shd w:val="clear" w:color="auto" w:fill="auto"/>
            <w:hideMark/>
            <w:tcPrChange w:id="10334"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335" w:author="gsadi" w:date="2013-11-25T16:20:00Z"/>
                <w:rFonts w:ascii="Calibri" w:hAnsi="Calibri" w:cs="Calibri"/>
                <w:color w:val="000000"/>
                <w:sz w:val="20"/>
                <w:szCs w:val="20"/>
              </w:rPr>
            </w:pPr>
            <w:ins w:id="10336" w:author="gsadi" w:date="2013-11-25T16:20:00Z">
              <w:r>
                <w:rPr>
                  <w:rFonts w:ascii="Calibri" w:hAnsi="Calibri" w:cs="Calibri"/>
                  <w:color w:val="000000"/>
                  <w:sz w:val="20"/>
                  <w:szCs w:val="20"/>
                </w:rPr>
                <w:t>facility_name</w:t>
              </w:r>
              <w:r>
                <w:rPr>
                  <w:rFonts w:ascii="Calibri" w:hAnsi="Calibri" w:cs="Calibri"/>
                  <w:color w:val="000000"/>
                  <w:sz w:val="20"/>
                  <w:szCs w:val="20"/>
                </w:rPr>
                <w:br/>
                <w:t>category</w:t>
              </w:r>
              <w:r>
                <w:rPr>
                  <w:rFonts w:ascii="Calibri" w:hAnsi="Calibri" w:cs="Calibri"/>
                  <w:color w:val="000000"/>
                  <w:sz w:val="20"/>
                  <w:szCs w:val="20"/>
                </w:rPr>
                <w:br/>
                <w:t>sub_category</w:t>
              </w:r>
              <w:r>
                <w:rPr>
                  <w:rFonts w:ascii="Calibri" w:hAnsi="Calibri" w:cs="Calibri"/>
                  <w:color w:val="000000"/>
                  <w:sz w:val="20"/>
                  <w:szCs w:val="20"/>
                </w:rPr>
                <w:br/>
                <w:t>domain_name : "OUTDOOR_SITE"</w:t>
              </w:r>
              <w:r>
                <w:rPr>
                  <w:rFonts w:ascii="Calibri" w:hAnsi="Calibri" w:cs="Calibri"/>
                  <w:color w:val="000000"/>
                  <w:sz w:val="20"/>
                  <w:szCs w:val="20"/>
                </w:rPr>
                <w:br/>
                <w:t>ctrl_id : "1"</w:t>
              </w:r>
            </w:ins>
          </w:p>
        </w:tc>
      </w:tr>
      <w:tr w:rsidR="00941A82" w:rsidTr="00AC4080">
        <w:trPr>
          <w:trHeight w:val="2040"/>
          <w:ins w:id="10337" w:author="gsadi" w:date="2013-11-25T16:20:00Z"/>
          <w:trPrChange w:id="10338" w:author="gsadi" w:date="2013-11-25T16:20:00Z">
            <w:trPr>
              <w:trHeight w:val="204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339"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340" w:author="gsadi" w:date="2013-11-25T16:20:00Z"/>
                <w:rFonts w:ascii="Calibri" w:hAnsi="Calibri" w:cs="Calibri"/>
                <w:color w:val="000000"/>
                <w:sz w:val="20"/>
                <w:szCs w:val="20"/>
              </w:rPr>
            </w:pPr>
            <w:ins w:id="10341" w:author="gsadi" w:date="2013-11-25T16:20:00Z">
              <w:r>
                <w:rPr>
                  <w:rFonts w:ascii="Calibri" w:hAnsi="Calibri" w:cs="Calibri"/>
                  <w:color w:val="000000"/>
                  <w:sz w:val="20"/>
                  <w:szCs w:val="20"/>
                </w:rPr>
                <w:t>FCLTY_ITEM</w:t>
              </w:r>
            </w:ins>
          </w:p>
        </w:tc>
        <w:tc>
          <w:tcPr>
            <w:tcW w:w="2340" w:type="dxa"/>
            <w:tcBorders>
              <w:top w:val="nil"/>
              <w:left w:val="nil"/>
              <w:bottom w:val="single" w:sz="4" w:space="0" w:color="auto"/>
              <w:right w:val="single" w:sz="4" w:space="0" w:color="auto"/>
            </w:tcBorders>
            <w:shd w:val="clear" w:color="auto" w:fill="auto"/>
            <w:noWrap/>
            <w:hideMark/>
            <w:tcPrChange w:id="10342"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343" w:author="gsadi" w:date="2013-11-25T16:20:00Z"/>
                <w:rFonts w:ascii="Calibri" w:hAnsi="Calibri" w:cs="Calibri"/>
                <w:color w:val="000000"/>
                <w:sz w:val="20"/>
                <w:szCs w:val="20"/>
              </w:rPr>
            </w:pPr>
            <w:ins w:id="10344" w:author="gsadi" w:date="2013-11-25T16:20:00Z">
              <w:r>
                <w:rPr>
                  <w:rFonts w:ascii="Calibri" w:hAnsi="Calibri" w:cs="Calibri"/>
                  <w:color w:val="000000"/>
                  <w:sz w:val="20"/>
                  <w:szCs w:val="20"/>
                </w:rPr>
                <w:t>FCLTY_ITEM.dat</w:t>
              </w:r>
            </w:ins>
          </w:p>
        </w:tc>
        <w:tc>
          <w:tcPr>
            <w:tcW w:w="2430" w:type="dxa"/>
            <w:tcBorders>
              <w:top w:val="nil"/>
              <w:left w:val="nil"/>
              <w:bottom w:val="single" w:sz="4" w:space="0" w:color="auto"/>
              <w:right w:val="single" w:sz="4" w:space="0" w:color="auto"/>
            </w:tcBorders>
            <w:shd w:val="clear" w:color="auto" w:fill="auto"/>
            <w:hideMark/>
            <w:tcPrChange w:id="10345"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346" w:author="gsadi" w:date="2013-11-25T16:20:00Z"/>
                <w:rFonts w:ascii="Calibri" w:hAnsi="Calibri" w:cs="Calibri"/>
                <w:color w:val="000000"/>
                <w:sz w:val="20"/>
                <w:szCs w:val="20"/>
              </w:rPr>
            </w:pPr>
            <w:ins w:id="10347" w:author="gsadi" w:date="2013-11-25T16:20:00Z">
              <w:r>
                <w:rPr>
                  <w:rFonts w:ascii="Calibri" w:hAnsi="Calibri" w:cs="Calibri"/>
                  <w:color w:val="000000"/>
                  <w:sz w:val="20"/>
                  <w:szCs w:val="20"/>
                </w:rPr>
                <w:t>Contains Items valid at a facility. Item-DC and Item-Vendor</w:t>
              </w:r>
            </w:ins>
          </w:p>
        </w:tc>
        <w:tc>
          <w:tcPr>
            <w:tcW w:w="2300" w:type="dxa"/>
            <w:tcBorders>
              <w:top w:val="nil"/>
              <w:left w:val="nil"/>
              <w:bottom w:val="single" w:sz="4" w:space="0" w:color="auto"/>
              <w:right w:val="single" w:sz="4" w:space="0" w:color="auto"/>
            </w:tcBorders>
            <w:shd w:val="clear" w:color="auto" w:fill="auto"/>
            <w:hideMark/>
            <w:tcPrChange w:id="10348"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349" w:author="gsadi" w:date="2013-11-25T16:20:00Z"/>
                <w:rFonts w:ascii="Calibri" w:hAnsi="Calibri" w:cs="Calibri"/>
                <w:color w:val="000000"/>
                <w:sz w:val="20"/>
                <w:szCs w:val="20"/>
              </w:rPr>
            </w:pPr>
            <w:ins w:id="10350" w:author="gsadi" w:date="2013-11-25T16:20:00Z">
              <w:r>
                <w:rPr>
                  <w:rFonts w:ascii="Calibri" w:hAnsi="Calibri" w:cs="Calibri"/>
                  <w:color w:val="000000"/>
                  <w:sz w:val="20"/>
                  <w:szCs w:val="20"/>
                </w:rPr>
                <w:t>facility_name</w:t>
              </w:r>
              <w:r>
                <w:rPr>
                  <w:rFonts w:ascii="Calibri" w:hAnsi="Calibri" w:cs="Calibri"/>
                  <w:color w:val="000000"/>
                  <w:sz w:val="20"/>
                  <w:szCs w:val="20"/>
                </w:rPr>
                <w:br/>
                <w:t>item_name</w:t>
              </w:r>
              <w:r>
                <w:rPr>
                  <w:rFonts w:ascii="Calibri" w:hAnsi="Calibri" w:cs="Calibri"/>
                  <w:color w:val="000000"/>
                  <w:sz w:val="20"/>
                  <w:szCs w:val="20"/>
                </w:rPr>
                <w:br/>
                <w:t>style_name</w:t>
              </w:r>
              <w:r>
                <w:rPr>
                  <w:rFonts w:ascii="Calibri" w:hAnsi="Calibri" w:cs="Calibri"/>
                  <w:color w:val="000000"/>
                  <w:sz w:val="20"/>
                  <w:szCs w:val="20"/>
                </w:rPr>
                <w:br/>
                <w:t>category</w:t>
              </w:r>
              <w:r>
                <w:rPr>
                  <w:rFonts w:ascii="Calibri" w:hAnsi="Calibri" w:cs="Calibri"/>
                  <w:color w:val="000000"/>
                  <w:sz w:val="20"/>
                  <w:szCs w:val="20"/>
                </w:rPr>
                <w:br/>
                <w:t>sub_category</w:t>
              </w:r>
              <w:r>
                <w:rPr>
                  <w:rFonts w:ascii="Calibri" w:hAnsi="Calibri" w:cs="Calibri"/>
                  <w:color w:val="000000"/>
                  <w:sz w:val="20"/>
                  <w:szCs w:val="20"/>
                </w:rPr>
                <w:br/>
                <w:t>in_cost</w:t>
              </w:r>
              <w:r>
                <w:rPr>
                  <w:rFonts w:ascii="Calibri" w:hAnsi="Calibri" w:cs="Calibri"/>
                  <w:color w:val="000000"/>
                  <w:sz w:val="20"/>
                  <w:szCs w:val="20"/>
                </w:rPr>
                <w:br/>
                <w:t>domain_name : "OUTDOOR_SITE"</w:t>
              </w:r>
              <w:r>
                <w:rPr>
                  <w:rFonts w:ascii="Calibri" w:hAnsi="Calibri" w:cs="Calibri"/>
                  <w:color w:val="000000"/>
                  <w:sz w:val="20"/>
                  <w:szCs w:val="20"/>
                </w:rPr>
                <w:br/>
                <w:t>ctrl_id : "1"</w:t>
              </w:r>
            </w:ins>
          </w:p>
        </w:tc>
      </w:tr>
      <w:tr w:rsidR="00941A82" w:rsidTr="00AC4080">
        <w:trPr>
          <w:trHeight w:val="255"/>
          <w:ins w:id="10351" w:author="gsadi" w:date="2013-11-25T16:20:00Z"/>
          <w:trPrChange w:id="10352" w:author="gsadi" w:date="2013-11-25T16:20:00Z">
            <w:trPr>
              <w:trHeight w:val="25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353"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354" w:author="gsadi" w:date="2013-11-25T16:20:00Z"/>
                <w:rFonts w:ascii="Calibri" w:hAnsi="Calibri" w:cs="Calibri"/>
                <w:color w:val="000000"/>
                <w:sz w:val="20"/>
                <w:szCs w:val="20"/>
              </w:rPr>
            </w:pPr>
            <w:ins w:id="10355" w:author="gsadi" w:date="2013-11-25T16:20:00Z">
              <w:r>
                <w:rPr>
                  <w:rFonts w:ascii="Calibri" w:hAnsi="Calibri" w:cs="Calibri"/>
                  <w:color w:val="000000"/>
                  <w:sz w:val="20"/>
                  <w:szCs w:val="20"/>
                </w:rPr>
                <w:t>VEN_SOURCING</w:t>
              </w:r>
            </w:ins>
          </w:p>
        </w:tc>
        <w:tc>
          <w:tcPr>
            <w:tcW w:w="2340" w:type="dxa"/>
            <w:tcBorders>
              <w:top w:val="nil"/>
              <w:left w:val="nil"/>
              <w:bottom w:val="single" w:sz="4" w:space="0" w:color="auto"/>
              <w:right w:val="single" w:sz="4" w:space="0" w:color="auto"/>
            </w:tcBorders>
            <w:shd w:val="clear" w:color="auto" w:fill="auto"/>
            <w:noWrap/>
            <w:hideMark/>
            <w:tcPrChange w:id="10356"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357" w:author="gsadi" w:date="2013-11-25T16:20:00Z"/>
                <w:rFonts w:ascii="Calibri" w:hAnsi="Calibri" w:cs="Calibri"/>
                <w:color w:val="000000"/>
                <w:sz w:val="20"/>
                <w:szCs w:val="20"/>
              </w:rPr>
            </w:pPr>
            <w:ins w:id="10358" w:author="gsadi" w:date="2013-11-25T16:20:00Z">
              <w:r>
                <w:rPr>
                  <w:rFonts w:ascii="Calibri" w:hAnsi="Calibri" w:cs="Calibri"/>
                  <w:color w:val="000000"/>
                  <w:sz w:val="20"/>
                  <w:szCs w:val="20"/>
                </w:rPr>
                <w:t>VEN_SOURCING.dat</w:t>
              </w:r>
            </w:ins>
          </w:p>
        </w:tc>
        <w:tc>
          <w:tcPr>
            <w:tcW w:w="2430" w:type="dxa"/>
            <w:tcBorders>
              <w:top w:val="nil"/>
              <w:left w:val="nil"/>
              <w:bottom w:val="single" w:sz="4" w:space="0" w:color="auto"/>
              <w:right w:val="single" w:sz="4" w:space="0" w:color="auto"/>
            </w:tcBorders>
            <w:shd w:val="clear" w:color="auto" w:fill="auto"/>
            <w:hideMark/>
            <w:tcPrChange w:id="10359"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360" w:author="gsadi" w:date="2013-11-25T16:20:00Z"/>
                <w:rFonts w:ascii="Calibri" w:hAnsi="Calibri" w:cs="Calibri"/>
                <w:color w:val="000000"/>
                <w:sz w:val="20"/>
                <w:szCs w:val="20"/>
              </w:rPr>
            </w:pPr>
            <w:ins w:id="10361" w:author="gsadi" w:date="2013-11-25T16:20:00Z">
              <w:r>
                <w:rPr>
                  <w:rFonts w:ascii="Calibri" w:hAnsi="Calibri" w:cs="Calibri"/>
                  <w:color w:val="000000"/>
                  <w:sz w:val="20"/>
                  <w:szCs w:val="20"/>
                </w:rPr>
                <w:t>Not used in this model</w:t>
              </w:r>
            </w:ins>
          </w:p>
        </w:tc>
        <w:tc>
          <w:tcPr>
            <w:tcW w:w="2300" w:type="dxa"/>
            <w:tcBorders>
              <w:top w:val="nil"/>
              <w:left w:val="nil"/>
              <w:bottom w:val="single" w:sz="4" w:space="0" w:color="auto"/>
              <w:right w:val="single" w:sz="4" w:space="0" w:color="auto"/>
            </w:tcBorders>
            <w:shd w:val="clear" w:color="auto" w:fill="auto"/>
            <w:noWrap/>
            <w:hideMark/>
            <w:tcPrChange w:id="10362"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363" w:author="gsadi" w:date="2013-11-25T16:20:00Z"/>
                <w:rFonts w:ascii="Calibri" w:hAnsi="Calibri" w:cs="Calibri"/>
                <w:color w:val="000000"/>
                <w:sz w:val="20"/>
                <w:szCs w:val="20"/>
              </w:rPr>
            </w:pPr>
            <w:ins w:id="10364" w:author="gsadi" w:date="2013-11-25T16:20:00Z">
              <w:r>
                <w:rPr>
                  <w:rFonts w:ascii="Calibri" w:hAnsi="Calibri" w:cs="Calibri"/>
                  <w:color w:val="000000"/>
                  <w:sz w:val="20"/>
                  <w:szCs w:val="20"/>
                </w:rPr>
                <w:t>NA</w:t>
              </w:r>
            </w:ins>
          </w:p>
        </w:tc>
      </w:tr>
      <w:tr w:rsidR="00941A82" w:rsidTr="00AC4080">
        <w:trPr>
          <w:trHeight w:val="255"/>
          <w:ins w:id="10365" w:author="gsadi" w:date="2013-11-25T16:20:00Z"/>
          <w:trPrChange w:id="10366" w:author="gsadi" w:date="2013-11-25T16:20:00Z">
            <w:trPr>
              <w:trHeight w:val="25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367"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368" w:author="gsadi" w:date="2013-11-25T16:20:00Z"/>
                <w:rFonts w:ascii="Calibri" w:hAnsi="Calibri" w:cs="Calibri"/>
                <w:color w:val="000000"/>
                <w:sz w:val="20"/>
                <w:szCs w:val="20"/>
              </w:rPr>
            </w:pPr>
            <w:ins w:id="10369" w:author="gsadi" w:date="2013-11-25T16:20:00Z">
              <w:r>
                <w:rPr>
                  <w:rFonts w:ascii="Calibri" w:hAnsi="Calibri" w:cs="Calibri"/>
                  <w:color w:val="000000"/>
                  <w:sz w:val="20"/>
                  <w:szCs w:val="20"/>
                </w:rPr>
                <w:t>ITEM_BOD_ASGN</w:t>
              </w:r>
            </w:ins>
          </w:p>
        </w:tc>
        <w:tc>
          <w:tcPr>
            <w:tcW w:w="2340" w:type="dxa"/>
            <w:tcBorders>
              <w:top w:val="nil"/>
              <w:left w:val="nil"/>
              <w:bottom w:val="single" w:sz="4" w:space="0" w:color="auto"/>
              <w:right w:val="single" w:sz="4" w:space="0" w:color="auto"/>
            </w:tcBorders>
            <w:shd w:val="clear" w:color="auto" w:fill="auto"/>
            <w:noWrap/>
            <w:hideMark/>
            <w:tcPrChange w:id="10370"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371" w:author="gsadi" w:date="2013-11-25T16:20:00Z"/>
                <w:rFonts w:ascii="Calibri" w:hAnsi="Calibri" w:cs="Calibri"/>
                <w:color w:val="000000"/>
                <w:sz w:val="20"/>
                <w:szCs w:val="20"/>
              </w:rPr>
            </w:pPr>
            <w:ins w:id="10372" w:author="gsadi" w:date="2013-11-25T16:20:00Z">
              <w:r>
                <w:rPr>
                  <w:rFonts w:ascii="Calibri" w:hAnsi="Calibri" w:cs="Calibri"/>
                  <w:color w:val="000000"/>
                  <w:sz w:val="20"/>
                  <w:szCs w:val="20"/>
                </w:rPr>
                <w:t>ITEM_BOD_ASGN.dat</w:t>
              </w:r>
            </w:ins>
          </w:p>
        </w:tc>
        <w:tc>
          <w:tcPr>
            <w:tcW w:w="2430" w:type="dxa"/>
            <w:tcBorders>
              <w:top w:val="nil"/>
              <w:left w:val="nil"/>
              <w:bottom w:val="single" w:sz="4" w:space="0" w:color="auto"/>
              <w:right w:val="single" w:sz="4" w:space="0" w:color="auto"/>
            </w:tcBorders>
            <w:shd w:val="clear" w:color="auto" w:fill="auto"/>
            <w:hideMark/>
            <w:tcPrChange w:id="10373"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374" w:author="gsadi" w:date="2013-11-25T16:20:00Z"/>
                <w:rFonts w:ascii="Calibri" w:hAnsi="Calibri" w:cs="Calibri"/>
                <w:color w:val="000000"/>
                <w:sz w:val="20"/>
                <w:szCs w:val="20"/>
              </w:rPr>
            </w:pPr>
            <w:ins w:id="10375" w:author="gsadi" w:date="2013-11-25T16:20:00Z">
              <w:r>
                <w:rPr>
                  <w:rFonts w:ascii="Calibri" w:hAnsi="Calibri" w:cs="Calibri"/>
                  <w:color w:val="000000"/>
                  <w:sz w:val="20"/>
                  <w:szCs w:val="20"/>
                </w:rPr>
                <w:t>Not used in this model</w:t>
              </w:r>
            </w:ins>
          </w:p>
        </w:tc>
        <w:tc>
          <w:tcPr>
            <w:tcW w:w="2300" w:type="dxa"/>
            <w:tcBorders>
              <w:top w:val="nil"/>
              <w:left w:val="nil"/>
              <w:bottom w:val="single" w:sz="4" w:space="0" w:color="auto"/>
              <w:right w:val="single" w:sz="4" w:space="0" w:color="auto"/>
            </w:tcBorders>
            <w:shd w:val="clear" w:color="auto" w:fill="auto"/>
            <w:noWrap/>
            <w:hideMark/>
            <w:tcPrChange w:id="10376"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377" w:author="gsadi" w:date="2013-11-25T16:20:00Z"/>
                <w:rFonts w:ascii="Calibri" w:hAnsi="Calibri" w:cs="Calibri"/>
                <w:color w:val="000000"/>
                <w:sz w:val="20"/>
                <w:szCs w:val="20"/>
              </w:rPr>
            </w:pPr>
            <w:ins w:id="10378" w:author="gsadi" w:date="2013-11-25T16:20:00Z">
              <w:r>
                <w:rPr>
                  <w:rFonts w:ascii="Calibri" w:hAnsi="Calibri" w:cs="Calibri"/>
                  <w:color w:val="000000"/>
                  <w:sz w:val="20"/>
                  <w:szCs w:val="20"/>
                </w:rPr>
                <w:t>NA</w:t>
              </w:r>
            </w:ins>
          </w:p>
        </w:tc>
      </w:tr>
      <w:tr w:rsidR="00941A82" w:rsidTr="00AC4080">
        <w:trPr>
          <w:trHeight w:val="255"/>
          <w:ins w:id="10379" w:author="gsadi" w:date="2013-11-25T16:20:00Z"/>
          <w:trPrChange w:id="10380" w:author="gsadi" w:date="2013-11-25T16:20:00Z">
            <w:trPr>
              <w:trHeight w:val="25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381"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382" w:author="gsadi" w:date="2013-11-25T16:20:00Z"/>
                <w:rFonts w:ascii="Calibri" w:hAnsi="Calibri" w:cs="Calibri"/>
                <w:color w:val="000000"/>
                <w:sz w:val="20"/>
                <w:szCs w:val="20"/>
              </w:rPr>
            </w:pPr>
            <w:ins w:id="10383" w:author="gsadi" w:date="2013-11-25T16:20:00Z">
              <w:r>
                <w:rPr>
                  <w:rFonts w:ascii="Calibri" w:hAnsi="Calibri" w:cs="Calibri"/>
                  <w:color w:val="000000"/>
                  <w:sz w:val="20"/>
                  <w:szCs w:val="20"/>
                </w:rPr>
                <w:t>BOD</w:t>
              </w:r>
            </w:ins>
          </w:p>
        </w:tc>
        <w:tc>
          <w:tcPr>
            <w:tcW w:w="2340" w:type="dxa"/>
            <w:tcBorders>
              <w:top w:val="nil"/>
              <w:left w:val="nil"/>
              <w:bottom w:val="single" w:sz="4" w:space="0" w:color="auto"/>
              <w:right w:val="single" w:sz="4" w:space="0" w:color="auto"/>
            </w:tcBorders>
            <w:shd w:val="clear" w:color="auto" w:fill="auto"/>
            <w:noWrap/>
            <w:hideMark/>
            <w:tcPrChange w:id="10384"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385" w:author="gsadi" w:date="2013-11-25T16:20:00Z"/>
                <w:rFonts w:ascii="Calibri" w:hAnsi="Calibri" w:cs="Calibri"/>
                <w:color w:val="000000"/>
                <w:sz w:val="20"/>
                <w:szCs w:val="20"/>
              </w:rPr>
            </w:pPr>
            <w:ins w:id="10386" w:author="gsadi" w:date="2013-11-25T16:20:00Z">
              <w:r>
                <w:rPr>
                  <w:rFonts w:ascii="Calibri" w:hAnsi="Calibri" w:cs="Calibri"/>
                  <w:color w:val="000000"/>
                  <w:sz w:val="20"/>
                  <w:szCs w:val="20"/>
                </w:rPr>
                <w:t>BOD.dat</w:t>
              </w:r>
            </w:ins>
          </w:p>
        </w:tc>
        <w:tc>
          <w:tcPr>
            <w:tcW w:w="2430" w:type="dxa"/>
            <w:tcBorders>
              <w:top w:val="nil"/>
              <w:left w:val="nil"/>
              <w:bottom w:val="single" w:sz="4" w:space="0" w:color="auto"/>
              <w:right w:val="single" w:sz="4" w:space="0" w:color="auto"/>
            </w:tcBorders>
            <w:shd w:val="clear" w:color="auto" w:fill="auto"/>
            <w:hideMark/>
            <w:tcPrChange w:id="10387"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388" w:author="gsadi" w:date="2013-11-25T16:20:00Z"/>
                <w:rFonts w:ascii="Calibri" w:hAnsi="Calibri" w:cs="Calibri"/>
                <w:color w:val="000000"/>
                <w:sz w:val="20"/>
                <w:szCs w:val="20"/>
              </w:rPr>
            </w:pPr>
            <w:ins w:id="10389" w:author="gsadi" w:date="2013-11-25T16:20:00Z">
              <w:r>
                <w:rPr>
                  <w:rFonts w:ascii="Calibri" w:hAnsi="Calibri" w:cs="Calibri"/>
                  <w:color w:val="000000"/>
                  <w:sz w:val="20"/>
                  <w:szCs w:val="20"/>
                </w:rPr>
                <w:t>Not used in this model</w:t>
              </w:r>
            </w:ins>
          </w:p>
        </w:tc>
        <w:tc>
          <w:tcPr>
            <w:tcW w:w="2300" w:type="dxa"/>
            <w:tcBorders>
              <w:top w:val="nil"/>
              <w:left w:val="nil"/>
              <w:bottom w:val="single" w:sz="4" w:space="0" w:color="auto"/>
              <w:right w:val="single" w:sz="4" w:space="0" w:color="auto"/>
            </w:tcBorders>
            <w:shd w:val="clear" w:color="auto" w:fill="auto"/>
            <w:noWrap/>
            <w:hideMark/>
            <w:tcPrChange w:id="10390"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391" w:author="gsadi" w:date="2013-11-25T16:20:00Z"/>
                <w:rFonts w:ascii="Calibri" w:hAnsi="Calibri" w:cs="Calibri"/>
                <w:color w:val="000000"/>
                <w:sz w:val="20"/>
                <w:szCs w:val="20"/>
              </w:rPr>
            </w:pPr>
            <w:ins w:id="10392" w:author="gsadi" w:date="2013-11-25T16:20:00Z">
              <w:r>
                <w:rPr>
                  <w:rFonts w:ascii="Calibri" w:hAnsi="Calibri" w:cs="Calibri"/>
                  <w:color w:val="000000"/>
                  <w:sz w:val="20"/>
                  <w:szCs w:val="20"/>
                </w:rPr>
                <w:t>NA</w:t>
              </w:r>
            </w:ins>
          </w:p>
        </w:tc>
      </w:tr>
      <w:tr w:rsidR="00941A82" w:rsidTr="00AC4080">
        <w:trPr>
          <w:trHeight w:val="255"/>
          <w:ins w:id="10393" w:author="gsadi" w:date="2013-11-25T16:20:00Z"/>
          <w:trPrChange w:id="10394" w:author="gsadi" w:date="2013-11-25T16:20:00Z">
            <w:trPr>
              <w:trHeight w:val="25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395"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396" w:author="gsadi" w:date="2013-11-25T16:20:00Z"/>
                <w:rFonts w:ascii="Calibri" w:hAnsi="Calibri" w:cs="Calibri"/>
                <w:color w:val="000000"/>
                <w:sz w:val="20"/>
                <w:szCs w:val="20"/>
              </w:rPr>
            </w:pPr>
            <w:ins w:id="10397" w:author="gsadi" w:date="2013-11-25T16:20:00Z">
              <w:r>
                <w:rPr>
                  <w:rFonts w:ascii="Calibri" w:hAnsi="Calibri" w:cs="Calibri"/>
                  <w:color w:val="000000"/>
                  <w:sz w:val="20"/>
                  <w:szCs w:val="20"/>
                </w:rPr>
                <w:t>APPR_SHPMNT</w:t>
              </w:r>
            </w:ins>
          </w:p>
        </w:tc>
        <w:tc>
          <w:tcPr>
            <w:tcW w:w="2340" w:type="dxa"/>
            <w:tcBorders>
              <w:top w:val="nil"/>
              <w:left w:val="nil"/>
              <w:bottom w:val="single" w:sz="4" w:space="0" w:color="auto"/>
              <w:right w:val="single" w:sz="4" w:space="0" w:color="auto"/>
            </w:tcBorders>
            <w:shd w:val="clear" w:color="auto" w:fill="auto"/>
            <w:noWrap/>
            <w:hideMark/>
            <w:tcPrChange w:id="10398"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399" w:author="gsadi" w:date="2013-11-25T16:20:00Z"/>
                <w:rFonts w:ascii="Calibri" w:hAnsi="Calibri" w:cs="Calibri"/>
                <w:color w:val="000000"/>
                <w:sz w:val="20"/>
                <w:szCs w:val="20"/>
              </w:rPr>
            </w:pPr>
            <w:ins w:id="10400" w:author="gsadi" w:date="2013-11-25T16:20:00Z">
              <w:r>
                <w:rPr>
                  <w:rFonts w:ascii="Calibri" w:hAnsi="Calibri" w:cs="Calibri"/>
                  <w:color w:val="000000"/>
                  <w:sz w:val="20"/>
                  <w:szCs w:val="20"/>
                </w:rPr>
                <w:t>APPR_SHPMNT.dat</w:t>
              </w:r>
            </w:ins>
          </w:p>
        </w:tc>
        <w:tc>
          <w:tcPr>
            <w:tcW w:w="2430" w:type="dxa"/>
            <w:tcBorders>
              <w:top w:val="nil"/>
              <w:left w:val="nil"/>
              <w:bottom w:val="single" w:sz="4" w:space="0" w:color="auto"/>
              <w:right w:val="single" w:sz="4" w:space="0" w:color="auto"/>
            </w:tcBorders>
            <w:shd w:val="clear" w:color="auto" w:fill="auto"/>
            <w:hideMark/>
            <w:tcPrChange w:id="10401"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402" w:author="gsadi" w:date="2013-11-25T16:20:00Z"/>
                <w:rFonts w:ascii="Calibri" w:hAnsi="Calibri" w:cs="Calibri"/>
                <w:color w:val="000000"/>
                <w:sz w:val="20"/>
                <w:szCs w:val="20"/>
              </w:rPr>
            </w:pPr>
            <w:ins w:id="10403" w:author="gsadi" w:date="2013-11-25T16:20:00Z">
              <w:r>
                <w:rPr>
                  <w:rFonts w:ascii="Calibri" w:hAnsi="Calibri" w:cs="Calibri"/>
                  <w:color w:val="000000"/>
                  <w:sz w:val="20"/>
                  <w:szCs w:val="20"/>
                </w:rPr>
                <w:t>Not used in this model</w:t>
              </w:r>
            </w:ins>
          </w:p>
        </w:tc>
        <w:tc>
          <w:tcPr>
            <w:tcW w:w="2300" w:type="dxa"/>
            <w:tcBorders>
              <w:top w:val="nil"/>
              <w:left w:val="nil"/>
              <w:bottom w:val="single" w:sz="4" w:space="0" w:color="auto"/>
              <w:right w:val="single" w:sz="4" w:space="0" w:color="auto"/>
            </w:tcBorders>
            <w:shd w:val="clear" w:color="auto" w:fill="auto"/>
            <w:noWrap/>
            <w:hideMark/>
            <w:tcPrChange w:id="10404"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405" w:author="gsadi" w:date="2013-11-25T16:20:00Z"/>
                <w:rFonts w:ascii="Calibri" w:hAnsi="Calibri" w:cs="Calibri"/>
                <w:color w:val="000000"/>
                <w:sz w:val="20"/>
                <w:szCs w:val="20"/>
              </w:rPr>
            </w:pPr>
            <w:ins w:id="10406" w:author="gsadi" w:date="2013-11-25T16:20:00Z">
              <w:r>
                <w:rPr>
                  <w:rFonts w:ascii="Calibri" w:hAnsi="Calibri" w:cs="Calibri"/>
                  <w:color w:val="000000"/>
                  <w:sz w:val="20"/>
                  <w:szCs w:val="20"/>
                </w:rPr>
                <w:t>NA</w:t>
              </w:r>
            </w:ins>
          </w:p>
        </w:tc>
      </w:tr>
      <w:tr w:rsidR="00941A82" w:rsidTr="00AC4080">
        <w:trPr>
          <w:trHeight w:val="255"/>
          <w:ins w:id="10407" w:author="gsadi" w:date="2013-11-25T16:20:00Z"/>
          <w:trPrChange w:id="10408" w:author="gsadi" w:date="2013-11-25T16:20:00Z">
            <w:trPr>
              <w:trHeight w:val="25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409"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410" w:author="gsadi" w:date="2013-11-25T16:20:00Z"/>
                <w:rFonts w:ascii="Calibri" w:hAnsi="Calibri" w:cs="Calibri"/>
                <w:color w:val="000000"/>
                <w:sz w:val="20"/>
                <w:szCs w:val="20"/>
              </w:rPr>
            </w:pPr>
            <w:ins w:id="10411" w:author="gsadi" w:date="2013-11-25T16:20:00Z">
              <w:r>
                <w:rPr>
                  <w:rFonts w:ascii="Calibri" w:hAnsi="Calibri" w:cs="Calibri"/>
                  <w:color w:val="000000"/>
                  <w:sz w:val="20"/>
                  <w:szCs w:val="20"/>
                </w:rPr>
                <w:t>VEN_MASTER</w:t>
              </w:r>
            </w:ins>
          </w:p>
        </w:tc>
        <w:tc>
          <w:tcPr>
            <w:tcW w:w="2340" w:type="dxa"/>
            <w:tcBorders>
              <w:top w:val="nil"/>
              <w:left w:val="nil"/>
              <w:bottom w:val="single" w:sz="4" w:space="0" w:color="auto"/>
              <w:right w:val="single" w:sz="4" w:space="0" w:color="auto"/>
            </w:tcBorders>
            <w:shd w:val="clear" w:color="auto" w:fill="auto"/>
            <w:noWrap/>
            <w:hideMark/>
            <w:tcPrChange w:id="10412"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413" w:author="gsadi" w:date="2013-11-25T16:20:00Z"/>
                <w:rFonts w:ascii="Calibri" w:hAnsi="Calibri" w:cs="Calibri"/>
                <w:color w:val="000000"/>
                <w:sz w:val="20"/>
                <w:szCs w:val="20"/>
              </w:rPr>
            </w:pPr>
            <w:ins w:id="10414" w:author="gsadi" w:date="2013-11-25T16:20:00Z">
              <w:r>
                <w:rPr>
                  <w:rFonts w:ascii="Calibri" w:hAnsi="Calibri" w:cs="Calibri"/>
                  <w:color w:val="000000"/>
                  <w:sz w:val="20"/>
                  <w:szCs w:val="20"/>
                </w:rPr>
                <w:t>VEN_MASTER.dat</w:t>
              </w:r>
            </w:ins>
          </w:p>
        </w:tc>
        <w:tc>
          <w:tcPr>
            <w:tcW w:w="2430" w:type="dxa"/>
            <w:tcBorders>
              <w:top w:val="nil"/>
              <w:left w:val="nil"/>
              <w:bottom w:val="single" w:sz="4" w:space="0" w:color="auto"/>
              <w:right w:val="single" w:sz="4" w:space="0" w:color="auto"/>
            </w:tcBorders>
            <w:shd w:val="clear" w:color="auto" w:fill="auto"/>
            <w:hideMark/>
            <w:tcPrChange w:id="10415"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416" w:author="gsadi" w:date="2013-11-25T16:20:00Z"/>
                <w:rFonts w:ascii="Calibri" w:hAnsi="Calibri" w:cs="Calibri"/>
                <w:color w:val="000000"/>
                <w:sz w:val="20"/>
                <w:szCs w:val="20"/>
              </w:rPr>
            </w:pPr>
            <w:ins w:id="10417" w:author="gsadi" w:date="2013-11-25T16:20:00Z">
              <w:r>
                <w:rPr>
                  <w:rFonts w:ascii="Calibri" w:hAnsi="Calibri" w:cs="Calibri"/>
                  <w:color w:val="000000"/>
                  <w:sz w:val="20"/>
                  <w:szCs w:val="20"/>
                </w:rPr>
                <w:t>Not used in this model</w:t>
              </w:r>
            </w:ins>
          </w:p>
        </w:tc>
        <w:tc>
          <w:tcPr>
            <w:tcW w:w="2300" w:type="dxa"/>
            <w:tcBorders>
              <w:top w:val="nil"/>
              <w:left w:val="nil"/>
              <w:bottom w:val="single" w:sz="4" w:space="0" w:color="auto"/>
              <w:right w:val="single" w:sz="4" w:space="0" w:color="auto"/>
            </w:tcBorders>
            <w:shd w:val="clear" w:color="auto" w:fill="auto"/>
            <w:noWrap/>
            <w:hideMark/>
            <w:tcPrChange w:id="10418"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419" w:author="gsadi" w:date="2013-11-25T16:20:00Z"/>
                <w:rFonts w:ascii="Calibri" w:hAnsi="Calibri" w:cs="Calibri"/>
                <w:color w:val="000000"/>
                <w:sz w:val="20"/>
                <w:szCs w:val="20"/>
              </w:rPr>
            </w:pPr>
            <w:ins w:id="10420" w:author="gsadi" w:date="2013-11-25T16:20:00Z">
              <w:r>
                <w:rPr>
                  <w:rFonts w:ascii="Calibri" w:hAnsi="Calibri" w:cs="Calibri"/>
                  <w:color w:val="000000"/>
                  <w:sz w:val="20"/>
                  <w:szCs w:val="20"/>
                </w:rPr>
                <w:t>NA</w:t>
              </w:r>
            </w:ins>
          </w:p>
        </w:tc>
      </w:tr>
      <w:tr w:rsidR="00941A82" w:rsidTr="00AC4080">
        <w:trPr>
          <w:trHeight w:val="765"/>
          <w:ins w:id="10421" w:author="gsadi" w:date="2013-11-25T16:20:00Z"/>
          <w:trPrChange w:id="10422" w:author="gsadi" w:date="2013-11-25T16:20:00Z">
            <w:trPr>
              <w:trHeight w:val="76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423"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424" w:author="gsadi" w:date="2013-11-25T16:20:00Z"/>
                <w:rFonts w:ascii="Calibri" w:hAnsi="Calibri" w:cs="Calibri"/>
                <w:color w:val="000000"/>
                <w:sz w:val="20"/>
                <w:szCs w:val="20"/>
              </w:rPr>
            </w:pPr>
            <w:ins w:id="10425" w:author="gsadi" w:date="2013-11-25T16:20:00Z">
              <w:r>
                <w:rPr>
                  <w:rFonts w:ascii="Calibri" w:hAnsi="Calibri" w:cs="Calibri"/>
                  <w:color w:val="000000"/>
                  <w:sz w:val="20"/>
                  <w:szCs w:val="20"/>
                </w:rPr>
                <w:t>BOM</w:t>
              </w:r>
            </w:ins>
          </w:p>
        </w:tc>
        <w:tc>
          <w:tcPr>
            <w:tcW w:w="2340" w:type="dxa"/>
            <w:tcBorders>
              <w:top w:val="nil"/>
              <w:left w:val="nil"/>
              <w:bottom w:val="single" w:sz="4" w:space="0" w:color="auto"/>
              <w:right w:val="single" w:sz="4" w:space="0" w:color="auto"/>
            </w:tcBorders>
            <w:shd w:val="clear" w:color="auto" w:fill="auto"/>
            <w:noWrap/>
            <w:hideMark/>
            <w:tcPrChange w:id="10426"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427" w:author="gsadi" w:date="2013-11-25T16:20:00Z"/>
                <w:rFonts w:ascii="Calibri" w:hAnsi="Calibri" w:cs="Calibri"/>
                <w:color w:val="000000"/>
                <w:sz w:val="20"/>
                <w:szCs w:val="20"/>
              </w:rPr>
            </w:pPr>
            <w:ins w:id="10428" w:author="gsadi" w:date="2013-11-25T16:20:00Z">
              <w:r>
                <w:rPr>
                  <w:rFonts w:ascii="Calibri" w:hAnsi="Calibri" w:cs="Calibri"/>
                  <w:color w:val="000000"/>
                  <w:sz w:val="20"/>
                  <w:szCs w:val="20"/>
                </w:rPr>
                <w:t>BOM.dat</w:t>
              </w:r>
            </w:ins>
          </w:p>
        </w:tc>
        <w:tc>
          <w:tcPr>
            <w:tcW w:w="2430" w:type="dxa"/>
            <w:tcBorders>
              <w:top w:val="nil"/>
              <w:left w:val="nil"/>
              <w:bottom w:val="single" w:sz="4" w:space="0" w:color="auto"/>
              <w:right w:val="single" w:sz="4" w:space="0" w:color="auto"/>
            </w:tcBorders>
            <w:shd w:val="clear" w:color="auto" w:fill="auto"/>
            <w:hideMark/>
            <w:tcPrChange w:id="10429"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430" w:author="gsadi" w:date="2013-11-25T16:20:00Z"/>
                <w:rFonts w:ascii="Calibri" w:hAnsi="Calibri" w:cs="Calibri"/>
                <w:color w:val="000000"/>
                <w:sz w:val="20"/>
                <w:szCs w:val="20"/>
              </w:rPr>
            </w:pPr>
            <w:ins w:id="10431" w:author="gsadi" w:date="2013-11-25T16:20:00Z">
              <w:r>
                <w:rPr>
                  <w:rFonts w:ascii="Calibri" w:hAnsi="Calibri" w:cs="Calibri"/>
                  <w:color w:val="000000"/>
                  <w:sz w:val="20"/>
                  <w:szCs w:val="20"/>
                </w:rPr>
                <w:t xml:space="preserve">Bill Of Material (BOM)s: Items and components that it is made up of </w:t>
              </w:r>
            </w:ins>
          </w:p>
        </w:tc>
        <w:tc>
          <w:tcPr>
            <w:tcW w:w="2300" w:type="dxa"/>
            <w:tcBorders>
              <w:top w:val="nil"/>
              <w:left w:val="nil"/>
              <w:bottom w:val="single" w:sz="4" w:space="0" w:color="auto"/>
              <w:right w:val="single" w:sz="4" w:space="0" w:color="auto"/>
            </w:tcBorders>
            <w:shd w:val="clear" w:color="auto" w:fill="auto"/>
            <w:hideMark/>
            <w:tcPrChange w:id="10432"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433" w:author="gsadi" w:date="2013-11-25T16:20:00Z"/>
                <w:rFonts w:ascii="Calibri" w:hAnsi="Calibri" w:cs="Calibri"/>
                <w:color w:val="000000"/>
                <w:sz w:val="20"/>
                <w:szCs w:val="20"/>
              </w:rPr>
            </w:pPr>
            <w:ins w:id="10434" w:author="gsadi" w:date="2013-11-25T16:20:00Z">
              <w:r>
                <w:rPr>
                  <w:rFonts w:ascii="Calibri" w:hAnsi="Calibri" w:cs="Calibri"/>
                  <w:color w:val="000000"/>
                  <w:sz w:val="20"/>
                  <w:szCs w:val="20"/>
                </w:rPr>
                <w:t>facility_name</w:t>
              </w:r>
              <w:r>
                <w:rPr>
                  <w:rFonts w:ascii="Calibri" w:hAnsi="Calibri" w:cs="Calibri"/>
                  <w:color w:val="000000"/>
                  <w:sz w:val="20"/>
                  <w:szCs w:val="20"/>
                </w:rPr>
                <w:br/>
                <w:t xml:space="preserve">bom_name </w:t>
              </w:r>
              <w:r>
                <w:rPr>
                  <w:rFonts w:ascii="Calibri" w:hAnsi="Calibri" w:cs="Calibri"/>
                  <w:color w:val="000000"/>
                  <w:sz w:val="20"/>
                  <w:szCs w:val="20"/>
                </w:rPr>
                <w:br/>
                <w:t>ctrl_id : "1"</w:t>
              </w:r>
            </w:ins>
          </w:p>
        </w:tc>
      </w:tr>
      <w:tr w:rsidR="00941A82" w:rsidTr="00AC4080">
        <w:trPr>
          <w:trHeight w:val="255"/>
          <w:ins w:id="10435" w:author="gsadi" w:date="2013-11-25T16:20:00Z"/>
          <w:trPrChange w:id="10436" w:author="gsadi" w:date="2013-11-25T16:20:00Z">
            <w:trPr>
              <w:trHeight w:val="25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437"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438" w:author="gsadi" w:date="2013-11-25T16:20:00Z"/>
                <w:rFonts w:ascii="Calibri" w:hAnsi="Calibri" w:cs="Calibri"/>
                <w:color w:val="000000"/>
                <w:sz w:val="20"/>
                <w:szCs w:val="20"/>
              </w:rPr>
            </w:pPr>
            <w:ins w:id="10439" w:author="gsadi" w:date="2013-11-25T16:20:00Z">
              <w:r>
                <w:rPr>
                  <w:rFonts w:ascii="Calibri" w:hAnsi="Calibri" w:cs="Calibri"/>
                  <w:color w:val="000000"/>
                  <w:sz w:val="20"/>
                  <w:szCs w:val="20"/>
                </w:rPr>
                <w:t>COMPNT_SUBST</w:t>
              </w:r>
            </w:ins>
          </w:p>
        </w:tc>
        <w:tc>
          <w:tcPr>
            <w:tcW w:w="2340" w:type="dxa"/>
            <w:tcBorders>
              <w:top w:val="nil"/>
              <w:left w:val="nil"/>
              <w:bottom w:val="single" w:sz="4" w:space="0" w:color="auto"/>
              <w:right w:val="single" w:sz="4" w:space="0" w:color="auto"/>
            </w:tcBorders>
            <w:shd w:val="clear" w:color="auto" w:fill="auto"/>
            <w:noWrap/>
            <w:hideMark/>
            <w:tcPrChange w:id="10440"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441" w:author="gsadi" w:date="2013-11-25T16:20:00Z"/>
                <w:rFonts w:ascii="Calibri" w:hAnsi="Calibri" w:cs="Calibri"/>
                <w:color w:val="000000"/>
                <w:sz w:val="20"/>
                <w:szCs w:val="20"/>
              </w:rPr>
            </w:pPr>
            <w:ins w:id="10442" w:author="gsadi" w:date="2013-11-25T16:20:00Z">
              <w:r>
                <w:rPr>
                  <w:rFonts w:ascii="Calibri" w:hAnsi="Calibri" w:cs="Calibri"/>
                  <w:color w:val="000000"/>
                  <w:sz w:val="20"/>
                  <w:szCs w:val="20"/>
                </w:rPr>
                <w:t>COMPNT_SUBST.dat</w:t>
              </w:r>
            </w:ins>
          </w:p>
        </w:tc>
        <w:tc>
          <w:tcPr>
            <w:tcW w:w="2430" w:type="dxa"/>
            <w:tcBorders>
              <w:top w:val="nil"/>
              <w:left w:val="nil"/>
              <w:bottom w:val="single" w:sz="4" w:space="0" w:color="auto"/>
              <w:right w:val="single" w:sz="4" w:space="0" w:color="auto"/>
            </w:tcBorders>
            <w:shd w:val="clear" w:color="auto" w:fill="auto"/>
            <w:hideMark/>
            <w:tcPrChange w:id="10443"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444" w:author="gsadi" w:date="2013-11-25T16:20:00Z"/>
                <w:rFonts w:ascii="Calibri" w:hAnsi="Calibri" w:cs="Calibri"/>
                <w:color w:val="000000"/>
                <w:sz w:val="20"/>
                <w:szCs w:val="20"/>
              </w:rPr>
            </w:pPr>
            <w:ins w:id="10445" w:author="gsadi" w:date="2013-11-25T16:20:00Z">
              <w:r>
                <w:rPr>
                  <w:rFonts w:ascii="Calibri" w:hAnsi="Calibri" w:cs="Calibri"/>
                  <w:color w:val="000000"/>
                  <w:sz w:val="20"/>
                  <w:szCs w:val="20"/>
                </w:rPr>
                <w:t>Not used in this model</w:t>
              </w:r>
            </w:ins>
          </w:p>
        </w:tc>
        <w:tc>
          <w:tcPr>
            <w:tcW w:w="2300" w:type="dxa"/>
            <w:tcBorders>
              <w:top w:val="nil"/>
              <w:left w:val="nil"/>
              <w:bottom w:val="single" w:sz="4" w:space="0" w:color="auto"/>
              <w:right w:val="single" w:sz="4" w:space="0" w:color="auto"/>
            </w:tcBorders>
            <w:shd w:val="clear" w:color="auto" w:fill="auto"/>
            <w:noWrap/>
            <w:hideMark/>
            <w:tcPrChange w:id="10446"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447" w:author="gsadi" w:date="2013-11-25T16:20:00Z"/>
                <w:rFonts w:ascii="Calibri" w:hAnsi="Calibri" w:cs="Calibri"/>
                <w:color w:val="000000"/>
                <w:sz w:val="20"/>
                <w:szCs w:val="20"/>
              </w:rPr>
            </w:pPr>
            <w:ins w:id="10448" w:author="gsadi" w:date="2013-11-25T16:20:00Z">
              <w:r>
                <w:rPr>
                  <w:rFonts w:ascii="Calibri" w:hAnsi="Calibri" w:cs="Calibri"/>
                  <w:color w:val="000000"/>
                  <w:sz w:val="20"/>
                  <w:szCs w:val="20"/>
                </w:rPr>
                <w:t>NA</w:t>
              </w:r>
            </w:ins>
          </w:p>
        </w:tc>
      </w:tr>
      <w:tr w:rsidR="00941A82" w:rsidTr="00AC4080">
        <w:trPr>
          <w:trHeight w:val="2040"/>
          <w:ins w:id="10449" w:author="gsadi" w:date="2013-11-25T16:20:00Z"/>
          <w:trPrChange w:id="10450" w:author="gsadi" w:date="2013-11-25T16:20:00Z">
            <w:trPr>
              <w:trHeight w:val="204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451"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452" w:author="gsadi" w:date="2013-11-25T16:20:00Z"/>
                <w:rFonts w:ascii="Calibri" w:hAnsi="Calibri" w:cs="Calibri"/>
                <w:color w:val="000000"/>
                <w:sz w:val="20"/>
                <w:szCs w:val="20"/>
              </w:rPr>
            </w:pPr>
            <w:ins w:id="10453" w:author="gsadi" w:date="2013-11-25T16:20:00Z">
              <w:r>
                <w:rPr>
                  <w:rFonts w:ascii="Calibri" w:hAnsi="Calibri" w:cs="Calibri"/>
                  <w:color w:val="000000"/>
                  <w:sz w:val="20"/>
                  <w:szCs w:val="20"/>
                </w:rPr>
                <w:t>BOM_COMPNT</w:t>
              </w:r>
            </w:ins>
          </w:p>
        </w:tc>
        <w:tc>
          <w:tcPr>
            <w:tcW w:w="2340" w:type="dxa"/>
            <w:tcBorders>
              <w:top w:val="nil"/>
              <w:left w:val="nil"/>
              <w:bottom w:val="single" w:sz="4" w:space="0" w:color="auto"/>
              <w:right w:val="single" w:sz="4" w:space="0" w:color="auto"/>
            </w:tcBorders>
            <w:shd w:val="clear" w:color="auto" w:fill="auto"/>
            <w:noWrap/>
            <w:hideMark/>
            <w:tcPrChange w:id="10454"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455" w:author="gsadi" w:date="2013-11-25T16:20:00Z"/>
                <w:rFonts w:ascii="Calibri" w:hAnsi="Calibri" w:cs="Calibri"/>
                <w:color w:val="000000"/>
                <w:sz w:val="20"/>
                <w:szCs w:val="20"/>
              </w:rPr>
            </w:pPr>
            <w:ins w:id="10456" w:author="gsadi" w:date="2013-11-25T16:20:00Z">
              <w:r>
                <w:rPr>
                  <w:rFonts w:ascii="Calibri" w:hAnsi="Calibri" w:cs="Calibri"/>
                  <w:color w:val="000000"/>
                  <w:sz w:val="20"/>
                  <w:szCs w:val="20"/>
                </w:rPr>
                <w:t>BOM_COMPNT.dat</w:t>
              </w:r>
            </w:ins>
          </w:p>
        </w:tc>
        <w:tc>
          <w:tcPr>
            <w:tcW w:w="2430" w:type="dxa"/>
            <w:tcBorders>
              <w:top w:val="nil"/>
              <w:left w:val="nil"/>
              <w:bottom w:val="single" w:sz="4" w:space="0" w:color="auto"/>
              <w:right w:val="single" w:sz="4" w:space="0" w:color="auto"/>
            </w:tcBorders>
            <w:shd w:val="clear" w:color="auto" w:fill="auto"/>
            <w:hideMark/>
            <w:tcPrChange w:id="10457"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458" w:author="gsadi" w:date="2013-11-25T16:20:00Z"/>
                <w:rFonts w:ascii="Calibri" w:hAnsi="Calibri" w:cs="Calibri"/>
                <w:color w:val="000000"/>
                <w:sz w:val="20"/>
                <w:szCs w:val="20"/>
              </w:rPr>
            </w:pPr>
            <w:ins w:id="10459" w:author="gsadi" w:date="2013-11-25T16:20:00Z">
              <w:r>
                <w:rPr>
                  <w:rFonts w:ascii="Calibri" w:hAnsi="Calibri" w:cs="Calibri"/>
                  <w:color w:val="000000"/>
                  <w:sz w:val="20"/>
                  <w:szCs w:val="20"/>
                </w:rPr>
                <w:t>A Bill of Material (BOM) may be viewed as a logical grouping of components that are consumed together, to produce an item.</w:t>
              </w:r>
            </w:ins>
          </w:p>
        </w:tc>
        <w:tc>
          <w:tcPr>
            <w:tcW w:w="2300" w:type="dxa"/>
            <w:tcBorders>
              <w:top w:val="nil"/>
              <w:left w:val="nil"/>
              <w:bottom w:val="single" w:sz="4" w:space="0" w:color="auto"/>
              <w:right w:val="single" w:sz="4" w:space="0" w:color="auto"/>
            </w:tcBorders>
            <w:shd w:val="clear" w:color="auto" w:fill="auto"/>
            <w:hideMark/>
            <w:tcPrChange w:id="10460"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461" w:author="gsadi" w:date="2013-11-25T16:20:00Z"/>
                <w:rFonts w:ascii="Calibri" w:hAnsi="Calibri" w:cs="Calibri"/>
                <w:color w:val="000000"/>
                <w:sz w:val="20"/>
                <w:szCs w:val="20"/>
              </w:rPr>
            </w:pPr>
            <w:ins w:id="10462" w:author="gsadi" w:date="2013-11-25T16:20:00Z">
              <w:r>
                <w:rPr>
                  <w:rFonts w:ascii="Calibri" w:hAnsi="Calibri" w:cs="Calibri"/>
                  <w:color w:val="000000"/>
                  <w:sz w:val="20"/>
                  <w:szCs w:val="20"/>
                </w:rPr>
                <w:t>facility_name</w:t>
              </w:r>
              <w:r>
                <w:rPr>
                  <w:rFonts w:ascii="Calibri" w:hAnsi="Calibri" w:cs="Calibri"/>
                  <w:color w:val="000000"/>
                  <w:sz w:val="20"/>
                  <w:szCs w:val="20"/>
                </w:rPr>
                <w:br/>
                <w:t>bom_name</w:t>
              </w:r>
              <w:r>
                <w:rPr>
                  <w:rFonts w:ascii="Calibri" w:hAnsi="Calibri" w:cs="Calibri"/>
                  <w:color w:val="000000"/>
                  <w:sz w:val="20"/>
                  <w:szCs w:val="20"/>
                </w:rPr>
                <w:br/>
                <w:t>consumed_item_name</w:t>
              </w:r>
              <w:r>
                <w:rPr>
                  <w:rFonts w:ascii="Calibri" w:hAnsi="Calibri" w:cs="Calibri"/>
                  <w:color w:val="000000"/>
                  <w:sz w:val="20"/>
                  <w:szCs w:val="20"/>
                </w:rPr>
                <w:br/>
                <w:t>consumed_quantity</w:t>
              </w:r>
              <w:r>
                <w:rPr>
                  <w:rFonts w:ascii="Calibri" w:hAnsi="Calibri" w:cs="Calibri"/>
                  <w:color w:val="000000"/>
                  <w:sz w:val="20"/>
                  <w:szCs w:val="20"/>
                </w:rPr>
                <w:br/>
                <w:t>consumed_quantity_uom</w:t>
              </w:r>
              <w:r>
                <w:rPr>
                  <w:rFonts w:ascii="Calibri" w:hAnsi="Calibri" w:cs="Calibri"/>
                  <w:color w:val="000000"/>
                  <w:sz w:val="20"/>
                  <w:szCs w:val="20"/>
                </w:rPr>
                <w:br/>
                <w:t>consumed_facility_name</w:t>
              </w:r>
              <w:r>
                <w:rPr>
                  <w:rFonts w:ascii="Calibri" w:hAnsi="Calibri" w:cs="Calibri"/>
                  <w:color w:val="000000"/>
                  <w:sz w:val="20"/>
                  <w:szCs w:val="20"/>
                </w:rPr>
                <w:br/>
                <w:t>domain_name : "OUTDOOR_SITE"</w:t>
              </w:r>
              <w:r>
                <w:rPr>
                  <w:rFonts w:ascii="Calibri" w:hAnsi="Calibri" w:cs="Calibri"/>
                  <w:color w:val="000000"/>
                  <w:sz w:val="20"/>
                  <w:szCs w:val="20"/>
                </w:rPr>
                <w:br/>
                <w:t>ctrl_id : "1"</w:t>
              </w:r>
            </w:ins>
          </w:p>
        </w:tc>
      </w:tr>
      <w:tr w:rsidR="00941A82" w:rsidTr="00AC4080">
        <w:trPr>
          <w:trHeight w:val="1020"/>
          <w:ins w:id="10463" w:author="gsadi" w:date="2013-11-25T16:20:00Z"/>
          <w:trPrChange w:id="10464" w:author="gsadi" w:date="2013-11-25T16:20:00Z">
            <w:trPr>
              <w:trHeight w:val="102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465"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466" w:author="gsadi" w:date="2013-11-25T16:20:00Z"/>
                <w:rFonts w:ascii="Calibri" w:hAnsi="Calibri" w:cs="Calibri"/>
                <w:color w:val="000000"/>
                <w:sz w:val="20"/>
                <w:szCs w:val="20"/>
              </w:rPr>
            </w:pPr>
            <w:ins w:id="10467" w:author="gsadi" w:date="2013-11-25T16:20:00Z">
              <w:r>
                <w:rPr>
                  <w:rFonts w:ascii="Calibri" w:hAnsi="Calibri" w:cs="Calibri"/>
                  <w:color w:val="000000"/>
                  <w:sz w:val="20"/>
                  <w:szCs w:val="20"/>
                </w:rPr>
                <w:lastRenderedPageBreak/>
                <w:t>RES_GRP_MSTR</w:t>
              </w:r>
            </w:ins>
          </w:p>
        </w:tc>
        <w:tc>
          <w:tcPr>
            <w:tcW w:w="2340" w:type="dxa"/>
            <w:tcBorders>
              <w:top w:val="nil"/>
              <w:left w:val="nil"/>
              <w:bottom w:val="single" w:sz="4" w:space="0" w:color="auto"/>
              <w:right w:val="single" w:sz="4" w:space="0" w:color="auto"/>
            </w:tcBorders>
            <w:shd w:val="clear" w:color="auto" w:fill="auto"/>
            <w:noWrap/>
            <w:hideMark/>
            <w:tcPrChange w:id="10468"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469" w:author="gsadi" w:date="2013-11-25T16:20:00Z"/>
                <w:rFonts w:ascii="Calibri" w:hAnsi="Calibri" w:cs="Calibri"/>
                <w:color w:val="000000"/>
                <w:sz w:val="20"/>
                <w:szCs w:val="20"/>
              </w:rPr>
            </w:pPr>
            <w:ins w:id="10470" w:author="gsadi" w:date="2013-11-25T16:20:00Z">
              <w:r>
                <w:rPr>
                  <w:rFonts w:ascii="Calibri" w:hAnsi="Calibri" w:cs="Calibri"/>
                  <w:color w:val="000000"/>
                  <w:sz w:val="20"/>
                  <w:szCs w:val="20"/>
                </w:rPr>
                <w:t>RES_GRP_MSTR.dat</w:t>
              </w:r>
            </w:ins>
          </w:p>
        </w:tc>
        <w:tc>
          <w:tcPr>
            <w:tcW w:w="2430" w:type="dxa"/>
            <w:tcBorders>
              <w:top w:val="nil"/>
              <w:left w:val="nil"/>
              <w:bottom w:val="single" w:sz="4" w:space="0" w:color="auto"/>
              <w:right w:val="single" w:sz="4" w:space="0" w:color="auto"/>
            </w:tcBorders>
            <w:shd w:val="clear" w:color="auto" w:fill="auto"/>
            <w:hideMark/>
            <w:tcPrChange w:id="10471"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472" w:author="gsadi" w:date="2013-11-25T16:20:00Z"/>
                <w:rFonts w:ascii="Calibri" w:hAnsi="Calibri" w:cs="Calibri"/>
                <w:color w:val="000000"/>
                <w:sz w:val="20"/>
                <w:szCs w:val="20"/>
              </w:rPr>
            </w:pPr>
            <w:ins w:id="10473" w:author="gsadi" w:date="2013-11-25T16:20:00Z">
              <w:r>
                <w:rPr>
                  <w:rFonts w:ascii="Calibri" w:hAnsi="Calibri" w:cs="Calibri"/>
                  <w:color w:val="000000"/>
                  <w:sz w:val="20"/>
                  <w:szCs w:val="20"/>
                </w:rPr>
                <w:t>This table lists the resource groups that will be used by the planning engines. Every resource or resource group that is represented in the planning engines needs to be defined in this entity.</w:t>
              </w:r>
            </w:ins>
          </w:p>
        </w:tc>
        <w:tc>
          <w:tcPr>
            <w:tcW w:w="2300" w:type="dxa"/>
            <w:tcBorders>
              <w:top w:val="nil"/>
              <w:left w:val="nil"/>
              <w:bottom w:val="single" w:sz="4" w:space="0" w:color="auto"/>
              <w:right w:val="single" w:sz="4" w:space="0" w:color="auto"/>
            </w:tcBorders>
            <w:shd w:val="clear" w:color="auto" w:fill="auto"/>
            <w:hideMark/>
            <w:tcPrChange w:id="10474"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475" w:author="gsadi" w:date="2013-11-25T16:20:00Z"/>
                <w:rFonts w:ascii="Calibri" w:hAnsi="Calibri" w:cs="Calibri"/>
                <w:color w:val="000000"/>
                <w:sz w:val="20"/>
                <w:szCs w:val="20"/>
              </w:rPr>
            </w:pPr>
            <w:ins w:id="10476" w:author="gsadi" w:date="2013-11-25T16:20:00Z">
              <w:r>
                <w:rPr>
                  <w:rFonts w:ascii="Calibri" w:hAnsi="Calibri" w:cs="Calibri"/>
                  <w:color w:val="000000"/>
                  <w:sz w:val="20"/>
                  <w:szCs w:val="20"/>
                </w:rPr>
                <w:t>resource_group_name</w:t>
              </w:r>
              <w:r>
                <w:rPr>
                  <w:rFonts w:ascii="Calibri" w:hAnsi="Calibri" w:cs="Calibri"/>
                  <w:color w:val="000000"/>
                  <w:sz w:val="20"/>
                  <w:szCs w:val="20"/>
                </w:rPr>
                <w:br/>
                <w:t>description</w:t>
              </w:r>
              <w:r>
                <w:rPr>
                  <w:rFonts w:ascii="Calibri" w:hAnsi="Calibri" w:cs="Calibri"/>
                  <w:color w:val="000000"/>
                  <w:sz w:val="20"/>
                  <w:szCs w:val="20"/>
                </w:rPr>
                <w:br/>
                <w:t>ctrl_id : "1"</w:t>
              </w:r>
            </w:ins>
          </w:p>
        </w:tc>
      </w:tr>
      <w:tr w:rsidR="00941A82" w:rsidTr="00AC4080">
        <w:trPr>
          <w:trHeight w:val="1020"/>
          <w:ins w:id="10477" w:author="gsadi" w:date="2013-11-25T16:20:00Z"/>
          <w:trPrChange w:id="10478" w:author="gsadi" w:date="2013-11-25T16:20:00Z">
            <w:trPr>
              <w:trHeight w:val="102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479"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480" w:author="gsadi" w:date="2013-11-25T16:20:00Z"/>
                <w:rFonts w:ascii="Calibri" w:hAnsi="Calibri" w:cs="Calibri"/>
                <w:color w:val="000000"/>
                <w:sz w:val="20"/>
                <w:szCs w:val="20"/>
              </w:rPr>
            </w:pPr>
            <w:ins w:id="10481" w:author="gsadi" w:date="2013-11-25T16:20:00Z">
              <w:r>
                <w:rPr>
                  <w:rFonts w:ascii="Calibri" w:hAnsi="Calibri" w:cs="Calibri"/>
                  <w:color w:val="000000"/>
                  <w:sz w:val="20"/>
                  <w:szCs w:val="20"/>
                </w:rPr>
                <w:t>DOM_RES_GRP_ASN</w:t>
              </w:r>
            </w:ins>
          </w:p>
        </w:tc>
        <w:tc>
          <w:tcPr>
            <w:tcW w:w="2340" w:type="dxa"/>
            <w:tcBorders>
              <w:top w:val="nil"/>
              <w:left w:val="nil"/>
              <w:bottom w:val="single" w:sz="4" w:space="0" w:color="auto"/>
              <w:right w:val="single" w:sz="4" w:space="0" w:color="auto"/>
            </w:tcBorders>
            <w:shd w:val="clear" w:color="auto" w:fill="auto"/>
            <w:noWrap/>
            <w:hideMark/>
            <w:tcPrChange w:id="10482"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483" w:author="gsadi" w:date="2013-11-25T16:20:00Z"/>
                <w:rFonts w:ascii="Calibri" w:hAnsi="Calibri" w:cs="Calibri"/>
                <w:color w:val="000000"/>
                <w:sz w:val="20"/>
                <w:szCs w:val="20"/>
              </w:rPr>
            </w:pPr>
            <w:ins w:id="10484" w:author="gsadi" w:date="2013-11-25T16:20:00Z">
              <w:r>
                <w:rPr>
                  <w:rFonts w:ascii="Calibri" w:hAnsi="Calibri" w:cs="Calibri"/>
                  <w:color w:val="000000"/>
                  <w:sz w:val="20"/>
                  <w:szCs w:val="20"/>
                </w:rPr>
                <w:t>DOM_RES_GRP_ASN.dat</w:t>
              </w:r>
            </w:ins>
          </w:p>
        </w:tc>
        <w:tc>
          <w:tcPr>
            <w:tcW w:w="2430" w:type="dxa"/>
            <w:tcBorders>
              <w:top w:val="nil"/>
              <w:left w:val="nil"/>
              <w:bottom w:val="single" w:sz="4" w:space="0" w:color="auto"/>
              <w:right w:val="single" w:sz="4" w:space="0" w:color="auto"/>
            </w:tcBorders>
            <w:shd w:val="clear" w:color="auto" w:fill="auto"/>
            <w:hideMark/>
            <w:tcPrChange w:id="10485"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486" w:author="gsadi" w:date="2013-11-25T16:20:00Z"/>
                <w:rFonts w:ascii="Calibri" w:hAnsi="Calibri" w:cs="Calibri"/>
                <w:color w:val="000000"/>
                <w:sz w:val="20"/>
                <w:szCs w:val="20"/>
              </w:rPr>
            </w:pPr>
            <w:ins w:id="10487" w:author="gsadi" w:date="2013-11-25T16:20:00Z">
              <w:r>
                <w:rPr>
                  <w:rFonts w:ascii="Calibri" w:hAnsi="Calibri" w:cs="Calibri"/>
                  <w:color w:val="000000"/>
                  <w:sz w:val="20"/>
                  <w:szCs w:val="20"/>
                </w:rPr>
                <w:t>Association of ResourceGroups to the Domains in the supply chain. This assocation defines the ResourceGroups that can be managed by the specified Domain.</w:t>
              </w:r>
            </w:ins>
          </w:p>
        </w:tc>
        <w:tc>
          <w:tcPr>
            <w:tcW w:w="2300" w:type="dxa"/>
            <w:tcBorders>
              <w:top w:val="nil"/>
              <w:left w:val="nil"/>
              <w:bottom w:val="single" w:sz="4" w:space="0" w:color="auto"/>
              <w:right w:val="single" w:sz="4" w:space="0" w:color="auto"/>
            </w:tcBorders>
            <w:shd w:val="clear" w:color="auto" w:fill="auto"/>
            <w:hideMark/>
            <w:tcPrChange w:id="10488"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489" w:author="gsadi" w:date="2013-11-25T16:20:00Z"/>
                <w:rFonts w:ascii="Calibri" w:hAnsi="Calibri" w:cs="Calibri"/>
                <w:color w:val="000000"/>
                <w:sz w:val="20"/>
                <w:szCs w:val="20"/>
              </w:rPr>
            </w:pPr>
            <w:ins w:id="10490" w:author="gsadi" w:date="2013-11-25T16:20:00Z">
              <w:r>
                <w:rPr>
                  <w:rFonts w:ascii="Calibri" w:hAnsi="Calibri" w:cs="Calibri"/>
                  <w:color w:val="000000"/>
                  <w:sz w:val="20"/>
                  <w:szCs w:val="20"/>
                </w:rPr>
                <w:t>resource_group_name</w:t>
              </w:r>
              <w:r>
                <w:rPr>
                  <w:rFonts w:ascii="Calibri" w:hAnsi="Calibri" w:cs="Calibri"/>
                  <w:color w:val="000000"/>
                  <w:sz w:val="20"/>
                  <w:szCs w:val="20"/>
                </w:rPr>
                <w:br/>
                <w:t>domain_name : "OUTDOOR_SITE"</w:t>
              </w:r>
              <w:r>
                <w:rPr>
                  <w:rFonts w:ascii="Calibri" w:hAnsi="Calibri" w:cs="Calibri"/>
                  <w:color w:val="000000"/>
                  <w:sz w:val="20"/>
                  <w:szCs w:val="20"/>
                </w:rPr>
                <w:br/>
                <w:t>ctrl_id : "1"</w:t>
              </w:r>
            </w:ins>
          </w:p>
        </w:tc>
      </w:tr>
      <w:tr w:rsidR="00941A82" w:rsidTr="00AC4080">
        <w:trPr>
          <w:trHeight w:val="2385"/>
          <w:ins w:id="10491" w:author="gsadi" w:date="2013-11-25T16:20:00Z"/>
          <w:trPrChange w:id="10492" w:author="gsadi" w:date="2013-11-25T16:20:00Z">
            <w:trPr>
              <w:trHeight w:val="238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493"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494" w:author="gsadi" w:date="2013-11-25T16:20:00Z"/>
                <w:rFonts w:ascii="Calibri" w:hAnsi="Calibri" w:cs="Calibri"/>
                <w:color w:val="000000"/>
                <w:sz w:val="20"/>
                <w:szCs w:val="20"/>
              </w:rPr>
            </w:pPr>
            <w:ins w:id="10495" w:author="gsadi" w:date="2013-11-25T16:20:00Z">
              <w:r>
                <w:rPr>
                  <w:rFonts w:ascii="Calibri" w:hAnsi="Calibri" w:cs="Calibri"/>
                  <w:color w:val="000000"/>
                  <w:sz w:val="20"/>
                  <w:szCs w:val="20"/>
                </w:rPr>
                <w:t>RES_DETAIL</w:t>
              </w:r>
            </w:ins>
          </w:p>
        </w:tc>
        <w:tc>
          <w:tcPr>
            <w:tcW w:w="2340" w:type="dxa"/>
            <w:tcBorders>
              <w:top w:val="nil"/>
              <w:left w:val="nil"/>
              <w:bottom w:val="single" w:sz="4" w:space="0" w:color="auto"/>
              <w:right w:val="single" w:sz="4" w:space="0" w:color="auto"/>
            </w:tcBorders>
            <w:shd w:val="clear" w:color="auto" w:fill="auto"/>
            <w:noWrap/>
            <w:hideMark/>
            <w:tcPrChange w:id="10496"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497" w:author="gsadi" w:date="2013-11-25T16:20:00Z"/>
                <w:rFonts w:ascii="Calibri" w:hAnsi="Calibri" w:cs="Calibri"/>
                <w:color w:val="000000"/>
                <w:sz w:val="20"/>
                <w:szCs w:val="20"/>
              </w:rPr>
            </w:pPr>
            <w:ins w:id="10498" w:author="gsadi" w:date="2013-11-25T16:20:00Z">
              <w:r>
                <w:rPr>
                  <w:rFonts w:ascii="Calibri" w:hAnsi="Calibri" w:cs="Calibri"/>
                  <w:color w:val="000000"/>
                  <w:sz w:val="20"/>
                  <w:szCs w:val="20"/>
                </w:rPr>
                <w:t>RES_DETAIL.dat</w:t>
              </w:r>
            </w:ins>
          </w:p>
        </w:tc>
        <w:tc>
          <w:tcPr>
            <w:tcW w:w="2430" w:type="dxa"/>
            <w:tcBorders>
              <w:top w:val="nil"/>
              <w:left w:val="nil"/>
              <w:bottom w:val="single" w:sz="4" w:space="0" w:color="auto"/>
              <w:right w:val="single" w:sz="4" w:space="0" w:color="auto"/>
            </w:tcBorders>
            <w:shd w:val="clear" w:color="auto" w:fill="auto"/>
            <w:hideMark/>
            <w:tcPrChange w:id="10499"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00" w:author="gsadi" w:date="2013-11-25T16:20:00Z"/>
                <w:rFonts w:ascii="Calibri" w:hAnsi="Calibri" w:cs="Calibri"/>
                <w:color w:val="000000"/>
                <w:sz w:val="20"/>
                <w:szCs w:val="20"/>
              </w:rPr>
            </w:pPr>
            <w:ins w:id="10501" w:author="gsadi" w:date="2013-11-25T16:20:00Z">
              <w:r>
                <w:rPr>
                  <w:rFonts w:ascii="Calibri" w:hAnsi="Calibri" w:cs="Calibri"/>
                  <w:color w:val="000000"/>
                  <w:sz w:val="20"/>
                  <w:szCs w:val="20"/>
                </w:rPr>
                <w:t>Lists the resources and their properties to be used by the planning engines.</w:t>
              </w:r>
            </w:ins>
          </w:p>
        </w:tc>
        <w:tc>
          <w:tcPr>
            <w:tcW w:w="2300" w:type="dxa"/>
            <w:tcBorders>
              <w:top w:val="nil"/>
              <w:left w:val="nil"/>
              <w:bottom w:val="single" w:sz="4" w:space="0" w:color="auto"/>
              <w:right w:val="single" w:sz="4" w:space="0" w:color="auto"/>
            </w:tcBorders>
            <w:shd w:val="clear" w:color="auto" w:fill="auto"/>
            <w:hideMark/>
            <w:tcPrChange w:id="10502"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03" w:author="gsadi" w:date="2013-11-25T16:20:00Z"/>
                <w:rFonts w:ascii="Calibri" w:hAnsi="Calibri" w:cs="Calibri"/>
                <w:color w:val="000000"/>
                <w:sz w:val="20"/>
                <w:szCs w:val="20"/>
              </w:rPr>
            </w:pPr>
            <w:ins w:id="10504" w:author="gsadi" w:date="2013-11-25T16:20:00Z">
              <w:r>
                <w:rPr>
                  <w:rFonts w:ascii="Calibri" w:hAnsi="Calibri" w:cs="Calibri"/>
                  <w:color w:val="000000"/>
                  <w:sz w:val="20"/>
                  <w:szCs w:val="20"/>
                </w:rPr>
                <w:t>resource_name</w:t>
              </w:r>
              <w:r>
                <w:rPr>
                  <w:rFonts w:ascii="Calibri" w:hAnsi="Calibri" w:cs="Calibri"/>
                  <w:color w:val="000000"/>
                  <w:sz w:val="20"/>
                  <w:szCs w:val="20"/>
                </w:rPr>
                <w:br/>
                <w:t>facility_name</w:t>
              </w:r>
              <w:r>
                <w:rPr>
                  <w:rFonts w:ascii="Calibri" w:hAnsi="Calibri" w:cs="Calibri"/>
                  <w:color w:val="000000"/>
                  <w:sz w:val="20"/>
                  <w:szCs w:val="20"/>
                </w:rPr>
                <w:br/>
                <w:t>load_policy</w:t>
              </w:r>
              <w:r>
                <w:rPr>
                  <w:rFonts w:ascii="Calibri" w:hAnsi="Calibri" w:cs="Calibri"/>
                  <w:color w:val="000000"/>
                  <w:sz w:val="20"/>
                  <w:szCs w:val="20"/>
                </w:rPr>
                <w:br/>
                <w:t>category</w:t>
              </w:r>
              <w:r>
                <w:rPr>
                  <w:rFonts w:ascii="Calibri" w:hAnsi="Calibri" w:cs="Calibri"/>
                  <w:color w:val="000000"/>
                  <w:sz w:val="20"/>
                  <w:szCs w:val="20"/>
                </w:rPr>
                <w:br/>
                <w:t>sub_category</w:t>
              </w:r>
              <w:r>
                <w:rPr>
                  <w:rFonts w:ascii="Calibri" w:hAnsi="Calibri" w:cs="Calibri"/>
                  <w:color w:val="000000"/>
                  <w:sz w:val="20"/>
                  <w:szCs w:val="20"/>
                </w:rPr>
                <w:br/>
                <w:t>resource_representation</w:t>
              </w:r>
              <w:r>
                <w:rPr>
                  <w:rFonts w:ascii="Calibri" w:hAnsi="Calibri" w:cs="Calibri"/>
                  <w:color w:val="000000"/>
                  <w:sz w:val="20"/>
                  <w:szCs w:val="20"/>
                </w:rPr>
                <w:br/>
                <w:t>resource_type</w:t>
              </w:r>
              <w:r>
                <w:rPr>
                  <w:rFonts w:ascii="Calibri" w:hAnsi="Calibri" w:cs="Calibri"/>
                  <w:color w:val="000000"/>
                  <w:sz w:val="20"/>
                  <w:szCs w:val="20"/>
                </w:rPr>
                <w:br/>
                <w:t>efficiency_policy</w:t>
              </w:r>
              <w:r>
                <w:rPr>
                  <w:rFonts w:ascii="Calibri" w:hAnsi="Calibri" w:cs="Calibri"/>
                  <w:color w:val="000000"/>
                  <w:sz w:val="20"/>
                  <w:szCs w:val="20"/>
                </w:rPr>
                <w:br/>
                <w:t>ctrl_id : "1"</w:t>
              </w:r>
            </w:ins>
          </w:p>
        </w:tc>
      </w:tr>
      <w:tr w:rsidR="00941A82" w:rsidTr="00AC4080">
        <w:trPr>
          <w:trHeight w:val="2295"/>
          <w:ins w:id="10505" w:author="gsadi" w:date="2013-11-25T16:20:00Z"/>
          <w:trPrChange w:id="10506" w:author="gsadi" w:date="2013-11-25T16:20:00Z">
            <w:trPr>
              <w:trHeight w:val="229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507"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508" w:author="gsadi" w:date="2013-11-25T16:20:00Z"/>
                <w:rFonts w:ascii="Calibri" w:hAnsi="Calibri" w:cs="Calibri"/>
                <w:color w:val="000000"/>
                <w:sz w:val="20"/>
                <w:szCs w:val="20"/>
              </w:rPr>
            </w:pPr>
            <w:ins w:id="10509" w:author="gsadi" w:date="2013-11-25T16:20:00Z">
              <w:r>
                <w:rPr>
                  <w:rFonts w:ascii="Calibri" w:hAnsi="Calibri" w:cs="Calibri"/>
                  <w:color w:val="000000"/>
                  <w:sz w:val="20"/>
                  <w:szCs w:val="20"/>
                </w:rPr>
                <w:t>OP_RES_GRP_ASN</w:t>
              </w:r>
            </w:ins>
          </w:p>
        </w:tc>
        <w:tc>
          <w:tcPr>
            <w:tcW w:w="2340" w:type="dxa"/>
            <w:tcBorders>
              <w:top w:val="nil"/>
              <w:left w:val="nil"/>
              <w:bottom w:val="single" w:sz="4" w:space="0" w:color="auto"/>
              <w:right w:val="single" w:sz="4" w:space="0" w:color="auto"/>
            </w:tcBorders>
            <w:shd w:val="clear" w:color="auto" w:fill="auto"/>
            <w:noWrap/>
            <w:hideMark/>
            <w:tcPrChange w:id="10510"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511" w:author="gsadi" w:date="2013-11-25T16:20:00Z"/>
                <w:rFonts w:ascii="Calibri" w:hAnsi="Calibri" w:cs="Calibri"/>
                <w:color w:val="000000"/>
                <w:sz w:val="20"/>
                <w:szCs w:val="20"/>
              </w:rPr>
            </w:pPr>
            <w:ins w:id="10512" w:author="gsadi" w:date="2013-11-25T16:20:00Z">
              <w:r>
                <w:rPr>
                  <w:rFonts w:ascii="Calibri" w:hAnsi="Calibri" w:cs="Calibri"/>
                  <w:color w:val="000000"/>
                  <w:sz w:val="20"/>
                  <w:szCs w:val="20"/>
                </w:rPr>
                <w:t>OP_RES_GRP_ASN.dat</w:t>
              </w:r>
            </w:ins>
          </w:p>
        </w:tc>
        <w:tc>
          <w:tcPr>
            <w:tcW w:w="2430" w:type="dxa"/>
            <w:tcBorders>
              <w:top w:val="nil"/>
              <w:left w:val="nil"/>
              <w:bottom w:val="single" w:sz="4" w:space="0" w:color="auto"/>
              <w:right w:val="single" w:sz="4" w:space="0" w:color="auto"/>
            </w:tcBorders>
            <w:shd w:val="clear" w:color="auto" w:fill="auto"/>
            <w:hideMark/>
            <w:tcPrChange w:id="10513"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14" w:author="gsadi" w:date="2013-11-25T16:20:00Z"/>
                <w:rFonts w:ascii="Calibri" w:hAnsi="Calibri" w:cs="Calibri"/>
                <w:color w:val="000000"/>
                <w:sz w:val="20"/>
                <w:szCs w:val="20"/>
              </w:rPr>
            </w:pPr>
            <w:ins w:id="10515" w:author="gsadi" w:date="2013-11-25T16:20:00Z">
              <w:r>
                <w:rPr>
                  <w:rFonts w:ascii="Calibri" w:hAnsi="Calibri" w:cs="Calibri"/>
                  <w:color w:val="000000"/>
                  <w:sz w:val="20"/>
                  <w:szCs w:val="20"/>
                </w:rPr>
                <w:t>This table declares the association of operations and the resource/resource groups that they load. Where applicable, the substitute resource_group is also declared.</w:t>
              </w:r>
            </w:ins>
          </w:p>
        </w:tc>
        <w:tc>
          <w:tcPr>
            <w:tcW w:w="2300" w:type="dxa"/>
            <w:tcBorders>
              <w:top w:val="nil"/>
              <w:left w:val="nil"/>
              <w:bottom w:val="single" w:sz="4" w:space="0" w:color="auto"/>
              <w:right w:val="single" w:sz="4" w:space="0" w:color="auto"/>
            </w:tcBorders>
            <w:shd w:val="clear" w:color="auto" w:fill="auto"/>
            <w:hideMark/>
            <w:tcPrChange w:id="10516"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17" w:author="gsadi" w:date="2013-11-25T16:20:00Z"/>
                <w:rFonts w:ascii="Calibri" w:hAnsi="Calibri" w:cs="Calibri"/>
                <w:color w:val="000000"/>
                <w:sz w:val="20"/>
                <w:szCs w:val="20"/>
              </w:rPr>
            </w:pPr>
            <w:ins w:id="10518" w:author="gsadi" w:date="2013-11-25T16:20:00Z">
              <w:r>
                <w:rPr>
                  <w:rFonts w:ascii="Calibri" w:hAnsi="Calibri" w:cs="Calibri"/>
                  <w:color w:val="000000"/>
                  <w:sz w:val="20"/>
                  <w:szCs w:val="20"/>
                </w:rPr>
                <w:t>resource_group_name</w:t>
              </w:r>
              <w:r>
                <w:rPr>
                  <w:rFonts w:ascii="Calibri" w:hAnsi="Calibri" w:cs="Calibri"/>
                  <w:color w:val="000000"/>
                  <w:sz w:val="20"/>
                  <w:szCs w:val="20"/>
                </w:rPr>
                <w:br/>
                <w:t>substitute_resource_group</w:t>
              </w:r>
              <w:r>
                <w:rPr>
                  <w:rFonts w:ascii="Calibri" w:hAnsi="Calibri" w:cs="Calibri"/>
                  <w:color w:val="000000"/>
                  <w:sz w:val="20"/>
                  <w:szCs w:val="20"/>
                </w:rPr>
                <w:br/>
                <w:t>cdm_type</w:t>
              </w:r>
              <w:r>
                <w:rPr>
                  <w:rFonts w:ascii="Calibri" w:hAnsi="Calibri" w:cs="Calibri"/>
                  <w:color w:val="000000"/>
                  <w:sz w:val="20"/>
                  <w:szCs w:val="20"/>
                </w:rPr>
                <w:br/>
                <w:t>facility_name</w:t>
              </w:r>
              <w:r>
                <w:rPr>
                  <w:rFonts w:ascii="Calibri" w:hAnsi="Calibri" w:cs="Calibri"/>
                  <w:color w:val="000000"/>
                  <w:sz w:val="20"/>
                  <w:szCs w:val="20"/>
                </w:rPr>
                <w:br/>
                <w:t>routing_name</w:t>
              </w:r>
              <w:r>
                <w:rPr>
                  <w:rFonts w:ascii="Calibri" w:hAnsi="Calibri" w:cs="Calibri"/>
                  <w:color w:val="000000"/>
                  <w:sz w:val="20"/>
                  <w:szCs w:val="20"/>
                </w:rPr>
                <w:br/>
                <w:t>step_number</w:t>
              </w:r>
              <w:r>
                <w:rPr>
                  <w:rFonts w:ascii="Calibri" w:hAnsi="Calibri" w:cs="Calibri"/>
                  <w:color w:val="000000"/>
                  <w:sz w:val="20"/>
                  <w:szCs w:val="20"/>
                </w:rPr>
                <w:br/>
                <w:t>capacity_flow_type</w:t>
              </w:r>
              <w:r>
                <w:rPr>
                  <w:rFonts w:ascii="Calibri" w:hAnsi="Calibri" w:cs="Calibri"/>
                  <w:color w:val="000000"/>
                  <w:sz w:val="20"/>
                  <w:szCs w:val="20"/>
                </w:rPr>
                <w:br/>
                <w:t>flow_quantity</w:t>
              </w:r>
              <w:r>
                <w:rPr>
                  <w:rFonts w:ascii="Calibri" w:hAnsi="Calibri" w:cs="Calibri"/>
                  <w:color w:val="000000"/>
                  <w:sz w:val="20"/>
                  <w:szCs w:val="20"/>
                </w:rPr>
                <w:br/>
                <w:t>ctrl_id : "1"</w:t>
              </w:r>
            </w:ins>
          </w:p>
        </w:tc>
      </w:tr>
      <w:tr w:rsidR="00941A82" w:rsidTr="00AC4080">
        <w:trPr>
          <w:trHeight w:val="1020"/>
          <w:ins w:id="10519" w:author="gsadi" w:date="2013-11-25T16:20:00Z"/>
          <w:trPrChange w:id="10520" w:author="gsadi" w:date="2013-11-25T16:20:00Z">
            <w:trPr>
              <w:trHeight w:val="102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521"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522" w:author="gsadi" w:date="2013-11-25T16:20:00Z"/>
                <w:rFonts w:ascii="Calibri" w:hAnsi="Calibri" w:cs="Calibri"/>
                <w:color w:val="000000"/>
                <w:sz w:val="20"/>
                <w:szCs w:val="20"/>
              </w:rPr>
            </w:pPr>
            <w:ins w:id="10523" w:author="gsadi" w:date="2013-11-25T16:20:00Z">
              <w:r>
                <w:rPr>
                  <w:rFonts w:ascii="Calibri" w:hAnsi="Calibri" w:cs="Calibri"/>
                  <w:color w:val="000000"/>
                  <w:sz w:val="20"/>
                  <w:szCs w:val="20"/>
                </w:rPr>
                <w:t>RES_CAL_LIST</w:t>
              </w:r>
            </w:ins>
          </w:p>
        </w:tc>
        <w:tc>
          <w:tcPr>
            <w:tcW w:w="2340" w:type="dxa"/>
            <w:tcBorders>
              <w:top w:val="nil"/>
              <w:left w:val="nil"/>
              <w:bottom w:val="single" w:sz="4" w:space="0" w:color="auto"/>
              <w:right w:val="single" w:sz="4" w:space="0" w:color="auto"/>
            </w:tcBorders>
            <w:shd w:val="clear" w:color="auto" w:fill="auto"/>
            <w:noWrap/>
            <w:hideMark/>
            <w:tcPrChange w:id="10524"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525" w:author="gsadi" w:date="2013-11-25T16:20:00Z"/>
                <w:rFonts w:ascii="Calibri" w:hAnsi="Calibri" w:cs="Calibri"/>
                <w:color w:val="000000"/>
                <w:sz w:val="20"/>
                <w:szCs w:val="20"/>
              </w:rPr>
            </w:pPr>
            <w:ins w:id="10526" w:author="gsadi" w:date="2013-11-25T16:20:00Z">
              <w:r>
                <w:rPr>
                  <w:rFonts w:ascii="Calibri" w:hAnsi="Calibri" w:cs="Calibri"/>
                  <w:color w:val="000000"/>
                  <w:sz w:val="20"/>
                  <w:szCs w:val="20"/>
                </w:rPr>
                <w:t>RES_CAL_LIST.dat</w:t>
              </w:r>
            </w:ins>
          </w:p>
        </w:tc>
        <w:tc>
          <w:tcPr>
            <w:tcW w:w="2430" w:type="dxa"/>
            <w:tcBorders>
              <w:top w:val="nil"/>
              <w:left w:val="nil"/>
              <w:bottom w:val="single" w:sz="4" w:space="0" w:color="auto"/>
              <w:right w:val="single" w:sz="4" w:space="0" w:color="auto"/>
            </w:tcBorders>
            <w:shd w:val="clear" w:color="auto" w:fill="auto"/>
            <w:hideMark/>
            <w:tcPrChange w:id="10527"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28" w:author="gsadi" w:date="2013-11-25T16:20:00Z"/>
                <w:rFonts w:ascii="Calibri" w:hAnsi="Calibri" w:cs="Calibri"/>
                <w:color w:val="000000"/>
                <w:sz w:val="20"/>
                <w:szCs w:val="20"/>
              </w:rPr>
            </w:pPr>
            <w:ins w:id="10529" w:author="gsadi" w:date="2013-11-25T16:20:00Z">
              <w:r>
                <w:rPr>
                  <w:rFonts w:ascii="Calibri" w:hAnsi="Calibri" w:cs="Calibri"/>
                  <w:color w:val="000000"/>
                  <w:sz w:val="20"/>
                  <w:szCs w:val="20"/>
                </w:rPr>
                <w:t>This entity is used to associate calendars (defined in the Calendar entity) with attributes of a Resource that have time varying profiles</w:t>
              </w:r>
            </w:ins>
          </w:p>
        </w:tc>
        <w:tc>
          <w:tcPr>
            <w:tcW w:w="2300" w:type="dxa"/>
            <w:tcBorders>
              <w:top w:val="nil"/>
              <w:left w:val="nil"/>
              <w:bottom w:val="single" w:sz="4" w:space="0" w:color="auto"/>
              <w:right w:val="single" w:sz="4" w:space="0" w:color="auto"/>
            </w:tcBorders>
            <w:shd w:val="clear" w:color="auto" w:fill="auto"/>
            <w:hideMark/>
            <w:tcPrChange w:id="10530"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31" w:author="gsadi" w:date="2013-11-25T16:20:00Z"/>
                <w:rFonts w:ascii="Calibri" w:hAnsi="Calibri" w:cs="Calibri"/>
                <w:color w:val="000000"/>
                <w:sz w:val="20"/>
                <w:szCs w:val="20"/>
              </w:rPr>
            </w:pPr>
            <w:ins w:id="10532" w:author="gsadi" w:date="2013-11-25T16:20:00Z">
              <w:r>
                <w:rPr>
                  <w:rFonts w:ascii="Calibri" w:hAnsi="Calibri" w:cs="Calibri"/>
                  <w:color w:val="000000"/>
                  <w:sz w:val="20"/>
                  <w:szCs w:val="20"/>
                </w:rPr>
                <w:t>resource_name</w:t>
              </w:r>
              <w:r>
                <w:rPr>
                  <w:rFonts w:ascii="Calibri" w:hAnsi="Calibri" w:cs="Calibri"/>
                  <w:color w:val="000000"/>
                  <w:sz w:val="20"/>
                  <w:szCs w:val="20"/>
                </w:rPr>
                <w:br/>
                <w:t>resource_calendar_attribute_name</w:t>
              </w:r>
              <w:r>
                <w:rPr>
                  <w:rFonts w:ascii="Calibri" w:hAnsi="Calibri" w:cs="Calibri"/>
                  <w:color w:val="000000"/>
                  <w:sz w:val="20"/>
                  <w:szCs w:val="20"/>
                </w:rPr>
                <w:br/>
                <w:t>calendar_name</w:t>
              </w:r>
              <w:r>
                <w:rPr>
                  <w:rFonts w:ascii="Calibri" w:hAnsi="Calibri" w:cs="Calibri"/>
                  <w:color w:val="000000"/>
                  <w:sz w:val="20"/>
                  <w:szCs w:val="20"/>
                </w:rPr>
                <w:br/>
                <w:t>ctrl_id : "1"</w:t>
              </w:r>
            </w:ins>
          </w:p>
        </w:tc>
      </w:tr>
      <w:tr w:rsidR="00941A82" w:rsidTr="00AC4080">
        <w:trPr>
          <w:trHeight w:val="4080"/>
          <w:ins w:id="10533" w:author="gsadi" w:date="2013-11-25T16:20:00Z"/>
          <w:trPrChange w:id="10534" w:author="gsadi" w:date="2013-11-25T16:20:00Z">
            <w:trPr>
              <w:trHeight w:val="408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535"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536" w:author="gsadi" w:date="2013-11-25T16:20:00Z"/>
                <w:rFonts w:ascii="Calibri" w:hAnsi="Calibri" w:cs="Calibri"/>
                <w:color w:val="000000"/>
                <w:sz w:val="20"/>
                <w:szCs w:val="20"/>
              </w:rPr>
            </w:pPr>
            <w:ins w:id="10537" w:author="gsadi" w:date="2013-11-25T16:20:00Z">
              <w:r>
                <w:rPr>
                  <w:rFonts w:ascii="Calibri" w:hAnsi="Calibri" w:cs="Calibri"/>
                  <w:color w:val="000000"/>
                  <w:sz w:val="20"/>
                  <w:szCs w:val="20"/>
                </w:rPr>
                <w:lastRenderedPageBreak/>
                <w:t>INV_STYLE</w:t>
              </w:r>
            </w:ins>
          </w:p>
        </w:tc>
        <w:tc>
          <w:tcPr>
            <w:tcW w:w="2340" w:type="dxa"/>
            <w:tcBorders>
              <w:top w:val="nil"/>
              <w:left w:val="nil"/>
              <w:bottom w:val="single" w:sz="4" w:space="0" w:color="auto"/>
              <w:right w:val="single" w:sz="4" w:space="0" w:color="auto"/>
            </w:tcBorders>
            <w:shd w:val="clear" w:color="auto" w:fill="auto"/>
            <w:noWrap/>
            <w:hideMark/>
            <w:tcPrChange w:id="10538"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539" w:author="gsadi" w:date="2013-11-25T16:20:00Z"/>
                <w:rFonts w:ascii="Calibri" w:hAnsi="Calibri" w:cs="Calibri"/>
                <w:color w:val="000000"/>
                <w:sz w:val="20"/>
                <w:szCs w:val="20"/>
              </w:rPr>
            </w:pPr>
            <w:ins w:id="10540" w:author="gsadi" w:date="2013-11-25T16:20:00Z">
              <w:r>
                <w:rPr>
                  <w:rFonts w:ascii="Calibri" w:hAnsi="Calibri" w:cs="Calibri"/>
                  <w:color w:val="000000"/>
                  <w:sz w:val="20"/>
                  <w:szCs w:val="20"/>
                </w:rPr>
                <w:t>INV_STYLE.dat</w:t>
              </w:r>
            </w:ins>
          </w:p>
        </w:tc>
        <w:tc>
          <w:tcPr>
            <w:tcW w:w="2430" w:type="dxa"/>
            <w:tcBorders>
              <w:top w:val="nil"/>
              <w:left w:val="nil"/>
              <w:bottom w:val="single" w:sz="4" w:space="0" w:color="auto"/>
              <w:right w:val="single" w:sz="4" w:space="0" w:color="auto"/>
            </w:tcBorders>
            <w:shd w:val="clear" w:color="auto" w:fill="auto"/>
            <w:hideMark/>
            <w:tcPrChange w:id="10541"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42" w:author="gsadi" w:date="2013-11-25T16:20:00Z"/>
                <w:rFonts w:ascii="Calibri" w:hAnsi="Calibri" w:cs="Calibri"/>
                <w:color w:val="000000"/>
                <w:sz w:val="20"/>
                <w:szCs w:val="20"/>
              </w:rPr>
            </w:pPr>
            <w:ins w:id="10543" w:author="gsadi" w:date="2013-11-25T16:20:00Z">
              <w:r>
                <w:rPr>
                  <w:rFonts w:ascii="Calibri" w:hAnsi="Calibri" w:cs="Calibri"/>
                  <w:color w:val="000000"/>
                  <w:sz w:val="20"/>
                  <w:szCs w:val="20"/>
                </w:rPr>
                <w:t>Planning Parameters like Safety Stock (Min On Hand), Minimum  Qty, Multiple Qty &amp; Max Quantiy are defined Inventory Style table. These parameters drive planning.</w:t>
              </w:r>
            </w:ins>
          </w:p>
        </w:tc>
        <w:tc>
          <w:tcPr>
            <w:tcW w:w="2300" w:type="dxa"/>
            <w:tcBorders>
              <w:top w:val="nil"/>
              <w:left w:val="nil"/>
              <w:bottom w:val="single" w:sz="4" w:space="0" w:color="auto"/>
              <w:right w:val="single" w:sz="4" w:space="0" w:color="auto"/>
            </w:tcBorders>
            <w:shd w:val="clear" w:color="auto" w:fill="auto"/>
            <w:hideMark/>
            <w:tcPrChange w:id="10544"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45" w:author="gsadi" w:date="2013-11-25T16:20:00Z"/>
                <w:rFonts w:ascii="Calibri" w:hAnsi="Calibri" w:cs="Calibri"/>
                <w:color w:val="000000"/>
                <w:sz w:val="20"/>
                <w:szCs w:val="20"/>
              </w:rPr>
            </w:pPr>
            <w:ins w:id="10546" w:author="gsadi" w:date="2013-11-25T16:20:00Z">
              <w:r>
                <w:rPr>
                  <w:rFonts w:ascii="Calibri" w:hAnsi="Calibri" w:cs="Calibri"/>
                  <w:color w:val="000000"/>
                  <w:sz w:val="20"/>
                  <w:szCs w:val="20"/>
                </w:rPr>
                <w:t>style_name</w:t>
              </w:r>
              <w:r>
                <w:rPr>
                  <w:rFonts w:ascii="Calibri" w:hAnsi="Calibri" w:cs="Calibri"/>
                  <w:color w:val="000000"/>
                  <w:sz w:val="20"/>
                  <w:szCs w:val="20"/>
                </w:rPr>
                <w:br/>
                <w:t>flow_policy</w:t>
              </w:r>
              <w:r>
                <w:rPr>
                  <w:rFonts w:ascii="Calibri" w:hAnsi="Calibri" w:cs="Calibri"/>
                  <w:color w:val="000000"/>
                  <w:sz w:val="20"/>
                  <w:szCs w:val="20"/>
                </w:rPr>
                <w:br/>
                <w:t>category</w:t>
              </w:r>
              <w:r>
                <w:rPr>
                  <w:rFonts w:ascii="Calibri" w:hAnsi="Calibri" w:cs="Calibri"/>
                  <w:color w:val="000000"/>
                  <w:sz w:val="20"/>
                  <w:szCs w:val="20"/>
                </w:rPr>
                <w:br/>
                <w:t>sub_category</w:t>
              </w:r>
              <w:r>
                <w:rPr>
                  <w:rFonts w:ascii="Calibri" w:hAnsi="Calibri" w:cs="Calibri"/>
                  <w:color w:val="000000"/>
                  <w:sz w:val="20"/>
                  <w:szCs w:val="20"/>
                </w:rPr>
                <w:br/>
                <w:t>multiple_quantity</w:t>
              </w:r>
              <w:r>
                <w:rPr>
                  <w:rFonts w:ascii="Calibri" w:hAnsi="Calibri" w:cs="Calibri"/>
                  <w:color w:val="000000"/>
                  <w:sz w:val="20"/>
                  <w:szCs w:val="20"/>
                </w:rPr>
                <w:br/>
                <w:t>quantity_range_min</w:t>
              </w:r>
              <w:r>
                <w:rPr>
                  <w:rFonts w:ascii="Calibri" w:hAnsi="Calibri" w:cs="Calibri"/>
                  <w:color w:val="000000"/>
                  <w:sz w:val="20"/>
                  <w:szCs w:val="20"/>
                </w:rPr>
                <w:br/>
                <w:t>quantity_range_max</w:t>
              </w:r>
              <w:r>
                <w:rPr>
                  <w:rFonts w:ascii="Calibri" w:hAnsi="Calibri" w:cs="Calibri"/>
                  <w:color w:val="000000"/>
                  <w:sz w:val="20"/>
                  <w:szCs w:val="20"/>
                </w:rPr>
                <w:br/>
                <w:t>default_min_time</w:t>
              </w:r>
              <w:r>
                <w:rPr>
                  <w:rFonts w:ascii="Calibri" w:hAnsi="Calibri" w:cs="Calibri"/>
                  <w:color w:val="000000"/>
                  <w:sz w:val="20"/>
                  <w:szCs w:val="20"/>
                </w:rPr>
                <w:br/>
                <w:t>default_min_time_uom</w:t>
              </w:r>
              <w:r>
                <w:rPr>
                  <w:rFonts w:ascii="Calibri" w:hAnsi="Calibri" w:cs="Calibri"/>
                  <w:color w:val="000000"/>
                  <w:sz w:val="20"/>
                  <w:szCs w:val="20"/>
                </w:rPr>
                <w:br/>
                <w:t>default_max_time</w:t>
              </w:r>
              <w:r>
                <w:rPr>
                  <w:rFonts w:ascii="Calibri" w:hAnsi="Calibri" w:cs="Calibri"/>
                  <w:color w:val="000000"/>
                  <w:sz w:val="20"/>
                  <w:szCs w:val="20"/>
                </w:rPr>
                <w:br/>
                <w:t>default_max_time_uom</w:t>
              </w:r>
              <w:r>
                <w:rPr>
                  <w:rFonts w:ascii="Calibri" w:hAnsi="Calibri" w:cs="Calibri"/>
                  <w:color w:val="000000"/>
                  <w:sz w:val="20"/>
                  <w:szCs w:val="20"/>
                </w:rPr>
                <w:br/>
                <w:t>default_excess_on_hand</w:t>
              </w:r>
              <w:r>
                <w:rPr>
                  <w:rFonts w:ascii="Calibri" w:hAnsi="Calibri" w:cs="Calibri"/>
                  <w:color w:val="000000"/>
                  <w:sz w:val="20"/>
                  <w:szCs w:val="20"/>
                </w:rPr>
                <w:br/>
                <w:t>default_min_on_hand</w:t>
              </w:r>
              <w:r>
                <w:rPr>
                  <w:rFonts w:ascii="Calibri" w:hAnsi="Calibri" w:cs="Calibri"/>
                  <w:color w:val="000000"/>
                  <w:sz w:val="20"/>
                  <w:szCs w:val="20"/>
                </w:rPr>
                <w:br/>
                <w:t>domain_name : "OUTDOOR_SITE"</w:t>
              </w:r>
              <w:r>
                <w:rPr>
                  <w:rFonts w:ascii="Calibri" w:hAnsi="Calibri" w:cs="Calibri"/>
                  <w:color w:val="000000"/>
                  <w:sz w:val="20"/>
                  <w:szCs w:val="20"/>
                </w:rPr>
                <w:br/>
                <w:t>ctrl_id : "1"</w:t>
              </w:r>
            </w:ins>
          </w:p>
        </w:tc>
      </w:tr>
      <w:tr w:rsidR="00941A82" w:rsidTr="00AC4080">
        <w:trPr>
          <w:trHeight w:val="1275"/>
          <w:ins w:id="10547" w:author="gsadi" w:date="2013-11-25T16:20:00Z"/>
          <w:trPrChange w:id="10548" w:author="gsadi" w:date="2013-11-25T16:20:00Z">
            <w:trPr>
              <w:trHeight w:val="127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549"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550" w:author="gsadi" w:date="2013-11-25T16:20:00Z"/>
                <w:rFonts w:ascii="Calibri" w:hAnsi="Calibri" w:cs="Calibri"/>
                <w:color w:val="000000"/>
                <w:sz w:val="20"/>
                <w:szCs w:val="20"/>
              </w:rPr>
            </w:pPr>
            <w:ins w:id="10551" w:author="gsadi" w:date="2013-11-25T16:20:00Z">
              <w:r>
                <w:rPr>
                  <w:rFonts w:ascii="Calibri" w:hAnsi="Calibri" w:cs="Calibri"/>
                  <w:color w:val="000000"/>
                  <w:sz w:val="20"/>
                  <w:szCs w:val="20"/>
                </w:rPr>
                <w:t>ITEM_DLVRY</w:t>
              </w:r>
            </w:ins>
          </w:p>
        </w:tc>
        <w:tc>
          <w:tcPr>
            <w:tcW w:w="2340" w:type="dxa"/>
            <w:tcBorders>
              <w:top w:val="nil"/>
              <w:left w:val="nil"/>
              <w:bottom w:val="single" w:sz="4" w:space="0" w:color="auto"/>
              <w:right w:val="single" w:sz="4" w:space="0" w:color="auto"/>
            </w:tcBorders>
            <w:shd w:val="clear" w:color="auto" w:fill="auto"/>
            <w:noWrap/>
            <w:hideMark/>
            <w:tcPrChange w:id="10552"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553" w:author="gsadi" w:date="2013-11-25T16:20:00Z"/>
                <w:rFonts w:ascii="Calibri" w:hAnsi="Calibri" w:cs="Calibri"/>
                <w:color w:val="000000"/>
                <w:sz w:val="20"/>
                <w:szCs w:val="20"/>
              </w:rPr>
            </w:pPr>
            <w:ins w:id="10554" w:author="gsadi" w:date="2013-11-25T16:20:00Z">
              <w:r>
                <w:rPr>
                  <w:rFonts w:ascii="Calibri" w:hAnsi="Calibri" w:cs="Calibri"/>
                  <w:color w:val="000000"/>
                  <w:sz w:val="20"/>
                  <w:szCs w:val="20"/>
                </w:rPr>
                <w:t>ITEM_DLVRY.dat</w:t>
              </w:r>
            </w:ins>
          </w:p>
        </w:tc>
        <w:tc>
          <w:tcPr>
            <w:tcW w:w="2430" w:type="dxa"/>
            <w:tcBorders>
              <w:top w:val="nil"/>
              <w:left w:val="nil"/>
              <w:bottom w:val="single" w:sz="4" w:space="0" w:color="auto"/>
              <w:right w:val="single" w:sz="4" w:space="0" w:color="auto"/>
            </w:tcBorders>
            <w:shd w:val="clear" w:color="auto" w:fill="auto"/>
            <w:hideMark/>
            <w:tcPrChange w:id="10555"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56" w:author="gsadi" w:date="2013-11-25T16:20:00Z"/>
                <w:rFonts w:ascii="Calibri" w:hAnsi="Calibri" w:cs="Calibri"/>
                <w:color w:val="000000"/>
                <w:sz w:val="20"/>
                <w:szCs w:val="20"/>
              </w:rPr>
            </w:pPr>
            <w:ins w:id="10557" w:author="gsadi" w:date="2013-11-25T16:20:00Z">
              <w:r>
                <w:rPr>
                  <w:rFonts w:ascii="Calibri" w:hAnsi="Calibri" w:cs="Calibri"/>
                  <w:color w:val="000000"/>
                  <w:sz w:val="20"/>
                  <w:szCs w:val="20"/>
                </w:rPr>
                <w:t>This contains delivery information of an item. This is not used much in this model.</w:t>
              </w:r>
            </w:ins>
          </w:p>
        </w:tc>
        <w:tc>
          <w:tcPr>
            <w:tcW w:w="2300" w:type="dxa"/>
            <w:tcBorders>
              <w:top w:val="nil"/>
              <w:left w:val="nil"/>
              <w:bottom w:val="single" w:sz="4" w:space="0" w:color="auto"/>
              <w:right w:val="single" w:sz="4" w:space="0" w:color="auto"/>
            </w:tcBorders>
            <w:shd w:val="clear" w:color="auto" w:fill="auto"/>
            <w:hideMark/>
            <w:tcPrChange w:id="10558"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59" w:author="gsadi" w:date="2013-11-25T16:20:00Z"/>
                <w:rFonts w:ascii="Calibri" w:hAnsi="Calibri" w:cs="Calibri"/>
                <w:color w:val="000000"/>
                <w:sz w:val="20"/>
                <w:szCs w:val="20"/>
              </w:rPr>
            </w:pPr>
            <w:ins w:id="10560" w:author="gsadi" w:date="2013-11-25T16:20:00Z">
              <w:r>
                <w:rPr>
                  <w:rFonts w:ascii="Calibri" w:hAnsi="Calibri" w:cs="Calibri"/>
                  <w:color w:val="000000"/>
                  <w:sz w:val="20"/>
                  <w:szCs w:val="20"/>
                </w:rPr>
                <w:t>transport_mode_name</w:t>
              </w:r>
              <w:r>
                <w:rPr>
                  <w:rFonts w:ascii="Calibri" w:hAnsi="Calibri" w:cs="Calibri"/>
                  <w:color w:val="000000"/>
                  <w:sz w:val="20"/>
                  <w:szCs w:val="20"/>
                </w:rPr>
                <w:br/>
                <w:t>facility_name</w:t>
              </w:r>
              <w:r>
                <w:rPr>
                  <w:rFonts w:ascii="Calibri" w:hAnsi="Calibri" w:cs="Calibri"/>
                  <w:color w:val="000000"/>
                  <w:sz w:val="20"/>
                  <w:szCs w:val="20"/>
                </w:rPr>
                <w:br/>
                <w:t>item_name</w:t>
              </w:r>
              <w:r>
                <w:rPr>
                  <w:rFonts w:ascii="Calibri" w:hAnsi="Calibri" w:cs="Calibri"/>
                  <w:color w:val="000000"/>
                  <w:sz w:val="20"/>
                  <w:szCs w:val="20"/>
                </w:rPr>
                <w:br/>
                <w:t>domain_name : "OUTDOOR_SITE"</w:t>
              </w:r>
              <w:r>
                <w:rPr>
                  <w:rFonts w:ascii="Calibri" w:hAnsi="Calibri" w:cs="Calibri"/>
                  <w:color w:val="000000"/>
                  <w:sz w:val="20"/>
                  <w:szCs w:val="20"/>
                </w:rPr>
                <w:br/>
                <w:t>ctrl_id : "1"</w:t>
              </w:r>
            </w:ins>
          </w:p>
        </w:tc>
      </w:tr>
      <w:tr w:rsidR="00941A82" w:rsidTr="00AC4080">
        <w:trPr>
          <w:trHeight w:val="1275"/>
          <w:ins w:id="10561" w:author="gsadi" w:date="2013-11-25T16:20:00Z"/>
          <w:trPrChange w:id="10562" w:author="gsadi" w:date="2013-11-25T16:20:00Z">
            <w:trPr>
              <w:trHeight w:val="127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563"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564" w:author="gsadi" w:date="2013-11-25T16:20:00Z"/>
                <w:rFonts w:ascii="Calibri" w:hAnsi="Calibri" w:cs="Calibri"/>
                <w:color w:val="000000"/>
                <w:sz w:val="20"/>
                <w:szCs w:val="20"/>
              </w:rPr>
            </w:pPr>
            <w:ins w:id="10565" w:author="gsadi" w:date="2013-11-25T16:20:00Z">
              <w:r>
                <w:rPr>
                  <w:rFonts w:ascii="Calibri" w:hAnsi="Calibri" w:cs="Calibri"/>
                  <w:color w:val="000000"/>
                  <w:sz w:val="20"/>
                  <w:szCs w:val="20"/>
                </w:rPr>
                <w:t>ROUTING</w:t>
              </w:r>
            </w:ins>
          </w:p>
        </w:tc>
        <w:tc>
          <w:tcPr>
            <w:tcW w:w="2340" w:type="dxa"/>
            <w:tcBorders>
              <w:top w:val="nil"/>
              <w:left w:val="nil"/>
              <w:bottom w:val="single" w:sz="4" w:space="0" w:color="auto"/>
              <w:right w:val="single" w:sz="4" w:space="0" w:color="auto"/>
            </w:tcBorders>
            <w:shd w:val="clear" w:color="auto" w:fill="auto"/>
            <w:noWrap/>
            <w:hideMark/>
            <w:tcPrChange w:id="10566"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567" w:author="gsadi" w:date="2013-11-25T16:20:00Z"/>
                <w:rFonts w:ascii="Calibri" w:hAnsi="Calibri" w:cs="Calibri"/>
                <w:color w:val="000000"/>
                <w:sz w:val="20"/>
                <w:szCs w:val="20"/>
              </w:rPr>
            </w:pPr>
            <w:ins w:id="10568" w:author="gsadi" w:date="2013-11-25T16:20:00Z">
              <w:r>
                <w:rPr>
                  <w:rFonts w:ascii="Calibri" w:hAnsi="Calibri" w:cs="Calibri"/>
                  <w:color w:val="000000"/>
                  <w:sz w:val="20"/>
                  <w:szCs w:val="20"/>
                </w:rPr>
                <w:t>ROUTING.dat</w:t>
              </w:r>
            </w:ins>
          </w:p>
        </w:tc>
        <w:tc>
          <w:tcPr>
            <w:tcW w:w="2430" w:type="dxa"/>
            <w:tcBorders>
              <w:top w:val="nil"/>
              <w:left w:val="nil"/>
              <w:bottom w:val="single" w:sz="4" w:space="0" w:color="auto"/>
              <w:right w:val="single" w:sz="4" w:space="0" w:color="auto"/>
            </w:tcBorders>
            <w:shd w:val="clear" w:color="auto" w:fill="auto"/>
            <w:hideMark/>
            <w:tcPrChange w:id="10569"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70" w:author="gsadi" w:date="2013-11-25T16:20:00Z"/>
                <w:rFonts w:ascii="Calibri" w:hAnsi="Calibri" w:cs="Calibri"/>
                <w:color w:val="000000"/>
                <w:sz w:val="20"/>
                <w:szCs w:val="20"/>
              </w:rPr>
            </w:pPr>
            <w:ins w:id="10571" w:author="gsadi" w:date="2013-11-25T16:20:00Z">
              <w:r>
                <w:rPr>
                  <w:rFonts w:ascii="Calibri" w:hAnsi="Calibri" w:cs="Calibri"/>
                  <w:color w:val="000000"/>
                  <w:sz w:val="20"/>
                  <w:szCs w:val="20"/>
                </w:rPr>
                <w:t>Sequence of operations.</w:t>
              </w:r>
            </w:ins>
          </w:p>
        </w:tc>
        <w:tc>
          <w:tcPr>
            <w:tcW w:w="2300" w:type="dxa"/>
            <w:tcBorders>
              <w:top w:val="nil"/>
              <w:left w:val="nil"/>
              <w:bottom w:val="single" w:sz="4" w:space="0" w:color="auto"/>
              <w:right w:val="single" w:sz="4" w:space="0" w:color="auto"/>
            </w:tcBorders>
            <w:shd w:val="clear" w:color="auto" w:fill="auto"/>
            <w:hideMark/>
            <w:tcPrChange w:id="10572"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573" w:author="gsadi" w:date="2013-11-25T16:20:00Z"/>
                <w:rFonts w:ascii="Calibri" w:hAnsi="Calibri" w:cs="Calibri"/>
                <w:color w:val="000000"/>
                <w:sz w:val="20"/>
                <w:szCs w:val="20"/>
              </w:rPr>
            </w:pPr>
            <w:ins w:id="10574" w:author="gsadi" w:date="2013-11-25T16:20:00Z">
              <w:r>
                <w:rPr>
                  <w:rFonts w:ascii="Calibri" w:hAnsi="Calibri" w:cs="Calibri"/>
                  <w:color w:val="000000"/>
                  <w:sz w:val="20"/>
                  <w:szCs w:val="20"/>
                </w:rPr>
                <w:t>facility_name</w:t>
              </w:r>
              <w:r>
                <w:rPr>
                  <w:rFonts w:ascii="Calibri" w:hAnsi="Calibri" w:cs="Calibri"/>
                  <w:color w:val="000000"/>
                  <w:sz w:val="20"/>
                  <w:szCs w:val="20"/>
                </w:rPr>
                <w:br/>
                <w:t>routing_name</w:t>
              </w:r>
              <w:r>
                <w:rPr>
                  <w:rFonts w:ascii="Calibri" w:hAnsi="Calibri" w:cs="Calibri"/>
                  <w:color w:val="000000"/>
                  <w:sz w:val="20"/>
                  <w:szCs w:val="20"/>
                </w:rPr>
                <w:br/>
                <w:t>effective_start_date_time</w:t>
              </w:r>
              <w:r>
                <w:rPr>
                  <w:rFonts w:ascii="Calibri" w:hAnsi="Calibri" w:cs="Calibri"/>
                  <w:color w:val="000000"/>
                  <w:sz w:val="20"/>
                  <w:szCs w:val="20"/>
                </w:rPr>
                <w:br/>
                <w:t>effective_end_date_time</w:t>
              </w:r>
              <w:r>
                <w:rPr>
                  <w:rFonts w:ascii="Calibri" w:hAnsi="Calibri" w:cs="Calibri"/>
                  <w:color w:val="000000"/>
                  <w:sz w:val="20"/>
                  <w:szCs w:val="20"/>
                </w:rPr>
                <w:br/>
                <w:t>ctrl_id : "1"</w:t>
              </w:r>
            </w:ins>
          </w:p>
        </w:tc>
      </w:tr>
      <w:tr w:rsidR="00941A82" w:rsidTr="00AC4080">
        <w:trPr>
          <w:trHeight w:val="3570"/>
          <w:ins w:id="10575" w:author="gsadi" w:date="2013-11-25T16:20:00Z"/>
          <w:trPrChange w:id="10576" w:author="gsadi" w:date="2013-11-25T16:20:00Z">
            <w:trPr>
              <w:trHeight w:val="357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577"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578" w:author="gsadi" w:date="2013-11-25T16:20:00Z"/>
                <w:rFonts w:ascii="Calibri" w:hAnsi="Calibri" w:cs="Calibri"/>
                <w:color w:val="000000"/>
                <w:sz w:val="20"/>
                <w:szCs w:val="20"/>
              </w:rPr>
            </w:pPr>
            <w:ins w:id="10579" w:author="gsadi" w:date="2013-11-25T16:20:00Z">
              <w:r>
                <w:rPr>
                  <w:rFonts w:ascii="Calibri" w:hAnsi="Calibri" w:cs="Calibri"/>
                  <w:color w:val="000000"/>
                  <w:sz w:val="20"/>
                  <w:szCs w:val="20"/>
                </w:rPr>
                <w:t>OPERATION</w:t>
              </w:r>
            </w:ins>
          </w:p>
        </w:tc>
        <w:tc>
          <w:tcPr>
            <w:tcW w:w="2340" w:type="dxa"/>
            <w:tcBorders>
              <w:top w:val="nil"/>
              <w:left w:val="nil"/>
              <w:bottom w:val="single" w:sz="4" w:space="0" w:color="auto"/>
              <w:right w:val="single" w:sz="4" w:space="0" w:color="auto"/>
            </w:tcBorders>
            <w:shd w:val="clear" w:color="auto" w:fill="auto"/>
            <w:noWrap/>
            <w:hideMark/>
            <w:tcPrChange w:id="10580"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581" w:author="gsadi" w:date="2013-11-25T16:20:00Z"/>
                <w:rFonts w:ascii="Calibri" w:hAnsi="Calibri" w:cs="Calibri"/>
                <w:color w:val="000000"/>
                <w:sz w:val="20"/>
                <w:szCs w:val="20"/>
              </w:rPr>
            </w:pPr>
            <w:ins w:id="10582" w:author="gsadi" w:date="2013-11-25T16:20:00Z">
              <w:r>
                <w:rPr>
                  <w:rFonts w:ascii="Calibri" w:hAnsi="Calibri" w:cs="Calibri"/>
                  <w:color w:val="000000"/>
                  <w:sz w:val="20"/>
                  <w:szCs w:val="20"/>
                </w:rPr>
                <w:t>OPERATION.dat</w:t>
              </w:r>
            </w:ins>
          </w:p>
        </w:tc>
        <w:tc>
          <w:tcPr>
            <w:tcW w:w="2430" w:type="dxa"/>
            <w:tcBorders>
              <w:top w:val="nil"/>
              <w:left w:val="nil"/>
              <w:bottom w:val="nil"/>
              <w:right w:val="nil"/>
            </w:tcBorders>
            <w:shd w:val="clear" w:color="auto" w:fill="auto"/>
            <w:hideMark/>
            <w:tcPrChange w:id="10583" w:author="gsadi" w:date="2013-11-25T16:20:00Z">
              <w:tcPr>
                <w:tcW w:w="2430" w:type="dxa"/>
                <w:tcBorders>
                  <w:top w:val="nil"/>
                  <w:left w:val="nil"/>
                  <w:bottom w:val="nil"/>
                  <w:right w:val="nil"/>
                </w:tcBorders>
                <w:shd w:val="clear" w:color="auto" w:fill="auto"/>
                <w:hideMark/>
              </w:tcPr>
            </w:tcPrChange>
          </w:tcPr>
          <w:p w:rsidR="00941A82" w:rsidRDefault="00941A82" w:rsidP="00AC4080">
            <w:pPr>
              <w:rPr>
                <w:ins w:id="10584" w:author="gsadi" w:date="2013-11-25T16:20:00Z"/>
                <w:rFonts w:ascii="Calibri" w:hAnsi="Calibri" w:cs="Calibri"/>
                <w:color w:val="000000"/>
                <w:sz w:val="20"/>
                <w:szCs w:val="20"/>
              </w:rPr>
            </w:pPr>
            <w:ins w:id="10585" w:author="gsadi" w:date="2013-11-25T16:20:00Z">
              <w:r>
                <w:rPr>
                  <w:rFonts w:ascii="Calibri" w:hAnsi="Calibri" w:cs="Calibri"/>
                  <w:color w:val="000000"/>
                  <w:sz w:val="20"/>
                  <w:szCs w:val="20"/>
                </w:rPr>
                <w:t xml:space="preserve">An activity that is required to transform or a transport an item. </w:t>
              </w:r>
              <w:r>
                <w:rPr>
                  <w:rFonts w:ascii="Calibri" w:hAnsi="Calibri" w:cs="Calibri"/>
                  <w:color w:val="000000"/>
                  <w:sz w:val="20"/>
                  <w:szCs w:val="20"/>
                </w:rPr>
                <w:br/>
                <w:t xml:space="preserve">In this mode, </w:t>
              </w:r>
              <w:r>
                <w:rPr>
                  <w:rFonts w:ascii="Calibri" w:hAnsi="Calibri" w:cs="Calibri"/>
                  <w:b/>
                  <w:bCs/>
                  <w:color w:val="000000"/>
                  <w:sz w:val="20"/>
                  <w:szCs w:val="20"/>
                </w:rPr>
                <w:t xml:space="preserve">Lead Time information (from Planning Routings) for the operations (Vendor lead time &amp; transit time) </w:t>
              </w:r>
            </w:ins>
          </w:p>
        </w:tc>
        <w:tc>
          <w:tcPr>
            <w:tcW w:w="2300" w:type="dxa"/>
            <w:tcBorders>
              <w:top w:val="nil"/>
              <w:left w:val="single" w:sz="4" w:space="0" w:color="auto"/>
              <w:bottom w:val="single" w:sz="4" w:space="0" w:color="auto"/>
              <w:right w:val="single" w:sz="4" w:space="0" w:color="auto"/>
            </w:tcBorders>
            <w:shd w:val="clear" w:color="auto" w:fill="auto"/>
            <w:hideMark/>
            <w:tcPrChange w:id="10586" w:author="gsadi" w:date="2013-11-25T16:20:00Z">
              <w:tcPr>
                <w:tcW w:w="2300" w:type="dxa"/>
                <w:tcBorders>
                  <w:top w:val="nil"/>
                  <w:left w:val="single" w:sz="4" w:space="0" w:color="auto"/>
                  <w:bottom w:val="single" w:sz="4" w:space="0" w:color="auto"/>
                  <w:right w:val="single" w:sz="4" w:space="0" w:color="auto"/>
                </w:tcBorders>
                <w:shd w:val="clear" w:color="auto" w:fill="auto"/>
                <w:hideMark/>
              </w:tcPr>
            </w:tcPrChange>
          </w:tcPr>
          <w:p w:rsidR="00941A82" w:rsidRDefault="00941A82" w:rsidP="00AC4080">
            <w:pPr>
              <w:rPr>
                <w:ins w:id="10587" w:author="gsadi" w:date="2013-11-25T16:20:00Z"/>
                <w:rFonts w:ascii="Calibri" w:hAnsi="Calibri" w:cs="Calibri"/>
                <w:color w:val="000000"/>
                <w:sz w:val="20"/>
                <w:szCs w:val="20"/>
              </w:rPr>
            </w:pPr>
            <w:ins w:id="10588" w:author="gsadi" w:date="2013-11-25T16:20:00Z">
              <w:r>
                <w:rPr>
                  <w:rFonts w:ascii="Calibri" w:hAnsi="Calibri" w:cs="Calibri"/>
                  <w:color w:val="000000"/>
                  <w:sz w:val="20"/>
                  <w:szCs w:val="20"/>
                </w:rPr>
                <w:t>facility_name</w:t>
              </w:r>
              <w:r>
                <w:rPr>
                  <w:rFonts w:ascii="Calibri" w:hAnsi="Calibri" w:cs="Calibri"/>
                  <w:color w:val="000000"/>
                  <w:sz w:val="20"/>
                  <w:szCs w:val="20"/>
                </w:rPr>
                <w:br/>
                <w:t>routing_name</w:t>
              </w:r>
              <w:r>
                <w:rPr>
                  <w:rFonts w:ascii="Calibri" w:hAnsi="Calibri" w:cs="Calibri"/>
                  <w:color w:val="000000"/>
                  <w:sz w:val="20"/>
                  <w:szCs w:val="20"/>
                </w:rPr>
                <w:br/>
                <w:t>step_number</w:t>
              </w:r>
              <w:r>
                <w:rPr>
                  <w:rFonts w:ascii="Calibri" w:hAnsi="Calibri" w:cs="Calibri"/>
                  <w:color w:val="000000"/>
                  <w:sz w:val="20"/>
                  <w:szCs w:val="20"/>
                </w:rPr>
                <w:br/>
                <w:t>operation_name</w:t>
              </w:r>
              <w:r>
                <w:rPr>
                  <w:rFonts w:ascii="Calibri" w:hAnsi="Calibri" w:cs="Calibri"/>
                  <w:color w:val="000000"/>
                  <w:sz w:val="20"/>
                  <w:szCs w:val="20"/>
                </w:rPr>
                <w:br/>
                <w:t>operation_type</w:t>
              </w:r>
              <w:r>
                <w:rPr>
                  <w:rFonts w:ascii="Calibri" w:hAnsi="Calibri" w:cs="Calibri"/>
                  <w:color w:val="000000"/>
                  <w:sz w:val="20"/>
                  <w:szCs w:val="20"/>
                </w:rPr>
                <w:br/>
                <w:t>category</w:t>
              </w:r>
              <w:r>
                <w:rPr>
                  <w:rFonts w:ascii="Calibri" w:hAnsi="Calibri" w:cs="Calibri"/>
                  <w:color w:val="000000"/>
                  <w:sz w:val="20"/>
                  <w:szCs w:val="20"/>
                </w:rPr>
                <w:br/>
                <w:t>sub_category</w:t>
              </w:r>
              <w:r>
                <w:rPr>
                  <w:rFonts w:ascii="Calibri" w:hAnsi="Calibri" w:cs="Calibri"/>
                  <w:color w:val="000000"/>
                  <w:sz w:val="20"/>
                  <w:szCs w:val="20"/>
                </w:rPr>
                <w:br/>
                <w:t>operation_time</w:t>
              </w:r>
              <w:r>
                <w:rPr>
                  <w:rFonts w:ascii="Calibri" w:hAnsi="Calibri" w:cs="Calibri"/>
                  <w:color w:val="000000"/>
                  <w:sz w:val="20"/>
                  <w:szCs w:val="20"/>
                </w:rPr>
                <w:br/>
                <w:t>operation_time_uom</w:t>
              </w:r>
              <w:r>
                <w:rPr>
                  <w:rFonts w:ascii="Calibri" w:hAnsi="Calibri" w:cs="Calibri"/>
                  <w:color w:val="000000"/>
                  <w:sz w:val="20"/>
                  <w:szCs w:val="20"/>
                </w:rPr>
                <w:br/>
                <w:t>yield</w:t>
              </w:r>
              <w:r>
                <w:rPr>
                  <w:rFonts w:ascii="Calibri" w:hAnsi="Calibri" w:cs="Calibri"/>
                  <w:color w:val="000000"/>
                  <w:sz w:val="20"/>
                  <w:szCs w:val="20"/>
                </w:rPr>
                <w:br/>
                <w:t>interruptible</w:t>
              </w:r>
              <w:r>
                <w:rPr>
                  <w:rFonts w:ascii="Calibri" w:hAnsi="Calibri" w:cs="Calibri"/>
                  <w:color w:val="000000"/>
                  <w:sz w:val="20"/>
                  <w:szCs w:val="20"/>
                </w:rPr>
                <w:br/>
                <w:t>slack_policy</w:t>
              </w:r>
              <w:r>
                <w:rPr>
                  <w:rFonts w:ascii="Calibri" w:hAnsi="Calibri" w:cs="Calibri"/>
                  <w:color w:val="000000"/>
                  <w:sz w:val="20"/>
                  <w:szCs w:val="20"/>
                </w:rPr>
                <w:br/>
                <w:t>operation_calendar</w:t>
              </w:r>
              <w:r>
                <w:rPr>
                  <w:rFonts w:ascii="Calibri" w:hAnsi="Calibri" w:cs="Calibri"/>
                  <w:color w:val="000000"/>
                  <w:sz w:val="20"/>
                  <w:szCs w:val="20"/>
                </w:rPr>
                <w:br/>
                <w:t>ctrl_id</w:t>
              </w:r>
            </w:ins>
          </w:p>
        </w:tc>
      </w:tr>
      <w:tr w:rsidR="00941A82" w:rsidTr="00AC4080">
        <w:trPr>
          <w:trHeight w:val="2805"/>
          <w:ins w:id="10589" w:author="gsadi" w:date="2013-11-25T16:20:00Z"/>
          <w:trPrChange w:id="10590" w:author="gsadi" w:date="2013-11-25T16:20:00Z">
            <w:trPr>
              <w:trHeight w:val="280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591"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592" w:author="gsadi" w:date="2013-11-25T16:20:00Z"/>
                <w:rFonts w:ascii="Calibri" w:hAnsi="Calibri" w:cs="Calibri"/>
                <w:color w:val="000000"/>
                <w:sz w:val="20"/>
                <w:szCs w:val="20"/>
              </w:rPr>
            </w:pPr>
            <w:ins w:id="10593" w:author="gsadi" w:date="2013-11-25T16:20:00Z">
              <w:r>
                <w:rPr>
                  <w:rFonts w:ascii="Calibri" w:hAnsi="Calibri" w:cs="Calibri"/>
                  <w:color w:val="000000"/>
                  <w:sz w:val="20"/>
                  <w:szCs w:val="20"/>
                </w:rPr>
                <w:lastRenderedPageBreak/>
                <w:t>ITEM_BOM_RTNG</w:t>
              </w:r>
            </w:ins>
          </w:p>
        </w:tc>
        <w:tc>
          <w:tcPr>
            <w:tcW w:w="2340" w:type="dxa"/>
            <w:tcBorders>
              <w:top w:val="nil"/>
              <w:left w:val="nil"/>
              <w:bottom w:val="single" w:sz="4" w:space="0" w:color="auto"/>
              <w:right w:val="single" w:sz="4" w:space="0" w:color="auto"/>
            </w:tcBorders>
            <w:shd w:val="clear" w:color="auto" w:fill="auto"/>
            <w:noWrap/>
            <w:hideMark/>
            <w:tcPrChange w:id="10594"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595" w:author="gsadi" w:date="2013-11-25T16:20:00Z"/>
                <w:rFonts w:ascii="Calibri" w:hAnsi="Calibri" w:cs="Calibri"/>
                <w:color w:val="000000"/>
                <w:sz w:val="20"/>
                <w:szCs w:val="20"/>
              </w:rPr>
            </w:pPr>
            <w:ins w:id="10596" w:author="gsadi" w:date="2013-11-25T16:20:00Z">
              <w:r>
                <w:rPr>
                  <w:rFonts w:ascii="Calibri" w:hAnsi="Calibri" w:cs="Calibri"/>
                  <w:color w:val="000000"/>
                  <w:sz w:val="20"/>
                  <w:szCs w:val="20"/>
                </w:rPr>
                <w:t>ITEM_BOM_RTNG.dat</w:t>
              </w:r>
            </w:ins>
          </w:p>
        </w:tc>
        <w:tc>
          <w:tcPr>
            <w:tcW w:w="2430" w:type="dxa"/>
            <w:tcBorders>
              <w:top w:val="single" w:sz="4" w:space="0" w:color="auto"/>
              <w:left w:val="nil"/>
              <w:bottom w:val="single" w:sz="4" w:space="0" w:color="auto"/>
              <w:right w:val="single" w:sz="4" w:space="0" w:color="auto"/>
            </w:tcBorders>
            <w:shd w:val="clear" w:color="auto" w:fill="auto"/>
            <w:hideMark/>
            <w:tcPrChange w:id="10597" w:author="gsadi" w:date="2013-11-25T16:20:00Z">
              <w:tcPr>
                <w:tcW w:w="2430" w:type="dxa"/>
                <w:tcBorders>
                  <w:top w:val="single" w:sz="4" w:space="0" w:color="auto"/>
                  <w:left w:val="nil"/>
                  <w:bottom w:val="single" w:sz="4" w:space="0" w:color="auto"/>
                  <w:right w:val="single" w:sz="4" w:space="0" w:color="auto"/>
                </w:tcBorders>
                <w:shd w:val="clear" w:color="auto" w:fill="auto"/>
                <w:hideMark/>
              </w:tcPr>
            </w:tcPrChange>
          </w:tcPr>
          <w:p w:rsidR="00941A82" w:rsidRDefault="00941A82" w:rsidP="00AC4080">
            <w:pPr>
              <w:rPr>
                <w:ins w:id="10598" w:author="gsadi" w:date="2013-11-25T16:20:00Z"/>
                <w:rFonts w:ascii="Calibri" w:hAnsi="Calibri" w:cs="Calibri"/>
                <w:color w:val="000000"/>
                <w:sz w:val="20"/>
                <w:szCs w:val="20"/>
              </w:rPr>
            </w:pPr>
            <w:ins w:id="10599" w:author="gsadi" w:date="2013-11-25T16:20:00Z">
              <w:r>
                <w:rPr>
                  <w:rFonts w:ascii="Calibri" w:hAnsi="Calibri" w:cs="Calibri"/>
                  <w:color w:val="000000"/>
                  <w:sz w:val="20"/>
                  <w:szCs w:val="20"/>
                </w:rPr>
                <w:t>The ItemBomRouting entity lists the association between the BOM and the Routing to be used in the planning for one produced item. In this model,</w:t>
              </w:r>
              <w:r>
                <w:rPr>
                  <w:rFonts w:ascii="Calibri" w:hAnsi="Calibri" w:cs="Calibri"/>
                  <w:b/>
                  <w:bCs/>
                  <w:color w:val="000000"/>
                  <w:sz w:val="20"/>
                  <w:szCs w:val="20"/>
                </w:rPr>
                <w:t xml:space="preserve"> Prioritized Routings from Planning Routings </w:t>
              </w:r>
            </w:ins>
          </w:p>
        </w:tc>
        <w:tc>
          <w:tcPr>
            <w:tcW w:w="2300" w:type="dxa"/>
            <w:tcBorders>
              <w:top w:val="nil"/>
              <w:left w:val="nil"/>
              <w:bottom w:val="single" w:sz="4" w:space="0" w:color="auto"/>
              <w:right w:val="single" w:sz="4" w:space="0" w:color="auto"/>
            </w:tcBorders>
            <w:shd w:val="clear" w:color="auto" w:fill="auto"/>
            <w:hideMark/>
            <w:tcPrChange w:id="10600"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601" w:author="gsadi" w:date="2013-11-25T16:20:00Z"/>
                <w:rFonts w:ascii="Calibri" w:hAnsi="Calibri" w:cs="Calibri"/>
                <w:color w:val="000000"/>
                <w:sz w:val="20"/>
                <w:szCs w:val="20"/>
              </w:rPr>
            </w:pPr>
            <w:ins w:id="10602" w:author="gsadi" w:date="2013-11-25T16:20:00Z">
              <w:r>
                <w:rPr>
                  <w:rFonts w:ascii="Calibri" w:hAnsi="Calibri" w:cs="Calibri"/>
                  <w:color w:val="000000"/>
                  <w:sz w:val="20"/>
                  <w:szCs w:val="20"/>
                </w:rPr>
                <w:t>routing_facility_name</w:t>
              </w:r>
              <w:r>
                <w:rPr>
                  <w:rFonts w:ascii="Calibri" w:hAnsi="Calibri" w:cs="Calibri"/>
                  <w:color w:val="000000"/>
                  <w:sz w:val="20"/>
                  <w:szCs w:val="20"/>
                </w:rPr>
                <w:br/>
                <w:t>bom_name</w:t>
              </w:r>
              <w:r>
                <w:rPr>
                  <w:rFonts w:ascii="Calibri" w:hAnsi="Calibri" w:cs="Calibri"/>
                  <w:color w:val="000000"/>
                  <w:sz w:val="20"/>
                  <w:szCs w:val="20"/>
                </w:rPr>
                <w:br/>
                <w:t>routing_name</w:t>
              </w:r>
              <w:r>
                <w:rPr>
                  <w:rFonts w:ascii="Calibri" w:hAnsi="Calibri" w:cs="Calibri"/>
                  <w:color w:val="000000"/>
                  <w:sz w:val="20"/>
                  <w:szCs w:val="20"/>
                </w:rPr>
                <w:br/>
                <w:t>produced_facility_name</w:t>
              </w:r>
              <w:r>
                <w:rPr>
                  <w:rFonts w:ascii="Calibri" w:hAnsi="Calibri" w:cs="Calibri"/>
                  <w:color w:val="000000"/>
                  <w:sz w:val="20"/>
                  <w:szCs w:val="20"/>
                </w:rPr>
                <w:br/>
                <w:t>produced_item_name</w:t>
              </w:r>
              <w:r>
                <w:rPr>
                  <w:rFonts w:ascii="Calibri" w:hAnsi="Calibri" w:cs="Calibri"/>
                  <w:color w:val="000000"/>
                  <w:sz w:val="20"/>
                  <w:szCs w:val="20"/>
                </w:rPr>
                <w:br/>
                <w:t>produced_quantity</w:t>
              </w:r>
              <w:r>
                <w:rPr>
                  <w:rFonts w:ascii="Calibri" w:hAnsi="Calibri" w:cs="Calibri"/>
                  <w:color w:val="000000"/>
                  <w:sz w:val="20"/>
                  <w:szCs w:val="20"/>
                </w:rPr>
                <w:br/>
                <w:t>produced_quantity_uom</w:t>
              </w:r>
              <w:r>
                <w:rPr>
                  <w:rFonts w:ascii="Calibri" w:hAnsi="Calibri" w:cs="Calibri"/>
                  <w:color w:val="000000"/>
                  <w:sz w:val="20"/>
                  <w:szCs w:val="20"/>
                </w:rPr>
                <w:br/>
                <w:t>priority</w:t>
              </w:r>
              <w:r>
                <w:rPr>
                  <w:rFonts w:ascii="Calibri" w:hAnsi="Calibri" w:cs="Calibri"/>
                  <w:color w:val="000000"/>
                  <w:sz w:val="20"/>
                  <w:szCs w:val="20"/>
                </w:rPr>
                <w:br/>
                <w:t>priority_criterion</w:t>
              </w:r>
              <w:r>
                <w:rPr>
                  <w:rFonts w:ascii="Calibri" w:hAnsi="Calibri" w:cs="Calibri"/>
                  <w:color w:val="000000"/>
                  <w:sz w:val="20"/>
                  <w:szCs w:val="20"/>
                </w:rPr>
                <w:br/>
                <w:t>domain_name : "OUTDOOR_SITE"</w:t>
              </w:r>
              <w:r>
                <w:rPr>
                  <w:rFonts w:ascii="Calibri" w:hAnsi="Calibri" w:cs="Calibri"/>
                  <w:color w:val="000000"/>
                  <w:sz w:val="20"/>
                  <w:szCs w:val="20"/>
                </w:rPr>
                <w:br/>
                <w:t>ctrl_id : "1"</w:t>
              </w:r>
            </w:ins>
          </w:p>
        </w:tc>
      </w:tr>
      <w:tr w:rsidR="00941A82" w:rsidTr="00AC4080">
        <w:trPr>
          <w:trHeight w:val="3060"/>
          <w:ins w:id="10603" w:author="gsadi" w:date="2013-11-25T16:20:00Z"/>
          <w:trPrChange w:id="10604" w:author="gsadi" w:date="2013-11-25T16:20:00Z">
            <w:trPr>
              <w:trHeight w:val="306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605"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606" w:author="gsadi" w:date="2013-11-25T16:20:00Z"/>
                <w:rFonts w:ascii="Calibri" w:hAnsi="Calibri" w:cs="Calibri"/>
                <w:color w:val="000000"/>
                <w:sz w:val="20"/>
                <w:szCs w:val="20"/>
              </w:rPr>
            </w:pPr>
            <w:ins w:id="10607" w:author="gsadi" w:date="2013-11-25T16:20:00Z">
              <w:r>
                <w:rPr>
                  <w:rFonts w:ascii="Calibri" w:hAnsi="Calibri" w:cs="Calibri"/>
                  <w:color w:val="000000"/>
                  <w:sz w:val="20"/>
                  <w:szCs w:val="20"/>
                </w:rPr>
                <w:t>INTRANSIT_SHPMNT</w:t>
              </w:r>
            </w:ins>
          </w:p>
        </w:tc>
        <w:tc>
          <w:tcPr>
            <w:tcW w:w="2340" w:type="dxa"/>
            <w:tcBorders>
              <w:top w:val="nil"/>
              <w:left w:val="nil"/>
              <w:bottom w:val="single" w:sz="4" w:space="0" w:color="auto"/>
              <w:right w:val="single" w:sz="4" w:space="0" w:color="auto"/>
            </w:tcBorders>
            <w:shd w:val="clear" w:color="auto" w:fill="auto"/>
            <w:noWrap/>
            <w:hideMark/>
            <w:tcPrChange w:id="10608"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609" w:author="gsadi" w:date="2013-11-25T16:20:00Z"/>
                <w:rFonts w:ascii="Calibri" w:hAnsi="Calibri" w:cs="Calibri"/>
                <w:color w:val="000000"/>
                <w:sz w:val="20"/>
                <w:szCs w:val="20"/>
              </w:rPr>
            </w:pPr>
            <w:ins w:id="10610" w:author="gsadi" w:date="2013-11-25T16:20:00Z">
              <w:r>
                <w:rPr>
                  <w:rFonts w:ascii="Calibri" w:hAnsi="Calibri" w:cs="Calibri"/>
                  <w:color w:val="000000"/>
                  <w:sz w:val="20"/>
                  <w:szCs w:val="20"/>
                </w:rPr>
                <w:t>INTRANSIT_SHPMNT.dat</w:t>
              </w:r>
            </w:ins>
          </w:p>
        </w:tc>
        <w:tc>
          <w:tcPr>
            <w:tcW w:w="2430" w:type="dxa"/>
            <w:tcBorders>
              <w:top w:val="nil"/>
              <w:left w:val="nil"/>
              <w:bottom w:val="single" w:sz="4" w:space="0" w:color="auto"/>
              <w:right w:val="single" w:sz="4" w:space="0" w:color="auto"/>
            </w:tcBorders>
            <w:shd w:val="clear" w:color="auto" w:fill="auto"/>
            <w:hideMark/>
            <w:tcPrChange w:id="10611"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612" w:author="gsadi" w:date="2013-11-25T16:20:00Z"/>
                <w:rFonts w:ascii="Calibri" w:hAnsi="Calibri" w:cs="Calibri"/>
                <w:color w:val="000000"/>
                <w:sz w:val="20"/>
                <w:szCs w:val="20"/>
              </w:rPr>
            </w:pPr>
            <w:ins w:id="10613" w:author="gsadi" w:date="2013-11-25T16:20:00Z">
              <w:r>
                <w:rPr>
                  <w:rFonts w:ascii="Calibri" w:hAnsi="Calibri" w:cs="Calibri"/>
                  <w:color w:val="000000"/>
                  <w:sz w:val="20"/>
                  <w:szCs w:val="20"/>
                </w:rPr>
                <w:t>Lists all the instransit shipments supply. In this model, it contains Stock Transport Orders (STOs)</w:t>
              </w:r>
            </w:ins>
          </w:p>
        </w:tc>
        <w:tc>
          <w:tcPr>
            <w:tcW w:w="2300" w:type="dxa"/>
            <w:tcBorders>
              <w:top w:val="nil"/>
              <w:left w:val="nil"/>
              <w:bottom w:val="single" w:sz="4" w:space="0" w:color="auto"/>
              <w:right w:val="single" w:sz="4" w:space="0" w:color="auto"/>
            </w:tcBorders>
            <w:shd w:val="clear" w:color="auto" w:fill="auto"/>
            <w:hideMark/>
            <w:tcPrChange w:id="10614"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615" w:author="gsadi" w:date="2013-11-25T16:20:00Z"/>
                <w:rFonts w:ascii="Calibri" w:hAnsi="Calibri" w:cs="Calibri"/>
                <w:color w:val="000000"/>
                <w:sz w:val="20"/>
                <w:szCs w:val="20"/>
              </w:rPr>
            </w:pPr>
            <w:ins w:id="10616" w:author="gsadi" w:date="2013-11-25T16:20:00Z">
              <w:r>
                <w:rPr>
                  <w:rFonts w:ascii="Calibri" w:hAnsi="Calibri" w:cs="Calibri"/>
                  <w:color w:val="000000"/>
                  <w:sz w:val="20"/>
                  <w:szCs w:val="20"/>
                </w:rPr>
                <w:t>intransit_shipment_id</w:t>
              </w:r>
              <w:r>
                <w:rPr>
                  <w:rFonts w:ascii="Calibri" w:hAnsi="Calibri" w:cs="Calibri"/>
                  <w:color w:val="000000"/>
                  <w:sz w:val="20"/>
                  <w:szCs w:val="20"/>
                </w:rPr>
                <w:br/>
                <w:t>item_name</w:t>
              </w:r>
              <w:r>
                <w:rPr>
                  <w:rFonts w:ascii="Calibri" w:hAnsi="Calibri" w:cs="Calibri"/>
                  <w:color w:val="000000"/>
                  <w:sz w:val="20"/>
                  <w:szCs w:val="20"/>
                </w:rPr>
                <w:br/>
                <w:t>destination_facility</w:t>
              </w:r>
              <w:r>
                <w:rPr>
                  <w:rFonts w:ascii="Calibri" w:hAnsi="Calibri" w:cs="Calibri"/>
                  <w:color w:val="000000"/>
                  <w:sz w:val="20"/>
                  <w:szCs w:val="20"/>
                </w:rPr>
                <w:br/>
                <w:t>quantity</w:t>
              </w:r>
              <w:r>
                <w:rPr>
                  <w:rFonts w:ascii="Calibri" w:hAnsi="Calibri" w:cs="Calibri"/>
                  <w:color w:val="000000"/>
                  <w:sz w:val="20"/>
                  <w:szCs w:val="20"/>
                </w:rPr>
                <w:br/>
                <w:t>quantity_uom</w:t>
              </w:r>
              <w:r>
                <w:rPr>
                  <w:rFonts w:ascii="Calibri" w:hAnsi="Calibri" w:cs="Calibri"/>
                  <w:color w:val="000000"/>
                  <w:sz w:val="20"/>
                  <w:szCs w:val="20"/>
                </w:rPr>
                <w:br/>
                <w:t>state_spec</w:t>
              </w:r>
              <w:r>
                <w:rPr>
                  <w:rFonts w:ascii="Calibri" w:hAnsi="Calibri" w:cs="Calibri"/>
                  <w:color w:val="000000"/>
                  <w:sz w:val="20"/>
                  <w:szCs w:val="20"/>
                </w:rPr>
                <w:br/>
                <w:t>receipt_date_time</w:t>
              </w:r>
              <w:r>
                <w:rPr>
                  <w:rFonts w:ascii="Calibri" w:hAnsi="Calibri" w:cs="Calibri"/>
                  <w:color w:val="000000"/>
                  <w:sz w:val="20"/>
                  <w:szCs w:val="20"/>
                </w:rPr>
                <w:br/>
                <w:t>released : "Y"</w:t>
              </w:r>
              <w:r>
                <w:rPr>
                  <w:rFonts w:ascii="Calibri" w:hAnsi="Calibri" w:cs="Calibri"/>
                  <w:color w:val="000000"/>
                  <w:sz w:val="20"/>
                  <w:szCs w:val="20"/>
                </w:rPr>
                <w:br/>
                <w:t>locked : "Y"</w:t>
              </w:r>
              <w:r>
                <w:rPr>
                  <w:rFonts w:ascii="Calibri" w:hAnsi="Calibri" w:cs="Calibri"/>
                  <w:color w:val="000000"/>
                  <w:sz w:val="20"/>
                  <w:szCs w:val="20"/>
                </w:rPr>
                <w:br/>
                <w:t>domain_name : "OUTDOOR_SITE"</w:t>
              </w:r>
              <w:r>
                <w:rPr>
                  <w:rFonts w:ascii="Calibri" w:hAnsi="Calibri" w:cs="Calibri"/>
                  <w:color w:val="000000"/>
                  <w:sz w:val="20"/>
                  <w:szCs w:val="20"/>
                </w:rPr>
                <w:br/>
                <w:t>ctrl_id : "1"</w:t>
              </w:r>
              <w:r>
                <w:rPr>
                  <w:rFonts w:ascii="Calibri" w:hAnsi="Calibri" w:cs="Calibri"/>
                  <w:color w:val="000000"/>
                  <w:sz w:val="20"/>
                  <w:szCs w:val="20"/>
                </w:rPr>
                <w:br/>
                <w:t>plan_id : "1"</w:t>
              </w:r>
            </w:ins>
          </w:p>
        </w:tc>
      </w:tr>
      <w:tr w:rsidR="00941A82" w:rsidTr="00AC4080">
        <w:trPr>
          <w:trHeight w:val="255"/>
          <w:ins w:id="10617" w:author="gsadi" w:date="2013-11-25T16:20:00Z"/>
          <w:trPrChange w:id="10618" w:author="gsadi" w:date="2013-11-25T16:20:00Z">
            <w:trPr>
              <w:trHeight w:val="25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619"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620" w:author="gsadi" w:date="2013-11-25T16:20:00Z"/>
                <w:rFonts w:ascii="Calibri" w:hAnsi="Calibri" w:cs="Calibri"/>
                <w:color w:val="000000"/>
                <w:sz w:val="20"/>
                <w:szCs w:val="20"/>
              </w:rPr>
            </w:pPr>
            <w:ins w:id="10621" w:author="gsadi" w:date="2013-11-25T16:20:00Z">
              <w:r>
                <w:rPr>
                  <w:rFonts w:ascii="Calibri" w:hAnsi="Calibri" w:cs="Calibri"/>
                  <w:color w:val="000000"/>
                  <w:sz w:val="20"/>
                  <w:szCs w:val="20"/>
                </w:rPr>
                <w:t>SCH_RCP</w:t>
              </w:r>
            </w:ins>
          </w:p>
        </w:tc>
        <w:tc>
          <w:tcPr>
            <w:tcW w:w="2340" w:type="dxa"/>
            <w:tcBorders>
              <w:top w:val="nil"/>
              <w:left w:val="nil"/>
              <w:bottom w:val="single" w:sz="4" w:space="0" w:color="auto"/>
              <w:right w:val="single" w:sz="4" w:space="0" w:color="auto"/>
            </w:tcBorders>
            <w:shd w:val="clear" w:color="auto" w:fill="auto"/>
            <w:noWrap/>
            <w:hideMark/>
            <w:tcPrChange w:id="10622"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623" w:author="gsadi" w:date="2013-11-25T16:20:00Z"/>
                <w:rFonts w:ascii="Calibri" w:hAnsi="Calibri" w:cs="Calibri"/>
                <w:color w:val="000000"/>
                <w:sz w:val="20"/>
                <w:szCs w:val="20"/>
              </w:rPr>
            </w:pPr>
            <w:ins w:id="10624" w:author="gsadi" w:date="2013-11-25T16:20:00Z">
              <w:r>
                <w:rPr>
                  <w:rFonts w:ascii="Calibri" w:hAnsi="Calibri" w:cs="Calibri"/>
                  <w:color w:val="000000"/>
                  <w:sz w:val="20"/>
                  <w:szCs w:val="20"/>
                </w:rPr>
                <w:t>SCH_RCP.dat</w:t>
              </w:r>
            </w:ins>
          </w:p>
        </w:tc>
        <w:tc>
          <w:tcPr>
            <w:tcW w:w="2430" w:type="dxa"/>
            <w:tcBorders>
              <w:top w:val="nil"/>
              <w:left w:val="nil"/>
              <w:bottom w:val="single" w:sz="4" w:space="0" w:color="auto"/>
              <w:right w:val="single" w:sz="4" w:space="0" w:color="auto"/>
            </w:tcBorders>
            <w:shd w:val="clear" w:color="auto" w:fill="auto"/>
            <w:hideMark/>
            <w:tcPrChange w:id="10625"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626" w:author="gsadi" w:date="2013-11-25T16:20:00Z"/>
                <w:rFonts w:ascii="Calibri" w:hAnsi="Calibri" w:cs="Calibri"/>
                <w:color w:val="000000"/>
                <w:sz w:val="20"/>
                <w:szCs w:val="20"/>
              </w:rPr>
            </w:pPr>
            <w:ins w:id="10627" w:author="gsadi" w:date="2013-11-25T16:20:00Z">
              <w:r>
                <w:rPr>
                  <w:rFonts w:ascii="Calibri" w:hAnsi="Calibri" w:cs="Calibri"/>
                  <w:color w:val="000000"/>
                  <w:sz w:val="20"/>
                  <w:szCs w:val="20"/>
                </w:rPr>
                <w:t>Not used in this model</w:t>
              </w:r>
            </w:ins>
          </w:p>
        </w:tc>
        <w:tc>
          <w:tcPr>
            <w:tcW w:w="2300" w:type="dxa"/>
            <w:tcBorders>
              <w:top w:val="nil"/>
              <w:left w:val="nil"/>
              <w:bottom w:val="single" w:sz="4" w:space="0" w:color="auto"/>
              <w:right w:val="single" w:sz="4" w:space="0" w:color="auto"/>
            </w:tcBorders>
            <w:shd w:val="clear" w:color="auto" w:fill="auto"/>
            <w:noWrap/>
            <w:hideMark/>
            <w:tcPrChange w:id="10628"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629" w:author="gsadi" w:date="2013-11-25T16:20:00Z"/>
                <w:rFonts w:ascii="Calibri" w:hAnsi="Calibri" w:cs="Calibri"/>
                <w:color w:val="000000"/>
                <w:sz w:val="20"/>
                <w:szCs w:val="20"/>
              </w:rPr>
            </w:pPr>
            <w:ins w:id="10630" w:author="gsadi" w:date="2013-11-25T16:20:00Z">
              <w:r>
                <w:rPr>
                  <w:rFonts w:ascii="Calibri" w:hAnsi="Calibri" w:cs="Calibri"/>
                  <w:color w:val="000000"/>
                  <w:sz w:val="20"/>
                  <w:szCs w:val="20"/>
                </w:rPr>
                <w:t>NA</w:t>
              </w:r>
            </w:ins>
          </w:p>
        </w:tc>
      </w:tr>
      <w:tr w:rsidR="00941A82" w:rsidTr="00AC4080">
        <w:trPr>
          <w:trHeight w:val="255"/>
          <w:ins w:id="10631" w:author="gsadi" w:date="2013-11-25T16:20:00Z"/>
          <w:trPrChange w:id="10632" w:author="gsadi" w:date="2013-11-25T16:20:00Z">
            <w:trPr>
              <w:trHeight w:val="255"/>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633"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634" w:author="gsadi" w:date="2013-11-25T16:20:00Z"/>
                <w:rFonts w:ascii="Calibri" w:hAnsi="Calibri" w:cs="Calibri"/>
                <w:color w:val="000000"/>
                <w:sz w:val="20"/>
                <w:szCs w:val="20"/>
              </w:rPr>
            </w:pPr>
            <w:ins w:id="10635" w:author="gsadi" w:date="2013-11-25T16:20:00Z">
              <w:r>
                <w:rPr>
                  <w:rFonts w:ascii="Calibri" w:hAnsi="Calibri" w:cs="Calibri"/>
                  <w:color w:val="000000"/>
                  <w:sz w:val="20"/>
                  <w:szCs w:val="20"/>
                </w:rPr>
                <w:t>DEMAND</w:t>
              </w:r>
            </w:ins>
          </w:p>
        </w:tc>
        <w:tc>
          <w:tcPr>
            <w:tcW w:w="2340" w:type="dxa"/>
            <w:tcBorders>
              <w:top w:val="nil"/>
              <w:left w:val="nil"/>
              <w:bottom w:val="single" w:sz="4" w:space="0" w:color="auto"/>
              <w:right w:val="single" w:sz="4" w:space="0" w:color="auto"/>
            </w:tcBorders>
            <w:shd w:val="clear" w:color="auto" w:fill="auto"/>
            <w:noWrap/>
            <w:hideMark/>
            <w:tcPrChange w:id="10636"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637" w:author="gsadi" w:date="2013-11-25T16:20:00Z"/>
                <w:rFonts w:ascii="Calibri" w:hAnsi="Calibri" w:cs="Calibri"/>
                <w:color w:val="000000"/>
                <w:sz w:val="20"/>
                <w:szCs w:val="20"/>
              </w:rPr>
            </w:pPr>
            <w:ins w:id="10638" w:author="gsadi" w:date="2013-11-25T16:20:00Z">
              <w:r>
                <w:rPr>
                  <w:rFonts w:ascii="Calibri" w:hAnsi="Calibri" w:cs="Calibri"/>
                  <w:color w:val="000000"/>
                  <w:sz w:val="20"/>
                  <w:szCs w:val="20"/>
                </w:rPr>
                <w:t>DEMAND.dat</w:t>
              </w:r>
            </w:ins>
          </w:p>
        </w:tc>
        <w:tc>
          <w:tcPr>
            <w:tcW w:w="2430" w:type="dxa"/>
            <w:tcBorders>
              <w:top w:val="nil"/>
              <w:left w:val="nil"/>
              <w:bottom w:val="single" w:sz="4" w:space="0" w:color="auto"/>
              <w:right w:val="single" w:sz="4" w:space="0" w:color="auto"/>
            </w:tcBorders>
            <w:shd w:val="clear" w:color="auto" w:fill="auto"/>
            <w:hideMark/>
            <w:tcPrChange w:id="10639"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640" w:author="gsadi" w:date="2013-11-25T16:20:00Z"/>
                <w:rFonts w:ascii="Calibri" w:hAnsi="Calibri" w:cs="Calibri"/>
                <w:color w:val="000000"/>
                <w:sz w:val="20"/>
                <w:szCs w:val="20"/>
              </w:rPr>
            </w:pPr>
            <w:ins w:id="10641" w:author="gsadi" w:date="2013-11-25T16:20:00Z">
              <w:r>
                <w:rPr>
                  <w:rFonts w:ascii="Calibri" w:hAnsi="Calibri" w:cs="Calibri"/>
                  <w:color w:val="000000"/>
                  <w:sz w:val="20"/>
                  <w:szCs w:val="20"/>
                </w:rPr>
                <w:t>Table/file that holds "types of demand"</w:t>
              </w:r>
            </w:ins>
          </w:p>
        </w:tc>
        <w:tc>
          <w:tcPr>
            <w:tcW w:w="2300" w:type="dxa"/>
            <w:tcBorders>
              <w:top w:val="nil"/>
              <w:left w:val="nil"/>
              <w:bottom w:val="single" w:sz="4" w:space="0" w:color="auto"/>
              <w:right w:val="single" w:sz="4" w:space="0" w:color="auto"/>
            </w:tcBorders>
            <w:shd w:val="clear" w:color="auto" w:fill="auto"/>
            <w:noWrap/>
            <w:hideMark/>
            <w:tcPrChange w:id="10642" w:author="gsadi" w:date="2013-11-25T16:20:00Z">
              <w:tcPr>
                <w:tcW w:w="230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643" w:author="gsadi" w:date="2013-11-25T16:20:00Z"/>
                <w:rFonts w:ascii="Calibri" w:hAnsi="Calibri" w:cs="Calibri"/>
                <w:color w:val="000000"/>
                <w:sz w:val="20"/>
                <w:szCs w:val="20"/>
              </w:rPr>
            </w:pPr>
            <w:ins w:id="10644" w:author="gsadi" w:date="2013-11-25T16:20:00Z">
              <w:r>
                <w:rPr>
                  <w:rFonts w:ascii="Calibri" w:hAnsi="Calibri" w:cs="Calibri"/>
                  <w:color w:val="000000"/>
                  <w:sz w:val="20"/>
                  <w:szCs w:val="20"/>
                </w:rPr>
                <w:t> </w:t>
              </w:r>
            </w:ins>
          </w:p>
        </w:tc>
      </w:tr>
      <w:tr w:rsidR="00941A82" w:rsidTr="00AC4080">
        <w:trPr>
          <w:trHeight w:val="2550"/>
          <w:ins w:id="10645" w:author="gsadi" w:date="2013-11-25T16:20:00Z"/>
          <w:trPrChange w:id="10646" w:author="gsadi" w:date="2013-11-25T16:20:00Z">
            <w:trPr>
              <w:trHeight w:val="255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647"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648" w:author="gsadi" w:date="2013-11-25T16:20:00Z"/>
                <w:rFonts w:ascii="Calibri" w:hAnsi="Calibri" w:cs="Calibri"/>
                <w:color w:val="000000"/>
                <w:sz w:val="20"/>
                <w:szCs w:val="20"/>
              </w:rPr>
            </w:pPr>
            <w:ins w:id="10649" w:author="gsadi" w:date="2013-11-25T16:20:00Z">
              <w:r>
                <w:rPr>
                  <w:rFonts w:ascii="Calibri" w:hAnsi="Calibri" w:cs="Calibri"/>
                  <w:color w:val="000000"/>
                  <w:sz w:val="20"/>
                  <w:szCs w:val="20"/>
                </w:rPr>
                <w:t>ON_HAND_LVL</w:t>
              </w:r>
            </w:ins>
          </w:p>
        </w:tc>
        <w:tc>
          <w:tcPr>
            <w:tcW w:w="2340" w:type="dxa"/>
            <w:tcBorders>
              <w:top w:val="nil"/>
              <w:left w:val="nil"/>
              <w:bottom w:val="single" w:sz="4" w:space="0" w:color="auto"/>
              <w:right w:val="single" w:sz="4" w:space="0" w:color="auto"/>
            </w:tcBorders>
            <w:shd w:val="clear" w:color="auto" w:fill="auto"/>
            <w:noWrap/>
            <w:hideMark/>
            <w:tcPrChange w:id="10650"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651" w:author="gsadi" w:date="2013-11-25T16:20:00Z"/>
                <w:rFonts w:ascii="Calibri" w:hAnsi="Calibri" w:cs="Calibri"/>
                <w:color w:val="000000"/>
                <w:sz w:val="20"/>
                <w:szCs w:val="20"/>
              </w:rPr>
            </w:pPr>
            <w:ins w:id="10652" w:author="gsadi" w:date="2013-11-25T16:20:00Z">
              <w:r>
                <w:rPr>
                  <w:rFonts w:ascii="Calibri" w:hAnsi="Calibri" w:cs="Calibri"/>
                  <w:color w:val="000000"/>
                  <w:sz w:val="20"/>
                  <w:szCs w:val="20"/>
                </w:rPr>
                <w:t>ON_HAND_LVL.dat</w:t>
              </w:r>
            </w:ins>
          </w:p>
        </w:tc>
        <w:tc>
          <w:tcPr>
            <w:tcW w:w="2430" w:type="dxa"/>
            <w:tcBorders>
              <w:top w:val="nil"/>
              <w:left w:val="nil"/>
              <w:bottom w:val="single" w:sz="4" w:space="0" w:color="auto"/>
              <w:right w:val="single" w:sz="4" w:space="0" w:color="auto"/>
            </w:tcBorders>
            <w:shd w:val="clear" w:color="auto" w:fill="auto"/>
            <w:hideMark/>
            <w:tcPrChange w:id="10653"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654" w:author="gsadi" w:date="2013-11-25T16:20:00Z"/>
                <w:rFonts w:ascii="Calibri" w:hAnsi="Calibri" w:cs="Calibri"/>
                <w:color w:val="000000"/>
                <w:sz w:val="20"/>
                <w:szCs w:val="20"/>
              </w:rPr>
            </w:pPr>
            <w:ins w:id="10655" w:author="gsadi" w:date="2013-11-25T16:20:00Z">
              <w:r>
                <w:rPr>
                  <w:rFonts w:ascii="Calibri" w:hAnsi="Calibri" w:cs="Calibri"/>
                  <w:color w:val="000000"/>
                  <w:sz w:val="20"/>
                  <w:szCs w:val="20"/>
                </w:rPr>
                <w:t>This table/file carries the latest On Hand inventory picture across Material/DCs</w:t>
              </w:r>
            </w:ins>
          </w:p>
        </w:tc>
        <w:tc>
          <w:tcPr>
            <w:tcW w:w="2300" w:type="dxa"/>
            <w:tcBorders>
              <w:top w:val="nil"/>
              <w:left w:val="nil"/>
              <w:bottom w:val="single" w:sz="4" w:space="0" w:color="auto"/>
              <w:right w:val="single" w:sz="4" w:space="0" w:color="auto"/>
            </w:tcBorders>
            <w:shd w:val="clear" w:color="auto" w:fill="auto"/>
            <w:hideMark/>
            <w:tcPrChange w:id="10656"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657" w:author="gsadi" w:date="2013-11-25T16:20:00Z"/>
                <w:rFonts w:ascii="Calibri" w:hAnsi="Calibri" w:cs="Calibri"/>
                <w:color w:val="000000"/>
                <w:sz w:val="20"/>
                <w:szCs w:val="20"/>
              </w:rPr>
            </w:pPr>
            <w:ins w:id="10658" w:author="gsadi" w:date="2013-11-25T16:20:00Z">
              <w:r>
                <w:rPr>
                  <w:rFonts w:ascii="Calibri" w:hAnsi="Calibri" w:cs="Calibri"/>
                  <w:color w:val="000000"/>
                  <w:sz w:val="20"/>
                  <w:szCs w:val="20"/>
                </w:rPr>
                <w:t>receipt_id</w:t>
              </w:r>
              <w:r>
                <w:rPr>
                  <w:rFonts w:ascii="Calibri" w:hAnsi="Calibri" w:cs="Calibri"/>
                  <w:color w:val="000000"/>
                  <w:sz w:val="20"/>
                  <w:szCs w:val="20"/>
                </w:rPr>
                <w:br/>
                <w:t>facility_name</w:t>
              </w:r>
              <w:r>
                <w:rPr>
                  <w:rFonts w:ascii="Calibri" w:hAnsi="Calibri" w:cs="Calibri"/>
                  <w:color w:val="000000"/>
                  <w:sz w:val="20"/>
                  <w:szCs w:val="20"/>
                </w:rPr>
                <w:br/>
                <w:t>item_name</w:t>
              </w:r>
              <w:r>
                <w:rPr>
                  <w:rFonts w:ascii="Calibri" w:hAnsi="Calibri" w:cs="Calibri"/>
                  <w:color w:val="000000"/>
                  <w:sz w:val="20"/>
                  <w:szCs w:val="20"/>
                </w:rPr>
                <w:br/>
                <w:t>on_hand_date_time</w:t>
              </w:r>
              <w:r>
                <w:rPr>
                  <w:rFonts w:ascii="Calibri" w:hAnsi="Calibri" w:cs="Calibri"/>
                  <w:color w:val="000000"/>
                  <w:sz w:val="20"/>
                  <w:szCs w:val="20"/>
                </w:rPr>
                <w:br/>
                <w:t>on_hand_quantity</w:t>
              </w:r>
              <w:r>
                <w:rPr>
                  <w:rFonts w:ascii="Calibri" w:hAnsi="Calibri" w:cs="Calibri"/>
                  <w:color w:val="000000"/>
                  <w:sz w:val="20"/>
                  <w:szCs w:val="20"/>
                </w:rPr>
                <w:br/>
                <w:t>on_hand_quantity_uom</w:t>
              </w:r>
              <w:r>
                <w:rPr>
                  <w:rFonts w:ascii="Calibri" w:hAnsi="Calibri" w:cs="Calibri"/>
                  <w:color w:val="000000"/>
                  <w:sz w:val="20"/>
                  <w:szCs w:val="20"/>
                </w:rPr>
                <w:br/>
                <w:t>lots_tracked</w:t>
              </w:r>
              <w:r>
                <w:rPr>
                  <w:rFonts w:ascii="Calibri" w:hAnsi="Calibri" w:cs="Calibri"/>
                  <w:color w:val="000000"/>
                  <w:sz w:val="20"/>
                  <w:szCs w:val="20"/>
                </w:rPr>
                <w:br/>
                <w:t>domain_name : "OUTDOOR_SITE"</w:t>
              </w:r>
              <w:r>
                <w:rPr>
                  <w:rFonts w:ascii="Calibri" w:hAnsi="Calibri" w:cs="Calibri"/>
                  <w:color w:val="000000"/>
                  <w:sz w:val="20"/>
                  <w:szCs w:val="20"/>
                </w:rPr>
                <w:br/>
                <w:t>ctrl_id : "1"</w:t>
              </w:r>
              <w:r>
                <w:rPr>
                  <w:rFonts w:ascii="Calibri" w:hAnsi="Calibri" w:cs="Calibri"/>
                  <w:color w:val="000000"/>
                  <w:sz w:val="20"/>
                  <w:szCs w:val="20"/>
                </w:rPr>
                <w:br/>
                <w:t>plan_id : "1"</w:t>
              </w:r>
            </w:ins>
          </w:p>
        </w:tc>
      </w:tr>
      <w:tr w:rsidR="00941A82" w:rsidTr="00AC4080">
        <w:trPr>
          <w:trHeight w:val="6630"/>
          <w:ins w:id="10659" w:author="gsadi" w:date="2013-11-25T16:20:00Z"/>
          <w:trPrChange w:id="10660" w:author="gsadi" w:date="2013-11-25T16:20:00Z">
            <w:trPr>
              <w:trHeight w:val="663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661"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662" w:author="gsadi" w:date="2013-11-25T16:20:00Z"/>
                <w:rFonts w:ascii="Calibri" w:hAnsi="Calibri" w:cs="Calibri"/>
                <w:color w:val="000000"/>
                <w:sz w:val="20"/>
                <w:szCs w:val="20"/>
              </w:rPr>
            </w:pPr>
            <w:ins w:id="10663" w:author="gsadi" w:date="2013-11-25T16:20:00Z">
              <w:r>
                <w:rPr>
                  <w:rFonts w:ascii="Calibri" w:hAnsi="Calibri" w:cs="Calibri"/>
                  <w:color w:val="000000"/>
                  <w:sz w:val="20"/>
                  <w:szCs w:val="20"/>
                </w:rPr>
                <w:lastRenderedPageBreak/>
                <w:t>WIP</w:t>
              </w:r>
            </w:ins>
          </w:p>
        </w:tc>
        <w:tc>
          <w:tcPr>
            <w:tcW w:w="2340" w:type="dxa"/>
            <w:tcBorders>
              <w:top w:val="nil"/>
              <w:left w:val="nil"/>
              <w:bottom w:val="single" w:sz="4" w:space="0" w:color="auto"/>
              <w:right w:val="single" w:sz="4" w:space="0" w:color="auto"/>
            </w:tcBorders>
            <w:shd w:val="clear" w:color="auto" w:fill="auto"/>
            <w:noWrap/>
            <w:hideMark/>
            <w:tcPrChange w:id="10664"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665" w:author="gsadi" w:date="2013-11-25T16:20:00Z"/>
                <w:rFonts w:ascii="Calibri" w:hAnsi="Calibri" w:cs="Calibri"/>
                <w:color w:val="000000"/>
                <w:sz w:val="20"/>
                <w:szCs w:val="20"/>
              </w:rPr>
            </w:pPr>
            <w:ins w:id="10666" w:author="gsadi" w:date="2013-11-25T16:20:00Z">
              <w:r>
                <w:rPr>
                  <w:rFonts w:ascii="Calibri" w:hAnsi="Calibri" w:cs="Calibri"/>
                  <w:color w:val="000000"/>
                  <w:sz w:val="20"/>
                  <w:szCs w:val="20"/>
                </w:rPr>
                <w:t>WIP.dat</w:t>
              </w:r>
            </w:ins>
          </w:p>
        </w:tc>
        <w:tc>
          <w:tcPr>
            <w:tcW w:w="2430" w:type="dxa"/>
            <w:tcBorders>
              <w:top w:val="nil"/>
              <w:left w:val="nil"/>
              <w:bottom w:val="single" w:sz="4" w:space="0" w:color="auto"/>
              <w:right w:val="single" w:sz="4" w:space="0" w:color="auto"/>
            </w:tcBorders>
            <w:shd w:val="clear" w:color="auto" w:fill="auto"/>
            <w:hideMark/>
            <w:tcPrChange w:id="10667"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668" w:author="gsadi" w:date="2013-11-25T16:20:00Z"/>
                <w:rFonts w:ascii="Calibri" w:hAnsi="Calibri" w:cs="Calibri"/>
                <w:color w:val="000000"/>
                <w:sz w:val="20"/>
                <w:szCs w:val="20"/>
              </w:rPr>
            </w:pPr>
            <w:ins w:id="10669" w:author="gsadi" w:date="2013-11-25T16:20:00Z">
              <w:r>
                <w:rPr>
                  <w:rFonts w:ascii="Calibri" w:hAnsi="Calibri" w:cs="Calibri"/>
                  <w:color w:val="000000"/>
                  <w:sz w:val="20"/>
                  <w:szCs w:val="20"/>
                </w:rPr>
                <w:t>Table/file that contains Work In Process inventory  i.e. PO &amp; PRs</w:t>
              </w:r>
            </w:ins>
          </w:p>
        </w:tc>
        <w:tc>
          <w:tcPr>
            <w:tcW w:w="2300" w:type="dxa"/>
            <w:tcBorders>
              <w:top w:val="nil"/>
              <w:left w:val="nil"/>
              <w:bottom w:val="single" w:sz="4" w:space="0" w:color="auto"/>
              <w:right w:val="single" w:sz="4" w:space="0" w:color="auto"/>
            </w:tcBorders>
            <w:shd w:val="clear" w:color="auto" w:fill="auto"/>
            <w:hideMark/>
            <w:tcPrChange w:id="10670"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671" w:author="gsadi" w:date="2013-11-25T16:20:00Z"/>
                <w:rFonts w:ascii="Calibri" w:hAnsi="Calibri" w:cs="Calibri"/>
                <w:color w:val="000000"/>
                <w:sz w:val="20"/>
                <w:szCs w:val="20"/>
              </w:rPr>
            </w:pPr>
            <w:ins w:id="10672" w:author="gsadi" w:date="2013-11-25T16:20:00Z">
              <w:r>
                <w:rPr>
                  <w:rFonts w:ascii="Calibri" w:hAnsi="Calibri" w:cs="Calibri"/>
                  <w:color w:val="000000"/>
                  <w:sz w:val="20"/>
                  <w:szCs w:val="20"/>
                </w:rPr>
                <w:t>lot_number</w:t>
              </w:r>
              <w:r>
                <w:rPr>
                  <w:rFonts w:ascii="Calibri" w:hAnsi="Calibri" w:cs="Calibri"/>
                  <w:color w:val="000000"/>
                  <w:sz w:val="20"/>
                  <w:szCs w:val="20"/>
                </w:rPr>
                <w:br/>
                <w:t>produced_facility_name</w:t>
              </w:r>
              <w:r>
                <w:rPr>
                  <w:rFonts w:ascii="Calibri" w:hAnsi="Calibri" w:cs="Calibri"/>
                  <w:color w:val="000000"/>
                  <w:sz w:val="20"/>
                  <w:szCs w:val="20"/>
                </w:rPr>
                <w:br/>
                <w:t xml:space="preserve">produced_item_name    </w:t>
              </w:r>
              <w:r>
                <w:rPr>
                  <w:rFonts w:ascii="Calibri" w:hAnsi="Calibri" w:cs="Calibri"/>
                  <w:color w:val="000000"/>
                  <w:sz w:val="20"/>
                  <w:szCs w:val="20"/>
                </w:rPr>
                <w:br/>
                <w:t xml:space="preserve">routing_facility_name   </w:t>
              </w:r>
              <w:r>
                <w:rPr>
                  <w:rFonts w:ascii="Calibri" w:hAnsi="Calibri" w:cs="Calibri"/>
                  <w:color w:val="000000"/>
                  <w:sz w:val="20"/>
                  <w:szCs w:val="20"/>
                </w:rPr>
                <w:br/>
                <w:t xml:space="preserve">routing_name     </w:t>
              </w:r>
              <w:r>
                <w:rPr>
                  <w:rFonts w:ascii="Calibri" w:hAnsi="Calibri" w:cs="Calibri"/>
                  <w:color w:val="000000"/>
                  <w:sz w:val="20"/>
                  <w:szCs w:val="20"/>
                </w:rPr>
                <w:br/>
                <w:t xml:space="preserve">step_number     </w:t>
              </w:r>
              <w:r>
                <w:rPr>
                  <w:rFonts w:ascii="Calibri" w:hAnsi="Calibri" w:cs="Calibri"/>
                  <w:color w:val="000000"/>
                  <w:sz w:val="20"/>
                  <w:szCs w:val="20"/>
                </w:rPr>
                <w:br/>
                <w:t xml:space="preserve">alternate_facility_name  </w:t>
              </w:r>
              <w:r>
                <w:rPr>
                  <w:rFonts w:ascii="Calibri" w:hAnsi="Calibri" w:cs="Calibri"/>
                  <w:color w:val="000000"/>
                  <w:sz w:val="20"/>
                  <w:szCs w:val="20"/>
                </w:rPr>
                <w:br/>
                <w:t xml:space="preserve">alternate_item_name   </w:t>
              </w:r>
              <w:r>
                <w:rPr>
                  <w:rFonts w:ascii="Calibri" w:hAnsi="Calibri" w:cs="Calibri"/>
                  <w:color w:val="000000"/>
                  <w:sz w:val="20"/>
                  <w:szCs w:val="20"/>
                </w:rPr>
                <w:br/>
                <w:t xml:space="preserve">produced_quantity    </w:t>
              </w:r>
              <w:r>
                <w:rPr>
                  <w:rFonts w:ascii="Calibri" w:hAnsi="Calibri" w:cs="Calibri"/>
                  <w:color w:val="000000"/>
                  <w:sz w:val="20"/>
                  <w:szCs w:val="20"/>
                </w:rPr>
                <w:br/>
                <w:t xml:space="preserve">produced_quantity_uom   </w:t>
              </w:r>
              <w:r>
                <w:rPr>
                  <w:rFonts w:ascii="Calibri" w:hAnsi="Calibri" w:cs="Calibri"/>
                  <w:color w:val="000000"/>
                  <w:sz w:val="20"/>
                  <w:szCs w:val="20"/>
                </w:rPr>
                <w:br/>
                <w:t xml:space="preserve">consumed_quantity    </w:t>
              </w:r>
              <w:r>
                <w:rPr>
                  <w:rFonts w:ascii="Calibri" w:hAnsi="Calibri" w:cs="Calibri"/>
                  <w:color w:val="000000"/>
                  <w:sz w:val="20"/>
                  <w:szCs w:val="20"/>
                </w:rPr>
                <w:br/>
                <w:t xml:space="preserve">consumed_quantity_uom   </w:t>
              </w:r>
              <w:r>
                <w:rPr>
                  <w:rFonts w:ascii="Calibri" w:hAnsi="Calibri" w:cs="Calibri"/>
                  <w:color w:val="000000"/>
                  <w:sz w:val="20"/>
                  <w:szCs w:val="20"/>
                </w:rPr>
                <w:br/>
                <w:t xml:space="preserve">wip_start_date_time   </w:t>
              </w:r>
              <w:r>
                <w:rPr>
                  <w:rFonts w:ascii="Calibri" w:hAnsi="Calibri" w:cs="Calibri"/>
                  <w:color w:val="000000"/>
                  <w:sz w:val="20"/>
                  <w:szCs w:val="20"/>
                </w:rPr>
                <w:br/>
                <w:t xml:space="preserve">wip_end_date_time    </w:t>
              </w:r>
              <w:r>
                <w:rPr>
                  <w:rFonts w:ascii="Calibri" w:hAnsi="Calibri" w:cs="Calibri"/>
                  <w:color w:val="000000"/>
                  <w:sz w:val="20"/>
                  <w:szCs w:val="20"/>
                </w:rPr>
                <w:br/>
                <w:t xml:space="preserve">state_spec      </w:t>
              </w:r>
              <w:r>
                <w:rPr>
                  <w:rFonts w:ascii="Calibri" w:hAnsi="Calibri" w:cs="Calibri"/>
                  <w:color w:val="000000"/>
                  <w:sz w:val="20"/>
                  <w:szCs w:val="20"/>
                </w:rPr>
                <w:br/>
                <w:t xml:space="preserve">consume_capacity    </w:t>
              </w:r>
              <w:r>
                <w:rPr>
                  <w:rFonts w:ascii="Calibri" w:hAnsi="Calibri" w:cs="Calibri"/>
                  <w:color w:val="000000"/>
                  <w:sz w:val="20"/>
                  <w:szCs w:val="20"/>
                </w:rPr>
                <w:br/>
                <w:t xml:space="preserve">utilize_yield     </w:t>
              </w:r>
              <w:r>
                <w:rPr>
                  <w:rFonts w:ascii="Calibri" w:hAnsi="Calibri" w:cs="Calibri"/>
                  <w:color w:val="000000"/>
                  <w:sz w:val="20"/>
                  <w:szCs w:val="20"/>
                </w:rPr>
                <w:br/>
                <w:t xml:space="preserve">generate_operation_plan  </w:t>
              </w:r>
              <w:r>
                <w:rPr>
                  <w:rFonts w:ascii="Calibri" w:hAnsi="Calibri" w:cs="Calibri"/>
                  <w:color w:val="000000"/>
                  <w:sz w:val="20"/>
                  <w:szCs w:val="20"/>
                </w:rPr>
                <w:br/>
                <w:t xml:space="preserve">attach_state     </w:t>
              </w:r>
              <w:r>
                <w:rPr>
                  <w:rFonts w:ascii="Calibri" w:hAnsi="Calibri" w:cs="Calibri"/>
                  <w:color w:val="000000"/>
                  <w:sz w:val="20"/>
                  <w:szCs w:val="20"/>
                </w:rPr>
                <w:br/>
                <w:t xml:space="preserve">locked       </w:t>
              </w:r>
              <w:r>
                <w:rPr>
                  <w:rFonts w:ascii="Calibri" w:hAnsi="Calibri" w:cs="Calibri"/>
                  <w:color w:val="000000"/>
                  <w:sz w:val="20"/>
                  <w:szCs w:val="20"/>
                </w:rPr>
                <w:br/>
                <w:t xml:space="preserve">explode_inhibitor    </w:t>
              </w:r>
              <w:r>
                <w:rPr>
                  <w:rFonts w:ascii="Calibri" w:hAnsi="Calibri" w:cs="Calibri"/>
                  <w:color w:val="000000"/>
                  <w:sz w:val="20"/>
                  <w:szCs w:val="20"/>
                </w:rPr>
                <w:br/>
                <w:t xml:space="preserve">operation_name     </w:t>
              </w:r>
              <w:r>
                <w:rPr>
                  <w:rFonts w:ascii="Calibri" w:hAnsi="Calibri" w:cs="Calibri"/>
                  <w:color w:val="000000"/>
                  <w:sz w:val="20"/>
                  <w:szCs w:val="20"/>
                </w:rPr>
                <w:br/>
                <w:t xml:space="preserve">identifier      </w:t>
              </w:r>
              <w:r>
                <w:rPr>
                  <w:rFonts w:ascii="Calibri" w:hAnsi="Calibri" w:cs="Calibri"/>
                  <w:color w:val="000000"/>
                  <w:sz w:val="20"/>
                  <w:szCs w:val="20"/>
                </w:rPr>
                <w:br/>
                <w:t>domain_name "OUTDOOR_SITE"</w:t>
              </w:r>
              <w:r>
                <w:rPr>
                  <w:rFonts w:ascii="Calibri" w:hAnsi="Calibri" w:cs="Calibri"/>
                  <w:color w:val="000000"/>
                  <w:sz w:val="20"/>
                  <w:szCs w:val="20"/>
                </w:rPr>
                <w:br/>
                <w:t>ctrl_id "1"</w:t>
              </w:r>
              <w:r>
                <w:rPr>
                  <w:rFonts w:ascii="Calibri" w:hAnsi="Calibri" w:cs="Calibri"/>
                  <w:color w:val="000000"/>
                  <w:sz w:val="20"/>
                  <w:szCs w:val="20"/>
                </w:rPr>
                <w:br/>
                <w:t>plan_id "1"</w:t>
              </w:r>
            </w:ins>
          </w:p>
        </w:tc>
      </w:tr>
      <w:tr w:rsidR="00941A82" w:rsidTr="00AC4080">
        <w:trPr>
          <w:trHeight w:val="3060"/>
          <w:ins w:id="10673" w:author="gsadi" w:date="2013-11-25T16:20:00Z"/>
          <w:trPrChange w:id="10674" w:author="gsadi" w:date="2013-11-25T16:20:00Z">
            <w:trPr>
              <w:trHeight w:val="3060"/>
            </w:trPr>
          </w:trPrChange>
        </w:trPr>
        <w:tc>
          <w:tcPr>
            <w:tcW w:w="1840" w:type="dxa"/>
            <w:tcBorders>
              <w:top w:val="nil"/>
              <w:left w:val="single" w:sz="4" w:space="0" w:color="auto"/>
              <w:bottom w:val="single" w:sz="4" w:space="0" w:color="auto"/>
              <w:right w:val="single" w:sz="4" w:space="0" w:color="auto"/>
            </w:tcBorders>
            <w:shd w:val="clear" w:color="auto" w:fill="auto"/>
            <w:noWrap/>
            <w:hideMark/>
            <w:tcPrChange w:id="10675" w:author="gsadi" w:date="2013-11-25T16:20:00Z">
              <w:tcPr>
                <w:tcW w:w="2038" w:type="dxa"/>
                <w:tcBorders>
                  <w:top w:val="nil"/>
                  <w:left w:val="single" w:sz="4" w:space="0" w:color="auto"/>
                  <w:bottom w:val="single" w:sz="4" w:space="0" w:color="auto"/>
                  <w:right w:val="single" w:sz="4" w:space="0" w:color="auto"/>
                </w:tcBorders>
                <w:shd w:val="clear" w:color="auto" w:fill="auto"/>
                <w:noWrap/>
                <w:hideMark/>
              </w:tcPr>
            </w:tcPrChange>
          </w:tcPr>
          <w:p w:rsidR="00941A82" w:rsidRDefault="00941A82" w:rsidP="00AC4080">
            <w:pPr>
              <w:rPr>
                <w:ins w:id="10676" w:author="gsadi" w:date="2013-11-25T16:20:00Z"/>
                <w:rFonts w:ascii="Calibri" w:hAnsi="Calibri" w:cs="Calibri"/>
                <w:color w:val="000000"/>
                <w:sz w:val="20"/>
                <w:szCs w:val="20"/>
              </w:rPr>
            </w:pPr>
            <w:ins w:id="10677" w:author="gsadi" w:date="2013-11-25T16:20:00Z">
              <w:r>
                <w:rPr>
                  <w:rFonts w:ascii="Calibri" w:hAnsi="Calibri" w:cs="Calibri"/>
                  <w:color w:val="000000"/>
                  <w:sz w:val="20"/>
                  <w:szCs w:val="20"/>
                </w:rPr>
                <w:t>DEMAND_ALL</w:t>
              </w:r>
            </w:ins>
          </w:p>
        </w:tc>
        <w:tc>
          <w:tcPr>
            <w:tcW w:w="2340" w:type="dxa"/>
            <w:tcBorders>
              <w:top w:val="nil"/>
              <w:left w:val="nil"/>
              <w:bottom w:val="single" w:sz="4" w:space="0" w:color="auto"/>
              <w:right w:val="single" w:sz="4" w:space="0" w:color="auto"/>
            </w:tcBorders>
            <w:shd w:val="clear" w:color="auto" w:fill="auto"/>
            <w:noWrap/>
            <w:hideMark/>
            <w:tcPrChange w:id="10678" w:author="gsadi" w:date="2013-11-25T16:20:00Z">
              <w:tcPr>
                <w:tcW w:w="2340" w:type="dxa"/>
                <w:tcBorders>
                  <w:top w:val="nil"/>
                  <w:left w:val="nil"/>
                  <w:bottom w:val="single" w:sz="4" w:space="0" w:color="auto"/>
                  <w:right w:val="single" w:sz="4" w:space="0" w:color="auto"/>
                </w:tcBorders>
                <w:shd w:val="clear" w:color="auto" w:fill="auto"/>
                <w:noWrap/>
                <w:hideMark/>
              </w:tcPr>
            </w:tcPrChange>
          </w:tcPr>
          <w:p w:rsidR="00941A82" w:rsidRDefault="00941A82" w:rsidP="00AC4080">
            <w:pPr>
              <w:rPr>
                <w:ins w:id="10679" w:author="gsadi" w:date="2013-11-25T16:20:00Z"/>
                <w:rFonts w:ascii="Calibri" w:hAnsi="Calibri" w:cs="Calibri"/>
                <w:color w:val="000000"/>
                <w:sz w:val="20"/>
                <w:szCs w:val="20"/>
              </w:rPr>
            </w:pPr>
            <w:ins w:id="10680" w:author="gsadi" w:date="2013-11-25T16:20:00Z">
              <w:r>
                <w:rPr>
                  <w:rFonts w:ascii="Calibri" w:hAnsi="Calibri" w:cs="Calibri"/>
                  <w:color w:val="000000"/>
                  <w:sz w:val="20"/>
                  <w:szCs w:val="20"/>
                </w:rPr>
                <w:t>DEMAND_ALL.dat</w:t>
              </w:r>
            </w:ins>
          </w:p>
        </w:tc>
        <w:tc>
          <w:tcPr>
            <w:tcW w:w="2430" w:type="dxa"/>
            <w:tcBorders>
              <w:top w:val="nil"/>
              <w:left w:val="nil"/>
              <w:bottom w:val="single" w:sz="4" w:space="0" w:color="auto"/>
              <w:right w:val="single" w:sz="4" w:space="0" w:color="auto"/>
            </w:tcBorders>
            <w:shd w:val="clear" w:color="auto" w:fill="auto"/>
            <w:hideMark/>
            <w:tcPrChange w:id="10681" w:author="gsadi" w:date="2013-11-25T16:20:00Z">
              <w:tcPr>
                <w:tcW w:w="243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682" w:author="gsadi" w:date="2013-11-25T16:20:00Z"/>
                <w:rFonts w:ascii="Calibri" w:hAnsi="Calibri" w:cs="Calibri"/>
                <w:color w:val="000000"/>
                <w:sz w:val="20"/>
                <w:szCs w:val="20"/>
              </w:rPr>
            </w:pPr>
            <w:ins w:id="10683" w:author="gsadi" w:date="2013-11-25T16:20:00Z">
              <w:r>
                <w:rPr>
                  <w:rFonts w:ascii="Calibri" w:hAnsi="Calibri" w:cs="Calibri"/>
                  <w:color w:val="000000"/>
                  <w:sz w:val="20"/>
                  <w:szCs w:val="20"/>
                </w:rPr>
                <w:t>Lists prioritized orders of demands (orders)</w:t>
              </w:r>
            </w:ins>
          </w:p>
        </w:tc>
        <w:tc>
          <w:tcPr>
            <w:tcW w:w="2300" w:type="dxa"/>
            <w:tcBorders>
              <w:top w:val="nil"/>
              <w:left w:val="nil"/>
              <w:bottom w:val="single" w:sz="4" w:space="0" w:color="auto"/>
              <w:right w:val="single" w:sz="4" w:space="0" w:color="auto"/>
            </w:tcBorders>
            <w:shd w:val="clear" w:color="auto" w:fill="auto"/>
            <w:hideMark/>
            <w:tcPrChange w:id="10684" w:author="gsadi" w:date="2013-11-25T16:20:00Z">
              <w:tcPr>
                <w:tcW w:w="2300" w:type="dxa"/>
                <w:tcBorders>
                  <w:top w:val="nil"/>
                  <w:left w:val="nil"/>
                  <w:bottom w:val="single" w:sz="4" w:space="0" w:color="auto"/>
                  <w:right w:val="single" w:sz="4" w:space="0" w:color="auto"/>
                </w:tcBorders>
                <w:shd w:val="clear" w:color="auto" w:fill="auto"/>
                <w:hideMark/>
              </w:tcPr>
            </w:tcPrChange>
          </w:tcPr>
          <w:p w:rsidR="00941A82" w:rsidRDefault="00941A82" w:rsidP="00AC4080">
            <w:pPr>
              <w:rPr>
                <w:ins w:id="10685" w:author="gsadi" w:date="2013-11-25T16:20:00Z"/>
                <w:rFonts w:ascii="Calibri" w:hAnsi="Calibri" w:cs="Calibri"/>
                <w:color w:val="000000"/>
                <w:sz w:val="20"/>
                <w:szCs w:val="20"/>
              </w:rPr>
            </w:pPr>
            <w:ins w:id="10686" w:author="gsadi" w:date="2013-11-25T16:20:00Z">
              <w:r>
                <w:rPr>
                  <w:rFonts w:ascii="Calibri" w:hAnsi="Calibri" w:cs="Calibri"/>
                  <w:color w:val="000000"/>
                  <w:sz w:val="20"/>
                  <w:szCs w:val="20"/>
                </w:rPr>
                <w:t>request</w:t>
              </w:r>
              <w:r>
                <w:rPr>
                  <w:rFonts w:ascii="Calibri" w:hAnsi="Calibri" w:cs="Calibri"/>
                  <w:color w:val="000000"/>
                  <w:sz w:val="20"/>
                  <w:szCs w:val="20"/>
                </w:rPr>
                <w:br/>
                <w:t>desc of request</w:t>
              </w:r>
              <w:r>
                <w:rPr>
                  <w:rFonts w:ascii="Calibri" w:hAnsi="Calibri" w:cs="Calibri"/>
                  <w:color w:val="000000"/>
                  <w:sz w:val="20"/>
                  <w:szCs w:val="20"/>
                </w:rPr>
                <w:br/>
                <w:t>delivery_request</w:t>
              </w:r>
              <w:r>
                <w:rPr>
                  <w:rFonts w:ascii="Calibri" w:hAnsi="Calibri" w:cs="Calibri"/>
                  <w:color w:val="000000"/>
                  <w:sz w:val="20"/>
                  <w:szCs w:val="20"/>
                </w:rPr>
                <w:br/>
                <w:t>due_date_start</w:t>
              </w:r>
              <w:r>
                <w:rPr>
                  <w:rFonts w:ascii="Calibri" w:hAnsi="Calibri" w:cs="Calibri"/>
                  <w:color w:val="000000"/>
                  <w:sz w:val="20"/>
                  <w:szCs w:val="20"/>
                </w:rPr>
                <w:br/>
                <w:t>adjusted_due_date</w:t>
              </w:r>
              <w:r>
                <w:rPr>
                  <w:rFonts w:ascii="Calibri" w:hAnsi="Calibri" w:cs="Calibri"/>
                  <w:color w:val="000000"/>
                  <w:sz w:val="20"/>
                  <w:szCs w:val="20"/>
                </w:rPr>
                <w:br/>
                <w:t>item_request</w:t>
              </w:r>
              <w:r>
                <w:rPr>
                  <w:rFonts w:ascii="Calibri" w:hAnsi="Calibri" w:cs="Calibri"/>
                  <w:color w:val="000000"/>
                  <w:sz w:val="20"/>
                  <w:szCs w:val="20"/>
                </w:rPr>
                <w:br/>
                <w:t>request_item</w:t>
              </w:r>
              <w:r>
                <w:rPr>
                  <w:rFonts w:ascii="Calibri" w:hAnsi="Calibri" w:cs="Calibri"/>
                  <w:color w:val="000000"/>
                  <w:sz w:val="20"/>
                  <w:szCs w:val="20"/>
                </w:rPr>
                <w:br/>
                <w:t>quantity</w:t>
              </w:r>
              <w:r>
                <w:rPr>
                  <w:rFonts w:ascii="Calibri" w:hAnsi="Calibri" w:cs="Calibri"/>
                  <w:color w:val="000000"/>
                  <w:sz w:val="20"/>
                  <w:szCs w:val="20"/>
                </w:rPr>
                <w:br/>
                <w:t>request_loc</w:t>
              </w:r>
              <w:r>
                <w:rPr>
                  <w:rFonts w:ascii="Calibri" w:hAnsi="Calibri" w:cs="Calibri"/>
                  <w:color w:val="000000"/>
                  <w:sz w:val="20"/>
                  <w:szCs w:val="20"/>
                </w:rPr>
                <w:br/>
                <w:t>ba_limit</w:t>
              </w:r>
              <w:r>
                <w:rPr>
                  <w:rFonts w:ascii="Calibri" w:hAnsi="Calibri" w:cs="Calibri"/>
                  <w:color w:val="000000"/>
                  <w:sz w:val="20"/>
                  <w:szCs w:val="20"/>
                </w:rPr>
                <w:br/>
                <w:t>bl_limit</w:t>
              </w:r>
              <w:r>
                <w:rPr>
                  <w:rFonts w:ascii="Calibri" w:hAnsi="Calibri" w:cs="Calibri"/>
                  <w:color w:val="000000"/>
                  <w:sz w:val="20"/>
                  <w:szCs w:val="20"/>
                </w:rPr>
                <w:br/>
                <w:t>priority</w:t>
              </w:r>
            </w:ins>
          </w:p>
        </w:tc>
      </w:tr>
    </w:tbl>
    <w:p w:rsidR="00000000" w:rsidRDefault="003F6914">
      <w:pPr>
        <w:rPr>
          <w:ins w:id="10687" w:author="gsadi" w:date="2013-11-25T16:20:00Z"/>
          <w:rFonts w:ascii="Arial" w:hAnsi="Arial" w:cs="Arial"/>
        </w:rPr>
        <w:pPrChange w:id="10688" w:author="gsadi" w:date="2013-11-25T16:20:00Z">
          <w:pPr>
            <w:ind w:left="270"/>
          </w:pPr>
        </w:pPrChange>
      </w:pPr>
    </w:p>
    <w:p w:rsidR="00000000" w:rsidRDefault="00157876">
      <w:pPr>
        <w:rPr>
          <w:ins w:id="10689" w:author="gsadi" w:date="2013-11-11T22:27:00Z"/>
          <w:rFonts w:ascii="Arial" w:hAnsi="Arial" w:cs="Arial"/>
        </w:rPr>
        <w:pPrChange w:id="10690" w:author="gsadi" w:date="2013-11-25T16:20:00Z">
          <w:pPr>
            <w:ind w:left="270"/>
          </w:pPr>
        </w:pPrChange>
      </w:pPr>
      <w:ins w:id="10691" w:author="gsadi" w:date="2013-11-11T12:52:00Z">
        <w:r>
          <w:rPr>
            <w:rFonts w:ascii="Arial" w:hAnsi="Arial" w:cs="Arial"/>
          </w:rPr>
          <w:t xml:space="preserve">ADW tables </w:t>
        </w:r>
      </w:ins>
      <w:ins w:id="10692" w:author="gsadi" w:date="2013-11-11T12:53:00Z">
        <w:r w:rsidR="00B729AF">
          <w:rPr>
            <w:rFonts w:ascii="Arial" w:hAnsi="Arial" w:cs="Arial"/>
          </w:rPr>
          <w:t xml:space="preserve">and corresponding files that are extracted </w:t>
        </w:r>
        <w:r w:rsidR="00553CCE">
          <w:rPr>
            <w:rFonts w:ascii="Arial" w:hAnsi="Arial" w:cs="Arial"/>
          </w:rPr>
          <w:t>and used in</w:t>
        </w:r>
        <w:r w:rsidR="00B729AF">
          <w:rPr>
            <w:rFonts w:ascii="Arial" w:hAnsi="Arial" w:cs="Arial"/>
          </w:rPr>
          <w:t xml:space="preserve"> planning run</w:t>
        </w:r>
        <w:r w:rsidR="00881569">
          <w:rPr>
            <w:rFonts w:ascii="Arial" w:hAnsi="Arial" w:cs="Arial"/>
          </w:rPr>
          <w:t>.</w:t>
        </w:r>
      </w:ins>
    </w:p>
    <w:p w:rsidR="00000000" w:rsidRDefault="00CA1AA1">
      <w:pPr>
        <w:rPr>
          <w:ins w:id="10693" w:author="gsadi" w:date="2013-11-11T22:27:00Z"/>
          <w:rFonts w:ascii="Arial" w:hAnsi="Arial" w:cs="Arial"/>
        </w:rPr>
        <w:pPrChange w:id="10694" w:author="gsadi" w:date="2013-11-25T16:19:00Z">
          <w:pPr>
            <w:ind w:left="270"/>
          </w:pPr>
        </w:pPrChange>
      </w:pPr>
      <w:ins w:id="10695" w:author="gsadi" w:date="2013-11-11T22:27:00Z">
        <w:r>
          <w:rPr>
            <w:rFonts w:ascii="Arial" w:hAnsi="Arial" w:cs="Arial"/>
          </w:rPr>
          <w:t>Following table lists a complete set of ADW tables and corresponding files extracted from them along with the fields that are part of them.</w:t>
        </w:r>
      </w:ins>
    </w:p>
    <w:p w:rsidR="006368CB" w:rsidRPr="00C525B3" w:rsidDel="00CC4EE2" w:rsidRDefault="00B251AD">
      <w:pPr>
        <w:pStyle w:val="Heading4"/>
        <w:rPr>
          <w:del w:id="10696" w:author="gsadi" w:date="2013-11-11T22:30:00Z"/>
        </w:rPr>
      </w:pPr>
      <w:bookmarkStart w:id="10697" w:name="_Toc372015668"/>
      <w:bookmarkStart w:id="10698" w:name="_Toc372015748"/>
      <w:bookmarkStart w:id="10699" w:name="_Toc372015973"/>
      <w:bookmarkStart w:id="10700" w:name="_Toc372578203"/>
      <w:bookmarkStart w:id="10701" w:name="_Toc373153607"/>
      <w:bookmarkStart w:id="10702" w:name="_Toc373153758"/>
      <w:bookmarkStart w:id="10703" w:name="_Toc373158174"/>
      <w:bookmarkStart w:id="10704" w:name="_Toc373158248"/>
      <w:bookmarkEnd w:id="10697"/>
      <w:bookmarkEnd w:id="10698"/>
      <w:bookmarkEnd w:id="10699"/>
      <w:bookmarkEnd w:id="10700"/>
      <w:bookmarkEnd w:id="10701"/>
      <w:bookmarkEnd w:id="10702"/>
      <w:bookmarkEnd w:id="10703"/>
      <w:bookmarkEnd w:id="10704"/>
      <w:ins w:id="10705" w:author="gsadi" w:date="2013-11-25T16:34:00Z">
        <w:r>
          <w:lastRenderedPageBreak/>
          <w:t xml:space="preserve"> </w:t>
        </w:r>
      </w:ins>
      <w:bookmarkStart w:id="10706" w:name="_Toc373162622"/>
      <w:bookmarkStart w:id="10707" w:name="_Toc373183975"/>
      <w:bookmarkEnd w:id="10706"/>
      <w:bookmarkEnd w:id="10707"/>
    </w:p>
    <w:p w:rsidR="00121070" w:rsidRDefault="00121070">
      <w:pPr>
        <w:pStyle w:val="Heading4"/>
        <w:rPr>
          <w:ins w:id="10708" w:author="gsadi" w:date="2013-11-25T16:34:00Z"/>
        </w:rPr>
      </w:pPr>
      <w:bookmarkStart w:id="10709" w:name="_Toc373183976"/>
      <w:r w:rsidRPr="0024008F">
        <w:t>Planning logic</w:t>
      </w:r>
      <w:bookmarkEnd w:id="10709"/>
    </w:p>
    <w:p w:rsidR="00000000" w:rsidRDefault="002B0E74">
      <w:pPr>
        <w:rPr>
          <w:ins w:id="10710" w:author="gsadi" w:date="2013-11-25T16:39:00Z"/>
        </w:rPr>
        <w:pPrChange w:id="10711" w:author="gsadi" w:date="2013-11-25T16:34:00Z">
          <w:pPr>
            <w:pStyle w:val="Heading4"/>
          </w:pPr>
        </w:pPrChange>
      </w:pPr>
      <w:ins w:id="10712" w:author="gsadi" w:date="2013-11-25T16:34:00Z">
        <w:r w:rsidRPr="002B0E74">
          <w:rPr>
            <w:rFonts w:ascii="Arial" w:hAnsi="Arial" w:cs="Arial"/>
            <w:rPrChange w:id="10713" w:author="gsadi" w:date="2013-11-25T16:36:00Z">
              <w:rPr>
                <w:color w:val="0000FF"/>
                <w:u w:val="single"/>
              </w:rPr>
            </w:rPrChange>
          </w:rPr>
          <w:t>Each demand item</w:t>
        </w:r>
      </w:ins>
      <w:ins w:id="10714" w:author="gsadi" w:date="2013-11-25T16:37:00Z">
        <w:r w:rsidR="00CE42A1">
          <w:rPr>
            <w:rFonts w:ascii="Arial" w:hAnsi="Arial" w:cs="Arial"/>
          </w:rPr>
          <w:t xml:space="preserve"> in DEMAND_ALL file</w:t>
        </w:r>
      </w:ins>
      <w:ins w:id="10715" w:author="gsadi" w:date="2013-11-25T16:34:00Z">
        <w:r w:rsidRPr="002B0E74">
          <w:rPr>
            <w:rFonts w:ascii="Arial" w:hAnsi="Arial" w:cs="Arial"/>
            <w:rPrChange w:id="10716" w:author="gsadi" w:date="2013-11-25T16:36:00Z">
              <w:rPr>
                <w:color w:val="0000FF"/>
                <w:u w:val="single"/>
              </w:rPr>
            </w:rPrChange>
          </w:rPr>
          <w:t xml:space="preserve"> (</w:t>
        </w:r>
      </w:ins>
      <w:ins w:id="10717" w:author="gsadi" w:date="2013-11-25T16:35:00Z">
        <w:r w:rsidRPr="002B0E74">
          <w:rPr>
            <w:rFonts w:ascii="Arial" w:hAnsi="Arial" w:cs="Arial"/>
            <w:rPrChange w:id="10718" w:author="gsadi" w:date="2013-11-25T16:36:00Z">
              <w:rPr>
                <w:color w:val="0000FF"/>
                <w:u w:val="single"/>
              </w:rPr>
            </w:rPrChange>
          </w:rPr>
          <w:t>o</w:t>
        </w:r>
      </w:ins>
      <w:ins w:id="10719" w:author="gsadi" w:date="2013-11-25T16:34:00Z">
        <w:r w:rsidRPr="002B0E74">
          <w:rPr>
            <w:rFonts w:ascii="Arial" w:hAnsi="Arial" w:cs="Arial"/>
            <w:rPrChange w:id="10720" w:author="gsadi" w:date="2013-11-25T16:36:00Z">
              <w:rPr>
                <w:color w:val="0000FF"/>
                <w:u w:val="single"/>
              </w:rPr>
            </w:rPrChange>
          </w:rPr>
          <w:t xml:space="preserve">rder from i2 SCP standpoint) </w:t>
        </w:r>
      </w:ins>
      <w:ins w:id="10721" w:author="gsadi" w:date="2013-11-25T16:35:00Z">
        <w:r w:rsidRPr="002B0E74">
          <w:rPr>
            <w:rFonts w:ascii="Arial" w:hAnsi="Arial" w:cs="Arial"/>
            <w:rPrChange w:id="10722" w:author="gsadi" w:date="2013-11-25T16:36:00Z">
              <w:rPr>
                <w:color w:val="0000FF"/>
                <w:u w:val="single"/>
              </w:rPr>
            </w:rPrChange>
          </w:rPr>
          <w:t>is planned one at a time. Once a demand item is planned, it is locked from being changed. SCP</w:t>
        </w:r>
      </w:ins>
      <w:ins w:id="10723" w:author="gsadi" w:date="2013-11-25T16:36:00Z">
        <w:r w:rsidRPr="002B0E74">
          <w:rPr>
            <w:rFonts w:ascii="Arial" w:hAnsi="Arial" w:cs="Arial"/>
            <w:rPrChange w:id="10724" w:author="gsadi" w:date="2013-11-25T16:36:00Z">
              <w:rPr>
                <w:color w:val="0000FF"/>
                <w:u w:val="single"/>
              </w:rPr>
            </w:rPrChange>
          </w:rPr>
          <w:t xml:space="preserve"> would not re-look at the planned demand line item </w:t>
        </w:r>
      </w:ins>
      <w:ins w:id="10725" w:author="gsadi" w:date="2013-11-25T16:37:00Z">
        <w:r w:rsidR="00B251AD">
          <w:rPr>
            <w:rFonts w:ascii="Arial" w:hAnsi="Arial" w:cs="Arial"/>
          </w:rPr>
          <w:t xml:space="preserve">that is already planned, </w:t>
        </w:r>
      </w:ins>
      <w:ins w:id="10726" w:author="gsadi" w:date="2013-11-25T16:36:00Z">
        <w:r w:rsidRPr="002B0E74">
          <w:rPr>
            <w:rFonts w:ascii="Arial" w:hAnsi="Arial" w:cs="Arial"/>
            <w:rPrChange w:id="10727" w:author="gsadi" w:date="2013-11-25T16:36:00Z">
              <w:rPr>
                <w:color w:val="0000FF"/>
                <w:u w:val="single"/>
              </w:rPr>
            </w:rPrChange>
          </w:rPr>
          <w:t>to satisfy other demands</w:t>
        </w:r>
      </w:ins>
      <w:ins w:id="10728" w:author="gsadi" w:date="2013-11-25T16:39:00Z">
        <w:r w:rsidR="00AA6B7B">
          <w:rPr>
            <w:rFonts w:ascii="Arial" w:hAnsi="Arial" w:cs="Arial"/>
          </w:rPr>
          <w:t xml:space="preserve">. </w:t>
        </w:r>
      </w:ins>
    </w:p>
    <w:p w:rsidR="00000000" w:rsidRDefault="003F6914">
      <w:pPr>
        <w:rPr>
          <w:ins w:id="10729" w:author="gsadi" w:date="2013-11-25T16:40:00Z"/>
        </w:rPr>
        <w:pPrChange w:id="10730" w:author="gsadi" w:date="2013-11-25T16:34:00Z">
          <w:pPr>
            <w:pStyle w:val="Heading4"/>
          </w:pPr>
        </w:pPrChange>
      </w:pPr>
    </w:p>
    <w:p w:rsidR="00000000" w:rsidRDefault="00AA6B7B">
      <w:pPr>
        <w:rPr>
          <w:ins w:id="10731" w:author="gsadi" w:date="2013-11-25T16:34:00Z"/>
          <w:rPrChange w:id="10732" w:author="gsadi" w:date="2013-11-25T16:36:00Z">
            <w:rPr>
              <w:ins w:id="10733" w:author="gsadi" w:date="2013-11-25T16:34:00Z"/>
            </w:rPr>
          </w:rPrChange>
        </w:rPr>
        <w:pPrChange w:id="10734" w:author="gsadi" w:date="2013-11-25T16:34:00Z">
          <w:pPr>
            <w:pStyle w:val="Heading4"/>
          </w:pPr>
        </w:pPrChange>
      </w:pPr>
      <w:ins w:id="10735" w:author="gsadi" w:date="2013-11-25T16:40:00Z">
        <w:r>
          <w:rPr>
            <w:rFonts w:ascii="Arial" w:hAnsi="Arial" w:cs="Arial"/>
          </w:rPr>
          <w:t xml:space="preserve">i2 SCP`s </w:t>
        </w:r>
      </w:ins>
      <w:ins w:id="10736" w:author="gsadi" w:date="2013-11-25T16:58:00Z">
        <w:r w:rsidR="002C3909">
          <w:rPr>
            <w:rFonts w:ascii="Arial" w:hAnsi="Arial" w:cs="Arial"/>
          </w:rPr>
          <w:t>planning sequence</w:t>
        </w:r>
      </w:ins>
      <w:ins w:id="10737" w:author="gsadi" w:date="2013-11-25T16:59:00Z">
        <w:r w:rsidR="002C3909">
          <w:rPr>
            <w:rFonts w:ascii="Arial" w:hAnsi="Arial" w:cs="Arial"/>
          </w:rPr>
          <w:t xml:space="preserve"> is as</w:t>
        </w:r>
      </w:ins>
      <w:ins w:id="10738" w:author="gsadi" w:date="2013-11-25T16:40:00Z">
        <w:r>
          <w:rPr>
            <w:rFonts w:ascii="Arial" w:hAnsi="Arial" w:cs="Arial"/>
          </w:rPr>
          <w:t xml:space="preserve"> explained below:</w:t>
        </w:r>
      </w:ins>
    </w:p>
    <w:p w:rsidR="00000000" w:rsidRDefault="003F6914">
      <w:pPr>
        <w:rPr>
          <w:ins w:id="10739" w:author="gsadi" w:date="2013-11-25T16:40:00Z"/>
        </w:rPr>
        <w:pPrChange w:id="10740" w:author="gsadi" w:date="2013-11-25T16:34:00Z">
          <w:pPr>
            <w:pStyle w:val="Heading4"/>
          </w:pPr>
        </w:pPrChange>
      </w:pPr>
    </w:p>
    <w:p w:rsidR="00000000" w:rsidRDefault="002B0E74">
      <w:pPr>
        <w:rPr>
          <w:ins w:id="10741" w:author="gsadi" w:date="2013-11-25T16:41:00Z"/>
        </w:rPr>
        <w:pPrChange w:id="10742" w:author="gsadi" w:date="2013-11-25T16:34:00Z">
          <w:pPr>
            <w:pStyle w:val="Heading4"/>
          </w:pPr>
        </w:pPrChange>
      </w:pPr>
      <w:ins w:id="10743" w:author="gsadi" w:date="2013-11-25T16:40:00Z">
        <w:r w:rsidRPr="002B0E74">
          <w:rPr>
            <w:i/>
            <w:rPrChange w:id="10744" w:author="gsadi" w:date="2013-11-25T16:41:00Z">
              <w:rPr>
                <w:color w:val="0000FF"/>
                <w:u w:val="single"/>
              </w:rPr>
            </w:rPrChange>
          </w:rPr>
          <w:t>for each demand line item in DEMAND_ALL</w:t>
        </w:r>
      </w:ins>
    </w:p>
    <w:p w:rsidR="00000000" w:rsidRDefault="00AA6B7B">
      <w:pPr>
        <w:rPr>
          <w:ins w:id="10745" w:author="gsadi" w:date="2013-11-25T16:30:00Z"/>
          <w:rPrChange w:id="10746" w:author="gsadi" w:date="2013-11-25T16:34:00Z">
            <w:rPr>
              <w:ins w:id="10747" w:author="gsadi" w:date="2013-11-25T16:30:00Z"/>
            </w:rPr>
          </w:rPrChange>
        </w:rPr>
        <w:pPrChange w:id="10748" w:author="gsadi" w:date="2013-11-25T16:34:00Z">
          <w:pPr>
            <w:pStyle w:val="Heading4"/>
          </w:pPr>
        </w:pPrChange>
      </w:pPr>
      <w:ins w:id="10749" w:author="gsadi" w:date="2013-11-25T16:41:00Z">
        <w:r>
          <w:rPr>
            <w:i/>
          </w:rPr>
          <w:t>{</w:t>
        </w:r>
      </w:ins>
    </w:p>
    <w:p w:rsidR="00000000" w:rsidRDefault="002B0E74">
      <w:pPr>
        <w:pStyle w:val="ListParagraph"/>
        <w:numPr>
          <w:ilvl w:val="0"/>
          <w:numId w:val="95"/>
        </w:numPr>
        <w:ind w:left="1080"/>
        <w:rPr>
          <w:ins w:id="10750" w:author="gsadi" w:date="2013-11-25T16:41:00Z"/>
          <w:i/>
          <w:rPrChange w:id="10751" w:author="gsadi" w:date="2013-11-25T16:42:00Z">
            <w:rPr>
              <w:ins w:id="10752" w:author="gsadi" w:date="2013-11-25T16:41:00Z"/>
              <w:rFonts w:ascii="Arial" w:hAnsi="Arial" w:cs="Arial"/>
            </w:rPr>
          </w:rPrChange>
        </w:rPr>
        <w:pPrChange w:id="10753" w:author="gsadi" w:date="2013-11-25T16:39:00Z">
          <w:pPr>
            <w:numPr>
              <w:ilvl w:val="1"/>
              <w:numId w:val="90"/>
            </w:numPr>
            <w:tabs>
              <w:tab w:val="num" w:pos="1440"/>
            </w:tabs>
            <w:ind w:left="1440" w:hanging="360"/>
          </w:pPr>
        </w:pPrChange>
      </w:pPr>
      <w:ins w:id="10754" w:author="gsadi" w:date="2013-11-25T16:41:00Z">
        <w:r w:rsidRPr="002B0E74">
          <w:rPr>
            <w:i/>
            <w:rPrChange w:id="10755" w:author="gsadi" w:date="2013-11-25T16:42:00Z">
              <w:rPr>
                <w:rFonts w:ascii="Arial" w:hAnsi="Arial" w:cs="Arial"/>
                <w:color w:val="0000FF"/>
                <w:u w:val="single"/>
              </w:rPr>
            </w:rPrChange>
          </w:rPr>
          <w:t xml:space="preserve">Try to satisfy the demand with </w:t>
        </w:r>
      </w:ins>
      <w:ins w:id="10756" w:author="gsadi" w:date="2013-11-25T16:34:00Z">
        <w:r w:rsidRPr="002B0E74">
          <w:rPr>
            <w:i/>
            <w:rPrChange w:id="10757" w:author="gsadi" w:date="2013-11-25T16:42:00Z">
              <w:rPr>
                <w:color w:val="0000FF"/>
                <w:u w:val="single"/>
              </w:rPr>
            </w:rPrChange>
          </w:rPr>
          <w:t xml:space="preserve">Finished Goods Inventory </w:t>
        </w:r>
      </w:ins>
    </w:p>
    <w:p w:rsidR="00000000" w:rsidRDefault="002B0E74">
      <w:pPr>
        <w:pStyle w:val="ListParagraph"/>
        <w:numPr>
          <w:ilvl w:val="0"/>
          <w:numId w:val="95"/>
        </w:numPr>
        <w:ind w:left="1080"/>
        <w:rPr>
          <w:ins w:id="10758" w:author="gsadi" w:date="2013-11-25T16:41:00Z"/>
          <w:i/>
          <w:rPrChange w:id="10759" w:author="gsadi" w:date="2013-11-25T16:42:00Z">
            <w:rPr>
              <w:ins w:id="10760" w:author="gsadi" w:date="2013-11-25T16:41:00Z"/>
              <w:rFonts w:ascii="Arial" w:hAnsi="Arial" w:cs="Arial"/>
            </w:rPr>
          </w:rPrChange>
        </w:rPr>
        <w:pPrChange w:id="10761" w:author="gsadi" w:date="2013-11-25T16:39:00Z">
          <w:pPr>
            <w:numPr>
              <w:ilvl w:val="1"/>
              <w:numId w:val="90"/>
            </w:numPr>
            <w:tabs>
              <w:tab w:val="num" w:pos="1440"/>
            </w:tabs>
            <w:ind w:left="1440" w:hanging="360"/>
          </w:pPr>
        </w:pPrChange>
      </w:pPr>
      <w:ins w:id="10762" w:author="gsadi" w:date="2013-11-25T16:41:00Z">
        <w:r w:rsidRPr="002B0E74">
          <w:rPr>
            <w:i/>
            <w:rPrChange w:id="10763" w:author="gsadi" w:date="2013-11-25T16:42:00Z">
              <w:rPr>
                <w:rFonts w:ascii="Arial" w:hAnsi="Arial" w:cs="Arial"/>
                <w:color w:val="0000FF"/>
                <w:u w:val="single"/>
              </w:rPr>
            </w:rPrChange>
          </w:rPr>
          <w:t xml:space="preserve">If it is not satisfied fully/partially: </w:t>
        </w:r>
      </w:ins>
    </w:p>
    <w:p w:rsidR="00000000" w:rsidRDefault="002B0E74">
      <w:pPr>
        <w:pStyle w:val="ListParagraph"/>
        <w:numPr>
          <w:ilvl w:val="1"/>
          <w:numId w:val="95"/>
        </w:numPr>
        <w:ind w:left="1980"/>
        <w:rPr>
          <w:ins w:id="10764" w:author="gsadi" w:date="2013-11-25T16:42:00Z"/>
          <w:i/>
          <w:rPrChange w:id="10765" w:author="gsadi" w:date="2013-11-25T16:42:00Z">
            <w:rPr>
              <w:ins w:id="10766" w:author="gsadi" w:date="2013-11-25T16:42:00Z"/>
              <w:rFonts w:ascii="Arial" w:hAnsi="Arial" w:cs="Arial"/>
            </w:rPr>
          </w:rPrChange>
        </w:rPr>
        <w:pPrChange w:id="10767" w:author="gsadi" w:date="2013-11-25T16:41:00Z">
          <w:pPr>
            <w:numPr>
              <w:ilvl w:val="1"/>
              <w:numId w:val="90"/>
            </w:numPr>
            <w:tabs>
              <w:tab w:val="num" w:pos="1440"/>
            </w:tabs>
            <w:ind w:left="1440" w:hanging="360"/>
          </w:pPr>
        </w:pPrChange>
      </w:pPr>
      <w:ins w:id="10768" w:author="gsadi" w:date="2013-11-25T16:41:00Z">
        <w:r w:rsidRPr="002B0E74">
          <w:rPr>
            <w:i/>
            <w:rPrChange w:id="10769" w:author="gsadi" w:date="2013-11-25T16:42:00Z">
              <w:rPr>
                <w:rFonts w:ascii="Arial" w:hAnsi="Arial" w:cs="Arial"/>
                <w:color w:val="0000FF"/>
                <w:u w:val="single"/>
              </w:rPr>
            </w:rPrChange>
          </w:rPr>
          <w:t xml:space="preserve">Try </w:t>
        </w:r>
      </w:ins>
      <w:ins w:id="10770" w:author="gsadi" w:date="2013-11-25T16:34:00Z">
        <w:r w:rsidRPr="002B0E74">
          <w:rPr>
            <w:i/>
            <w:rPrChange w:id="10771" w:author="gsadi" w:date="2013-11-25T16:42:00Z">
              <w:rPr>
                <w:rFonts w:ascii="Arial" w:hAnsi="Arial" w:cs="Arial"/>
                <w:color w:val="0000FF"/>
                <w:u w:val="single"/>
              </w:rPr>
            </w:rPrChange>
          </w:rPr>
          <w:t>Open Purchase Orders</w:t>
        </w:r>
      </w:ins>
    </w:p>
    <w:p w:rsidR="00AA6B7B" w:rsidRPr="00657C61" w:rsidRDefault="002B0E74" w:rsidP="00AA6B7B">
      <w:pPr>
        <w:pStyle w:val="ListParagraph"/>
        <w:numPr>
          <w:ilvl w:val="0"/>
          <w:numId w:val="95"/>
        </w:numPr>
        <w:ind w:left="1080"/>
        <w:rPr>
          <w:ins w:id="10772" w:author="gsadi" w:date="2013-11-25T16:42:00Z"/>
          <w:i/>
          <w:rPrChange w:id="10773" w:author="gsadi" w:date="2013-11-25T16:42:00Z">
            <w:rPr>
              <w:ins w:id="10774" w:author="gsadi" w:date="2013-11-25T16:42:00Z"/>
              <w:rFonts w:ascii="Arial" w:hAnsi="Arial" w:cs="Arial"/>
            </w:rPr>
          </w:rPrChange>
        </w:rPr>
      </w:pPr>
      <w:ins w:id="10775" w:author="gsadi" w:date="2013-11-25T16:42:00Z">
        <w:r w:rsidRPr="002B0E74">
          <w:rPr>
            <w:i/>
            <w:rPrChange w:id="10776" w:author="gsadi" w:date="2013-11-25T16:42:00Z">
              <w:rPr>
                <w:rFonts w:ascii="Arial" w:hAnsi="Arial" w:cs="Arial"/>
                <w:color w:val="0000FF"/>
                <w:u w:val="single"/>
              </w:rPr>
            </w:rPrChange>
          </w:rPr>
          <w:t xml:space="preserve">If it is not satisfied fully/partially: </w:t>
        </w:r>
      </w:ins>
    </w:p>
    <w:p w:rsidR="00000000" w:rsidRDefault="002B0E74">
      <w:pPr>
        <w:pStyle w:val="ListParagraph"/>
        <w:numPr>
          <w:ilvl w:val="1"/>
          <w:numId w:val="95"/>
        </w:numPr>
        <w:ind w:left="1980"/>
        <w:rPr>
          <w:ins w:id="10777" w:author="gsadi" w:date="2013-11-25T16:42:00Z"/>
          <w:i/>
          <w:rPrChange w:id="10778" w:author="gsadi" w:date="2013-11-25T16:42:00Z">
            <w:rPr>
              <w:ins w:id="10779" w:author="gsadi" w:date="2013-11-25T16:42:00Z"/>
              <w:rFonts w:ascii="Arial" w:hAnsi="Arial" w:cs="Arial"/>
            </w:rPr>
          </w:rPrChange>
        </w:rPr>
        <w:pPrChange w:id="10780" w:author="gsadi" w:date="2013-11-25T16:41:00Z">
          <w:pPr>
            <w:numPr>
              <w:ilvl w:val="1"/>
              <w:numId w:val="90"/>
            </w:numPr>
            <w:tabs>
              <w:tab w:val="num" w:pos="1440"/>
            </w:tabs>
            <w:ind w:left="1440" w:hanging="360"/>
          </w:pPr>
        </w:pPrChange>
      </w:pPr>
      <w:ins w:id="10781" w:author="gsadi" w:date="2013-11-25T16:41:00Z">
        <w:r w:rsidRPr="002B0E74">
          <w:rPr>
            <w:i/>
            <w:rPrChange w:id="10782" w:author="gsadi" w:date="2013-11-25T16:42:00Z">
              <w:rPr>
                <w:rFonts w:ascii="Arial" w:hAnsi="Arial" w:cs="Arial"/>
                <w:color w:val="0000FF"/>
                <w:u w:val="single"/>
              </w:rPr>
            </w:rPrChange>
          </w:rPr>
          <w:t xml:space="preserve">Try Open </w:t>
        </w:r>
      </w:ins>
      <w:ins w:id="10783" w:author="gsadi" w:date="2013-11-25T16:34:00Z">
        <w:r w:rsidRPr="002B0E74">
          <w:rPr>
            <w:i/>
            <w:rPrChange w:id="10784" w:author="gsadi" w:date="2013-11-25T16:42:00Z">
              <w:rPr>
                <w:color w:val="0000FF"/>
                <w:u w:val="single"/>
              </w:rPr>
            </w:rPrChange>
          </w:rPr>
          <w:t xml:space="preserve">Purchase Requisitions </w:t>
        </w:r>
      </w:ins>
    </w:p>
    <w:p w:rsidR="00000000" w:rsidRDefault="002B0E74">
      <w:pPr>
        <w:pStyle w:val="ListParagraph"/>
        <w:numPr>
          <w:ilvl w:val="0"/>
          <w:numId w:val="95"/>
        </w:numPr>
        <w:ind w:left="1080"/>
        <w:rPr>
          <w:ins w:id="10785" w:author="gsadi" w:date="2013-11-25T16:34:00Z"/>
          <w:i/>
          <w:rPrChange w:id="10786" w:author="gsadi" w:date="2013-11-25T16:42:00Z">
            <w:rPr>
              <w:ins w:id="10787" w:author="gsadi" w:date="2013-11-25T16:34:00Z"/>
            </w:rPr>
          </w:rPrChange>
        </w:rPr>
        <w:pPrChange w:id="10788" w:author="gsadi" w:date="2013-11-25T16:39:00Z">
          <w:pPr>
            <w:numPr>
              <w:ilvl w:val="1"/>
              <w:numId w:val="90"/>
            </w:numPr>
            <w:tabs>
              <w:tab w:val="num" w:pos="1440"/>
            </w:tabs>
            <w:ind w:left="1440" w:hanging="360"/>
          </w:pPr>
        </w:pPrChange>
      </w:pPr>
      <w:ins w:id="10789" w:author="gsadi" w:date="2013-11-25T16:34:00Z">
        <w:r w:rsidRPr="002B0E74">
          <w:rPr>
            <w:i/>
            <w:rPrChange w:id="10790" w:author="gsadi" w:date="2013-11-25T16:42:00Z">
              <w:rPr>
                <w:color w:val="0000FF"/>
                <w:u w:val="single"/>
              </w:rPr>
            </w:rPrChange>
          </w:rPr>
          <w:t xml:space="preserve">If necessary, system then attempts to satisfy demand by recommending </w:t>
        </w:r>
      </w:ins>
      <w:ins w:id="10791" w:author="gsadi" w:date="2013-11-25T16:55:00Z">
        <w:r w:rsidR="003A1DCF" w:rsidRPr="00657C61">
          <w:rPr>
            <w:i/>
          </w:rPr>
          <w:t>buying</w:t>
        </w:r>
      </w:ins>
      <w:ins w:id="10792" w:author="gsadi" w:date="2013-11-25T16:34:00Z">
        <w:r w:rsidRPr="002B0E74">
          <w:rPr>
            <w:i/>
            <w:rPrChange w:id="10793" w:author="gsadi" w:date="2013-11-25T16:42:00Z">
              <w:rPr>
                <w:color w:val="0000FF"/>
                <w:u w:val="single"/>
              </w:rPr>
            </w:rPrChange>
          </w:rPr>
          <w:t xml:space="preserve"> more.</w:t>
        </w:r>
      </w:ins>
    </w:p>
    <w:p w:rsidR="00000000" w:rsidRDefault="002B0E74">
      <w:pPr>
        <w:pStyle w:val="ListParagraph"/>
        <w:numPr>
          <w:ilvl w:val="2"/>
          <w:numId w:val="96"/>
        </w:numPr>
        <w:ind w:left="1800"/>
        <w:rPr>
          <w:ins w:id="10794" w:author="gsadi" w:date="2013-11-25T16:34:00Z"/>
          <w:i/>
          <w:rPrChange w:id="10795" w:author="gsadi" w:date="2013-11-25T16:42:00Z">
            <w:rPr>
              <w:ins w:id="10796" w:author="gsadi" w:date="2013-11-25T16:34:00Z"/>
            </w:rPr>
          </w:rPrChange>
        </w:rPr>
        <w:pPrChange w:id="10797" w:author="gsadi" w:date="2013-11-25T16:39:00Z">
          <w:pPr>
            <w:numPr>
              <w:ilvl w:val="2"/>
              <w:numId w:val="90"/>
            </w:numPr>
            <w:tabs>
              <w:tab w:val="num" w:pos="2160"/>
            </w:tabs>
            <w:ind w:left="2160" w:hanging="360"/>
          </w:pPr>
        </w:pPrChange>
      </w:pPr>
      <w:ins w:id="10798" w:author="gsadi" w:date="2013-11-25T16:34:00Z">
        <w:r w:rsidRPr="002B0E74">
          <w:rPr>
            <w:i/>
            <w:rPrChange w:id="10799" w:author="gsadi" w:date="2013-11-25T16:42:00Z">
              <w:rPr>
                <w:color w:val="0000FF"/>
                <w:u w:val="single"/>
              </w:rPr>
            </w:rPrChange>
          </w:rPr>
          <w:t xml:space="preserve">The highest priority Planning Routing is used first. </w:t>
        </w:r>
      </w:ins>
    </w:p>
    <w:p w:rsidR="00000000" w:rsidRDefault="002B0E74">
      <w:pPr>
        <w:pStyle w:val="ListParagraph"/>
        <w:numPr>
          <w:ilvl w:val="2"/>
          <w:numId w:val="96"/>
        </w:numPr>
        <w:ind w:left="1800"/>
        <w:rPr>
          <w:ins w:id="10800" w:author="gsadi" w:date="2013-11-25T16:34:00Z"/>
          <w:i/>
          <w:rPrChange w:id="10801" w:author="gsadi" w:date="2013-11-25T16:42:00Z">
            <w:rPr>
              <w:ins w:id="10802" w:author="gsadi" w:date="2013-11-25T16:34:00Z"/>
            </w:rPr>
          </w:rPrChange>
        </w:rPr>
        <w:pPrChange w:id="10803" w:author="gsadi" w:date="2013-11-25T16:39:00Z">
          <w:pPr>
            <w:numPr>
              <w:ilvl w:val="2"/>
              <w:numId w:val="90"/>
            </w:numPr>
            <w:tabs>
              <w:tab w:val="num" w:pos="2160"/>
            </w:tabs>
            <w:ind w:left="2160" w:hanging="360"/>
          </w:pPr>
        </w:pPrChange>
      </w:pPr>
      <w:ins w:id="10804" w:author="gsadi" w:date="2013-11-25T16:34:00Z">
        <w:r w:rsidRPr="002B0E74">
          <w:rPr>
            <w:i/>
            <w:rPrChange w:id="10805" w:author="gsadi" w:date="2013-11-25T16:42:00Z">
              <w:rPr>
                <w:color w:val="0000FF"/>
                <w:u w:val="single"/>
              </w:rPr>
            </w:rPrChange>
          </w:rPr>
          <w:t>System attempts to deliver supply to the dc based on the Demand Date and Build Ahead setting.</w:t>
        </w:r>
      </w:ins>
    </w:p>
    <w:p w:rsidR="00000000" w:rsidRDefault="002B0E74">
      <w:pPr>
        <w:pStyle w:val="ListParagraph"/>
        <w:numPr>
          <w:ilvl w:val="1"/>
          <w:numId w:val="94"/>
        </w:numPr>
        <w:ind w:left="1080"/>
        <w:rPr>
          <w:ins w:id="10806" w:author="gsadi" w:date="2013-11-25T16:34:00Z"/>
          <w:i/>
          <w:rPrChange w:id="10807" w:author="gsadi" w:date="2013-11-25T16:42:00Z">
            <w:rPr>
              <w:ins w:id="10808" w:author="gsadi" w:date="2013-11-25T16:34:00Z"/>
            </w:rPr>
          </w:rPrChange>
        </w:rPr>
        <w:pPrChange w:id="10809" w:author="gsadi" w:date="2013-11-25T16:39:00Z">
          <w:pPr>
            <w:numPr>
              <w:ilvl w:val="1"/>
              <w:numId w:val="90"/>
            </w:numPr>
            <w:tabs>
              <w:tab w:val="num" w:pos="1440"/>
            </w:tabs>
            <w:ind w:left="1440" w:hanging="360"/>
          </w:pPr>
        </w:pPrChange>
      </w:pPr>
      <w:ins w:id="10810" w:author="gsadi" w:date="2013-11-25T16:34:00Z">
        <w:r w:rsidRPr="002B0E74">
          <w:rPr>
            <w:i/>
            <w:rPrChange w:id="10811" w:author="gsadi" w:date="2013-11-25T16:42:00Z">
              <w:rPr>
                <w:color w:val="0000FF"/>
                <w:u w:val="single"/>
              </w:rPr>
            </w:rPrChange>
          </w:rPr>
          <w:t>Capacity is checked.</w:t>
        </w:r>
      </w:ins>
    </w:p>
    <w:p w:rsidR="00000000" w:rsidRDefault="002B0E74">
      <w:pPr>
        <w:pStyle w:val="ListParagraph"/>
        <w:numPr>
          <w:ilvl w:val="1"/>
          <w:numId w:val="94"/>
        </w:numPr>
        <w:ind w:left="1080"/>
        <w:rPr>
          <w:ins w:id="10812" w:author="gsadi" w:date="2013-11-25T16:34:00Z"/>
          <w:i/>
          <w:rPrChange w:id="10813" w:author="gsadi" w:date="2013-11-25T16:42:00Z">
            <w:rPr>
              <w:ins w:id="10814" w:author="gsadi" w:date="2013-11-25T16:34:00Z"/>
            </w:rPr>
          </w:rPrChange>
        </w:rPr>
        <w:pPrChange w:id="10815" w:author="gsadi" w:date="2013-11-25T16:39:00Z">
          <w:pPr>
            <w:numPr>
              <w:ilvl w:val="1"/>
              <w:numId w:val="90"/>
            </w:numPr>
            <w:tabs>
              <w:tab w:val="num" w:pos="1440"/>
            </w:tabs>
            <w:ind w:left="1440" w:hanging="360"/>
          </w:pPr>
        </w:pPrChange>
      </w:pPr>
      <w:ins w:id="10816" w:author="gsadi" w:date="2013-11-25T16:34:00Z">
        <w:r w:rsidRPr="002B0E74">
          <w:rPr>
            <w:i/>
            <w:rPrChange w:id="10817" w:author="gsadi" w:date="2013-11-25T16:42:00Z">
              <w:rPr>
                <w:color w:val="0000FF"/>
                <w:u w:val="single"/>
              </w:rPr>
            </w:rPrChange>
          </w:rPr>
          <w:t>Other routings are tried automatically (if necessary) to satisfy the demand &amp; minimize lateness.</w:t>
        </w:r>
      </w:ins>
    </w:p>
    <w:p w:rsidR="00000000" w:rsidRDefault="002B0E74">
      <w:pPr>
        <w:pStyle w:val="ListParagraph"/>
        <w:numPr>
          <w:ilvl w:val="1"/>
          <w:numId w:val="94"/>
        </w:numPr>
        <w:ind w:left="1080"/>
        <w:rPr>
          <w:ins w:id="10818" w:author="gsadi" w:date="2013-11-25T16:34:00Z"/>
          <w:i/>
          <w:rPrChange w:id="10819" w:author="gsadi" w:date="2013-11-25T16:42:00Z">
            <w:rPr>
              <w:ins w:id="10820" w:author="gsadi" w:date="2013-11-25T16:34:00Z"/>
            </w:rPr>
          </w:rPrChange>
        </w:rPr>
        <w:pPrChange w:id="10821" w:author="gsadi" w:date="2013-11-25T16:39:00Z">
          <w:pPr>
            <w:numPr>
              <w:ilvl w:val="1"/>
              <w:numId w:val="90"/>
            </w:numPr>
            <w:tabs>
              <w:tab w:val="num" w:pos="1440"/>
            </w:tabs>
            <w:ind w:left="1440" w:hanging="360"/>
          </w:pPr>
        </w:pPrChange>
      </w:pPr>
      <w:ins w:id="10822" w:author="gsadi" w:date="2013-11-25T16:34:00Z">
        <w:r w:rsidRPr="002B0E74">
          <w:rPr>
            <w:i/>
            <w:rPrChange w:id="10823" w:author="gsadi" w:date="2013-11-25T16:42:00Z">
              <w:rPr>
                <w:color w:val="0000FF"/>
                <w:u w:val="single"/>
              </w:rPr>
            </w:rPrChange>
          </w:rPr>
          <w:t>Plan is “locked”</w:t>
        </w:r>
      </w:ins>
    </w:p>
    <w:p w:rsidR="00000000" w:rsidRDefault="002B0E74">
      <w:pPr>
        <w:pStyle w:val="ListParagraph"/>
        <w:numPr>
          <w:ilvl w:val="1"/>
          <w:numId w:val="94"/>
        </w:numPr>
        <w:ind w:left="1080"/>
        <w:rPr>
          <w:ins w:id="10824" w:author="gsadi" w:date="2013-11-25T16:42:00Z"/>
          <w:i/>
          <w:rPrChange w:id="10825" w:author="gsadi" w:date="2013-11-25T16:42:00Z">
            <w:rPr>
              <w:ins w:id="10826" w:author="gsadi" w:date="2013-11-25T16:42:00Z"/>
              <w:rFonts w:ascii="Arial" w:hAnsi="Arial" w:cs="Arial"/>
            </w:rPr>
          </w:rPrChange>
        </w:rPr>
        <w:pPrChange w:id="10827" w:author="gsadi" w:date="2013-11-25T16:39:00Z">
          <w:pPr>
            <w:numPr>
              <w:ilvl w:val="1"/>
              <w:numId w:val="90"/>
            </w:numPr>
            <w:tabs>
              <w:tab w:val="num" w:pos="1440"/>
            </w:tabs>
            <w:ind w:left="1440" w:hanging="360"/>
          </w:pPr>
        </w:pPrChange>
      </w:pPr>
      <w:ins w:id="10828" w:author="gsadi" w:date="2013-11-25T16:34:00Z">
        <w:r w:rsidRPr="002B0E74">
          <w:rPr>
            <w:i/>
            <w:rPrChange w:id="10829" w:author="gsadi" w:date="2013-11-25T16:42:00Z">
              <w:rPr>
                <w:color w:val="0000FF"/>
                <w:u w:val="single"/>
              </w:rPr>
            </w:rPrChange>
          </w:rPr>
          <w:t>Process the next demand</w:t>
        </w:r>
      </w:ins>
    </w:p>
    <w:p w:rsidR="00000000" w:rsidRDefault="003F6914">
      <w:pPr>
        <w:pStyle w:val="ListParagraph"/>
        <w:ind w:left="1080"/>
        <w:rPr>
          <w:ins w:id="10830" w:author="gsadi" w:date="2013-11-25T16:42:00Z"/>
          <w:i/>
        </w:rPr>
        <w:pPrChange w:id="10831" w:author="gsadi" w:date="2013-11-25T16:42:00Z">
          <w:pPr>
            <w:numPr>
              <w:ilvl w:val="1"/>
              <w:numId w:val="90"/>
            </w:numPr>
            <w:tabs>
              <w:tab w:val="num" w:pos="1440"/>
            </w:tabs>
            <w:ind w:left="1440" w:hanging="360"/>
          </w:pPr>
        </w:pPrChange>
      </w:pPr>
    </w:p>
    <w:p w:rsidR="00000000" w:rsidRDefault="00862277">
      <w:pPr>
        <w:pStyle w:val="ListParagraph"/>
        <w:ind w:left="0"/>
        <w:rPr>
          <w:ins w:id="10832" w:author="gsadi" w:date="2013-11-25T16:55:00Z"/>
          <w:i/>
        </w:rPr>
        <w:pPrChange w:id="10833" w:author="gsadi" w:date="2013-11-25T16:55:00Z">
          <w:pPr>
            <w:pStyle w:val="ListParagraph"/>
            <w:numPr>
              <w:numId w:val="97"/>
            </w:numPr>
            <w:tabs>
              <w:tab w:val="num" w:pos="720"/>
            </w:tabs>
            <w:ind w:hanging="360"/>
          </w:pPr>
        </w:pPrChange>
      </w:pPr>
      <w:ins w:id="10834" w:author="gsadi" w:date="2013-11-25T16:42:00Z">
        <w:r>
          <w:rPr>
            <w:i/>
          </w:rPr>
          <w:t>}</w:t>
        </w:r>
      </w:ins>
    </w:p>
    <w:p w:rsidR="00000000" w:rsidRDefault="002B0E74">
      <w:pPr>
        <w:pStyle w:val="ListParagraph"/>
        <w:ind w:left="0"/>
        <w:jc w:val="both"/>
        <w:rPr>
          <w:ins w:id="10835" w:author="gsadi" w:date="2013-11-25T16:52:00Z"/>
          <w:rFonts w:ascii="Arial" w:hAnsi="Arial" w:cs="Arial"/>
          <w:rPrChange w:id="10836" w:author="gsadi" w:date="2013-11-25T16:56:00Z">
            <w:rPr>
              <w:ins w:id="10837" w:author="gsadi" w:date="2013-11-25T16:52:00Z"/>
              <w:i/>
            </w:rPr>
          </w:rPrChange>
        </w:rPr>
        <w:pPrChange w:id="10838" w:author="gsadi" w:date="2013-11-25T16:56:00Z">
          <w:pPr>
            <w:numPr>
              <w:ilvl w:val="1"/>
              <w:numId w:val="90"/>
            </w:numPr>
            <w:tabs>
              <w:tab w:val="num" w:pos="1440"/>
            </w:tabs>
            <w:ind w:left="1440" w:hanging="360"/>
          </w:pPr>
        </w:pPrChange>
      </w:pPr>
      <w:ins w:id="10839" w:author="gsadi" w:date="2013-11-25T16:55:00Z">
        <w:r w:rsidRPr="002B0E74">
          <w:rPr>
            <w:rFonts w:ascii="Arial" w:hAnsi="Arial" w:cs="Arial"/>
            <w:bCs/>
            <w:rPrChange w:id="10840" w:author="gsadi" w:date="2013-11-25T16:56:00Z">
              <w:rPr>
                <w:b/>
                <w:bCs/>
                <w:i/>
                <w:color w:val="0000FF"/>
                <w:u w:val="single"/>
              </w:rPr>
            </w:rPrChange>
          </w:rPr>
          <w:t xml:space="preserve">In some cases demands cannot be satisfied - Demand Not Planned Condition. </w:t>
        </w:r>
      </w:ins>
      <w:ins w:id="10841" w:author="gsadi" w:date="2013-11-25T16:56:00Z">
        <w:r w:rsidR="00B72246">
          <w:rPr>
            <w:rFonts w:ascii="Arial" w:hAnsi="Arial" w:cs="Arial"/>
            <w:bCs/>
          </w:rPr>
          <w:t>I</w:t>
        </w:r>
      </w:ins>
      <w:ins w:id="10842" w:author="gsadi" w:date="2013-11-25T16:55:00Z">
        <w:r w:rsidRPr="002B0E74">
          <w:rPr>
            <w:rFonts w:ascii="Arial" w:hAnsi="Arial" w:cs="Arial"/>
            <w:rPrChange w:id="10843" w:author="gsadi" w:date="2013-11-25T16:56:00Z">
              <w:rPr>
                <w:i/>
                <w:color w:val="0000FF"/>
                <w:u w:val="single"/>
              </w:rPr>
            </w:rPrChange>
          </w:rPr>
          <w:t>t may be beca</w:t>
        </w:r>
      </w:ins>
      <w:ins w:id="10844" w:author="gsadi" w:date="2013-11-25T16:56:00Z">
        <w:r w:rsidRPr="002B0E74">
          <w:rPr>
            <w:rFonts w:ascii="Arial" w:hAnsi="Arial" w:cs="Arial"/>
            <w:rPrChange w:id="10845" w:author="gsadi" w:date="2013-11-25T16:56:00Z">
              <w:rPr>
                <w:i/>
                <w:color w:val="0000FF"/>
                <w:u w:val="single"/>
              </w:rPr>
            </w:rPrChange>
          </w:rPr>
          <w:t>us</w:t>
        </w:r>
      </w:ins>
      <w:ins w:id="10846" w:author="gsadi" w:date="2013-11-25T16:55:00Z">
        <w:r w:rsidRPr="002B0E74">
          <w:rPr>
            <w:rFonts w:ascii="Arial" w:hAnsi="Arial" w:cs="Arial"/>
            <w:rPrChange w:id="10847" w:author="gsadi" w:date="2013-11-25T16:56:00Z">
              <w:rPr>
                <w:i/>
                <w:color w:val="0000FF"/>
                <w:u w:val="single"/>
              </w:rPr>
            </w:rPrChange>
          </w:rPr>
          <w:t>e</w:t>
        </w:r>
        <w:r w:rsidR="00B72246">
          <w:rPr>
            <w:rFonts w:ascii="Arial" w:hAnsi="Arial" w:cs="Arial"/>
          </w:rPr>
          <w:t xml:space="preserve"> “</w:t>
        </w:r>
        <w:r w:rsidRPr="002B0E74">
          <w:rPr>
            <w:rFonts w:ascii="Arial" w:hAnsi="Arial" w:cs="Arial"/>
            <w:i/>
            <w:rPrChange w:id="10848" w:author="gsadi" w:date="2013-11-25T16:56:00Z">
              <w:rPr>
                <w:rFonts w:ascii="Arial" w:hAnsi="Arial" w:cs="Arial"/>
                <w:color w:val="0000FF"/>
                <w:u w:val="single"/>
              </w:rPr>
            </w:rPrChange>
          </w:rPr>
          <w:t>Plan No More</w:t>
        </w:r>
        <w:r w:rsidR="00B72246">
          <w:rPr>
            <w:rFonts w:ascii="Arial" w:hAnsi="Arial" w:cs="Arial"/>
          </w:rPr>
          <w:t>” Setting,</w:t>
        </w:r>
      </w:ins>
      <w:ins w:id="10849" w:author="gsadi" w:date="2013-11-25T16:56:00Z">
        <w:r w:rsidR="00B72246">
          <w:rPr>
            <w:rFonts w:ascii="Arial" w:hAnsi="Arial" w:cs="Arial"/>
          </w:rPr>
          <w:t xml:space="preserve"> </w:t>
        </w:r>
      </w:ins>
      <w:ins w:id="10850" w:author="gsadi" w:date="2013-11-25T16:55:00Z">
        <w:r w:rsidRPr="002B0E74">
          <w:rPr>
            <w:rFonts w:ascii="Arial" w:hAnsi="Arial" w:cs="Arial"/>
            <w:rPrChange w:id="10851" w:author="gsadi" w:date="2013-11-25T16:56:00Z">
              <w:rPr>
                <w:i/>
                <w:color w:val="0000FF"/>
                <w:u w:val="single"/>
              </w:rPr>
            </w:rPrChange>
          </w:rPr>
          <w:t>“</w:t>
        </w:r>
        <w:r w:rsidRPr="002B0E74">
          <w:rPr>
            <w:rFonts w:ascii="Arial" w:hAnsi="Arial" w:cs="Arial"/>
            <w:i/>
            <w:rPrChange w:id="10852" w:author="gsadi" w:date="2013-11-25T16:56:00Z">
              <w:rPr>
                <w:i/>
                <w:color w:val="0000FF"/>
                <w:u w:val="single"/>
              </w:rPr>
            </w:rPrChange>
          </w:rPr>
          <w:t>Build Late Limit</w:t>
        </w:r>
        <w:r w:rsidR="00B72246">
          <w:rPr>
            <w:rFonts w:ascii="Arial" w:hAnsi="Arial" w:cs="Arial"/>
          </w:rPr>
          <w:t>” was reached, or</w:t>
        </w:r>
      </w:ins>
      <w:ins w:id="10853" w:author="gsadi" w:date="2013-11-25T16:56:00Z">
        <w:r w:rsidR="00B72246">
          <w:rPr>
            <w:rFonts w:ascii="Arial" w:hAnsi="Arial" w:cs="Arial"/>
          </w:rPr>
          <w:t xml:space="preserve"> </w:t>
        </w:r>
      </w:ins>
      <w:ins w:id="10854" w:author="gsadi" w:date="2013-11-25T16:55:00Z">
        <w:r w:rsidRPr="002B0E74">
          <w:rPr>
            <w:rFonts w:ascii="Arial" w:hAnsi="Arial" w:cs="Arial"/>
            <w:rPrChange w:id="10855" w:author="gsadi" w:date="2013-11-25T16:56:00Z">
              <w:rPr>
                <w:i/>
                <w:color w:val="0000FF"/>
                <w:u w:val="single"/>
              </w:rPr>
            </w:rPrChange>
          </w:rPr>
          <w:t>Capacity not available</w:t>
        </w:r>
      </w:ins>
    </w:p>
    <w:p w:rsidR="00000000" w:rsidRDefault="003F6914">
      <w:pPr>
        <w:pStyle w:val="ListParagraph"/>
        <w:ind w:left="0"/>
        <w:rPr>
          <w:ins w:id="10856" w:author="gsadi" w:date="2013-11-25T17:02:00Z"/>
          <w:rFonts w:ascii="Arial" w:hAnsi="Arial" w:cs="Arial"/>
        </w:rPr>
        <w:pPrChange w:id="10857" w:author="gsadi" w:date="2013-11-25T16:42:00Z">
          <w:pPr>
            <w:numPr>
              <w:ilvl w:val="1"/>
              <w:numId w:val="90"/>
            </w:numPr>
            <w:tabs>
              <w:tab w:val="num" w:pos="1440"/>
            </w:tabs>
            <w:ind w:left="1440" w:hanging="360"/>
          </w:pPr>
        </w:pPrChange>
      </w:pPr>
    </w:p>
    <w:p w:rsidR="00000000" w:rsidRDefault="003C2C4C">
      <w:pPr>
        <w:pStyle w:val="ListParagraph"/>
        <w:ind w:left="0"/>
        <w:rPr>
          <w:ins w:id="10858" w:author="gsadi" w:date="2013-11-25T17:02:00Z"/>
          <w:rFonts w:ascii="Arial" w:hAnsi="Arial" w:cs="Arial"/>
        </w:rPr>
        <w:pPrChange w:id="10859" w:author="gsadi" w:date="2013-11-25T16:42:00Z">
          <w:pPr>
            <w:numPr>
              <w:ilvl w:val="1"/>
              <w:numId w:val="90"/>
            </w:numPr>
            <w:tabs>
              <w:tab w:val="num" w:pos="1440"/>
            </w:tabs>
            <w:ind w:left="1440" w:hanging="360"/>
          </w:pPr>
        </w:pPrChange>
      </w:pPr>
      <w:ins w:id="10860" w:author="gsadi" w:date="2013-11-25T16:52:00Z">
        <w:r>
          <w:rPr>
            <w:rFonts w:ascii="Arial" w:hAnsi="Arial" w:cs="Arial"/>
          </w:rPr>
          <w:t>Planning logic</w:t>
        </w:r>
      </w:ins>
      <w:ins w:id="10861" w:author="gsadi" w:date="2013-11-25T16:59:00Z">
        <w:r w:rsidR="006256D4">
          <w:rPr>
            <w:rFonts w:ascii="Arial" w:hAnsi="Arial" w:cs="Arial"/>
          </w:rPr>
          <w:t xml:space="preserve"> and capacity search</w:t>
        </w:r>
      </w:ins>
      <w:ins w:id="10862" w:author="gsadi" w:date="2013-11-25T16:52:00Z">
        <w:r>
          <w:rPr>
            <w:rFonts w:ascii="Arial" w:hAnsi="Arial" w:cs="Arial"/>
          </w:rPr>
          <w:t xml:space="preserve"> is as explained below:</w:t>
        </w:r>
      </w:ins>
    </w:p>
    <w:p w:rsidR="00000000" w:rsidRDefault="003F6914">
      <w:pPr>
        <w:pStyle w:val="ListParagraph"/>
        <w:ind w:left="0"/>
        <w:rPr>
          <w:ins w:id="10863" w:author="gsadi" w:date="2013-11-25T16:56:00Z"/>
          <w:rFonts w:ascii="Arial" w:hAnsi="Arial" w:cs="Arial"/>
        </w:rPr>
        <w:pPrChange w:id="10864" w:author="gsadi" w:date="2013-11-25T16:42:00Z">
          <w:pPr>
            <w:numPr>
              <w:ilvl w:val="1"/>
              <w:numId w:val="90"/>
            </w:numPr>
            <w:tabs>
              <w:tab w:val="num" w:pos="1440"/>
            </w:tabs>
            <w:ind w:left="1440" w:hanging="360"/>
          </w:pPr>
        </w:pPrChange>
      </w:pPr>
    </w:p>
    <w:p w:rsidR="00000000" w:rsidRDefault="002B0E74">
      <w:pPr>
        <w:pStyle w:val="ListParagraph"/>
        <w:ind w:left="0"/>
        <w:rPr>
          <w:ins w:id="10865" w:author="gsadi" w:date="2013-11-25T16:42:00Z"/>
          <w:rPrChange w:id="10866" w:author="gsadi" w:date="2013-11-25T16:52:00Z">
            <w:rPr>
              <w:ins w:id="10867" w:author="gsadi" w:date="2013-11-25T16:42:00Z"/>
              <w:i/>
            </w:rPr>
          </w:rPrChange>
        </w:rPr>
        <w:pPrChange w:id="10868" w:author="gsadi" w:date="2013-11-25T16:42:00Z">
          <w:pPr>
            <w:numPr>
              <w:ilvl w:val="1"/>
              <w:numId w:val="90"/>
            </w:numPr>
            <w:tabs>
              <w:tab w:val="num" w:pos="1440"/>
            </w:tabs>
            <w:ind w:left="1440" w:hanging="360"/>
          </w:pPr>
        </w:pPrChange>
      </w:pPr>
      <w:ins w:id="10869" w:author="gsadi" w:date="2013-11-25T17:02:00Z">
        <w:r w:rsidRPr="002B0E74">
          <w:rPr>
            <w:rFonts w:ascii="Arial" w:hAnsi="Arial" w:cs="Arial"/>
            <w:noProof/>
            <w:sz w:val="18"/>
            <w:szCs w:val="18"/>
            <w:rPrChange w:id="10870">
              <w:rPr>
                <w:rFonts w:ascii="Arial" w:hAnsi="Arial" w:cs="Arial"/>
                <w:noProof/>
                <w:sz w:val="18"/>
                <w:szCs w:val="18"/>
              </w:rPr>
            </w:rPrChange>
          </w:rPr>
        </w:r>
        <w:r w:rsidRPr="002B0E74">
          <w:rPr>
            <w:rFonts w:ascii="Arial" w:hAnsi="Arial" w:cs="Arial"/>
            <w:noProof/>
            <w:sz w:val="18"/>
            <w:szCs w:val="18"/>
            <w:rPrChange w:id="10871">
              <w:rPr>
                <w:rFonts w:ascii="Arial" w:hAnsi="Arial" w:cs="Arial"/>
                <w:noProof/>
                <w:sz w:val="18"/>
                <w:szCs w:val="18"/>
              </w:rPr>
            </w:rPrChange>
          </w:rPr>
          <w:pict>
            <v:group id="Canvas 93" o:spid="_x0000_s1034" editas="canvas" style="width:468.3pt;height:100.8pt;mso-position-horizontal-relative:char;mso-position-vertical-relative:line" coordsize="59474,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">
              <v:shape id="_x0000_s1035" type="#_x0000_t75" style="position:absolute;width:59474;height:12801;visibility:visible">
                <v:fill o:detectmouseclick="t"/>
                <v:path o:connecttype="none"/>
              </v:shape>
              <v:line id="Line 6" o:spid="_x0000_s1036" style="position:absolute;visibility:visible" from="5257,4832" to="53505,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luuMEAAADbAAAADwAAAGRycy9kb3ducmV2LnhtbESPX2vCQBDE3wv9DscWfKsXC9YQPaUU&#10;CoIPUhV8XXJrEszthdzmj9/eEwQfh5n5DbPajK5WPbWh8mxgNk1AEefeVlwYOB3/PlNQQZAt1p7J&#10;wI0CbNbvbyvMrB/4n/qDFCpCOGRooBRpMq1DXpLDMPUNcfQuvnUoUbaFti0OEe5q/ZUk39phxXGh&#10;xIZ+S8qvh84Z6OSyo/HUpWdKeS5Dup+7fm/M5GP8WYISGuUVfra31sBiBo8v8Qfo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W64wQAAANsAAAAPAAAAAAAAAAAAAAAA&#10;AKECAABkcnMvZG93bnJldi54bWxQSwUGAAAAAAQABAD5AAAAjwMAAAAA&#10;" strokeweight="1pt">
                <v:stroke startarrowwidth="narrow" startarrowlength="short" endarrowwidth="narrow" endarrowlength="short"/>
              </v:line>
              <v:line id="Line 7" o:spid="_x0000_s1037" style="position:absolute;visibility:visible" from="5257,3257" to="5257,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vwz8EAAADbAAAADwAAAGRycy9kb3ducmV2LnhtbESPX2vCQBDE3wt+h2MF3+pFwTZETxFB&#10;KPggtYKvS25Ngrm9kNv86bf3hEIfh5n5DbPZja5WPbWh8mxgMU9AEefeVlwYuP4c31NQQZAt1p7J&#10;wC8F2G0nbxvMrB/4m/qLFCpCOGRooBRpMq1DXpLDMPcNcfTuvnUoUbaFti0OEe5qvUySD+2w4rhQ&#10;YkOHkvLHpXMGOrmfaLx26Y1SXsmQnleuPxszm477NSihUf7Df+0va+BzCa8v8Qfo7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DPwQAAANsAAAAPAAAAAAAAAAAAAAAA&#10;AKECAABkcnMvZG93bnJldi54bWxQSwUGAAAAAAQABAD5AAAAjwMAAAAA&#10;" strokeweight="1pt">
                <v:stroke startarrowwidth="narrow" startarrowlength="short" endarrowwidth="narrow" endarrowlength="short"/>
              </v:line>
              <v:line id="Line 8" o:spid="_x0000_s1038" style="position:absolute;visibility:visible" from="53505,3257" to="53505,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dVVMIAAADbAAAADwAAAGRycy9kb3ducmV2LnhtbESPS2vDMBCE74X8B7GF3hq5LUmMG9mE&#10;QqHQQ8gDcl2sjW1qrYy1fuTfR4VCj8PMfMNsi9m1aqQ+NJ4NvCwTUMSltw1XBs6nz+cUVBBki61n&#10;MnCjAEW+eNhiZv3EBxqPUqkI4ZChgVqky7QOZU0Ow9J3xNG7+t6hRNlX2vY4Rbhr9WuSrLXDhuNC&#10;jR191FT+HAdnYJDrN83nIb1QyiuZ0v3KjXtjnh7n3TsooVn+w3/tL2tg8wa/X+IP0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tdVVMIAAADbAAAADwAAAAAAAAAAAAAA&#10;AAChAgAAZHJzL2Rvd25yZXYueG1sUEsFBgAAAAAEAAQA+QAAAJADAAAAAA==&#10;" strokeweight="1pt">
                <v:stroke startarrowwidth="narrow" startarrowlength="short" endarrowwidth="narrow" endarrowlength="short"/>
              </v:line>
              <v:shape id="Text Box 9" o:spid="_x0000_s1039" type="#_x0000_t202" style="position:absolute;top:317;width:10769;height:21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TCMQA&#10;AADbAAAADwAAAGRycy9kb3ducmV2LnhtbESP3YrCMBSE7wXfIRxh7zRVRN1qKuIiKCzC6rLg3aE5&#10;/cHmpDZR69tvBMHLYWa+YRbL1lTiRo0rLSsYDiIQxKnVJecKfo+b/gyE88gaK8uk4EEOlkm3s8BY&#10;2zv/0O3gcxEg7GJUUHhfx1K6tCCDbmBr4uBltjHog2xyqRu8B7ip5CiKJtJgyWGhwJrWBaXnw9Uo&#10;+HZojl/XUu/Hs7/zZZcNT+3nRqmPXruag/DU+nf41d5qBdMxPL+EH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kwjEAAAA2wAAAA8AAAAAAAAAAAAAAAAAmAIAAGRycy9k&#10;b3ducmV2LnhtbFBLBQYAAAAABAAEAPUAAACJAwAAAAA=&#10;" filled="f" stroked="f" strokeweight="1pt">
                <v:stroke startarrowwidth="narrow" startarrowlength="short" endarrowwidth="narrow" endarrowlength="short"/>
                <v:textbox inset="1.75261mm,.87631mm,1.75261mm,.87631mm">
                  <w:txbxContent>
                    <w:p w:rsidR="005D063E" w:rsidRPr="0080548C" w:rsidRDefault="005D063E" w:rsidP="005C18F0">
                      <w:pPr>
                        <w:adjustRightInd w:val="0"/>
                        <w:jc w:val="center"/>
                        <w:rPr>
                          <w:color w:val="000000"/>
                          <w:sz w:val="19"/>
                          <w:szCs w:val="28"/>
                        </w:rPr>
                      </w:pPr>
                      <w:r w:rsidRPr="0080548C">
                        <w:rPr>
                          <w:color w:val="000000"/>
                          <w:sz w:val="19"/>
                          <w:szCs w:val="28"/>
                        </w:rPr>
                        <w:t>Build Ahead Limit</w:t>
                      </w:r>
                    </w:p>
                  </w:txbxContent>
                </v:textbox>
              </v:shape>
              <v:shape id="_x0000_s1040" type="#_x0000_t202" style="position:absolute;left:48831;top:317;width:9608;height:21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c2k8QA&#10;AADbAAAADwAAAGRycy9kb3ducmV2LnhtbESP3YrCMBSE7wXfIRxh7zR1cf2pRlkUYQURtorg3aE5&#10;tsXmpDZRu29vBGEvh5n5hpktGlOKO9WusKyg34tAEKdWF5wpOOzX3TEI55E1lpZJwR85WMzbrRnG&#10;2j74l+6Jz0SAsItRQe59FUvp0pwMup6tiIN3trVBH2SdSV3jI8BNKT+jaCgNFhwWcqxomVN6SW5G&#10;wdah2a9uhd4NxsfLdXPun5rJWqmPTvM9BeGp8f/hd/tHKxh9wetL+AF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XNpPEAAAA2wAAAA8AAAAAAAAAAAAAAAAAmAIAAGRycy9k&#10;b3ducmV2LnhtbFBLBQYAAAAABAAEAPUAAACJAwAAAAA=&#10;" filled="f" stroked="f" strokeweight="1pt">
                <v:stroke startarrowwidth="narrow" startarrowlength="short" endarrowwidth="narrow" endarrowlength="short"/>
                <v:textbox inset="1.75261mm,.87631mm,1.75261mm,.87631mm">
                  <w:txbxContent>
                    <w:p w:rsidR="005D063E" w:rsidRPr="0080548C" w:rsidRDefault="005D063E" w:rsidP="005C18F0">
                      <w:pPr>
                        <w:adjustRightInd w:val="0"/>
                        <w:jc w:val="center"/>
                        <w:rPr>
                          <w:color w:val="000000"/>
                          <w:sz w:val="19"/>
                          <w:szCs w:val="28"/>
                        </w:rPr>
                      </w:pPr>
                      <w:r w:rsidRPr="0080548C">
                        <w:rPr>
                          <w:color w:val="000000"/>
                          <w:sz w:val="19"/>
                          <w:szCs w:val="28"/>
                        </w:rPr>
                        <w:t>Build Late Limit</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11" o:spid="_x0000_s1041" type="#_x0000_t104" style="position:absolute;left:24999;top:5283;width:5411;height:15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IAxcMA&#10;AADbAAAADwAAAGRycy9kb3ducmV2LnhtbESP0WrCQBRE3wv+w3KFvjUbLURJXSUoQu2b2g+4ZK/Z&#10;tNm7Mbua1K93C4KPw8ycYRarwTbiSp2vHSuYJCkI4tLpmisF38ft2xyED8gaG8ek4I88rJajlwXm&#10;2vW8p+shVCJC2OeowITQ5lL60pBFn7iWOHon11kMUXaV1B32EW4bOU3TTFqsOS4YbGltqPw9XKyC&#10;2/yEu0t/3qxN8f5zm2y/CjpnSr2Oh+IDRKAhPMOP9qdWMMv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IAxcMAAADbAAAADwAAAAAAAAAAAAAAAACYAgAAZHJzL2Rv&#10;d25yZXYueG1sUEsFBgAAAAAEAAQA9QAAAIgDAAAAAA==&#10;" strokeweight="1pt">
                <v:stroke startarrowwidth="narrow" startarrowlength="short" endarrowwidth="narrow" endarrowlength="short"/>
              </v:shape>
              <v:shape id="AutoShape 12" o:spid="_x0000_s1042" type="#_x0000_t104" style="position:absolute;left:15697;top:5359;width:4229;height:1568;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2WU8QA&#10;AADbAAAADwAAAGRycy9kb3ducmV2LnhtbESPQWvCQBSE7wX/w/KE3upGwUZjVhFrS49NGhBvj+wz&#10;CWbfhuw2Sf99t1DocZiZb5j0MJlWDNS7xrKC5SICQVxa3XCloPh8fdqAcB5ZY2uZFHyTg8N+9pBi&#10;ou3IGQ25r0SAsEtQQe19l0jpypoMuoXtiIN3s71BH2RfSd3jGOCmlasoepYGGw4LNXZ0qqm8518m&#10;UG7L7O3crrf5+LLKisv1qLPNh1KP8+m4A+Fp8v/hv/a7VhDH8Psl/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tllPEAAAA2wAAAA8AAAAAAAAAAAAAAAAAmAIAAGRycy9k&#10;b3ducmV2LnhtbFBLBQYAAAAABAAEAPUAAACJAwAAAAA=&#10;" strokeweight="1pt">
                <v:stroke startarrowwidth="narrow" startarrowlength="short" endarrowwidth="narrow" endarrowlength="short"/>
              </v:shape>
              <v:shape id="AutoShape 13" o:spid="_x0000_s1043" type="#_x0000_t104" style="position:absolute;left:10306;top:5359;width:5391;height:1568;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CIcQA&#10;AADbAAAADwAAAGRycy9kb3ducmV2LnhtbESPwWrCQBCG7wXfYRmht7pRaKupq4ja4rGJQultyI5J&#10;aHY2ZFeTvr1zEDwO//zfzLdcD65RV+pC7dnAdJKAIi68rbk0cDp+vsxBhYhssfFMBv4pwHo1elpi&#10;an3PGV3zWCqBcEjRQBVjm2odioocholviSU7+85hlLErte2wF7hr9CxJ3rTDmuVChS1tKyr+8osT&#10;ynmafe2b10Xe72bZ6ed3Y7P5tzHP42HzASrSEB/L9/bBGniXZ8VFPE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yAiHEAAAA2wAAAA8AAAAAAAAAAAAAAAAAmAIAAGRycy9k&#10;b3ducmV2LnhtbFBLBQYAAAAABAAEAPUAAACJAwAAAAA=&#10;" strokeweight="1pt">
                <v:stroke startarrowwidth="narrow" startarrowlength="short" endarrowwidth="narrow" endarrowlength="short"/>
              </v:shape>
              <v:shape id="AutoShape 14" o:spid="_x0000_s1044" type="#_x0000_t104" style="position:absolute;left:5257;top:5359;width:5049;height:1568;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nusMA&#10;AADbAAAADwAAAGRycy9kb3ducmV2LnhtbESPT4vCMBTE78J+h/AWvGmq4L9qFNldxaOtwrK3R/Ns&#10;i81LabK2fnsjCB6HmfkNs9p0phI3alxpWcFoGIEgzqwuOVdwPu0GcxDOI2usLJOCOznYrD96K4y1&#10;bTmhW+pzESDsYlRQeF/HUrqsIINuaGvi4F1sY9AH2eRSN9gGuKnkOIqm0mDJYaHAmr4Kyq7pvwmU&#10;yyjZ/1STRdp+j5Pz799WJ/OjUv3PbrsE4anz7/CrfdAKZgt4fg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nusMAAADbAAAADwAAAAAAAAAAAAAAAACYAgAAZHJzL2Rv&#10;d25yZXYueG1sUEsFBgAAAAAEAAQA9QAAAIgDAAAAAA==&#10;" strokeweight="1pt">
                <v:stroke startarrowwidth="narrow" startarrowlength="short" endarrowwidth="narrow" endarrowlength="short"/>
              </v:shape>
              <v:shape id="AutoShape 15" o:spid="_x0000_s1045" type="#_x0000_t104" style="position:absolute;left:30480;top:5359;width:5207;height:15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JNDb8A&#10;AADbAAAADwAAAGRycy9kb3ducmV2LnhtbERPy4rCMBTdD/gP4QqzG1MVpFSjFEXQ2fn4gEtzbarN&#10;TW2i7fj1k4Xg8nDei1Vva/Gk1leOFYxHCQjiwumKSwXn0/YnBeEDssbaMSn4Iw+r5eBrgZl2HR/o&#10;eQyliCHsM1RgQmgyKX1hyKIfuYY4chfXWgwRtqXULXYx3NZykiQzabHi2GCwobWh4nZ8WAWv9IL7&#10;R3ffrE0+vb7G29+c7jOlvod9PgcRqA8f8du90wrSuD5+iT9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Ak0NvwAAANsAAAAPAAAAAAAAAAAAAAAAAJgCAABkcnMvZG93bnJl&#10;di54bWxQSwUGAAAAAAQABAD1AAAAhAMAAAAA&#10;" strokeweight="1pt">
                <v:stroke startarrowwidth="narrow" startarrowlength="short" endarrowwidth="narrow" endarrowlength="short"/>
              </v:shape>
              <v:shape id="AutoShape 16" o:spid="_x0000_s1046" type="#_x0000_t104" style="position:absolute;left:35687;top:5359;width:5746;height:15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7olsMA&#10;AADbAAAADwAAAGRycy9kb3ducmV2LnhtbESP0WrCQBRE3wX/YbmCb7qJgoToKkER2r7V+gGX7DWb&#10;Nns3ZleT+vVdQejjMDNnmM1usI24U+drxwrSeQKCuHS65krB+es4y0D4gKyxcUwKfsnDbjsebTDX&#10;rudPup9CJSKEfY4KTAhtLqUvDVn0c9cSR+/iOoshyq6SusM+wm0jF0mykhZrjgsGW9obKn9ON6vg&#10;kV3w/dZfD3tTLL8f6fGjoOtKqelkKNYgAg3hP/xqv2kFWQrPL/E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7olsMAAADbAAAADwAAAAAAAAAAAAAAAACYAgAAZHJzL2Rv&#10;d25yZXYueG1sUEsFBgAAAAAEAAQA9QAAAIgDAAAAAA==&#10;" strokeweight="1pt">
                <v:stroke startarrowwidth="narrow" startarrowlength="short" endarrowwidth="narrow" endarrowlength="short"/>
              </v:shape>
              <v:shape id="AutoShape 17" o:spid="_x0000_s1047" type="#_x0000_t104" style="position:absolute;left:41954;top:5359;width:4724;height:15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24cIA&#10;AADbAAAADwAAAGRycy9kb3ducmV2LnhtbESP0YrCMBRE3xf8h3AF39ZUBSnVKEURdvdt1Q+4NNem&#10;2tzUJtquX78RBB+HmTnDLNe9rcWdWl85VjAZJyCIC6crLhUcD7vPFIQPyBprx6TgjzysV4OPJWba&#10;dfxL930oRYSwz1CBCaHJpPSFIYt+7Bri6J1cazFE2ZZSt9hFuK3lNEnm0mLFccFgQxtDxWV/swoe&#10;6Qm/b911uzH57PyY7H5yus6VGg37fAEiUB/e4Vf7SytIp/D8En+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HbhwgAAANsAAAAPAAAAAAAAAAAAAAAAAJgCAABkcnMvZG93&#10;bnJldi54bWxQSwUGAAAAAAQABAD1AAAAhwMAAAAA&#10;" strokeweight="1pt">
                <v:stroke startarrowwidth="narrow" startarrowlength="short" endarrowwidth="narrow" endarrowlength="short"/>
              </v:shape>
              <v:shape id="AutoShape 18" o:spid="_x0000_s1048" type="#_x0000_t104" style="position:absolute;left:47720;top:5359;width:4724;height:15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TesIA&#10;AADbAAAADwAAAGRycy9kb3ducmV2LnhtbESP0YrCMBRE3xf8h3AF39bUFaRUoxRFWH1b1w+4NNem&#10;2tzUJtrq128EYR+HmTnDLFa9rcWdWl85VjAZJyCIC6crLhUcf7efKQgfkDXWjknBgzysloOPBWba&#10;dfxD90MoRYSwz1CBCaHJpPSFIYt+7Bri6J1cazFE2ZZSt9hFuK3lV5LMpMWK44LBhtaGisvhZhU8&#10;0xPubt11szb59PycbPc5XWdKjYZ9PgcRqA//4Xf7WytIp/D6En+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0NN6wgAAANsAAAAPAAAAAAAAAAAAAAAAAJgCAABkcnMvZG93&#10;bnJldi54bWxQSwUGAAAAAAQABAD1AAAAhwMAAAAA&#10;" strokeweight="1pt">
                <v:stroke startarrowwidth="narrow" startarrowlength="short" endarrowwidth="narrow" endarrowlength="short"/>
              </v:shape>
              <v:line id="Line 19" o:spid="_x0000_s1049" style="position:absolute;visibility:visible" from="41617,3048" to="41617,6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u9B8IAAADbAAAADwAAAGRycy9kb3ducmV2LnhtbESPX2vCQBDE3wv9DscW+lYvlVqO6ClS&#10;EAp9EK3g65Jbk2BuL+Q2f/rte4Lg4zAzv2FWm8k3aqAu1oEtvM8yUMRFcDWXFk6/uzcDKgqywyYw&#10;WfijCJv189MKcxdGPtBwlFIlCMccLVQiba51LCryGGehJU7eJXQeJcmu1K7DMcF9o+dZ9qk91pwW&#10;Kmzpq6Lieuy9hV4uPzSdenMmwwsZzX7hh721ry/TdglKaJJH+N7+dhbMB9y+pB+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Ou9B8IAAADbAAAADwAAAAAAAAAAAAAA&#10;AAChAgAAZHJzL2Rvd25yZXYueG1sUEsFBgAAAAAEAAQA+QAAAJADAAAAAA==&#10;" strokeweight="1pt">
                <v:stroke startarrowwidth="narrow" startarrowlength="short" endarrowwidth="narrow" endarrowlength="short"/>
              </v:line>
              <v:shape id="Text Box 20" o:spid="_x0000_s1050" type="#_x0000_t202" style="position:absolute;left:34328;width:13036;height:35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GtMMA&#10;AADbAAAADwAAAGRycy9kb3ducmV2LnhtbESPQYvCMBSE7wv+h/AEb2uqqNRqFFEEBVlYFcHbo3m2&#10;xealNlHrvzcLwh6HmfmGmc4bU4oH1a6wrKDXjUAQp1YXnCk4HtbfMQjnkTWWlknBixzMZ62vKSba&#10;PvmXHnufiQBhl6CC3PsqkdKlORl0XVsRB+9ia4M+yDqTusZngJtS9qNoJA0WHBZyrGiZU3rd342C&#10;nUNzWN0L/TOIT9fb9tI7N+O1Up12s5iA8NT4//CnvdEK4iH8fQk/QM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GtMMAAADbAAAADwAAAAAAAAAAAAAAAACYAgAAZHJzL2Rv&#10;d25yZXYueG1sUEsFBgAAAAAEAAQA9QAAAIgDAAAAAA==&#10;" filled="f" stroked="f" strokeweight="1pt">
                <v:stroke startarrowwidth="narrow" startarrowlength="short" endarrowwidth="narrow" endarrowlength="short"/>
                <v:textbox inset="1.75261mm,.87631mm,1.75261mm,.87631mm">
                  <w:txbxContent>
                    <w:p w:rsidR="005D063E" w:rsidRPr="0080548C" w:rsidRDefault="005D063E" w:rsidP="005C18F0">
                      <w:pPr>
                        <w:adjustRightInd w:val="0"/>
                        <w:jc w:val="center"/>
                        <w:rPr>
                          <w:color w:val="000000"/>
                          <w:sz w:val="19"/>
                          <w:szCs w:val="28"/>
                        </w:rPr>
                      </w:pPr>
                      <w:r>
                        <w:rPr>
                          <w:color w:val="000000"/>
                          <w:sz w:val="19"/>
                          <w:szCs w:val="28"/>
                        </w:rPr>
                        <w:t>Original</w:t>
                      </w:r>
                      <w:r w:rsidRPr="0080548C">
                        <w:rPr>
                          <w:color w:val="000000"/>
                          <w:sz w:val="19"/>
                          <w:szCs w:val="28"/>
                        </w:rPr>
                        <w:t xml:space="preserve"> Due date</w:t>
                      </w:r>
                      <w:r>
                        <w:rPr>
                          <w:color w:val="000000"/>
                          <w:sz w:val="19"/>
                          <w:szCs w:val="28"/>
                        </w:rPr>
                        <w:t xml:space="preserve"> (DC Date)</w:t>
                      </w:r>
                    </w:p>
                  </w:txbxContent>
                </v:textbox>
              </v:shape>
              <v:line id="Line 21" o:spid="_x0000_s1051" style="position:absolute;visibility:visible" from="24650,3562" to="24657,6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WG68IAAADbAAAADwAAAGRycy9kb3ducmV2LnhtbESPzWrDMBCE74W+g9hCbo3cgoNwo5hQ&#10;KBR6CEkDvS7WxjaxVsZa//Ttq0Cgx2FmvmG25eI7NdEQ28AWXtYZKOIquJZrC+fvj2cDKgqywy4w&#10;WfilCOXu8WGLhQszH2k6Sa0ShGOBFhqRvtA6Vg15jOvQEyfvEgaPkuRQazfgnOC+069ZttEeW04L&#10;Dfb03lB1PY3ewiiXL1rOo/khw7nM5pD76WDt6mnZv4ESWuQ/fG9/OgtmA7cv6Qfo3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3WG68IAAADbAAAADwAAAAAAAAAAAAAA&#10;AAChAgAAZHJzL2Rvd25yZXYueG1sUEsFBgAAAAAEAAQA+QAAAJADAAAAAA==&#10;" strokeweight="1pt">
                <v:stroke startarrowwidth="narrow" startarrowlength="short" endarrowwidth="narrow" endarrowlength="short"/>
              </v:line>
              <v:shape id="Text Box 22" o:spid="_x0000_s1052" type="#_x0000_t202" style="position:absolute;left:18878;top:317;width:13037;height:35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9WMMA&#10;AADbAAAADwAAAGRycy9kb3ducmV2LnhtbESPQYvCMBSE7wv+h/AEb2uqiNZqFFEEBVlYFcHbo3m2&#10;xealNlHrvzcLwh6HmfmGmc4bU4oH1a6wrKDXjUAQp1YXnCk4HtbfMQjnkTWWlknBixzMZ62vKSba&#10;PvmXHnufiQBhl6CC3PsqkdKlORl0XVsRB+9ia4M+yDqTusZngJtS9qNoKA0WHBZyrGiZU3rd342C&#10;nUNzWN0L/TOIT9fb9tI7N+O1Up12s5iA8NT4//CnvdEK4hH8fQk/QM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x9WMMAAADbAAAADwAAAAAAAAAAAAAAAACYAgAAZHJzL2Rv&#10;d25yZXYueG1sUEsFBgAAAAAEAAQA9QAAAIgDAAAAAA==&#10;" filled="f" stroked="f" strokeweight="1pt">
                <v:stroke startarrowwidth="narrow" startarrowlength="short" endarrowwidth="narrow" endarrowlength="short"/>
                <v:textbox inset="1.75261mm,.87631mm,1.75261mm,.87631mm">
                  <w:txbxContent>
                    <w:p w:rsidR="005D063E" w:rsidRPr="0080548C" w:rsidRDefault="005D063E" w:rsidP="005C18F0">
                      <w:pPr>
                        <w:adjustRightInd w:val="0"/>
                        <w:jc w:val="center"/>
                        <w:rPr>
                          <w:color w:val="000000"/>
                          <w:sz w:val="19"/>
                          <w:szCs w:val="28"/>
                        </w:rPr>
                      </w:pPr>
                      <w:r>
                        <w:rPr>
                          <w:color w:val="000000"/>
                          <w:sz w:val="19"/>
                          <w:szCs w:val="28"/>
                        </w:rPr>
                        <w:t>Adjusted Due Date</w:t>
                      </w:r>
                    </w:p>
                  </w:txbxContent>
                </v:textbox>
              </v:shape>
              <v:shape id="AutoShape 23" o:spid="_x0000_s1053" type="#_x0000_t104" style="position:absolute;left:19926;top:5359;width:4731;height:1568;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yBsQA&#10;AADbAAAADwAAAGRycy9kb3ducmV2LnhtbESPTWvCQBCG70L/wzJCb7pRqKSpq0g/pEcThdLbkB2T&#10;YHY2ZLcm/vvOQfA4vPM+M896O7pWXakPjWcDi3kCirj0tuHKwOn4NUtBhYhssfVMBm4UYLt5mqwx&#10;s37gnK5FrJRAOGRooI6xy7QOZU0Ow9x3xJKdfe8wythX2vY4CNy1epkkK+2wYblQY0fvNZWX4s8J&#10;5bzI95/ty2sxfCzz08/vzubpwZjn6bh7AxVpjI/le/vbGkjlWXERD9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ncgbEAAAA2wAAAA8AAAAAAAAAAAAAAAAAmAIAAGRycy9k&#10;b3ducmV2LnhtbFBLBQYAAAAABAAEAPUAAACJAwAAAAA=&#10;" strokeweight="1pt">
                <v:stroke startarrowwidth="narrow" startarrowlength="short" endarrowwidth="narrow" endarrowlength="short"/>
              </v:shape>
              <v:shape id="AutoShape 24" o:spid="_x0000_s1054" type="#_x0000_t32" style="position:absolute;left:5257;top:8763;width:18619;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shape id="Text Box 25" o:spid="_x0000_s1055" type="#_x0000_t202" style="position:absolute;left:8604;top:8782;width:10769;height:21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z8b0A&#10;AADbAAAADwAAAGRycy9kb3ducmV2LnhtbERP3QoBQRS+V95hOsodsySxDIkUJeUn5e60c+xuds6s&#10;ncF6e3OhXH59/9N5bQrxosrllhX0uhEI4sTqnFMF59O6MwLhPLLGwjIp+JCD+azZmGKs7ZsP9Dr6&#10;VIQQdjEqyLwvYyldkpFB17UlceButjLoA6xSqSt8h3BTyH4UDaXBnENDhiUtM0rux6dRsHNoTqtn&#10;rveD0eX+2N5613q8VqrdqhcTEJ5q/xf/3ButYBzWhy/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Gxz8b0AAADbAAAADwAAAAAAAAAAAAAAAACYAgAAZHJzL2Rvd25yZXYu&#10;eG1sUEsFBgAAAAAEAAQA9QAAAIIDAAAAAA==&#10;" filled="f" stroked="f" strokeweight="1pt">
                <v:stroke startarrowwidth="narrow" startarrowlength="short" endarrowwidth="narrow" endarrowlength="short"/>
                <v:textbox inset="1.75261mm,.87631mm,1.75261mm,.87631mm">
                  <w:txbxContent>
                    <w:p w:rsidR="005D063E" w:rsidRPr="0080548C" w:rsidRDefault="005D063E" w:rsidP="005C18F0">
                      <w:pPr>
                        <w:adjustRightInd w:val="0"/>
                        <w:jc w:val="center"/>
                        <w:rPr>
                          <w:color w:val="000000"/>
                          <w:sz w:val="19"/>
                          <w:szCs w:val="28"/>
                        </w:rPr>
                      </w:pPr>
                      <w:r w:rsidRPr="0080548C">
                        <w:rPr>
                          <w:color w:val="000000"/>
                          <w:sz w:val="19"/>
                          <w:szCs w:val="28"/>
                        </w:rPr>
                        <w:t>Build Ahead Limit</w:t>
                      </w:r>
                    </w:p>
                  </w:txbxContent>
                </v:textbox>
              </v:shape>
              <v:shape id="Text Box 26" o:spid="_x0000_s1056" type="#_x0000_t202" style="position:absolute;left:30619;top:9029;width:10770;height:21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WasQA&#10;AADbAAAADwAAAGRycy9kb3ducmV2LnhtbESPW4vCMBSE3xf8D+EI+7amXUS0moq4CC7IghcE3w7N&#10;6QWbk9pErf/eLAg+DjPzDTObd6YWN2pdZVlBPIhAEGdWV1woOOxXX2MQziNrrC2Tggc5mKe9jxkm&#10;2t55S7edL0SAsEtQQel9k0jpspIMuoFtiIOX29agD7ItpG7xHuCmlt9RNJIGKw4LJTa0LCk7765G&#10;wcah2f9cK/03HB/Pl988PnWTlVKf/W4xBeGp8+/wq73WCiYx/H8JP0C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g1mrEAAAA2wAAAA8AAAAAAAAAAAAAAAAAmAIAAGRycy9k&#10;b3ducmV2LnhtbFBLBQYAAAAABAAEAPUAAACJAwAAAAA=&#10;" filled="f" stroked="f" strokeweight="1pt">
                <v:stroke startarrowwidth="narrow" startarrowlength="short" endarrowwidth="narrow" endarrowlength="short"/>
                <v:textbox inset="1.75261mm,.87631mm,1.75261mm,.87631mm">
                  <w:txbxContent>
                    <w:p w:rsidR="005D063E" w:rsidRPr="0080548C" w:rsidRDefault="005D063E" w:rsidP="005C18F0">
                      <w:pPr>
                        <w:adjustRightInd w:val="0"/>
                        <w:jc w:val="center"/>
                        <w:rPr>
                          <w:color w:val="000000"/>
                          <w:sz w:val="19"/>
                          <w:szCs w:val="28"/>
                        </w:rPr>
                      </w:pPr>
                      <w:r w:rsidRPr="0080548C">
                        <w:rPr>
                          <w:color w:val="000000"/>
                          <w:sz w:val="19"/>
                          <w:szCs w:val="28"/>
                        </w:rPr>
                        <w:t xml:space="preserve">Build </w:t>
                      </w:r>
                      <w:r>
                        <w:rPr>
                          <w:color w:val="000000"/>
                          <w:sz w:val="19"/>
                          <w:szCs w:val="28"/>
                        </w:rPr>
                        <w:t>Late</w:t>
                      </w:r>
                      <w:r w:rsidRPr="0080548C">
                        <w:rPr>
                          <w:color w:val="000000"/>
                          <w:sz w:val="19"/>
                          <w:szCs w:val="28"/>
                        </w:rPr>
                        <w:t xml:space="preserve"> Limit</w:t>
                      </w:r>
                    </w:p>
                  </w:txbxContent>
                </v:textbox>
              </v:shape>
              <v:shape id="AutoShape 27" o:spid="_x0000_s1057" type="#_x0000_t32" style="position:absolute;left:25622;top:8756;width:2796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zQz8UAAADbAAAADwAAAGRycy9kb3ducmV2LnhtbESPQWvCQBSE74X+h+UVvNVNPIhJXYMU&#10;WorioVpCvT2yzySYfRt2V43++q4g9DjMzDfMvBhMJ87kfGtZQTpOQBBXVrdcK/jZfbzOQPiArLGz&#10;TAqu5KFYPD/NMdf2wt903oZaRAj7HBU0IfS5lL5qyKAf2544egfrDIYoXS21w0uEm05OkmQqDbYc&#10;Fxrs6b2h6rg9GQW/6+xUXssNrco0W+3RGX/bfSo1ehmWbyACDeE//Gh/aQXZB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zQz8UAAADbAAAADwAAAAAAAAAA&#10;AAAAAAChAgAAZHJzL2Rvd25yZXYueG1sUEsFBgAAAAAEAAQA+QAAAJMDAAAAAA==&#10;">
                <v:stroke endarrow="block"/>
              </v:shape>
              <w10:wrap type="none"/>
              <w10:anchorlock/>
            </v:group>
          </w:pict>
        </w:r>
      </w:ins>
    </w:p>
    <w:p w:rsidR="007B41ED" w:rsidRPr="007B41ED" w:rsidRDefault="002B0E74" w:rsidP="007B41ED">
      <w:pPr>
        <w:pStyle w:val="ListParagraph"/>
        <w:tabs>
          <w:tab w:val="left" w:pos="0"/>
        </w:tabs>
        <w:spacing w:after="200" w:line="276" w:lineRule="auto"/>
        <w:ind w:left="0"/>
        <w:jc w:val="both"/>
        <w:rPr>
          <w:ins w:id="10872" w:author="gsadi" w:date="2013-11-25T17:03:00Z"/>
          <w:rFonts w:ascii="Arial" w:hAnsi="Arial" w:cs="Arial"/>
          <w:rPrChange w:id="10873" w:author="gsadi" w:date="2013-11-25T17:03:00Z">
            <w:rPr>
              <w:ins w:id="10874" w:author="gsadi" w:date="2013-11-25T17:03:00Z"/>
              <w:sz w:val="18"/>
              <w:szCs w:val="18"/>
            </w:rPr>
          </w:rPrChange>
        </w:rPr>
      </w:pPr>
      <w:ins w:id="10875" w:author="gsadi" w:date="2013-11-25T17:03:00Z">
        <w:r w:rsidRPr="002B0E74">
          <w:rPr>
            <w:rFonts w:ascii="Arial" w:hAnsi="Arial" w:cs="Arial"/>
            <w:rPrChange w:id="10876" w:author="gsadi" w:date="2013-11-25T17:03:00Z">
              <w:rPr>
                <w:color w:val="0000FF"/>
                <w:sz w:val="18"/>
                <w:szCs w:val="18"/>
                <w:u w:val="single"/>
              </w:rPr>
            </w:rPrChange>
          </w:rPr>
          <w:lastRenderedPageBreak/>
          <w:t>The Adjusted Due Date is defined as Actual Due Date offset by Safety Time. The Build Ahead Limit (BAL) and Build Late Limit (BLL) will be defined for a material/DC and will be available on a demand line item.</w:t>
        </w:r>
      </w:ins>
    </w:p>
    <w:p w:rsidR="007B41ED" w:rsidRPr="007B41ED" w:rsidRDefault="007B41ED" w:rsidP="007B41ED">
      <w:pPr>
        <w:pStyle w:val="ListParagraph"/>
        <w:spacing w:after="200" w:line="276" w:lineRule="auto"/>
        <w:ind w:left="0"/>
        <w:rPr>
          <w:ins w:id="10877" w:author="gsadi" w:date="2013-11-25T17:03:00Z"/>
          <w:rFonts w:ascii="Arial" w:hAnsi="Arial" w:cs="Arial"/>
          <w:rPrChange w:id="10878" w:author="gsadi" w:date="2013-11-25T17:03:00Z">
            <w:rPr>
              <w:ins w:id="10879" w:author="gsadi" w:date="2013-11-25T17:03:00Z"/>
              <w:sz w:val="18"/>
              <w:szCs w:val="18"/>
            </w:rPr>
          </w:rPrChange>
        </w:rPr>
      </w:pPr>
    </w:p>
    <w:p w:rsidR="00000000" w:rsidRDefault="002B0E74">
      <w:pPr>
        <w:pStyle w:val="ListParagraph"/>
        <w:numPr>
          <w:ilvl w:val="2"/>
          <w:numId w:val="98"/>
        </w:numPr>
        <w:spacing w:after="200" w:line="276" w:lineRule="auto"/>
        <w:ind w:left="1440"/>
        <w:rPr>
          <w:ins w:id="10880" w:author="gsadi" w:date="2013-11-25T17:03:00Z"/>
          <w:rFonts w:ascii="Arial" w:hAnsi="Arial" w:cs="Arial"/>
          <w:rPrChange w:id="10881" w:author="gsadi" w:date="2013-11-25T17:03:00Z">
            <w:rPr>
              <w:ins w:id="10882" w:author="gsadi" w:date="2013-11-25T17:03:00Z"/>
              <w:sz w:val="18"/>
              <w:szCs w:val="18"/>
            </w:rPr>
          </w:rPrChange>
        </w:rPr>
        <w:pPrChange w:id="10883" w:author="gsadi" w:date="2013-11-25T17:03:00Z">
          <w:pPr>
            <w:pStyle w:val="ListParagraph"/>
            <w:numPr>
              <w:ilvl w:val="1"/>
              <w:numId w:val="98"/>
            </w:numPr>
            <w:spacing w:after="200" w:line="276" w:lineRule="auto"/>
            <w:ind w:left="1440" w:hanging="360"/>
          </w:pPr>
        </w:pPrChange>
      </w:pPr>
      <w:ins w:id="10884" w:author="gsadi" w:date="2013-11-25T17:03:00Z">
        <w:r w:rsidRPr="002B0E74">
          <w:rPr>
            <w:rFonts w:ascii="Arial" w:hAnsi="Arial" w:cs="Arial"/>
            <w:rPrChange w:id="10885" w:author="gsadi" w:date="2013-11-25T17:03:00Z">
              <w:rPr>
                <w:color w:val="0000FF"/>
                <w:sz w:val="18"/>
                <w:szCs w:val="18"/>
                <w:u w:val="single"/>
              </w:rPr>
            </w:rPrChange>
          </w:rPr>
          <w:t xml:space="preserve">Adjusted Due Date  = Original Due Date –  Safety Time </w:t>
        </w:r>
      </w:ins>
    </w:p>
    <w:p w:rsidR="00000000" w:rsidRDefault="002B0E74">
      <w:pPr>
        <w:pStyle w:val="ListParagraph"/>
        <w:numPr>
          <w:ilvl w:val="2"/>
          <w:numId w:val="98"/>
        </w:numPr>
        <w:spacing w:after="200" w:line="276" w:lineRule="auto"/>
        <w:ind w:left="1440"/>
        <w:rPr>
          <w:ins w:id="10886" w:author="gsadi" w:date="2013-11-25T17:05:00Z"/>
          <w:rFonts w:ascii="Arial" w:hAnsi="Arial" w:cs="Arial"/>
        </w:rPr>
        <w:pPrChange w:id="10887" w:author="gsadi" w:date="2013-11-25T17:03:00Z">
          <w:pPr>
            <w:pStyle w:val="ListParagraph"/>
            <w:numPr>
              <w:ilvl w:val="1"/>
              <w:numId w:val="98"/>
            </w:numPr>
            <w:spacing w:after="200" w:line="276" w:lineRule="auto"/>
            <w:ind w:left="1440" w:hanging="360"/>
          </w:pPr>
        </w:pPrChange>
      </w:pPr>
      <w:ins w:id="10888" w:author="gsadi" w:date="2013-11-25T17:03:00Z">
        <w:r w:rsidRPr="002B0E74">
          <w:rPr>
            <w:rFonts w:ascii="Arial" w:hAnsi="Arial" w:cs="Arial"/>
            <w:rPrChange w:id="10889" w:author="gsadi" w:date="2013-11-25T17:03:00Z">
              <w:rPr>
                <w:color w:val="0000FF"/>
                <w:sz w:val="18"/>
                <w:szCs w:val="18"/>
                <w:u w:val="single"/>
              </w:rPr>
            </w:rPrChange>
          </w:rPr>
          <w:t>Adjusted Due Date must be greater than or equal to Plan Current Date</w:t>
        </w:r>
      </w:ins>
    </w:p>
    <w:p w:rsidR="00000000" w:rsidRDefault="003F6914">
      <w:pPr>
        <w:pStyle w:val="ListParagraph"/>
        <w:tabs>
          <w:tab w:val="left" w:pos="0"/>
        </w:tabs>
        <w:spacing w:after="200" w:line="276" w:lineRule="auto"/>
        <w:ind w:left="0"/>
        <w:jc w:val="both"/>
        <w:rPr>
          <w:ins w:id="10890" w:author="gsadi" w:date="2013-11-25T17:05:00Z"/>
          <w:rFonts w:ascii="Arial" w:hAnsi="Arial" w:cs="Arial"/>
        </w:rPr>
        <w:pPrChange w:id="10891" w:author="gsadi" w:date="2013-11-25T17:05:00Z">
          <w:pPr>
            <w:pStyle w:val="ListParagraph"/>
            <w:numPr>
              <w:ilvl w:val="1"/>
              <w:numId w:val="98"/>
            </w:numPr>
            <w:spacing w:after="200" w:line="276" w:lineRule="auto"/>
            <w:ind w:left="1440" w:hanging="360"/>
          </w:pPr>
        </w:pPrChange>
      </w:pPr>
    </w:p>
    <w:p w:rsidR="00000000" w:rsidRDefault="003F7D8B">
      <w:pPr>
        <w:pStyle w:val="ListParagraph"/>
        <w:tabs>
          <w:tab w:val="left" w:pos="0"/>
        </w:tabs>
        <w:spacing w:after="200" w:line="276" w:lineRule="auto"/>
        <w:ind w:left="0"/>
        <w:jc w:val="both"/>
        <w:rPr>
          <w:ins w:id="10892" w:author="gsadi" w:date="2013-11-25T17:03:00Z"/>
          <w:rFonts w:ascii="Arial" w:hAnsi="Arial" w:cs="Arial"/>
          <w:rPrChange w:id="10893" w:author="gsadi" w:date="2013-11-25T17:04:00Z">
            <w:rPr>
              <w:ins w:id="10894" w:author="gsadi" w:date="2013-11-25T17:03:00Z"/>
              <w:sz w:val="18"/>
              <w:szCs w:val="18"/>
            </w:rPr>
          </w:rPrChange>
        </w:rPr>
        <w:pPrChange w:id="10895" w:author="gsadi" w:date="2013-11-25T17:05:00Z">
          <w:pPr>
            <w:pStyle w:val="ListParagraph"/>
            <w:numPr>
              <w:ilvl w:val="1"/>
              <w:numId w:val="98"/>
            </w:numPr>
            <w:spacing w:after="200" w:line="276" w:lineRule="auto"/>
            <w:ind w:left="1440" w:hanging="360"/>
          </w:pPr>
        </w:pPrChange>
      </w:pPr>
      <w:ins w:id="10896" w:author="gsadi" w:date="2013-11-25T17:05:00Z">
        <w:r w:rsidRPr="003F7D8B">
          <w:rPr>
            <w:rFonts w:ascii="Arial" w:hAnsi="Arial" w:cs="Arial"/>
          </w:rPr>
          <w:t>i2 SCP engine starts planning at Safety Time Date and if there is no capacity available,  the engine tries to plan early first. In case there is no capacity available, it continues to check for capacity till it hits “Build Ahead Limit”. If it does not find capacity between Safety Time Date and Build Ahead Limit, it starts moving o</w:t>
        </w:r>
        <w:r w:rsidR="00FC0F9F">
          <w:rPr>
            <w:rFonts w:ascii="Arial" w:hAnsi="Arial" w:cs="Arial"/>
          </w:rPr>
          <w:t>ut from Safety Time Date and tr</w:t>
        </w:r>
      </w:ins>
      <w:ins w:id="10897" w:author="gsadi" w:date="2013-11-25T17:06:00Z">
        <w:r w:rsidR="00FC0F9F">
          <w:rPr>
            <w:rFonts w:ascii="Arial" w:hAnsi="Arial" w:cs="Arial"/>
          </w:rPr>
          <w:t>ies</w:t>
        </w:r>
      </w:ins>
      <w:ins w:id="10898" w:author="gsadi" w:date="2013-11-25T17:05:00Z">
        <w:r w:rsidRPr="003F7D8B">
          <w:rPr>
            <w:rFonts w:ascii="Arial" w:hAnsi="Arial" w:cs="Arial"/>
          </w:rPr>
          <w:t xml:space="preserve"> to plan late.</w:t>
        </w:r>
      </w:ins>
    </w:p>
    <w:p w:rsidR="00B251AD" w:rsidDel="007B41ED" w:rsidRDefault="00B251AD">
      <w:pPr>
        <w:pStyle w:val="Heading4"/>
        <w:rPr>
          <w:del w:id="10899" w:author="gsadi" w:date="2013-11-25T16:42:00Z"/>
        </w:rPr>
      </w:pPr>
      <w:bookmarkStart w:id="10900" w:name="_Toc373162624"/>
      <w:bookmarkStart w:id="10901" w:name="_Toc373183977"/>
      <w:bookmarkEnd w:id="10900"/>
      <w:bookmarkEnd w:id="10901"/>
    </w:p>
    <w:p w:rsidR="00817F68" w:rsidRDefault="00C41750">
      <w:pPr>
        <w:pStyle w:val="Heading4"/>
        <w:rPr>
          <w:ins w:id="10902" w:author="gsadi" w:date="2013-11-25T17:06:00Z"/>
        </w:rPr>
      </w:pPr>
      <w:bookmarkStart w:id="10903" w:name="_Toc373183978"/>
      <w:r w:rsidRPr="0024008F">
        <w:t>Out</w:t>
      </w:r>
      <w:ins w:id="10904" w:author="gsadi" w:date="2013-11-19T10:02:00Z">
        <w:r w:rsidR="007E46BF">
          <w:t>b</w:t>
        </w:r>
      </w:ins>
      <w:del w:id="10905" w:author="gsadi" w:date="2013-11-19T10:02:00Z">
        <w:r w:rsidRPr="0024008F" w:rsidDel="007E46BF">
          <w:delText>b</w:delText>
        </w:r>
      </w:del>
      <w:r w:rsidRPr="0024008F">
        <w:t>ound</w:t>
      </w:r>
      <w:ins w:id="10906" w:author="gsadi" w:date="2013-11-19T10:01:00Z">
        <w:r w:rsidR="006F2B8F">
          <w:t xml:space="preserve"> </w:t>
        </w:r>
      </w:ins>
      <w:del w:id="10907" w:author="gsadi" w:date="2013-11-19T10:01:00Z">
        <w:r w:rsidRPr="0024008F" w:rsidDel="006F2B8F">
          <w:delText xml:space="preserve"> </w:delText>
        </w:r>
      </w:del>
      <w:r w:rsidRPr="0024008F">
        <w:t>feeds</w:t>
      </w:r>
      <w:bookmarkEnd w:id="10903"/>
    </w:p>
    <w:p w:rsidR="00000000" w:rsidRDefault="006D4FBA">
      <w:pPr>
        <w:rPr>
          <w:ins w:id="10908" w:author="gsadi" w:date="2013-11-25T22:37:00Z"/>
        </w:rPr>
        <w:pPrChange w:id="10909" w:author="gsadi" w:date="2013-11-25T17:06:00Z">
          <w:pPr>
            <w:pStyle w:val="Heading4"/>
          </w:pPr>
        </w:pPrChange>
      </w:pPr>
      <w:ins w:id="10910" w:author="gsadi" w:date="2013-11-25T22:36:00Z">
        <w:r>
          <w:rPr>
            <w:rFonts w:ascii="Arial" w:hAnsi="Arial" w:cs="Arial"/>
          </w:rPr>
          <w:t xml:space="preserve">After i2 SCP`s planning run, i2 post processing programs build pegging tables, stocking plans extensions and build outbound feeds. </w:t>
        </w:r>
      </w:ins>
      <w:ins w:id="10911" w:author="gsadi" w:date="2013-11-25T22:37:00Z">
        <w:r w:rsidR="005D063E">
          <w:rPr>
            <w:rFonts w:ascii="Arial" w:hAnsi="Arial" w:cs="Arial"/>
          </w:rPr>
          <w:t>IP Due In report is one of such outbound feeds.</w:t>
        </w:r>
      </w:ins>
    </w:p>
    <w:p w:rsidR="00000000" w:rsidRDefault="003F6914">
      <w:pPr>
        <w:rPr>
          <w:ins w:id="10912" w:author="gsadi" w:date="2013-11-25T22:39:00Z"/>
        </w:rPr>
        <w:pPrChange w:id="10913" w:author="gsadi" w:date="2013-11-25T17:06:00Z">
          <w:pPr>
            <w:pStyle w:val="Heading4"/>
          </w:pPr>
        </w:pPrChange>
      </w:pPr>
    </w:p>
    <w:p w:rsidR="00000000" w:rsidRDefault="002B0E74">
      <w:pPr>
        <w:rPr>
          <w:ins w:id="10914" w:author="gsadi" w:date="2013-11-25T22:40:00Z"/>
          <w:u w:val="single"/>
        </w:rPr>
        <w:pPrChange w:id="10915" w:author="gsadi" w:date="2013-11-25T17:06:00Z">
          <w:pPr>
            <w:pStyle w:val="Heading4"/>
          </w:pPr>
        </w:pPrChange>
      </w:pPr>
      <w:ins w:id="10916" w:author="gsadi" w:date="2013-11-25T22:39:00Z">
        <w:r w:rsidRPr="002B0E74">
          <w:rPr>
            <w:rFonts w:ascii="Arial" w:hAnsi="Arial" w:cs="Arial"/>
            <w:b/>
            <w:u w:val="single"/>
            <w:rPrChange w:id="10917" w:author="gsadi" w:date="2013-11-25T22:39:00Z">
              <w:rPr>
                <w:b w:val="0"/>
                <w:bCs w:val="0"/>
                <w:i w:val="0"/>
                <w:color w:val="0000FF"/>
                <w:u w:val="single"/>
              </w:rPr>
            </w:rPrChange>
          </w:rPr>
          <w:t>IP Due-In report</w:t>
        </w:r>
      </w:ins>
    </w:p>
    <w:p w:rsidR="00000000" w:rsidRDefault="005D063E">
      <w:pPr>
        <w:rPr>
          <w:ins w:id="10918" w:author="gsadi" w:date="2013-11-25T22:49:00Z"/>
        </w:rPr>
        <w:pPrChange w:id="10919" w:author="gsadi" w:date="2013-11-25T17:06:00Z">
          <w:pPr>
            <w:pStyle w:val="Heading4"/>
          </w:pPr>
        </w:pPrChange>
      </w:pPr>
      <w:ins w:id="10920" w:author="gsadi" w:date="2013-11-25T22:40:00Z">
        <w:r>
          <w:rPr>
            <w:rFonts w:ascii="Arial" w:hAnsi="Arial" w:cs="Arial"/>
          </w:rPr>
          <w:t>IP Due In report</w:t>
        </w:r>
      </w:ins>
      <w:ins w:id="10921" w:author="gsadi" w:date="2013-11-25T22:51:00Z">
        <w:r w:rsidR="003F1CE2">
          <w:rPr>
            <w:rFonts w:ascii="Arial" w:hAnsi="Arial" w:cs="Arial"/>
          </w:rPr>
          <w:t xml:space="preserve"> </w:t>
        </w:r>
      </w:ins>
      <w:ins w:id="10922" w:author="gsadi" w:date="2013-11-25T22:50:00Z">
        <w:r w:rsidR="00351776">
          <w:rPr>
            <w:rFonts w:ascii="Arial" w:hAnsi="Arial" w:cs="Arial"/>
          </w:rPr>
          <w:t>(</w:t>
        </w:r>
        <w:r w:rsidR="002B0E74" w:rsidRPr="002B0E74">
          <w:rPr>
            <w:rFonts w:ascii="Arial" w:hAnsi="Arial" w:cs="Arial"/>
            <w:i/>
            <w:rPrChange w:id="10923" w:author="gsadi" w:date="2013-11-25T22:50:00Z">
              <w:rPr>
                <w:b w:val="0"/>
                <w:bCs w:val="0"/>
                <w:i w:val="0"/>
                <w:color w:val="0000FF"/>
                <w:u w:val="single"/>
              </w:rPr>
            </w:rPrChange>
          </w:rPr>
          <w:t>IP_PO_DUE_IN.dat</w:t>
        </w:r>
        <w:r w:rsidR="00351776">
          <w:rPr>
            <w:rFonts w:ascii="Arial" w:hAnsi="Arial" w:cs="Arial"/>
          </w:rPr>
          <w:t>)</w:t>
        </w:r>
      </w:ins>
      <w:ins w:id="10924" w:author="gsadi" w:date="2013-11-25T22:40:00Z">
        <w:r>
          <w:rPr>
            <w:rFonts w:ascii="Arial" w:hAnsi="Arial" w:cs="Arial"/>
          </w:rPr>
          <w:t xml:space="preserve"> is generated under $I2OD_TO_IP directory. Layout of this file is as mentioned below:</w:t>
        </w:r>
      </w:ins>
    </w:p>
    <w:p w:rsidR="00000000" w:rsidRDefault="003F6914">
      <w:pPr>
        <w:rPr>
          <w:ins w:id="10925" w:author="gsadi" w:date="2013-11-25T22:40:00Z"/>
        </w:rPr>
        <w:pPrChange w:id="10926" w:author="gsadi" w:date="2013-11-25T17:06:00Z">
          <w:pPr>
            <w:pStyle w:val="Heading4"/>
          </w:pPr>
        </w:pPrChange>
      </w:pPr>
    </w:p>
    <w:tbl>
      <w:tblPr>
        <w:tblStyle w:val="TableGrid"/>
        <w:tblW w:w="0" w:type="auto"/>
        <w:tblInd w:w="1188" w:type="dxa"/>
        <w:tblLook w:val="04A0"/>
        <w:tblPrChange w:id="10927" w:author="gsadi" w:date="2013-11-25T22:48:00Z">
          <w:tblPr>
            <w:tblStyle w:val="TableGrid"/>
            <w:tblW w:w="0" w:type="auto"/>
            <w:tblLook w:val="04A0"/>
          </w:tblPr>
        </w:tblPrChange>
      </w:tblPr>
      <w:tblGrid>
        <w:gridCol w:w="4410"/>
        <w:gridCol w:w="1440"/>
        <w:tblGridChange w:id="10928">
          <w:tblGrid>
            <w:gridCol w:w="1188"/>
            <w:gridCol w:w="2520"/>
            <w:gridCol w:w="900"/>
            <w:gridCol w:w="990"/>
            <w:gridCol w:w="630"/>
            <w:gridCol w:w="810"/>
            <w:gridCol w:w="990"/>
            <w:gridCol w:w="1188"/>
          </w:tblGrid>
        </w:tblGridChange>
      </w:tblGrid>
      <w:tr w:rsidR="005D063E" w:rsidRPr="005D063E" w:rsidTr="002E5810">
        <w:trPr>
          <w:ins w:id="10929" w:author="gsadi" w:date="2013-11-25T22:44:00Z"/>
        </w:trPr>
        <w:tc>
          <w:tcPr>
            <w:tcW w:w="4410" w:type="dxa"/>
            <w:shd w:val="clear" w:color="auto" w:fill="A6A6A6" w:themeFill="background1" w:themeFillShade="A6"/>
            <w:tcPrChange w:id="10930" w:author="gsadi" w:date="2013-11-25T22:48:00Z">
              <w:tcPr>
                <w:tcW w:w="4608" w:type="dxa"/>
                <w:gridSpan w:val="3"/>
              </w:tcPr>
            </w:tcPrChange>
          </w:tcPr>
          <w:p w:rsidR="00000000" w:rsidRDefault="002B0E74">
            <w:pPr>
              <w:jc w:val="center"/>
              <w:rPr>
                <w:ins w:id="10931" w:author="gsadi" w:date="2013-11-25T22:44:00Z"/>
                <w:rFonts w:ascii="Arial" w:hAnsi="Arial" w:cs="Arial"/>
                <w:b/>
                <w:sz w:val="20"/>
                <w:rPrChange w:id="10932" w:author="gsadi" w:date="2013-11-25T22:44:00Z">
                  <w:rPr>
                    <w:ins w:id="10933" w:author="gsadi" w:date="2013-11-25T22:44:00Z"/>
                    <w:rFonts w:ascii="Arial" w:hAnsi="Arial" w:cs="Arial"/>
                  </w:rPr>
                </w:rPrChange>
              </w:rPr>
              <w:pPrChange w:id="10934" w:author="gsadi" w:date="2013-11-25T22:44:00Z">
                <w:pPr/>
              </w:pPrChange>
            </w:pPr>
            <w:ins w:id="10935" w:author="gsadi" w:date="2013-11-25T22:44:00Z">
              <w:r w:rsidRPr="002B0E74">
                <w:rPr>
                  <w:rFonts w:ascii="Arial" w:hAnsi="Arial" w:cs="Arial"/>
                  <w:b/>
                  <w:sz w:val="20"/>
                  <w:rPrChange w:id="10936" w:author="gsadi" w:date="2013-11-25T22:44:00Z">
                    <w:rPr>
                      <w:rFonts w:ascii="Arial" w:hAnsi="Arial" w:cs="Arial"/>
                      <w:color w:val="0000FF"/>
                      <w:u w:val="single"/>
                    </w:rPr>
                  </w:rPrChange>
                </w:rPr>
                <w:t>Field</w:t>
              </w:r>
            </w:ins>
          </w:p>
        </w:tc>
        <w:tc>
          <w:tcPr>
            <w:tcW w:w="1440" w:type="dxa"/>
            <w:shd w:val="clear" w:color="auto" w:fill="A6A6A6" w:themeFill="background1" w:themeFillShade="A6"/>
            <w:tcPrChange w:id="10937" w:author="gsadi" w:date="2013-11-25T22:48:00Z">
              <w:tcPr>
                <w:tcW w:w="4608" w:type="dxa"/>
                <w:gridSpan w:val="5"/>
              </w:tcPr>
            </w:tcPrChange>
          </w:tcPr>
          <w:p w:rsidR="00000000" w:rsidRDefault="002B0E74">
            <w:pPr>
              <w:jc w:val="center"/>
              <w:rPr>
                <w:ins w:id="10938" w:author="gsadi" w:date="2013-11-25T22:44:00Z"/>
                <w:rFonts w:ascii="Arial" w:hAnsi="Arial" w:cs="Arial"/>
                <w:b/>
                <w:sz w:val="20"/>
                <w:rPrChange w:id="10939" w:author="gsadi" w:date="2013-11-25T22:44:00Z">
                  <w:rPr>
                    <w:ins w:id="10940" w:author="gsadi" w:date="2013-11-25T22:44:00Z"/>
                    <w:rFonts w:ascii="Arial" w:hAnsi="Arial" w:cs="Arial"/>
                  </w:rPr>
                </w:rPrChange>
              </w:rPr>
              <w:pPrChange w:id="10941" w:author="gsadi" w:date="2013-11-25T22:44:00Z">
                <w:pPr/>
              </w:pPrChange>
            </w:pPr>
            <w:ins w:id="10942" w:author="gsadi" w:date="2013-11-25T22:44:00Z">
              <w:r w:rsidRPr="002B0E74">
                <w:rPr>
                  <w:rFonts w:ascii="Arial" w:hAnsi="Arial" w:cs="Arial"/>
                  <w:b/>
                  <w:sz w:val="20"/>
                  <w:rPrChange w:id="10943" w:author="gsadi" w:date="2013-11-25T22:44:00Z">
                    <w:rPr>
                      <w:rFonts w:ascii="Arial" w:hAnsi="Arial" w:cs="Arial"/>
                      <w:color w:val="0000FF"/>
                      <w:sz w:val="22"/>
                      <w:u w:val="single"/>
                    </w:rPr>
                  </w:rPrChange>
                </w:rPr>
                <w:t>Length</w:t>
              </w:r>
            </w:ins>
          </w:p>
        </w:tc>
      </w:tr>
      <w:tr w:rsidR="005D063E" w:rsidRPr="005D063E" w:rsidTr="002E5810">
        <w:trPr>
          <w:ins w:id="10944" w:author="gsadi" w:date="2013-11-25T22:44:00Z"/>
        </w:trPr>
        <w:tc>
          <w:tcPr>
            <w:tcW w:w="4410" w:type="dxa"/>
            <w:tcPrChange w:id="10945" w:author="gsadi" w:date="2013-11-25T22:48:00Z">
              <w:tcPr>
                <w:tcW w:w="4608" w:type="dxa"/>
                <w:gridSpan w:val="3"/>
              </w:tcPr>
            </w:tcPrChange>
          </w:tcPr>
          <w:p w:rsidR="005D063E" w:rsidRPr="005D063E" w:rsidRDefault="005D063E">
            <w:pPr>
              <w:rPr>
                <w:ins w:id="10946" w:author="gsadi" w:date="2013-11-25T22:44:00Z"/>
                <w:rFonts w:ascii="Arial" w:hAnsi="Arial" w:cs="Arial"/>
                <w:sz w:val="20"/>
                <w:rPrChange w:id="10947" w:author="gsadi" w:date="2013-11-25T22:44:00Z">
                  <w:rPr>
                    <w:ins w:id="10948" w:author="gsadi" w:date="2013-11-25T22:44:00Z"/>
                    <w:rFonts w:ascii="Arial" w:hAnsi="Arial" w:cs="Arial"/>
                  </w:rPr>
                </w:rPrChange>
              </w:rPr>
            </w:pPr>
            <w:ins w:id="10949" w:author="gsadi" w:date="2013-11-25T22:45:00Z">
              <w:r>
                <w:rPr>
                  <w:rFonts w:ascii="Arial" w:hAnsi="Arial" w:cs="Arial"/>
                  <w:sz w:val="20"/>
                </w:rPr>
                <w:t>IP</w:t>
              </w:r>
            </w:ins>
            <w:ins w:id="10950" w:author="gsadi" w:date="2013-11-25T22:46:00Z">
              <w:r>
                <w:rPr>
                  <w:rFonts w:ascii="Arial" w:hAnsi="Arial" w:cs="Arial"/>
                  <w:sz w:val="20"/>
                </w:rPr>
                <w:t xml:space="preserve"> </w:t>
              </w:r>
            </w:ins>
            <w:ins w:id="10951" w:author="gsadi" w:date="2013-11-25T22:45:00Z">
              <w:r w:rsidRPr="005D063E">
                <w:rPr>
                  <w:rFonts w:ascii="Arial" w:hAnsi="Arial" w:cs="Arial"/>
                  <w:sz w:val="20"/>
                </w:rPr>
                <w:t>PO</w:t>
              </w:r>
            </w:ins>
            <w:ins w:id="10952" w:author="gsadi" w:date="2013-11-25T22:46:00Z">
              <w:r w:rsidR="002E5810">
                <w:rPr>
                  <w:rFonts w:ascii="Arial" w:hAnsi="Arial" w:cs="Arial"/>
                  <w:sz w:val="20"/>
                </w:rPr>
                <w:t xml:space="preserve"> </w:t>
              </w:r>
              <w:r w:rsidR="002E5810" w:rsidRPr="002E5810">
                <w:rPr>
                  <w:rFonts w:ascii="Arial" w:hAnsi="Arial" w:cs="Arial"/>
                  <w:sz w:val="20"/>
                </w:rPr>
                <w:t>(from IP_PO.dat)</w:t>
              </w:r>
            </w:ins>
          </w:p>
        </w:tc>
        <w:tc>
          <w:tcPr>
            <w:tcW w:w="1440" w:type="dxa"/>
            <w:tcPrChange w:id="10953" w:author="gsadi" w:date="2013-11-25T22:48:00Z">
              <w:tcPr>
                <w:tcW w:w="4608" w:type="dxa"/>
                <w:gridSpan w:val="5"/>
              </w:tcPr>
            </w:tcPrChange>
          </w:tcPr>
          <w:p w:rsidR="005D063E" w:rsidRPr="005D063E" w:rsidRDefault="00363C2D">
            <w:pPr>
              <w:rPr>
                <w:ins w:id="10954" w:author="gsadi" w:date="2013-11-25T22:44:00Z"/>
                <w:rFonts w:ascii="Arial" w:hAnsi="Arial" w:cs="Arial"/>
                <w:sz w:val="20"/>
                <w:rPrChange w:id="10955" w:author="gsadi" w:date="2013-11-25T22:44:00Z">
                  <w:rPr>
                    <w:ins w:id="10956" w:author="gsadi" w:date="2013-11-25T22:44:00Z"/>
                    <w:rFonts w:ascii="Arial" w:hAnsi="Arial" w:cs="Arial"/>
                  </w:rPr>
                </w:rPrChange>
              </w:rPr>
            </w:pPr>
            <w:ins w:id="10957" w:author="gsadi" w:date="2013-11-25T22:49:00Z">
              <w:r>
                <w:rPr>
                  <w:rFonts w:ascii="Arial" w:hAnsi="Arial" w:cs="Arial"/>
                  <w:sz w:val="20"/>
                </w:rPr>
                <w:t>Char(20)</w:t>
              </w:r>
            </w:ins>
          </w:p>
        </w:tc>
      </w:tr>
      <w:tr w:rsidR="005D063E" w:rsidRPr="005D063E" w:rsidTr="002E5810">
        <w:trPr>
          <w:ins w:id="10958" w:author="gsadi" w:date="2013-11-25T22:44:00Z"/>
        </w:trPr>
        <w:tc>
          <w:tcPr>
            <w:tcW w:w="4410" w:type="dxa"/>
            <w:tcPrChange w:id="10959" w:author="gsadi" w:date="2013-11-25T22:48:00Z">
              <w:tcPr>
                <w:tcW w:w="4608" w:type="dxa"/>
                <w:gridSpan w:val="3"/>
              </w:tcPr>
            </w:tcPrChange>
          </w:tcPr>
          <w:p w:rsidR="005D063E" w:rsidRPr="005D063E" w:rsidRDefault="005D063E">
            <w:pPr>
              <w:rPr>
                <w:ins w:id="10960" w:author="gsadi" w:date="2013-11-25T22:44:00Z"/>
                <w:rFonts w:ascii="Arial" w:hAnsi="Arial" w:cs="Arial"/>
                <w:sz w:val="20"/>
                <w:rPrChange w:id="10961" w:author="gsadi" w:date="2013-11-25T22:44:00Z">
                  <w:rPr>
                    <w:ins w:id="10962" w:author="gsadi" w:date="2013-11-25T22:44:00Z"/>
                    <w:rFonts w:ascii="Arial" w:hAnsi="Arial" w:cs="Arial"/>
                  </w:rPr>
                </w:rPrChange>
              </w:rPr>
            </w:pPr>
            <w:ins w:id="10963" w:author="gsadi" w:date="2013-11-25T22:45:00Z">
              <w:r>
                <w:rPr>
                  <w:rFonts w:ascii="Arial" w:hAnsi="Arial" w:cs="Arial"/>
                  <w:sz w:val="20"/>
                </w:rPr>
                <w:t>SAP</w:t>
              </w:r>
            </w:ins>
            <w:ins w:id="10964" w:author="gsadi" w:date="2013-11-25T22:46:00Z">
              <w:r>
                <w:rPr>
                  <w:rFonts w:ascii="Arial" w:hAnsi="Arial" w:cs="Arial"/>
                  <w:sz w:val="20"/>
                </w:rPr>
                <w:t xml:space="preserve"> </w:t>
              </w:r>
            </w:ins>
            <w:ins w:id="10965" w:author="gsadi" w:date="2013-11-25T22:45:00Z">
              <w:r w:rsidRPr="005D063E">
                <w:rPr>
                  <w:rFonts w:ascii="Arial" w:hAnsi="Arial" w:cs="Arial"/>
                  <w:sz w:val="20"/>
                </w:rPr>
                <w:t>PO</w:t>
              </w:r>
            </w:ins>
            <w:ins w:id="10966" w:author="gsadi" w:date="2013-11-25T22:46:00Z">
              <w:r w:rsidR="002E5810">
                <w:rPr>
                  <w:rFonts w:ascii="Arial" w:hAnsi="Arial" w:cs="Arial"/>
                  <w:sz w:val="20"/>
                </w:rPr>
                <w:t xml:space="preserve"> (WIP-PO)</w:t>
              </w:r>
            </w:ins>
          </w:p>
        </w:tc>
        <w:tc>
          <w:tcPr>
            <w:tcW w:w="1440" w:type="dxa"/>
            <w:tcPrChange w:id="10967" w:author="gsadi" w:date="2013-11-25T22:48:00Z">
              <w:tcPr>
                <w:tcW w:w="4608" w:type="dxa"/>
                <w:gridSpan w:val="5"/>
              </w:tcPr>
            </w:tcPrChange>
          </w:tcPr>
          <w:p w:rsidR="005D063E" w:rsidRPr="005D063E" w:rsidRDefault="00363C2D">
            <w:pPr>
              <w:rPr>
                <w:ins w:id="10968" w:author="gsadi" w:date="2013-11-25T22:44:00Z"/>
                <w:rFonts w:ascii="Arial" w:hAnsi="Arial" w:cs="Arial"/>
                <w:sz w:val="20"/>
                <w:rPrChange w:id="10969" w:author="gsadi" w:date="2013-11-25T22:44:00Z">
                  <w:rPr>
                    <w:ins w:id="10970" w:author="gsadi" w:date="2013-11-25T22:44:00Z"/>
                    <w:rFonts w:ascii="Arial" w:hAnsi="Arial" w:cs="Arial"/>
                  </w:rPr>
                </w:rPrChange>
              </w:rPr>
            </w:pPr>
            <w:ins w:id="10971" w:author="gsadi" w:date="2013-11-25T22:49:00Z">
              <w:r>
                <w:rPr>
                  <w:rFonts w:ascii="Arial" w:hAnsi="Arial" w:cs="Arial"/>
                  <w:sz w:val="20"/>
                </w:rPr>
                <w:t>Char(10)</w:t>
              </w:r>
            </w:ins>
          </w:p>
        </w:tc>
      </w:tr>
      <w:tr w:rsidR="005D063E" w:rsidRPr="005D063E" w:rsidTr="002E5810">
        <w:trPr>
          <w:ins w:id="10972" w:author="gsadi" w:date="2013-11-25T22:44:00Z"/>
        </w:trPr>
        <w:tc>
          <w:tcPr>
            <w:tcW w:w="4410" w:type="dxa"/>
            <w:tcPrChange w:id="10973" w:author="gsadi" w:date="2013-11-25T22:48:00Z">
              <w:tcPr>
                <w:tcW w:w="4608" w:type="dxa"/>
                <w:gridSpan w:val="3"/>
              </w:tcPr>
            </w:tcPrChange>
          </w:tcPr>
          <w:p w:rsidR="005D063E" w:rsidRPr="005D063E" w:rsidRDefault="005D063E">
            <w:pPr>
              <w:rPr>
                <w:ins w:id="10974" w:author="gsadi" w:date="2013-11-25T22:44:00Z"/>
                <w:rFonts w:ascii="Arial" w:hAnsi="Arial" w:cs="Arial"/>
                <w:sz w:val="20"/>
                <w:rPrChange w:id="10975" w:author="gsadi" w:date="2013-11-25T22:44:00Z">
                  <w:rPr>
                    <w:ins w:id="10976" w:author="gsadi" w:date="2013-11-25T22:44:00Z"/>
                    <w:rFonts w:ascii="Arial" w:hAnsi="Arial" w:cs="Arial"/>
                  </w:rPr>
                </w:rPrChange>
              </w:rPr>
            </w:pPr>
            <w:ins w:id="10977" w:author="gsadi" w:date="2013-11-25T22:45:00Z">
              <w:r w:rsidRPr="005D063E">
                <w:rPr>
                  <w:rFonts w:ascii="Arial" w:hAnsi="Arial" w:cs="Arial"/>
                  <w:sz w:val="20"/>
                </w:rPr>
                <w:t>Material</w:t>
              </w:r>
            </w:ins>
            <w:ins w:id="10978" w:author="gsadi" w:date="2013-11-25T22:47:00Z">
              <w:r w:rsidR="002E5810">
                <w:rPr>
                  <w:rFonts w:ascii="Arial" w:hAnsi="Arial" w:cs="Arial"/>
                  <w:sz w:val="20"/>
                </w:rPr>
                <w:t xml:space="preserve"> </w:t>
              </w:r>
              <w:r w:rsidR="002E5810" w:rsidRPr="002E5810">
                <w:rPr>
                  <w:rFonts w:ascii="Arial" w:hAnsi="Arial" w:cs="Arial"/>
                  <w:sz w:val="20"/>
                </w:rPr>
                <w:t>(from IP_PO.dat)</w:t>
              </w:r>
            </w:ins>
          </w:p>
        </w:tc>
        <w:tc>
          <w:tcPr>
            <w:tcW w:w="1440" w:type="dxa"/>
            <w:tcPrChange w:id="10979" w:author="gsadi" w:date="2013-11-25T22:48:00Z">
              <w:tcPr>
                <w:tcW w:w="4608" w:type="dxa"/>
                <w:gridSpan w:val="5"/>
              </w:tcPr>
            </w:tcPrChange>
          </w:tcPr>
          <w:p w:rsidR="005D063E" w:rsidRPr="005D063E" w:rsidRDefault="00363C2D">
            <w:pPr>
              <w:rPr>
                <w:ins w:id="10980" w:author="gsadi" w:date="2013-11-25T22:44:00Z"/>
                <w:rFonts w:ascii="Arial" w:hAnsi="Arial" w:cs="Arial"/>
                <w:sz w:val="20"/>
                <w:rPrChange w:id="10981" w:author="gsadi" w:date="2013-11-25T22:44:00Z">
                  <w:rPr>
                    <w:ins w:id="10982" w:author="gsadi" w:date="2013-11-25T22:44:00Z"/>
                    <w:rFonts w:ascii="Arial" w:hAnsi="Arial" w:cs="Arial"/>
                  </w:rPr>
                </w:rPrChange>
              </w:rPr>
            </w:pPr>
            <w:ins w:id="10983" w:author="gsadi" w:date="2013-11-25T22:49:00Z">
              <w:r>
                <w:rPr>
                  <w:rFonts w:ascii="Arial" w:hAnsi="Arial" w:cs="Arial"/>
                  <w:sz w:val="20"/>
                </w:rPr>
                <w:t>Char(18)</w:t>
              </w:r>
            </w:ins>
          </w:p>
        </w:tc>
      </w:tr>
      <w:tr w:rsidR="005D063E" w:rsidRPr="005D063E" w:rsidTr="002E5810">
        <w:trPr>
          <w:ins w:id="10984" w:author="gsadi" w:date="2013-11-25T22:44:00Z"/>
        </w:trPr>
        <w:tc>
          <w:tcPr>
            <w:tcW w:w="4410" w:type="dxa"/>
            <w:tcPrChange w:id="10985" w:author="gsadi" w:date="2013-11-25T22:48:00Z">
              <w:tcPr>
                <w:tcW w:w="4608" w:type="dxa"/>
                <w:gridSpan w:val="3"/>
              </w:tcPr>
            </w:tcPrChange>
          </w:tcPr>
          <w:p w:rsidR="005D063E" w:rsidRPr="005D063E" w:rsidRDefault="005D063E">
            <w:pPr>
              <w:rPr>
                <w:ins w:id="10986" w:author="gsadi" w:date="2013-11-25T22:44:00Z"/>
                <w:rFonts w:ascii="Arial" w:hAnsi="Arial" w:cs="Arial"/>
                <w:sz w:val="20"/>
                <w:rPrChange w:id="10987" w:author="gsadi" w:date="2013-11-25T22:44:00Z">
                  <w:rPr>
                    <w:ins w:id="10988" w:author="gsadi" w:date="2013-11-25T22:44:00Z"/>
                    <w:rFonts w:ascii="Arial" w:hAnsi="Arial" w:cs="Arial"/>
                  </w:rPr>
                </w:rPrChange>
              </w:rPr>
            </w:pPr>
            <w:ins w:id="10989" w:author="gsadi" w:date="2013-11-25T22:45:00Z">
              <w:r w:rsidRPr="005D063E">
                <w:rPr>
                  <w:rFonts w:ascii="Arial" w:hAnsi="Arial" w:cs="Arial"/>
                  <w:sz w:val="20"/>
                </w:rPr>
                <w:t>Size1</w:t>
              </w:r>
            </w:ins>
            <w:ins w:id="10990" w:author="gsadi" w:date="2013-11-25T22:47:00Z">
              <w:r w:rsidR="002E5810">
                <w:rPr>
                  <w:rFonts w:ascii="Arial" w:hAnsi="Arial" w:cs="Arial"/>
                  <w:sz w:val="20"/>
                </w:rPr>
                <w:t xml:space="preserve"> </w:t>
              </w:r>
              <w:r w:rsidR="002E5810" w:rsidRPr="002E5810">
                <w:rPr>
                  <w:rFonts w:ascii="Arial" w:hAnsi="Arial" w:cs="Arial"/>
                  <w:sz w:val="20"/>
                </w:rPr>
                <w:t>(from IP_PO.dat)</w:t>
              </w:r>
            </w:ins>
          </w:p>
        </w:tc>
        <w:tc>
          <w:tcPr>
            <w:tcW w:w="1440" w:type="dxa"/>
            <w:tcPrChange w:id="10991" w:author="gsadi" w:date="2013-11-25T22:48:00Z">
              <w:tcPr>
                <w:tcW w:w="4608" w:type="dxa"/>
                <w:gridSpan w:val="5"/>
              </w:tcPr>
            </w:tcPrChange>
          </w:tcPr>
          <w:p w:rsidR="005D063E" w:rsidRPr="005D063E" w:rsidRDefault="00363C2D">
            <w:pPr>
              <w:rPr>
                <w:ins w:id="10992" w:author="gsadi" w:date="2013-11-25T22:44:00Z"/>
                <w:rFonts w:ascii="Arial" w:hAnsi="Arial" w:cs="Arial"/>
                <w:sz w:val="20"/>
                <w:rPrChange w:id="10993" w:author="gsadi" w:date="2013-11-25T22:44:00Z">
                  <w:rPr>
                    <w:ins w:id="10994" w:author="gsadi" w:date="2013-11-25T22:44:00Z"/>
                    <w:rFonts w:ascii="Arial" w:hAnsi="Arial" w:cs="Arial"/>
                  </w:rPr>
                </w:rPrChange>
              </w:rPr>
            </w:pPr>
            <w:ins w:id="10995" w:author="gsadi" w:date="2013-11-25T22:49:00Z">
              <w:r>
                <w:rPr>
                  <w:rFonts w:ascii="Arial" w:hAnsi="Arial" w:cs="Arial"/>
                  <w:sz w:val="20"/>
                </w:rPr>
                <w:t>Char(6)</w:t>
              </w:r>
            </w:ins>
          </w:p>
        </w:tc>
      </w:tr>
      <w:tr w:rsidR="005D063E" w:rsidRPr="005D063E" w:rsidTr="002E5810">
        <w:trPr>
          <w:ins w:id="10996" w:author="gsadi" w:date="2013-11-25T22:44:00Z"/>
        </w:trPr>
        <w:tc>
          <w:tcPr>
            <w:tcW w:w="4410" w:type="dxa"/>
            <w:tcPrChange w:id="10997" w:author="gsadi" w:date="2013-11-25T22:48:00Z">
              <w:tcPr>
                <w:tcW w:w="4608" w:type="dxa"/>
                <w:gridSpan w:val="3"/>
              </w:tcPr>
            </w:tcPrChange>
          </w:tcPr>
          <w:p w:rsidR="005D063E" w:rsidRPr="005D063E" w:rsidRDefault="005D063E">
            <w:pPr>
              <w:rPr>
                <w:ins w:id="10998" w:author="gsadi" w:date="2013-11-25T22:44:00Z"/>
                <w:rFonts w:ascii="Arial" w:hAnsi="Arial" w:cs="Arial"/>
                <w:sz w:val="20"/>
                <w:rPrChange w:id="10999" w:author="gsadi" w:date="2013-11-25T22:44:00Z">
                  <w:rPr>
                    <w:ins w:id="11000" w:author="gsadi" w:date="2013-11-25T22:44:00Z"/>
                    <w:rFonts w:ascii="Arial" w:hAnsi="Arial" w:cs="Arial"/>
                  </w:rPr>
                </w:rPrChange>
              </w:rPr>
            </w:pPr>
            <w:ins w:id="11001" w:author="gsadi" w:date="2013-11-25T22:45:00Z">
              <w:r w:rsidRPr="005D063E">
                <w:rPr>
                  <w:rFonts w:ascii="Arial" w:hAnsi="Arial" w:cs="Arial"/>
                  <w:sz w:val="20"/>
                </w:rPr>
                <w:t>Size2</w:t>
              </w:r>
            </w:ins>
            <w:ins w:id="11002" w:author="gsadi" w:date="2013-11-25T22:47:00Z">
              <w:r w:rsidR="002E5810">
                <w:rPr>
                  <w:rFonts w:ascii="Arial" w:hAnsi="Arial" w:cs="Arial"/>
                  <w:sz w:val="20"/>
                </w:rPr>
                <w:t xml:space="preserve"> </w:t>
              </w:r>
              <w:r w:rsidR="002E5810" w:rsidRPr="002E5810">
                <w:rPr>
                  <w:rFonts w:ascii="Arial" w:hAnsi="Arial" w:cs="Arial"/>
                  <w:sz w:val="20"/>
                </w:rPr>
                <w:t>(from IP_PO.dat)</w:t>
              </w:r>
            </w:ins>
          </w:p>
        </w:tc>
        <w:tc>
          <w:tcPr>
            <w:tcW w:w="1440" w:type="dxa"/>
            <w:tcPrChange w:id="11003" w:author="gsadi" w:date="2013-11-25T22:48:00Z">
              <w:tcPr>
                <w:tcW w:w="4608" w:type="dxa"/>
                <w:gridSpan w:val="5"/>
              </w:tcPr>
            </w:tcPrChange>
          </w:tcPr>
          <w:p w:rsidR="005D063E" w:rsidRPr="005D063E" w:rsidRDefault="00363C2D">
            <w:pPr>
              <w:rPr>
                <w:ins w:id="11004" w:author="gsadi" w:date="2013-11-25T22:44:00Z"/>
                <w:rFonts w:ascii="Arial" w:hAnsi="Arial" w:cs="Arial"/>
                <w:sz w:val="20"/>
                <w:rPrChange w:id="11005" w:author="gsadi" w:date="2013-11-25T22:44:00Z">
                  <w:rPr>
                    <w:ins w:id="11006" w:author="gsadi" w:date="2013-11-25T22:44:00Z"/>
                    <w:rFonts w:ascii="Arial" w:hAnsi="Arial" w:cs="Arial"/>
                  </w:rPr>
                </w:rPrChange>
              </w:rPr>
            </w:pPr>
            <w:ins w:id="11007" w:author="gsadi" w:date="2013-11-25T22:49:00Z">
              <w:r>
                <w:rPr>
                  <w:rFonts w:ascii="Arial" w:hAnsi="Arial" w:cs="Arial"/>
                  <w:sz w:val="20"/>
                </w:rPr>
                <w:t>Char(6)</w:t>
              </w:r>
            </w:ins>
          </w:p>
        </w:tc>
      </w:tr>
      <w:tr w:rsidR="005D063E" w:rsidRPr="005D063E" w:rsidTr="002E5810">
        <w:trPr>
          <w:ins w:id="11008" w:author="gsadi" w:date="2013-11-25T22:44:00Z"/>
        </w:trPr>
        <w:tc>
          <w:tcPr>
            <w:tcW w:w="4410" w:type="dxa"/>
            <w:tcPrChange w:id="11009" w:author="gsadi" w:date="2013-11-25T22:48:00Z">
              <w:tcPr>
                <w:tcW w:w="4608" w:type="dxa"/>
                <w:gridSpan w:val="3"/>
              </w:tcPr>
            </w:tcPrChange>
          </w:tcPr>
          <w:p w:rsidR="005D063E" w:rsidRPr="005D063E" w:rsidRDefault="005D063E">
            <w:pPr>
              <w:rPr>
                <w:ins w:id="11010" w:author="gsadi" w:date="2013-11-25T22:44:00Z"/>
                <w:rFonts w:ascii="Arial" w:hAnsi="Arial" w:cs="Arial"/>
                <w:sz w:val="20"/>
                <w:rPrChange w:id="11011" w:author="gsadi" w:date="2013-11-25T22:44:00Z">
                  <w:rPr>
                    <w:ins w:id="11012" w:author="gsadi" w:date="2013-11-25T22:44:00Z"/>
                    <w:rFonts w:ascii="Arial" w:hAnsi="Arial" w:cs="Arial"/>
                  </w:rPr>
                </w:rPrChange>
              </w:rPr>
            </w:pPr>
            <w:ins w:id="11013" w:author="gsadi" w:date="2013-11-25T22:45:00Z">
              <w:r w:rsidRPr="005D063E">
                <w:rPr>
                  <w:rFonts w:ascii="Arial" w:hAnsi="Arial" w:cs="Arial"/>
                  <w:sz w:val="20"/>
                </w:rPr>
                <w:t>UPC</w:t>
              </w:r>
            </w:ins>
            <w:ins w:id="11014" w:author="gsadi" w:date="2013-11-25T22:47:00Z">
              <w:r w:rsidR="002E5810">
                <w:t xml:space="preserve"> </w:t>
              </w:r>
              <w:r w:rsidR="002E5810" w:rsidRPr="002E5810">
                <w:rPr>
                  <w:rFonts w:ascii="Arial" w:hAnsi="Arial" w:cs="Arial"/>
                  <w:sz w:val="20"/>
                </w:rPr>
                <w:t>(from IP_PO.dat)</w:t>
              </w:r>
            </w:ins>
          </w:p>
        </w:tc>
        <w:tc>
          <w:tcPr>
            <w:tcW w:w="1440" w:type="dxa"/>
            <w:tcPrChange w:id="11015" w:author="gsadi" w:date="2013-11-25T22:48:00Z">
              <w:tcPr>
                <w:tcW w:w="4608" w:type="dxa"/>
                <w:gridSpan w:val="5"/>
              </w:tcPr>
            </w:tcPrChange>
          </w:tcPr>
          <w:p w:rsidR="005D063E" w:rsidRPr="005D063E" w:rsidRDefault="00363C2D">
            <w:pPr>
              <w:rPr>
                <w:ins w:id="11016" w:author="gsadi" w:date="2013-11-25T22:44:00Z"/>
                <w:rFonts w:ascii="Arial" w:hAnsi="Arial" w:cs="Arial"/>
                <w:sz w:val="20"/>
                <w:rPrChange w:id="11017" w:author="gsadi" w:date="2013-11-25T22:44:00Z">
                  <w:rPr>
                    <w:ins w:id="11018" w:author="gsadi" w:date="2013-11-25T22:44:00Z"/>
                    <w:rFonts w:ascii="Arial" w:hAnsi="Arial" w:cs="Arial"/>
                  </w:rPr>
                </w:rPrChange>
              </w:rPr>
            </w:pPr>
            <w:ins w:id="11019" w:author="gsadi" w:date="2013-11-25T22:49:00Z">
              <w:r>
                <w:rPr>
                  <w:rFonts w:ascii="Arial" w:hAnsi="Arial" w:cs="Arial"/>
                  <w:sz w:val="20"/>
                </w:rPr>
                <w:t>Char(12)</w:t>
              </w:r>
            </w:ins>
          </w:p>
        </w:tc>
      </w:tr>
      <w:tr w:rsidR="005D063E" w:rsidRPr="005D063E" w:rsidTr="002E5810">
        <w:trPr>
          <w:trHeight w:val="161"/>
          <w:ins w:id="11020" w:author="gsadi" w:date="2013-11-25T22:44:00Z"/>
        </w:trPr>
        <w:tc>
          <w:tcPr>
            <w:tcW w:w="4410" w:type="dxa"/>
            <w:tcPrChange w:id="11021" w:author="gsadi" w:date="2013-11-25T22:48:00Z">
              <w:tcPr>
                <w:tcW w:w="4608" w:type="dxa"/>
                <w:gridSpan w:val="3"/>
              </w:tcPr>
            </w:tcPrChange>
          </w:tcPr>
          <w:p w:rsidR="005D063E" w:rsidRPr="005D063E" w:rsidRDefault="005D063E">
            <w:pPr>
              <w:rPr>
                <w:ins w:id="11022" w:author="gsadi" w:date="2013-11-25T22:44:00Z"/>
                <w:rFonts w:ascii="Arial" w:hAnsi="Arial" w:cs="Arial"/>
                <w:sz w:val="20"/>
                <w:rPrChange w:id="11023" w:author="gsadi" w:date="2013-11-25T22:44:00Z">
                  <w:rPr>
                    <w:ins w:id="11024" w:author="gsadi" w:date="2013-11-25T22:44:00Z"/>
                    <w:rFonts w:ascii="Arial" w:hAnsi="Arial" w:cs="Arial"/>
                  </w:rPr>
                </w:rPrChange>
              </w:rPr>
            </w:pPr>
            <w:ins w:id="11025" w:author="gsadi" w:date="2013-11-25T22:45:00Z">
              <w:r>
                <w:rPr>
                  <w:rFonts w:ascii="Arial" w:hAnsi="Arial" w:cs="Arial"/>
                  <w:sz w:val="20"/>
                </w:rPr>
                <w:t xml:space="preserve">Order </w:t>
              </w:r>
              <w:r w:rsidRPr="005D063E">
                <w:rPr>
                  <w:rFonts w:ascii="Arial" w:hAnsi="Arial" w:cs="Arial"/>
                  <w:sz w:val="20"/>
                </w:rPr>
                <w:t>Qty</w:t>
              </w:r>
            </w:ins>
            <w:ins w:id="11026" w:author="gsadi" w:date="2013-11-25T22:47:00Z">
              <w:r w:rsidR="002E5810">
                <w:rPr>
                  <w:rFonts w:ascii="Arial" w:hAnsi="Arial" w:cs="Arial"/>
                  <w:sz w:val="20"/>
                </w:rPr>
                <w:t xml:space="preserve"> </w:t>
              </w:r>
              <w:r w:rsidR="002E5810" w:rsidRPr="002E5810">
                <w:rPr>
                  <w:rFonts w:ascii="Arial" w:hAnsi="Arial" w:cs="Arial"/>
                  <w:sz w:val="20"/>
                </w:rPr>
                <w:t>(from IP_PO.dat)</w:t>
              </w:r>
            </w:ins>
          </w:p>
        </w:tc>
        <w:tc>
          <w:tcPr>
            <w:tcW w:w="1440" w:type="dxa"/>
            <w:tcPrChange w:id="11027" w:author="gsadi" w:date="2013-11-25T22:48:00Z">
              <w:tcPr>
                <w:tcW w:w="4608" w:type="dxa"/>
                <w:gridSpan w:val="5"/>
              </w:tcPr>
            </w:tcPrChange>
          </w:tcPr>
          <w:p w:rsidR="005D063E" w:rsidRPr="005D063E" w:rsidRDefault="00363C2D">
            <w:pPr>
              <w:rPr>
                <w:ins w:id="11028" w:author="gsadi" w:date="2013-11-25T22:44:00Z"/>
                <w:rFonts w:ascii="Arial" w:hAnsi="Arial" w:cs="Arial"/>
                <w:sz w:val="20"/>
                <w:rPrChange w:id="11029" w:author="gsadi" w:date="2013-11-25T22:44:00Z">
                  <w:rPr>
                    <w:ins w:id="11030" w:author="gsadi" w:date="2013-11-25T22:44:00Z"/>
                    <w:rFonts w:ascii="Arial" w:hAnsi="Arial" w:cs="Arial"/>
                  </w:rPr>
                </w:rPrChange>
              </w:rPr>
            </w:pPr>
            <w:ins w:id="11031" w:author="gsadi" w:date="2013-11-25T22:49:00Z">
              <w:r>
                <w:rPr>
                  <w:rFonts w:ascii="Arial" w:hAnsi="Arial" w:cs="Arial"/>
                  <w:sz w:val="20"/>
                </w:rPr>
                <w:t>Char(</w:t>
              </w:r>
            </w:ins>
            <w:ins w:id="11032" w:author="gsadi" w:date="2013-11-25T22:50:00Z">
              <w:r>
                <w:rPr>
                  <w:rFonts w:ascii="Arial" w:hAnsi="Arial" w:cs="Arial"/>
                  <w:sz w:val="20"/>
                </w:rPr>
                <w:t>7</w:t>
              </w:r>
            </w:ins>
            <w:ins w:id="11033" w:author="gsadi" w:date="2013-11-25T22:49:00Z">
              <w:r>
                <w:rPr>
                  <w:rFonts w:ascii="Arial" w:hAnsi="Arial" w:cs="Arial"/>
                  <w:sz w:val="20"/>
                </w:rPr>
                <w:t>)</w:t>
              </w:r>
            </w:ins>
          </w:p>
        </w:tc>
      </w:tr>
      <w:tr w:rsidR="005D063E" w:rsidRPr="005D063E" w:rsidTr="002E5810">
        <w:tblPrEx>
          <w:tblPrExChange w:id="11034" w:author="gsadi" w:date="2013-11-25T22:48:00Z">
            <w:tblPrEx>
              <w:tblInd w:w="1188" w:type="dxa"/>
            </w:tblPrEx>
          </w:tblPrExChange>
        </w:tblPrEx>
        <w:trPr>
          <w:ins w:id="11035" w:author="gsadi" w:date="2013-11-25T22:46:00Z"/>
          <w:trPrChange w:id="11036" w:author="gsadi" w:date="2013-11-25T22:48:00Z">
            <w:trPr>
              <w:gridBefore w:val="1"/>
              <w:gridAfter w:val="0"/>
            </w:trPr>
          </w:trPrChange>
        </w:trPr>
        <w:tc>
          <w:tcPr>
            <w:tcW w:w="4410" w:type="dxa"/>
            <w:tcPrChange w:id="11037" w:author="gsadi" w:date="2013-11-25T22:48:00Z">
              <w:tcPr>
                <w:tcW w:w="3420" w:type="dxa"/>
                <w:gridSpan w:val="2"/>
              </w:tcPr>
            </w:tcPrChange>
          </w:tcPr>
          <w:p w:rsidR="005D063E" w:rsidRDefault="005D063E">
            <w:pPr>
              <w:rPr>
                <w:ins w:id="11038" w:author="gsadi" w:date="2013-11-25T22:46:00Z"/>
                <w:rFonts w:ascii="Arial" w:hAnsi="Arial" w:cs="Arial"/>
                <w:sz w:val="20"/>
              </w:rPr>
            </w:pPr>
            <w:ins w:id="11039" w:author="gsadi" w:date="2013-11-25T22:46:00Z">
              <w:r>
                <w:rPr>
                  <w:rFonts w:ascii="Arial" w:hAnsi="Arial" w:cs="Arial"/>
                  <w:sz w:val="20"/>
                </w:rPr>
                <w:t xml:space="preserve">Received </w:t>
              </w:r>
              <w:r w:rsidRPr="005D063E">
                <w:rPr>
                  <w:rFonts w:ascii="Arial" w:hAnsi="Arial" w:cs="Arial"/>
                  <w:sz w:val="20"/>
                </w:rPr>
                <w:t>Qty</w:t>
              </w:r>
            </w:ins>
            <w:ins w:id="11040" w:author="gsadi" w:date="2013-11-25T22:47:00Z">
              <w:r w:rsidR="002E5810">
                <w:rPr>
                  <w:rFonts w:ascii="Arial" w:hAnsi="Arial" w:cs="Arial"/>
                  <w:sz w:val="20"/>
                </w:rPr>
                <w:t xml:space="preserve"> (Planned Output)</w:t>
              </w:r>
            </w:ins>
          </w:p>
        </w:tc>
        <w:tc>
          <w:tcPr>
            <w:tcW w:w="1440" w:type="dxa"/>
            <w:tcPrChange w:id="11041" w:author="gsadi" w:date="2013-11-25T22:48:00Z">
              <w:tcPr>
                <w:tcW w:w="3420" w:type="dxa"/>
                <w:gridSpan w:val="4"/>
              </w:tcPr>
            </w:tcPrChange>
          </w:tcPr>
          <w:p w:rsidR="005D063E" w:rsidRPr="005D063E" w:rsidRDefault="00363C2D">
            <w:pPr>
              <w:rPr>
                <w:ins w:id="11042" w:author="gsadi" w:date="2013-11-25T22:46:00Z"/>
                <w:rFonts w:ascii="Arial" w:hAnsi="Arial" w:cs="Arial"/>
                <w:sz w:val="20"/>
              </w:rPr>
            </w:pPr>
            <w:ins w:id="11043" w:author="gsadi" w:date="2013-11-25T22:50:00Z">
              <w:r>
                <w:rPr>
                  <w:rFonts w:ascii="Arial" w:hAnsi="Arial" w:cs="Arial"/>
                  <w:sz w:val="20"/>
                </w:rPr>
                <w:t>Char(7)</w:t>
              </w:r>
            </w:ins>
          </w:p>
        </w:tc>
      </w:tr>
      <w:tr w:rsidR="002E5810" w:rsidRPr="005D063E" w:rsidTr="002E5810">
        <w:tblPrEx>
          <w:tblPrExChange w:id="11044" w:author="gsadi" w:date="2013-11-25T22:48:00Z">
            <w:tblPrEx>
              <w:tblInd w:w="1188" w:type="dxa"/>
            </w:tblPrEx>
          </w:tblPrExChange>
        </w:tblPrEx>
        <w:trPr>
          <w:ins w:id="11045" w:author="gsadi" w:date="2013-11-25T22:46:00Z"/>
          <w:trPrChange w:id="11046" w:author="gsadi" w:date="2013-11-25T22:48:00Z">
            <w:trPr>
              <w:gridBefore w:val="1"/>
              <w:gridAfter w:val="0"/>
            </w:trPr>
          </w:trPrChange>
        </w:trPr>
        <w:tc>
          <w:tcPr>
            <w:tcW w:w="4410" w:type="dxa"/>
            <w:tcPrChange w:id="11047" w:author="gsadi" w:date="2013-11-25T22:48:00Z">
              <w:tcPr>
                <w:tcW w:w="2520" w:type="dxa"/>
              </w:tcPr>
            </w:tcPrChange>
          </w:tcPr>
          <w:p w:rsidR="002E5810" w:rsidRDefault="002E5810">
            <w:pPr>
              <w:rPr>
                <w:ins w:id="11048" w:author="gsadi" w:date="2013-11-25T22:46:00Z"/>
                <w:rFonts w:ascii="Arial" w:hAnsi="Arial" w:cs="Arial"/>
                <w:sz w:val="20"/>
              </w:rPr>
            </w:pPr>
            <w:ins w:id="11049" w:author="gsadi" w:date="2013-11-25T22:46:00Z">
              <w:r>
                <w:rPr>
                  <w:rFonts w:ascii="Arial" w:hAnsi="Arial" w:cs="Arial"/>
                  <w:sz w:val="20"/>
                </w:rPr>
                <w:t>Total Open Qty</w:t>
              </w:r>
            </w:ins>
            <w:ins w:id="11050" w:author="gsadi" w:date="2013-11-25T22:48:00Z">
              <w:r>
                <w:rPr>
                  <w:rFonts w:ascii="Arial" w:hAnsi="Arial" w:cs="Arial"/>
                  <w:sz w:val="20"/>
                </w:rPr>
                <w:t xml:space="preserve"> (IP Open Qty </w:t>
              </w:r>
              <w:r w:rsidRPr="002E5810">
                <w:rPr>
                  <w:rFonts w:ascii="Arial" w:hAnsi="Arial" w:cs="Arial"/>
                  <w:sz w:val="20"/>
                </w:rPr>
                <w:t>from IP_PO.dat</w:t>
              </w:r>
              <w:r>
                <w:rPr>
                  <w:rFonts w:ascii="Arial" w:hAnsi="Arial" w:cs="Arial"/>
                  <w:sz w:val="20"/>
                </w:rPr>
                <w:t>)</w:t>
              </w:r>
            </w:ins>
          </w:p>
        </w:tc>
        <w:tc>
          <w:tcPr>
            <w:tcW w:w="1440" w:type="dxa"/>
            <w:tcPrChange w:id="11051" w:author="gsadi" w:date="2013-11-25T22:48:00Z">
              <w:tcPr>
                <w:tcW w:w="2520" w:type="dxa"/>
                <w:gridSpan w:val="3"/>
              </w:tcPr>
            </w:tcPrChange>
          </w:tcPr>
          <w:p w:rsidR="002E5810" w:rsidRPr="005D063E" w:rsidRDefault="00363C2D">
            <w:pPr>
              <w:rPr>
                <w:ins w:id="11052" w:author="gsadi" w:date="2013-11-25T22:46:00Z"/>
                <w:rFonts w:ascii="Arial" w:hAnsi="Arial" w:cs="Arial"/>
                <w:sz w:val="20"/>
              </w:rPr>
            </w:pPr>
            <w:ins w:id="11053" w:author="gsadi" w:date="2013-11-25T22:50:00Z">
              <w:r>
                <w:rPr>
                  <w:rFonts w:ascii="Arial" w:hAnsi="Arial" w:cs="Arial"/>
                  <w:sz w:val="20"/>
                </w:rPr>
                <w:t>Char(7)</w:t>
              </w:r>
            </w:ins>
          </w:p>
        </w:tc>
      </w:tr>
      <w:tr w:rsidR="002E5810" w:rsidRPr="005D063E" w:rsidTr="002E5810">
        <w:tblPrEx>
          <w:tblPrExChange w:id="11054" w:author="gsadi" w:date="2013-11-25T22:48:00Z">
            <w:tblPrEx>
              <w:tblInd w:w="1188" w:type="dxa"/>
            </w:tblPrEx>
          </w:tblPrExChange>
        </w:tblPrEx>
        <w:trPr>
          <w:ins w:id="11055" w:author="gsadi" w:date="2013-11-25T22:46:00Z"/>
          <w:trPrChange w:id="11056" w:author="gsadi" w:date="2013-11-25T22:48:00Z">
            <w:trPr>
              <w:gridBefore w:val="1"/>
              <w:gridAfter w:val="0"/>
            </w:trPr>
          </w:trPrChange>
        </w:trPr>
        <w:tc>
          <w:tcPr>
            <w:tcW w:w="4410" w:type="dxa"/>
            <w:tcPrChange w:id="11057" w:author="gsadi" w:date="2013-11-25T22:48:00Z">
              <w:tcPr>
                <w:tcW w:w="2520" w:type="dxa"/>
              </w:tcPr>
            </w:tcPrChange>
          </w:tcPr>
          <w:p w:rsidR="002E5810" w:rsidRDefault="002E5810">
            <w:pPr>
              <w:rPr>
                <w:ins w:id="11058" w:author="gsadi" w:date="2013-11-25T22:46:00Z"/>
                <w:rFonts w:ascii="Arial" w:hAnsi="Arial" w:cs="Arial"/>
                <w:sz w:val="20"/>
              </w:rPr>
            </w:pPr>
            <w:ins w:id="11059" w:author="gsadi" w:date="2013-11-25T22:46:00Z">
              <w:r>
                <w:rPr>
                  <w:rFonts w:ascii="Arial" w:hAnsi="Arial" w:cs="Arial"/>
                  <w:sz w:val="20"/>
                </w:rPr>
                <w:t>Due In Qty</w:t>
              </w:r>
            </w:ins>
          </w:p>
        </w:tc>
        <w:tc>
          <w:tcPr>
            <w:tcW w:w="1440" w:type="dxa"/>
            <w:tcPrChange w:id="11060" w:author="gsadi" w:date="2013-11-25T22:48:00Z">
              <w:tcPr>
                <w:tcW w:w="2520" w:type="dxa"/>
                <w:gridSpan w:val="3"/>
              </w:tcPr>
            </w:tcPrChange>
          </w:tcPr>
          <w:p w:rsidR="002E5810" w:rsidRPr="005D063E" w:rsidRDefault="00363C2D">
            <w:pPr>
              <w:rPr>
                <w:ins w:id="11061" w:author="gsadi" w:date="2013-11-25T22:46:00Z"/>
                <w:rFonts w:ascii="Arial" w:hAnsi="Arial" w:cs="Arial"/>
                <w:sz w:val="20"/>
              </w:rPr>
            </w:pPr>
            <w:ins w:id="11062" w:author="gsadi" w:date="2013-11-25T22:50:00Z">
              <w:r>
                <w:rPr>
                  <w:rFonts w:ascii="Arial" w:hAnsi="Arial" w:cs="Arial"/>
                  <w:sz w:val="20"/>
                </w:rPr>
                <w:t>Char(7)</w:t>
              </w:r>
            </w:ins>
          </w:p>
        </w:tc>
      </w:tr>
      <w:tr w:rsidR="002E5810" w:rsidRPr="005D063E" w:rsidTr="002E5810">
        <w:tblPrEx>
          <w:tblPrExChange w:id="11063" w:author="gsadi" w:date="2013-11-25T22:48:00Z">
            <w:tblPrEx>
              <w:tblInd w:w="1188" w:type="dxa"/>
            </w:tblPrEx>
          </w:tblPrExChange>
        </w:tblPrEx>
        <w:trPr>
          <w:ins w:id="11064" w:author="gsadi" w:date="2013-11-25T22:46:00Z"/>
          <w:trPrChange w:id="11065" w:author="gsadi" w:date="2013-11-25T22:48:00Z">
            <w:trPr>
              <w:gridBefore w:val="1"/>
              <w:gridAfter w:val="0"/>
            </w:trPr>
          </w:trPrChange>
        </w:trPr>
        <w:tc>
          <w:tcPr>
            <w:tcW w:w="4410" w:type="dxa"/>
            <w:tcPrChange w:id="11066" w:author="gsadi" w:date="2013-11-25T22:48:00Z">
              <w:tcPr>
                <w:tcW w:w="2520" w:type="dxa"/>
              </w:tcPr>
            </w:tcPrChange>
          </w:tcPr>
          <w:p w:rsidR="002E5810" w:rsidRDefault="002E5810">
            <w:pPr>
              <w:rPr>
                <w:ins w:id="11067" w:author="gsadi" w:date="2013-11-25T22:46:00Z"/>
                <w:rFonts w:ascii="Arial" w:hAnsi="Arial" w:cs="Arial"/>
                <w:sz w:val="20"/>
              </w:rPr>
            </w:pPr>
            <w:ins w:id="11068" w:author="gsadi" w:date="2013-11-25T22:46:00Z">
              <w:r>
                <w:rPr>
                  <w:rFonts w:ascii="Arial" w:hAnsi="Arial" w:cs="Arial"/>
                  <w:sz w:val="20"/>
                </w:rPr>
                <w:t>Demand Planned Date</w:t>
              </w:r>
            </w:ins>
          </w:p>
        </w:tc>
        <w:tc>
          <w:tcPr>
            <w:tcW w:w="1440" w:type="dxa"/>
            <w:tcPrChange w:id="11069" w:author="gsadi" w:date="2013-11-25T22:48:00Z">
              <w:tcPr>
                <w:tcW w:w="2520" w:type="dxa"/>
                <w:gridSpan w:val="3"/>
              </w:tcPr>
            </w:tcPrChange>
          </w:tcPr>
          <w:p w:rsidR="002E5810" w:rsidRPr="005D063E" w:rsidRDefault="002E5810">
            <w:pPr>
              <w:rPr>
                <w:ins w:id="11070" w:author="gsadi" w:date="2013-11-25T22:46:00Z"/>
                <w:rFonts w:ascii="Arial" w:hAnsi="Arial" w:cs="Arial"/>
                <w:sz w:val="20"/>
              </w:rPr>
            </w:pPr>
            <w:ins w:id="11071" w:author="gsadi" w:date="2013-11-25T22:46:00Z">
              <w:r>
                <w:rPr>
                  <w:rFonts w:ascii="Arial" w:hAnsi="Arial" w:cs="Arial"/>
                  <w:sz w:val="20"/>
                </w:rPr>
                <w:t>Char(8)</w:t>
              </w:r>
            </w:ins>
          </w:p>
        </w:tc>
      </w:tr>
      <w:tr w:rsidR="002E5810" w:rsidRPr="005D063E" w:rsidTr="002E5810">
        <w:tblPrEx>
          <w:tblPrExChange w:id="11072" w:author="gsadi" w:date="2013-11-25T22:48:00Z">
            <w:tblPrEx>
              <w:tblInd w:w="1188" w:type="dxa"/>
            </w:tblPrEx>
          </w:tblPrExChange>
        </w:tblPrEx>
        <w:trPr>
          <w:ins w:id="11073" w:author="gsadi" w:date="2013-11-25T22:46:00Z"/>
          <w:trPrChange w:id="11074" w:author="gsadi" w:date="2013-11-25T22:48:00Z">
            <w:trPr>
              <w:gridBefore w:val="1"/>
              <w:gridAfter w:val="0"/>
            </w:trPr>
          </w:trPrChange>
        </w:trPr>
        <w:tc>
          <w:tcPr>
            <w:tcW w:w="4410" w:type="dxa"/>
            <w:tcPrChange w:id="11075" w:author="gsadi" w:date="2013-11-25T22:48:00Z">
              <w:tcPr>
                <w:tcW w:w="2520" w:type="dxa"/>
              </w:tcPr>
            </w:tcPrChange>
          </w:tcPr>
          <w:p w:rsidR="002E5810" w:rsidRDefault="002E5810">
            <w:pPr>
              <w:rPr>
                <w:ins w:id="11076" w:author="gsadi" w:date="2013-11-25T22:46:00Z"/>
                <w:rFonts w:ascii="Arial" w:hAnsi="Arial" w:cs="Arial"/>
                <w:sz w:val="20"/>
              </w:rPr>
            </w:pPr>
            <w:ins w:id="11077" w:author="gsadi" w:date="2013-11-25T22:46:00Z">
              <w:r>
                <w:rPr>
                  <w:rFonts w:ascii="Arial" w:hAnsi="Arial" w:cs="Arial"/>
                  <w:sz w:val="20"/>
                </w:rPr>
                <w:t>SAP Sales Org</w:t>
              </w:r>
            </w:ins>
          </w:p>
        </w:tc>
        <w:tc>
          <w:tcPr>
            <w:tcW w:w="1440" w:type="dxa"/>
            <w:tcPrChange w:id="11078" w:author="gsadi" w:date="2013-11-25T22:48:00Z">
              <w:tcPr>
                <w:tcW w:w="2520" w:type="dxa"/>
                <w:gridSpan w:val="3"/>
              </w:tcPr>
            </w:tcPrChange>
          </w:tcPr>
          <w:p w:rsidR="002E5810" w:rsidRDefault="00363C2D">
            <w:pPr>
              <w:rPr>
                <w:ins w:id="11079" w:author="gsadi" w:date="2013-11-25T22:46:00Z"/>
                <w:rFonts w:ascii="Arial" w:hAnsi="Arial" w:cs="Arial"/>
                <w:sz w:val="20"/>
              </w:rPr>
            </w:pPr>
            <w:ins w:id="11080" w:author="gsadi" w:date="2013-11-25T22:50:00Z">
              <w:r>
                <w:rPr>
                  <w:rFonts w:ascii="Arial" w:hAnsi="Arial" w:cs="Arial"/>
                  <w:sz w:val="20"/>
                </w:rPr>
                <w:t>Char(4)</w:t>
              </w:r>
            </w:ins>
          </w:p>
        </w:tc>
      </w:tr>
      <w:tr w:rsidR="002E5810" w:rsidRPr="005D063E" w:rsidTr="002E5810">
        <w:trPr>
          <w:ins w:id="11081" w:author="gsadi" w:date="2013-11-25T22:48:00Z"/>
        </w:trPr>
        <w:tc>
          <w:tcPr>
            <w:tcW w:w="4410" w:type="dxa"/>
          </w:tcPr>
          <w:p w:rsidR="002E5810" w:rsidRDefault="002E5810">
            <w:pPr>
              <w:rPr>
                <w:ins w:id="11082" w:author="gsadi" w:date="2013-11-25T22:48:00Z"/>
                <w:rFonts w:ascii="Arial" w:hAnsi="Arial" w:cs="Arial"/>
                <w:sz w:val="20"/>
              </w:rPr>
            </w:pPr>
            <w:ins w:id="11083" w:author="gsadi" w:date="2013-11-25T22:48:00Z">
              <w:r>
                <w:rPr>
                  <w:rFonts w:ascii="Arial" w:hAnsi="Arial" w:cs="Arial"/>
                  <w:sz w:val="20"/>
                </w:rPr>
                <w:t>WIP</w:t>
              </w:r>
            </w:ins>
            <w:ins w:id="11084" w:author="gsadi" w:date="2013-11-25T22:49:00Z">
              <w:r>
                <w:rPr>
                  <w:rFonts w:ascii="Arial" w:hAnsi="Arial" w:cs="Arial"/>
                  <w:sz w:val="20"/>
                </w:rPr>
                <w:t xml:space="preserve"> Flag</w:t>
              </w:r>
            </w:ins>
          </w:p>
        </w:tc>
        <w:tc>
          <w:tcPr>
            <w:tcW w:w="1440" w:type="dxa"/>
          </w:tcPr>
          <w:p w:rsidR="002E5810" w:rsidRDefault="00363C2D">
            <w:pPr>
              <w:rPr>
                <w:ins w:id="11085" w:author="gsadi" w:date="2013-11-25T22:48:00Z"/>
                <w:rFonts w:ascii="Arial" w:hAnsi="Arial" w:cs="Arial"/>
                <w:sz w:val="20"/>
              </w:rPr>
            </w:pPr>
            <w:ins w:id="11086" w:author="gsadi" w:date="2013-11-25T22:50:00Z">
              <w:r>
                <w:rPr>
                  <w:rFonts w:ascii="Arial" w:hAnsi="Arial" w:cs="Arial"/>
                  <w:sz w:val="20"/>
                </w:rPr>
                <w:t>Char(1)</w:t>
              </w:r>
            </w:ins>
          </w:p>
        </w:tc>
      </w:tr>
    </w:tbl>
    <w:p w:rsidR="00000000" w:rsidRDefault="003F6914">
      <w:pPr>
        <w:rPr>
          <w:ins w:id="11087" w:author="gsadi" w:date="2013-11-25T22:51:00Z"/>
        </w:rPr>
        <w:pPrChange w:id="11088" w:author="gsadi" w:date="2013-11-25T17:06:00Z">
          <w:pPr>
            <w:pStyle w:val="Heading4"/>
          </w:pPr>
        </w:pPrChange>
      </w:pPr>
    </w:p>
    <w:p w:rsidR="00000000" w:rsidRDefault="003F6914">
      <w:pPr>
        <w:rPr>
          <w:ins w:id="11089" w:author="gsadi" w:date="2013-11-25T22:51:00Z"/>
        </w:rPr>
        <w:pPrChange w:id="11090" w:author="gsadi" w:date="2013-11-25T17:06:00Z">
          <w:pPr>
            <w:pStyle w:val="Heading4"/>
          </w:pPr>
        </w:pPrChange>
      </w:pPr>
    </w:p>
    <w:p w:rsidR="00000000" w:rsidRDefault="003F6914">
      <w:pPr>
        <w:rPr>
          <w:rPrChange w:id="11091" w:author="gsadi" w:date="2013-11-25T22:40:00Z">
            <w:rPr/>
          </w:rPrChange>
        </w:rPr>
        <w:pPrChange w:id="11092" w:author="gsadi" w:date="2013-11-25T17:06:00Z">
          <w:pPr>
            <w:pStyle w:val="Heading4"/>
          </w:pPr>
        </w:pPrChange>
      </w:pPr>
    </w:p>
    <w:p w:rsidR="006D5CA1" w:rsidRDefault="00022AAA">
      <w:pPr>
        <w:pStyle w:val="Heading4"/>
        <w:rPr>
          <w:ins w:id="11093" w:author="gsadi" w:date="2013-11-25T23:01:00Z"/>
        </w:rPr>
      </w:pPr>
      <w:bookmarkStart w:id="11094" w:name="_Toc373183979"/>
      <w:r w:rsidRPr="0024008F">
        <w:lastRenderedPageBreak/>
        <w:t>RDW</w:t>
      </w:r>
      <w:r w:rsidR="006D5CA1" w:rsidRPr="0024008F">
        <w:t xml:space="preserve"> tables</w:t>
      </w:r>
      <w:bookmarkEnd w:id="11094"/>
    </w:p>
    <w:p w:rsidR="00000000" w:rsidRDefault="003F6914">
      <w:pPr>
        <w:rPr>
          <w:ins w:id="11095" w:author="gsadi" w:date="2013-11-25T23:01:00Z"/>
          <w:sz w:val="18"/>
          <w:szCs w:val="20"/>
          <w:rPrChange w:id="11096" w:author="gsadi" w:date="2013-11-25T23:01:00Z">
            <w:rPr>
              <w:ins w:id="11097" w:author="gsadi" w:date="2013-11-25T23:01:00Z"/>
            </w:rPr>
          </w:rPrChange>
        </w:rPr>
        <w:pPrChange w:id="11098" w:author="gsadi" w:date="2013-11-25T23:01:00Z">
          <w:pPr>
            <w:pStyle w:val="Heading4"/>
          </w:pPr>
        </w:pPrChange>
      </w:pPr>
    </w:p>
    <w:p w:rsidR="00000000" w:rsidRDefault="002B0E74">
      <w:pPr>
        <w:rPr>
          <w:ins w:id="11099" w:author="gsadi" w:date="2013-11-25T23:01:00Z"/>
          <w:szCs w:val="20"/>
          <w:rPrChange w:id="11100" w:author="gsadi" w:date="2013-11-25T23:01:00Z">
            <w:rPr>
              <w:ins w:id="11101" w:author="gsadi" w:date="2013-11-25T23:01:00Z"/>
            </w:rPr>
          </w:rPrChange>
        </w:rPr>
        <w:pPrChange w:id="11102" w:author="gsadi" w:date="2013-11-25T23:01:00Z">
          <w:pPr>
            <w:pStyle w:val="Heading4"/>
          </w:pPr>
        </w:pPrChange>
      </w:pPr>
      <w:ins w:id="11103" w:author="gsadi" w:date="2013-11-25T23:01:00Z">
        <w:r w:rsidRPr="002B0E74">
          <w:rPr>
            <w:rFonts w:ascii="Arial" w:hAnsi="Arial" w:cs="Arial"/>
            <w:szCs w:val="20"/>
            <w:rPrChange w:id="11104" w:author="gsadi" w:date="2013-11-25T23:01:00Z">
              <w:rPr>
                <w:b w:val="0"/>
                <w:bCs w:val="0"/>
                <w:i w:val="0"/>
                <w:color w:val="0000FF"/>
                <w:u w:val="single"/>
              </w:rPr>
            </w:rPrChange>
          </w:rPr>
          <w:t xml:space="preserve">Important </w:t>
        </w:r>
        <w:r w:rsidR="00EC0825">
          <w:rPr>
            <w:rFonts w:ascii="Arial" w:hAnsi="Arial" w:cs="Arial"/>
            <w:szCs w:val="20"/>
          </w:rPr>
          <w:t>RDW tables and their fields are:</w:t>
        </w:r>
      </w:ins>
    </w:p>
    <w:p w:rsidR="00000000" w:rsidRDefault="003F6914">
      <w:pPr>
        <w:rPr>
          <w:ins w:id="11105" w:author="gsadi" w:date="2013-11-25T17:07:00Z"/>
          <w:rPrChange w:id="11106" w:author="gsadi" w:date="2013-11-25T23:01:00Z">
            <w:rPr>
              <w:ins w:id="11107" w:author="gsadi" w:date="2013-11-25T17:07:00Z"/>
            </w:rPr>
          </w:rPrChange>
        </w:rPr>
        <w:pPrChange w:id="11108" w:author="gsadi" w:date="2013-11-25T23:01:00Z">
          <w:pPr>
            <w:pStyle w:val="Heading4"/>
          </w:pPr>
        </w:pPrChange>
      </w:pPr>
    </w:p>
    <w:tbl>
      <w:tblPr>
        <w:tblW w:w="9108" w:type="dxa"/>
        <w:tblLook w:val="04A0"/>
        <w:tblPrChange w:id="11109" w:author="gsadi" w:date="2013-11-25T23:01:00Z">
          <w:tblPr>
            <w:tblW w:w="8136" w:type="dxa"/>
            <w:tblLook w:val="04A0"/>
          </w:tblPr>
        </w:tblPrChange>
      </w:tblPr>
      <w:tblGrid>
        <w:gridCol w:w="3017"/>
        <w:gridCol w:w="6091"/>
        <w:tblGridChange w:id="11110">
          <w:tblGrid>
            <w:gridCol w:w="3017"/>
            <w:gridCol w:w="5119"/>
            <w:gridCol w:w="972"/>
          </w:tblGrid>
        </w:tblGridChange>
      </w:tblGrid>
      <w:tr w:rsidR="00E80E62" w:rsidRPr="00070C76" w:rsidTr="00571B51">
        <w:trPr>
          <w:trHeight w:val="300"/>
          <w:ins w:id="11111" w:author="gsadi" w:date="2013-11-25T23:00:00Z"/>
          <w:trPrChange w:id="11112" w:author="gsadi" w:date="2013-11-25T23:01:00Z">
            <w:trPr>
              <w:gridAfter w:val="0"/>
              <w:trHeight w:val="300"/>
            </w:trPr>
          </w:trPrChange>
        </w:trPr>
        <w:tc>
          <w:tcPr>
            <w:tcW w:w="3017"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Change w:id="11113" w:author="gsadi" w:date="2013-11-25T23:01:00Z">
              <w:tcPr>
                <w:tcW w:w="3017"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tcPrChange>
          </w:tcPr>
          <w:p w:rsidR="00070C76" w:rsidRPr="00070C76" w:rsidRDefault="002B0E74">
            <w:pPr>
              <w:jc w:val="center"/>
              <w:rPr>
                <w:ins w:id="11114" w:author="gsadi" w:date="2013-11-25T23:00:00Z"/>
                <w:rFonts w:ascii="Calibri" w:hAnsi="Calibri" w:cs="Calibri"/>
                <w:b/>
                <w:bCs/>
                <w:color w:val="000000"/>
                <w:sz w:val="18"/>
                <w:szCs w:val="20"/>
                <w:rPrChange w:id="11115" w:author="gsadi" w:date="2013-11-25T23:00:00Z">
                  <w:rPr>
                    <w:ins w:id="11116" w:author="gsadi" w:date="2013-11-25T23:00:00Z"/>
                    <w:rFonts w:ascii="Calibri" w:hAnsi="Calibri" w:cs="Calibri"/>
                    <w:b/>
                    <w:bCs/>
                    <w:color w:val="000000"/>
                    <w:sz w:val="20"/>
                    <w:szCs w:val="20"/>
                  </w:rPr>
                </w:rPrChange>
              </w:rPr>
            </w:pPr>
            <w:ins w:id="11117" w:author="gsadi" w:date="2013-11-25T23:00:00Z">
              <w:r w:rsidRPr="002B0E74">
                <w:rPr>
                  <w:rFonts w:ascii="Calibri" w:hAnsi="Calibri" w:cs="Calibri"/>
                  <w:b/>
                  <w:bCs/>
                  <w:color w:val="000000"/>
                  <w:sz w:val="18"/>
                  <w:szCs w:val="20"/>
                  <w:rPrChange w:id="11118" w:author="gsadi" w:date="2013-11-25T23:00:00Z">
                    <w:rPr>
                      <w:rFonts w:ascii="Calibri" w:eastAsiaTheme="majorEastAsia" w:hAnsi="Calibri" w:cs="Calibri"/>
                      <w:b/>
                      <w:bCs/>
                      <w:i/>
                      <w:color w:val="000000"/>
                      <w:sz w:val="20"/>
                      <w:szCs w:val="20"/>
                      <w:u w:val="single"/>
                    </w:rPr>
                  </w:rPrChange>
                </w:rPr>
                <w:t>RDW Table</w:t>
              </w:r>
            </w:ins>
          </w:p>
        </w:tc>
        <w:tc>
          <w:tcPr>
            <w:tcW w:w="6091" w:type="dxa"/>
            <w:tcBorders>
              <w:top w:val="single" w:sz="4" w:space="0" w:color="auto"/>
              <w:left w:val="nil"/>
              <w:bottom w:val="single" w:sz="4" w:space="0" w:color="auto"/>
              <w:right w:val="single" w:sz="4" w:space="0" w:color="auto"/>
            </w:tcBorders>
            <w:shd w:val="clear" w:color="000000" w:fill="BFBFBF"/>
            <w:vAlign w:val="bottom"/>
            <w:hideMark/>
            <w:tcPrChange w:id="11119" w:author="gsadi" w:date="2013-11-25T23:01:00Z">
              <w:tcPr>
                <w:tcW w:w="5119" w:type="dxa"/>
                <w:tcBorders>
                  <w:top w:val="single" w:sz="4" w:space="0" w:color="auto"/>
                  <w:left w:val="nil"/>
                  <w:bottom w:val="single" w:sz="4" w:space="0" w:color="auto"/>
                  <w:right w:val="single" w:sz="4" w:space="0" w:color="auto"/>
                </w:tcBorders>
                <w:shd w:val="clear" w:color="000000" w:fill="BFBFBF"/>
                <w:vAlign w:val="bottom"/>
                <w:hideMark/>
              </w:tcPr>
            </w:tcPrChange>
          </w:tcPr>
          <w:p w:rsidR="00070C76" w:rsidRPr="00070C76" w:rsidRDefault="002B0E74">
            <w:pPr>
              <w:jc w:val="center"/>
              <w:rPr>
                <w:ins w:id="11120" w:author="gsadi" w:date="2013-11-25T23:00:00Z"/>
                <w:rFonts w:ascii="Calibri" w:hAnsi="Calibri" w:cs="Calibri"/>
                <w:b/>
                <w:bCs/>
                <w:color w:val="000000"/>
                <w:sz w:val="18"/>
                <w:szCs w:val="20"/>
                <w:rPrChange w:id="11121" w:author="gsadi" w:date="2013-11-25T23:00:00Z">
                  <w:rPr>
                    <w:ins w:id="11122" w:author="gsadi" w:date="2013-11-25T23:00:00Z"/>
                    <w:rFonts w:ascii="Calibri" w:hAnsi="Calibri" w:cs="Calibri"/>
                    <w:b/>
                    <w:bCs/>
                    <w:color w:val="000000"/>
                    <w:sz w:val="20"/>
                    <w:szCs w:val="20"/>
                  </w:rPr>
                </w:rPrChange>
              </w:rPr>
            </w:pPr>
            <w:ins w:id="11123" w:author="gsadi" w:date="2013-11-25T23:00:00Z">
              <w:r w:rsidRPr="002B0E74">
                <w:rPr>
                  <w:rFonts w:ascii="Calibri" w:hAnsi="Calibri" w:cs="Calibri"/>
                  <w:b/>
                  <w:bCs/>
                  <w:color w:val="000000"/>
                  <w:sz w:val="18"/>
                  <w:szCs w:val="20"/>
                  <w:rPrChange w:id="11124" w:author="gsadi" w:date="2013-11-25T23:00:00Z">
                    <w:rPr>
                      <w:rFonts w:ascii="Calibri" w:eastAsiaTheme="majorEastAsia" w:hAnsi="Calibri" w:cs="Calibri"/>
                      <w:b/>
                      <w:bCs/>
                      <w:i/>
                      <w:color w:val="000000"/>
                      <w:sz w:val="20"/>
                      <w:szCs w:val="20"/>
                      <w:u w:val="single"/>
                    </w:rPr>
                  </w:rPrChange>
                </w:rPr>
                <w:t>Description/Fields</w:t>
              </w:r>
            </w:ins>
          </w:p>
        </w:tc>
      </w:tr>
      <w:tr w:rsidR="00571B51" w:rsidRPr="00070C76" w:rsidTr="00571B51">
        <w:trPr>
          <w:trHeight w:val="1275"/>
          <w:ins w:id="11125"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126" w:author="gsadi" w:date="2013-11-25T23:00:00Z"/>
                <w:rFonts w:ascii="Arial" w:hAnsi="Arial" w:cs="Arial"/>
                <w:sz w:val="18"/>
                <w:szCs w:val="20"/>
                <w:rPrChange w:id="11127" w:author="gsadi" w:date="2013-11-25T23:00:00Z">
                  <w:rPr>
                    <w:ins w:id="11128" w:author="gsadi" w:date="2013-11-25T23:00:00Z"/>
                    <w:rFonts w:ascii="Arial" w:hAnsi="Arial" w:cs="Arial"/>
                    <w:sz w:val="20"/>
                    <w:szCs w:val="20"/>
                  </w:rPr>
                </w:rPrChange>
              </w:rPr>
            </w:pPr>
            <w:ins w:id="11129" w:author="gsadi" w:date="2013-11-25T23:00:00Z">
              <w:r w:rsidRPr="002B0E74">
                <w:rPr>
                  <w:rFonts w:ascii="Arial" w:hAnsi="Arial" w:cs="Arial"/>
                  <w:sz w:val="18"/>
                  <w:szCs w:val="20"/>
                  <w:rPrChange w:id="11130" w:author="gsadi" w:date="2013-11-25T23:00:00Z">
                    <w:rPr>
                      <w:rFonts w:ascii="Arial" w:eastAsiaTheme="majorEastAsia" w:hAnsi="Arial" w:cs="Arial"/>
                      <w:b/>
                      <w:bCs/>
                      <w:i/>
                      <w:color w:val="0000FF"/>
                      <w:sz w:val="20"/>
                      <w:szCs w:val="20"/>
                      <w:u w:val="single"/>
                    </w:rPr>
                  </w:rPrChange>
                </w:rPr>
                <w:t>WORKORDER_PLAN</w:t>
              </w:r>
            </w:ins>
          </w:p>
        </w:tc>
        <w:tc>
          <w:tcPr>
            <w:tcW w:w="6091" w:type="dxa"/>
            <w:tcBorders>
              <w:top w:val="nil"/>
              <w:left w:val="nil"/>
              <w:bottom w:val="single" w:sz="4" w:space="0" w:color="auto"/>
              <w:right w:val="single" w:sz="4" w:space="0" w:color="auto"/>
            </w:tcBorders>
            <w:shd w:val="clear" w:color="auto" w:fill="auto"/>
            <w:vAlign w:val="center"/>
            <w:hideMark/>
          </w:tcPr>
          <w:p w:rsidR="00571B51" w:rsidRDefault="002B0E74">
            <w:pPr>
              <w:rPr>
                <w:ins w:id="11131" w:author="gsadi" w:date="2013-11-25T23:01:00Z"/>
                <w:rFonts w:ascii="Arial" w:hAnsi="Arial" w:cs="Arial"/>
                <w:sz w:val="18"/>
                <w:szCs w:val="20"/>
              </w:rPr>
            </w:pPr>
            <w:ins w:id="11132" w:author="gsadi" w:date="2013-11-25T23:00:00Z">
              <w:r w:rsidRPr="002B0E74">
                <w:rPr>
                  <w:rFonts w:ascii="Arial" w:hAnsi="Arial" w:cs="Arial"/>
                  <w:sz w:val="18"/>
                  <w:szCs w:val="20"/>
                  <w:rPrChange w:id="11133" w:author="gsadi" w:date="2013-11-25T23:00:00Z">
                    <w:rPr>
                      <w:rFonts w:ascii="Arial" w:eastAsiaTheme="majorEastAsia" w:hAnsi="Arial" w:cs="Arial"/>
                      <w:b/>
                      <w:bCs/>
                      <w:i/>
                      <w:color w:val="0000FF"/>
                      <w:sz w:val="20"/>
                      <w:szCs w:val="20"/>
                      <w:u w:val="single"/>
                    </w:rPr>
                  </w:rPrChange>
                </w:rPr>
                <w:t xml:space="preserve">The i2 recommended Supply Plan after the planning run. Includes On hand, WIP and i2 Plans.                                                </w:t>
              </w:r>
            </w:ins>
          </w:p>
          <w:p w:rsidR="00070C76" w:rsidRPr="00070C76" w:rsidRDefault="002B0E74">
            <w:pPr>
              <w:rPr>
                <w:ins w:id="11134" w:author="gsadi" w:date="2013-11-25T23:00:00Z"/>
                <w:rFonts w:ascii="Arial" w:hAnsi="Arial" w:cs="Arial"/>
                <w:sz w:val="18"/>
                <w:szCs w:val="20"/>
                <w:rPrChange w:id="11135" w:author="gsadi" w:date="2013-11-25T23:00:00Z">
                  <w:rPr>
                    <w:ins w:id="11136" w:author="gsadi" w:date="2013-11-25T23:00:00Z"/>
                    <w:rFonts w:ascii="Arial" w:hAnsi="Arial" w:cs="Arial"/>
                    <w:sz w:val="20"/>
                    <w:szCs w:val="20"/>
                  </w:rPr>
                </w:rPrChange>
              </w:rPr>
            </w:pPr>
            <w:ins w:id="11137" w:author="gsadi" w:date="2013-11-25T23:00:00Z">
              <w:r w:rsidRPr="002B0E74">
                <w:rPr>
                  <w:rFonts w:ascii="Arial" w:hAnsi="Arial" w:cs="Arial"/>
                  <w:sz w:val="18"/>
                  <w:szCs w:val="20"/>
                  <w:rPrChange w:id="11138" w:author="gsadi" w:date="2013-11-25T23:00:00Z">
                    <w:rPr>
                      <w:rFonts w:ascii="Arial" w:eastAsiaTheme="majorEastAsia" w:hAnsi="Arial" w:cs="Arial"/>
                      <w:b/>
                      <w:bCs/>
                      <w:i/>
                      <w:color w:val="0000FF"/>
                      <w:sz w:val="20"/>
                      <w:szCs w:val="20"/>
                      <w:u w:val="single"/>
                    </w:rPr>
                  </w:rPrChange>
                </w:rPr>
                <w:t>Data includes: style color, size, vendor, dc, dates, quantities and motive</w:t>
              </w:r>
              <w:r w:rsidRPr="002B0E74">
                <w:rPr>
                  <w:rFonts w:ascii="Arial" w:hAnsi="Arial" w:cs="Arial"/>
                  <w:sz w:val="18"/>
                  <w:szCs w:val="20"/>
                  <w:rPrChange w:id="11139" w:author="gsadi" w:date="2013-11-25T23:00:00Z">
                    <w:rPr>
                      <w:rFonts w:ascii="Arial" w:eastAsiaTheme="majorEastAsia" w:hAnsi="Arial" w:cs="Arial"/>
                      <w:b/>
                      <w:bCs/>
                      <w:i/>
                      <w:color w:val="0000FF"/>
                      <w:sz w:val="20"/>
                      <w:szCs w:val="20"/>
                      <w:u w:val="single"/>
                    </w:rPr>
                  </w:rPrChange>
                </w:rPr>
                <w:br/>
                <w:t>Note: "Motive" is an i2 term and tags records as STATE ( work in process &amp; on hand inventory ) or PRODUCE ( new plans) to satisfy demand not covered by on hand inventory and/or purchase requisitions &amp; purchase orders.</w:t>
              </w:r>
            </w:ins>
          </w:p>
        </w:tc>
      </w:tr>
      <w:tr w:rsidR="00571B51" w:rsidRPr="00070C76" w:rsidTr="00571B51">
        <w:trPr>
          <w:trHeight w:val="1140"/>
          <w:ins w:id="11140"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141" w:author="gsadi" w:date="2013-11-25T23:00:00Z"/>
                <w:rFonts w:ascii="Arial" w:hAnsi="Arial" w:cs="Arial"/>
                <w:sz w:val="18"/>
                <w:szCs w:val="20"/>
                <w:rPrChange w:id="11142" w:author="gsadi" w:date="2013-11-25T23:00:00Z">
                  <w:rPr>
                    <w:ins w:id="11143" w:author="gsadi" w:date="2013-11-25T23:00:00Z"/>
                    <w:rFonts w:ascii="Arial" w:hAnsi="Arial" w:cs="Arial"/>
                    <w:sz w:val="20"/>
                    <w:szCs w:val="20"/>
                  </w:rPr>
                </w:rPrChange>
              </w:rPr>
            </w:pPr>
            <w:ins w:id="11144" w:author="gsadi" w:date="2013-11-25T23:00:00Z">
              <w:r w:rsidRPr="002B0E74">
                <w:rPr>
                  <w:rFonts w:ascii="Arial" w:hAnsi="Arial" w:cs="Arial"/>
                  <w:sz w:val="18"/>
                  <w:szCs w:val="20"/>
                  <w:rPrChange w:id="11145" w:author="gsadi" w:date="2013-11-25T23:00:00Z">
                    <w:rPr>
                      <w:rFonts w:ascii="Arial" w:eastAsiaTheme="majorEastAsia" w:hAnsi="Arial" w:cs="Arial"/>
                      <w:b/>
                      <w:bCs/>
                      <w:i/>
                      <w:color w:val="0000FF"/>
                      <w:sz w:val="20"/>
                      <w:szCs w:val="20"/>
                      <w:u w:val="single"/>
                    </w:rPr>
                  </w:rPrChange>
                </w:rPr>
                <w:t>DEMAND_RDW</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146" w:author="gsadi" w:date="2013-11-25T23:00:00Z"/>
                <w:rFonts w:ascii="Arial" w:hAnsi="Arial" w:cs="Arial"/>
                <w:sz w:val="18"/>
                <w:szCs w:val="20"/>
                <w:rPrChange w:id="11147" w:author="gsadi" w:date="2013-11-25T23:00:00Z">
                  <w:rPr>
                    <w:ins w:id="11148" w:author="gsadi" w:date="2013-11-25T23:00:00Z"/>
                    <w:rFonts w:ascii="Arial" w:hAnsi="Arial" w:cs="Arial"/>
                    <w:sz w:val="20"/>
                    <w:szCs w:val="20"/>
                  </w:rPr>
                </w:rPrChange>
              </w:rPr>
            </w:pPr>
            <w:ins w:id="11149" w:author="gsadi" w:date="2013-11-25T23:00:00Z">
              <w:r w:rsidRPr="002B0E74">
                <w:rPr>
                  <w:rFonts w:ascii="Arial" w:hAnsi="Arial" w:cs="Arial"/>
                  <w:sz w:val="18"/>
                  <w:szCs w:val="20"/>
                  <w:rPrChange w:id="11150" w:author="gsadi" w:date="2013-11-25T23:00:00Z">
                    <w:rPr>
                      <w:rFonts w:ascii="Arial" w:eastAsiaTheme="majorEastAsia" w:hAnsi="Arial" w:cs="Arial"/>
                      <w:b/>
                      <w:bCs/>
                      <w:i/>
                      <w:color w:val="0000FF"/>
                      <w:sz w:val="20"/>
                      <w:szCs w:val="20"/>
                      <w:u w:val="single"/>
                    </w:rPr>
                  </w:rPrChange>
                </w:rPr>
                <w:t>Status of demands after the planning run: planned (satisfied) or not, on time or late, and if late how late.</w:t>
              </w:r>
              <w:r w:rsidRPr="002B0E74">
                <w:rPr>
                  <w:rFonts w:ascii="Arial" w:hAnsi="Arial" w:cs="Arial"/>
                  <w:sz w:val="18"/>
                  <w:szCs w:val="20"/>
                  <w:rPrChange w:id="11151" w:author="gsadi" w:date="2013-11-25T23:00:00Z">
                    <w:rPr>
                      <w:rFonts w:ascii="Arial" w:eastAsiaTheme="majorEastAsia" w:hAnsi="Arial" w:cs="Arial"/>
                      <w:b/>
                      <w:bCs/>
                      <w:i/>
                      <w:color w:val="0000FF"/>
                      <w:sz w:val="20"/>
                      <w:szCs w:val="20"/>
                      <w:u w:val="single"/>
                    </w:rPr>
                  </w:rPrChange>
                </w:rPr>
                <w:br/>
                <w:t>Data includes: Style color, size, dc, demand type, demand date, planned date, requested quantity &amp; planned quantity</w:t>
              </w:r>
              <w:r w:rsidRPr="002B0E74">
                <w:rPr>
                  <w:rFonts w:ascii="Arial" w:hAnsi="Arial" w:cs="Arial"/>
                  <w:sz w:val="18"/>
                  <w:szCs w:val="20"/>
                  <w:rPrChange w:id="11152" w:author="gsadi" w:date="2013-11-25T23:00:00Z">
                    <w:rPr>
                      <w:rFonts w:ascii="Arial" w:eastAsiaTheme="majorEastAsia" w:hAnsi="Arial" w:cs="Arial"/>
                      <w:b/>
                      <w:bCs/>
                      <w:i/>
                      <w:color w:val="0000FF"/>
                      <w:sz w:val="20"/>
                      <w:szCs w:val="20"/>
                      <w:u w:val="single"/>
                    </w:rPr>
                  </w:rPrChange>
                </w:rPr>
                <w:br/>
                <w:t>Demand at the order line level, therefore, demand dates are day specific.</w:t>
              </w:r>
            </w:ins>
          </w:p>
        </w:tc>
      </w:tr>
      <w:tr w:rsidR="00571B51" w:rsidRPr="00070C76" w:rsidTr="00571B51">
        <w:trPr>
          <w:trHeight w:val="300"/>
          <w:ins w:id="11153"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154" w:author="gsadi" w:date="2013-11-25T23:00:00Z"/>
                <w:rFonts w:ascii="Arial" w:hAnsi="Arial" w:cs="Arial"/>
                <w:sz w:val="18"/>
                <w:szCs w:val="20"/>
                <w:rPrChange w:id="11155" w:author="gsadi" w:date="2013-11-25T23:00:00Z">
                  <w:rPr>
                    <w:ins w:id="11156" w:author="gsadi" w:date="2013-11-25T23:00:00Z"/>
                    <w:rFonts w:ascii="Arial" w:hAnsi="Arial" w:cs="Arial"/>
                    <w:sz w:val="20"/>
                    <w:szCs w:val="20"/>
                  </w:rPr>
                </w:rPrChange>
              </w:rPr>
            </w:pPr>
            <w:ins w:id="11157" w:author="gsadi" w:date="2013-11-25T23:00:00Z">
              <w:r w:rsidRPr="002B0E74">
                <w:rPr>
                  <w:rFonts w:ascii="Arial" w:hAnsi="Arial" w:cs="Arial"/>
                  <w:sz w:val="18"/>
                  <w:szCs w:val="20"/>
                  <w:rPrChange w:id="11158" w:author="gsadi" w:date="2013-11-25T23:00:00Z">
                    <w:rPr>
                      <w:rFonts w:ascii="Arial" w:eastAsiaTheme="majorEastAsia" w:hAnsi="Arial" w:cs="Arial"/>
                      <w:b/>
                      <w:bCs/>
                      <w:i/>
                      <w:color w:val="0000FF"/>
                      <w:sz w:val="20"/>
                      <w:szCs w:val="20"/>
                      <w:u w:val="single"/>
                    </w:rPr>
                  </w:rPrChange>
                </w:rPr>
                <w:t>DEMAND_SUPPLY_NEW</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159" w:author="gsadi" w:date="2013-11-25T23:00:00Z"/>
                <w:rFonts w:ascii="Arial" w:hAnsi="Arial" w:cs="Arial"/>
                <w:sz w:val="18"/>
                <w:szCs w:val="20"/>
                <w:rPrChange w:id="11160" w:author="gsadi" w:date="2013-11-25T23:00:00Z">
                  <w:rPr>
                    <w:ins w:id="11161" w:author="gsadi" w:date="2013-11-25T23:00:00Z"/>
                    <w:rFonts w:ascii="Arial" w:hAnsi="Arial" w:cs="Arial"/>
                    <w:sz w:val="20"/>
                    <w:szCs w:val="20"/>
                  </w:rPr>
                </w:rPrChange>
              </w:rPr>
            </w:pPr>
            <w:ins w:id="11162" w:author="gsadi" w:date="2013-11-25T23:00:00Z">
              <w:r w:rsidRPr="002B0E74">
                <w:rPr>
                  <w:rFonts w:ascii="Arial" w:hAnsi="Arial" w:cs="Arial"/>
                  <w:sz w:val="18"/>
                  <w:szCs w:val="20"/>
                  <w:rPrChange w:id="11163" w:author="gsadi" w:date="2013-11-25T23:00:00Z">
                    <w:rPr>
                      <w:rFonts w:ascii="Arial" w:eastAsiaTheme="majorEastAsia" w:hAnsi="Arial" w:cs="Arial"/>
                      <w:b/>
                      <w:bCs/>
                      <w:i/>
                      <w:color w:val="0000FF"/>
                      <w:sz w:val="20"/>
                      <w:szCs w:val="20"/>
                      <w:u w:val="single"/>
                    </w:rPr>
                  </w:rPrChange>
                </w:rPr>
                <w:t xml:space="preserve">Pegs (matches) all demand types to supply. Also contain details of both demand and supply.      </w:t>
              </w:r>
            </w:ins>
          </w:p>
        </w:tc>
      </w:tr>
      <w:tr w:rsidR="00571B51" w:rsidRPr="00070C76" w:rsidTr="00571B51">
        <w:trPr>
          <w:trHeight w:val="300"/>
          <w:ins w:id="11164"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165" w:author="gsadi" w:date="2013-11-25T23:00:00Z"/>
                <w:rFonts w:ascii="Arial" w:hAnsi="Arial" w:cs="Arial"/>
                <w:sz w:val="18"/>
                <w:szCs w:val="20"/>
                <w:rPrChange w:id="11166" w:author="gsadi" w:date="2013-11-25T23:00:00Z">
                  <w:rPr>
                    <w:ins w:id="11167" w:author="gsadi" w:date="2013-11-25T23:00:00Z"/>
                    <w:rFonts w:ascii="Arial" w:hAnsi="Arial" w:cs="Arial"/>
                    <w:sz w:val="20"/>
                    <w:szCs w:val="20"/>
                  </w:rPr>
                </w:rPrChange>
              </w:rPr>
            </w:pPr>
            <w:ins w:id="11168" w:author="gsadi" w:date="2013-11-25T23:00:00Z">
              <w:r w:rsidRPr="002B0E74">
                <w:rPr>
                  <w:rFonts w:ascii="Arial" w:hAnsi="Arial" w:cs="Arial"/>
                  <w:sz w:val="18"/>
                  <w:szCs w:val="20"/>
                  <w:rPrChange w:id="11169" w:author="gsadi" w:date="2013-11-25T23:00:00Z">
                    <w:rPr>
                      <w:rFonts w:ascii="Arial" w:eastAsiaTheme="majorEastAsia" w:hAnsi="Arial" w:cs="Arial"/>
                      <w:b/>
                      <w:bCs/>
                      <w:i/>
                      <w:color w:val="0000FF"/>
                      <w:sz w:val="20"/>
                      <w:szCs w:val="20"/>
                      <w:u w:val="single"/>
                    </w:rPr>
                  </w:rPrChange>
                </w:rPr>
                <w:t>DEMAND_SUPPLY_NEW_ALT</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170" w:author="gsadi" w:date="2013-11-25T23:00:00Z"/>
                <w:rFonts w:ascii="Arial" w:hAnsi="Arial" w:cs="Arial"/>
                <w:sz w:val="18"/>
                <w:szCs w:val="20"/>
                <w:rPrChange w:id="11171" w:author="gsadi" w:date="2013-11-25T23:00:00Z">
                  <w:rPr>
                    <w:ins w:id="11172" w:author="gsadi" w:date="2013-11-25T23:00:00Z"/>
                    <w:rFonts w:ascii="Arial" w:hAnsi="Arial" w:cs="Arial"/>
                    <w:sz w:val="20"/>
                    <w:szCs w:val="20"/>
                  </w:rPr>
                </w:rPrChange>
              </w:rPr>
            </w:pPr>
            <w:ins w:id="11173" w:author="gsadi" w:date="2013-11-25T23:00:00Z">
              <w:r w:rsidRPr="002B0E74">
                <w:rPr>
                  <w:rFonts w:ascii="Arial" w:hAnsi="Arial" w:cs="Arial"/>
                  <w:sz w:val="18"/>
                  <w:szCs w:val="20"/>
                  <w:rPrChange w:id="11174" w:author="gsadi" w:date="2013-11-25T23:00:00Z">
                    <w:rPr>
                      <w:rFonts w:ascii="Arial" w:eastAsiaTheme="majorEastAsia" w:hAnsi="Arial" w:cs="Arial"/>
                      <w:b/>
                      <w:bCs/>
                      <w:i/>
                      <w:color w:val="0000FF"/>
                      <w:sz w:val="20"/>
                      <w:szCs w:val="20"/>
                      <w:u w:val="single"/>
                    </w:rPr>
                  </w:rPrChange>
                </w:rPr>
                <w:t>Similar to Demand_Supply_New with Category Assignments - source for Category Logic</w:t>
              </w:r>
            </w:ins>
          </w:p>
        </w:tc>
      </w:tr>
      <w:tr w:rsidR="00571B51" w:rsidRPr="00070C76" w:rsidTr="00571B51">
        <w:trPr>
          <w:trHeight w:val="300"/>
          <w:ins w:id="11175"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176" w:author="gsadi" w:date="2013-11-25T23:00:00Z"/>
                <w:rFonts w:ascii="Arial" w:hAnsi="Arial" w:cs="Arial"/>
                <w:sz w:val="18"/>
                <w:szCs w:val="20"/>
                <w:rPrChange w:id="11177" w:author="gsadi" w:date="2013-11-25T23:00:00Z">
                  <w:rPr>
                    <w:ins w:id="11178" w:author="gsadi" w:date="2013-11-25T23:00:00Z"/>
                    <w:rFonts w:ascii="Arial" w:hAnsi="Arial" w:cs="Arial"/>
                    <w:sz w:val="20"/>
                    <w:szCs w:val="20"/>
                  </w:rPr>
                </w:rPrChange>
              </w:rPr>
            </w:pPr>
            <w:ins w:id="11179" w:author="gsadi" w:date="2013-11-25T23:00:00Z">
              <w:r w:rsidRPr="002B0E74">
                <w:rPr>
                  <w:rFonts w:ascii="Arial" w:hAnsi="Arial" w:cs="Arial"/>
                  <w:sz w:val="18"/>
                  <w:szCs w:val="20"/>
                  <w:rPrChange w:id="11180" w:author="gsadi" w:date="2013-11-25T23:00:00Z">
                    <w:rPr>
                      <w:rFonts w:ascii="Arial" w:eastAsiaTheme="majorEastAsia" w:hAnsi="Arial" w:cs="Arial"/>
                      <w:b/>
                      <w:bCs/>
                      <w:i/>
                      <w:color w:val="0000FF"/>
                      <w:sz w:val="20"/>
                      <w:szCs w:val="20"/>
                      <w:u w:val="single"/>
                    </w:rPr>
                  </w:rPrChange>
                </w:rPr>
                <w:t>DEMAND_SUPPLY_XUBF</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181" w:author="gsadi" w:date="2013-11-25T23:00:00Z"/>
                <w:rFonts w:ascii="Arial" w:hAnsi="Arial" w:cs="Arial"/>
                <w:sz w:val="18"/>
                <w:szCs w:val="20"/>
                <w:rPrChange w:id="11182" w:author="gsadi" w:date="2013-11-25T23:00:00Z">
                  <w:rPr>
                    <w:ins w:id="11183" w:author="gsadi" w:date="2013-11-25T23:00:00Z"/>
                    <w:rFonts w:ascii="Arial" w:hAnsi="Arial" w:cs="Arial"/>
                    <w:sz w:val="20"/>
                    <w:szCs w:val="20"/>
                  </w:rPr>
                </w:rPrChange>
              </w:rPr>
            </w:pPr>
            <w:ins w:id="11184" w:author="gsadi" w:date="2013-11-25T23:00:00Z">
              <w:r w:rsidRPr="002B0E74">
                <w:rPr>
                  <w:rFonts w:ascii="Arial" w:hAnsi="Arial" w:cs="Arial"/>
                  <w:sz w:val="18"/>
                  <w:szCs w:val="20"/>
                  <w:rPrChange w:id="11185" w:author="gsadi" w:date="2013-11-25T23:00:00Z">
                    <w:rPr>
                      <w:rFonts w:ascii="Arial" w:eastAsiaTheme="majorEastAsia" w:hAnsi="Arial" w:cs="Arial"/>
                      <w:b/>
                      <w:bCs/>
                      <w:i/>
                      <w:color w:val="0000FF"/>
                      <w:sz w:val="20"/>
                      <w:szCs w:val="20"/>
                      <w:u w:val="single"/>
                    </w:rPr>
                  </w:rPrChange>
                </w:rPr>
                <w:t xml:space="preserve">Same as DEMAND SUPPLY NEW but without demand type UBF (Un-booked forecast). </w:t>
              </w:r>
            </w:ins>
          </w:p>
        </w:tc>
      </w:tr>
      <w:tr w:rsidR="00571B51" w:rsidRPr="00070C76" w:rsidTr="00571B51">
        <w:trPr>
          <w:trHeight w:val="300"/>
          <w:ins w:id="11186"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187" w:author="gsadi" w:date="2013-11-25T23:00:00Z"/>
                <w:rFonts w:ascii="Arial" w:hAnsi="Arial" w:cs="Arial"/>
                <w:sz w:val="18"/>
                <w:szCs w:val="20"/>
                <w:rPrChange w:id="11188" w:author="gsadi" w:date="2013-11-25T23:00:00Z">
                  <w:rPr>
                    <w:ins w:id="11189" w:author="gsadi" w:date="2013-11-25T23:00:00Z"/>
                    <w:rFonts w:ascii="Arial" w:hAnsi="Arial" w:cs="Arial"/>
                    <w:sz w:val="20"/>
                    <w:szCs w:val="20"/>
                  </w:rPr>
                </w:rPrChange>
              </w:rPr>
            </w:pPr>
            <w:ins w:id="11190" w:author="gsadi" w:date="2013-11-25T23:00:00Z">
              <w:r w:rsidRPr="002B0E74">
                <w:rPr>
                  <w:rFonts w:ascii="Arial" w:hAnsi="Arial" w:cs="Arial"/>
                  <w:sz w:val="18"/>
                  <w:szCs w:val="20"/>
                  <w:rPrChange w:id="11191" w:author="gsadi" w:date="2013-11-25T23:00:00Z">
                    <w:rPr>
                      <w:rFonts w:ascii="Arial" w:eastAsiaTheme="majorEastAsia" w:hAnsi="Arial" w:cs="Arial"/>
                      <w:b/>
                      <w:bCs/>
                      <w:i/>
                      <w:color w:val="0000FF"/>
                      <w:sz w:val="20"/>
                      <w:szCs w:val="20"/>
                      <w:u w:val="single"/>
                    </w:rPr>
                  </w:rPrChange>
                </w:rPr>
                <w:t>DEMAND_SUPPLY_XUBF_ALT</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192" w:author="gsadi" w:date="2013-11-25T23:00:00Z"/>
                <w:rFonts w:ascii="Arial" w:hAnsi="Arial" w:cs="Arial"/>
                <w:sz w:val="18"/>
                <w:szCs w:val="20"/>
                <w:rPrChange w:id="11193" w:author="gsadi" w:date="2013-11-25T23:00:00Z">
                  <w:rPr>
                    <w:ins w:id="11194" w:author="gsadi" w:date="2013-11-25T23:00:00Z"/>
                    <w:rFonts w:ascii="Arial" w:hAnsi="Arial" w:cs="Arial"/>
                    <w:sz w:val="20"/>
                    <w:szCs w:val="20"/>
                  </w:rPr>
                </w:rPrChange>
              </w:rPr>
            </w:pPr>
            <w:ins w:id="11195" w:author="gsadi" w:date="2013-11-25T23:00:00Z">
              <w:r w:rsidRPr="002B0E74">
                <w:rPr>
                  <w:rFonts w:ascii="Arial" w:hAnsi="Arial" w:cs="Arial"/>
                  <w:sz w:val="18"/>
                  <w:szCs w:val="20"/>
                  <w:rPrChange w:id="11196" w:author="gsadi" w:date="2013-11-25T23:00:00Z">
                    <w:rPr>
                      <w:rFonts w:ascii="Arial" w:eastAsiaTheme="majorEastAsia" w:hAnsi="Arial" w:cs="Arial"/>
                      <w:b/>
                      <w:bCs/>
                      <w:i/>
                      <w:color w:val="0000FF"/>
                      <w:sz w:val="20"/>
                      <w:szCs w:val="20"/>
                      <w:u w:val="single"/>
                    </w:rPr>
                  </w:rPrChange>
                </w:rPr>
                <w:t xml:space="preserve">Similar to Demand Supply XUBF with category Assignments </w:t>
              </w:r>
            </w:ins>
          </w:p>
        </w:tc>
      </w:tr>
      <w:tr w:rsidR="00571B51" w:rsidRPr="00070C76" w:rsidTr="00571B51">
        <w:trPr>
          <w:trHeight w:val="510"/>
          <w:ins w:id="11197"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198" w:author="gsadi" w:date="2013-11-25T23:00:00Z"/>
                <w:rFonts w:ascii="Arial" w:hAnsi="Arial" w:cs="Arial"/>
                <w:sz w:val="18"/>
                <w:szCs w:val="20"/>
                <w:rPrChange w:id="11199" w:author="gsadi" w:date="2013-11-25T23:00:00Z">
                  <w:rPr>
                    <w:ins w:id="11200" w:author="gsadi" w:date="2013-11-25T23:00:00Z"/>
                    <w:rFonts w:ascii="Arial" w:hAnsi="Arial" w:cs="Arial"/>
                    <w:sz w:val="20"/>
                    <w:szCs w:val="20"/>
                  </w:rPr>
                </w:rPrChange>
              </w:rPr>
            </w:pPr>
            <w:ins w:id="11201" w:author="gsadi" w:date="2013-11-25T23:00:00Z">
              <w:r w:rsidRPr="002B0E74">
                <w:rPr>
                  <w:rFonts w:ascii="Arial" w:hAnsi="Arial" w:cs="Arial"/>
                  <w:sz w:val="18"/>
                  <w:szCs w:val="20"/>
                  <w:rPrChange w:id="11202" w:author="gsadi" w:date="2013-11-25T23:00:00Z">
                    <w:rPr>
                      <w:rFonts w:ascii="Arial" w:eastAsiaTheme="majorEastAsia" w:hAnsi="Arial" w:cs="Arial"/>
                      <w:b/>
                      <w:bCs/>
                      <w:i/>
                      <w:color w:val="0000FF"/>
                      <w:sz w:val="20"/>
                      <w:szCs w:val="20"/>
                      <w:u w:val="single"/>
                    </w:rPr>
                  </w:rPrChange>
                </w:rPr>
                <w:t>STOCKING_PLANS</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203" w:author="gsadi" w:date="2013-11-25T23:00:00Z"/>
                <w:rFonts w:ascii="Arial" w:hAnsi="Arial" w:cs="Arial"/>
                <w:sz w:val="18"/>
                <w:szCs w:val="20"/>
                <w:rPrChange w:id="11204" w:author="gsadi" w:date="2013-11-25T23:00:00Z">
                  <w:rPr>
                    <w:ins w:id="11205" w:author="gsadi" w:date="2013-11-25T23:00:00Z"/>
                    <w:rFonts w:ascii="Arial" w:hAnsi="Arial" w:cs="Arial"/>
                    <w:sz w:val="20"/>
                    <w:szCs w:val="20"/>
                  </w:rPr>
                </w:rPrChange>
              </w:rPr>
            </w:pPr>
            <w:ins w:id="11206" w:author="gsadi" w:date="2013-11-25T23:00:00Z">
              <w:r w:rsidRPr="002B0E74">
                <w:rPr>
                  <w:rFonts w:ascii="Arial" w:hAnsi="Arial" w:cs="Arial"/>
                  <w:sz w:val="18"/>
                  <w:szCs w:val="20"/>
                  <w:rPrChange w:id="11207" w:author="gsadi" w:date="2013-11-25T23:00:00Z">
                    <w:rPr>
                      <w:rFonts w:ascii="Arial" w:eastAsiaTheme="majorEastAsia" w:hAnsi="Arial" w:cs="Arial"/>
                      <w:b/>
                      <w:bCs/>
                      <w:i/>
                      <w:color w:val="0000FF"/>
                      <w:sz w:val="20"/>
                      <w:szCs w:val="20"/>
                      <w:u w:val="single"/>
                    </w:rPr>
                  </w:rPrChange>
                </w:rPr>
                <w:t>Time phased inventory projections. Includes Begin on hand, Consumed Qty, Produced Qty, Ending on Hand and several net position &amp; coverage calculations.</w:t>
              </w:r>
            </w:ins>
          </w:p>
        </w:tc>
      </w:tr>
      <w:tr w:rsidR="00571B51" w:rsidRPr="00070C76" w:rsidTr="00571B51">
        <w:trPr>
          <w:trHeight w:val="300"/>
          <w:ins w:id="11208"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209" w:author="gsadi" w:date="2013-11-25T23:00:00Z"/>
                <w:rFonts w:ascii="Arial" w:hAnsi="Arial" w:cs="Arial"/>
                <w:sz w:val="18"/>
                <w:szCs w:val="20"/>
                <w:rPrChange w:id="11210" w:author="gsadi" w:date="2013-11-25T23:00:00Z">
                  <w:rPr>
                    <w:ins w:id="11211" w:author="gsadi" w:date="2013-11-25T23:00:00Z"/>
                    <w:rFonts w:ascii="Arial" w:hAnsi="Arial" w:cs="Arial"/>
                    <w:sz w:val="20"/>
                    <w:szCs w:val="20"/>
                  </w:rPr>
                </w:rPrChange>
              </w:rPr>
            </w:pPr>
            <w:ins w:id="11212" w:author="gsadi" w:date="2013-11-25T23:00:00Z">
              <w:r w:rsidRPr="002B0E74">
                <w:rPr>
                  <w:rFonts w:ascii="Arial" w:hAnsi="Arial" w:cs="Arial"/>
                  <w:sz w:val="18"/>
                  <w:szCs w:val="20"/>
                  <w:rPrChange w:id="11213" w:author="gsadi" w:date="2013-11-25T23:00:00Z">
                    <w:rPr>
                      <w:rFonts w:ascii="Arial" w:eastAsiaTheme="majorEastAsia" w:hAnsi="Arial" w:cs="Arial"/>
                      <w:b/>
                      <w:bCs/>
                      <w:i/>
                      <w:color w:val="0000FF"/>
                      <w:sz w:val="20"/>
                      <w:szCs w:val="20"/>
                      <w:u w:val="single"/>
                    </w:rPr>
                  </w:rPrChange>
                </w:rPr>
                <w:t>STOCKING_PLANS_EXT</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214" w:author="gsadi" w:date="2013-11-25T23:00:00Z"/>
                <w:rFonts w:ascii="Arial" w:hAnsi="Arial" w:cs="Arial"/>
                <w:sz w:val="18"/>
                <w:szCs w:val="20"/>
                <w:rPrChange w:id="11215" w:author="gsadi" w:date="2013-11-25T23:00:00Z">
                  <w:rPr>
                    <w:ins w:id="11216" w:author="gsadi" w:date="2013-11-25T23:00:00Z"/>
                    <w:rFonts w:ascii="Arial" w:hAnsi="Arial" w:cs="Arial"/>
                    <w:sz w:val="20"/>
                    <w:szCs w:val="20"/>
                  </w:rPr>
                </w:rPrChange>
              </w:rPr>
            </w:pPr>
            <w:ins w:id="11217" w:author="gsadi" w:date="2013-11-25T23:00:00Z">
              <w:r w:rsidRPr="002B0E74">
                <w:rPr>
                  <w:rFonts w:ascii="Arial" w:hAnsi="Arial" w:cs="Arial"/>
                  <w:sz w:val="18"/>
                  <w:szCs w:val="20"/>
                  <w:rPrChange w:id="11218" w:author="gsadi" w:date="2013-11-25T23:00:00Z">
                    <w:rPr>
                      <w:rFonts w:ascii="Arial" w:eastAsiaTheme="majorEastAsia" w:hAnsi="Arial" w:cs="Arial"/>
                      <w:b/>
                      <w:bCs/>
                      <w:i/>
                      <w:color w:val="0000FF"/>
                      <w:sz w:val="20"/>
                      <w:szCs w:val="20"/>
                      <w:u w:val="single"/>
                    </w:rPr>
                  </w:rPrChange>
                </w:rPr>
                <w:t>Stocking plans at Material / Size / DC / Week</w:t>
              </w:r>
            </w:ins>
          </w:p>
        </w:tc>
      </w:tr>
      <w:tr w:rsidR="00571B51" w:rsidRPr="00070C76" w:rsidTr="00571B51">
        <w:trPr>
          <w:trHeight w:val="300"/>
          <w:ins w:id="11219"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220" w:author="gsadi" w:date="2013-11-25T23:00:00Z"/>
                <w:rFonts w:ascii="Arial" w:hAnsi="Arial" w:cs="Arial"/>
                <w:sz w:val="18"/>
                <w:szCs w:val="20"/>
                <w:rPrChange w:id="11221" w:author="gsadi" w:date="2013-11-25T23:00:00Z">
                  <w:rPr>
                    <w:ins w:id="11222" w:author="gsadi" w:date="2013-11-25T23:00:00Z"/>
                    <w:rFonts w:ascii="Arial" w:hAnsi="Arial" w:cs="Arial"/>
                    <w:sz w:val="20"/>
                    <w:szCs w:val="20"/>
                  </w:rPr>
                </w:rPrChange>
              </w:rPr>
            </w:pPr>
            <w:ins w:id="11223" w:author="gsadi" w:date="2013-11-25T23:00:00Z">
              <w:r w:rsidRPr="002B0E74">
                <w:rPr>
                  <w:rFonts w:ascii="Arial" w:hAnsi="Arial" w:cs="Arial"/>
                  <w:sz w:val="18"/>
                  <w:szCs w:val="20"/>
                  <w:rPrChange w:id="11224" w:author="gsadi" w:date="2013-11-25T23:00:00Z">
                    <w:rPr>
                      <w:rFonts w:ascii="Arial" w:eastAsiaTheme="majorEastAsia" w:hAnsi="Arial" w:cs="Arial"/>
                      <w:b/>
                      <w:bCs/>
                      <w:i/>
                      <w:color w:val="0000FF"/>
                      <w:sz w:val="20"/>
                      <w:szCs w:val="20"/>
                      <w:u w:val="single"/>
                    </w:rPr>
                  </w:rPrChange>
                </w:rPr>
                <w:t>STYLE_STKPLN_EXT</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225" w:author="gsadi" w:date="2013-11-25T23:00:00Z"/>
                <w:rFonts w:ascii="Arial" w:hAnsi="Arial" w:cs="Arial"/>
                <w:sz w:val="18"/>
                <w:szCs w:val="20"/>
                <w:rPrChange w:id="11226" w:author="gsadi" w:date="2013-11-25T23:00:00Z">
                  <w:rPr>
                    <w:ins w:id="11227" w:author="gsadi" w:date="2013-11-25T23:00:00Z"/>
                    <w:rFonts w:ascii="Arial" w:hAnsi="Arial" w:cs="Arial"/>
                    <w:sz w:val="20"/>
                    <w:szCs w:val="20"/>
                  </w:rPr>
                </w:rPrChange>
              </w:rPr>
            </w:pPr>
            <w:ins w:id="11228" w:author="gsadi" w:date="2013-11-25T23:00:00Z">
              <w:r w:rsidRPr="002B0E74">
                <w:rPr>
                  <w:rFonts w:ascii="Arial" w:hAnsi="Arial" w:cs="Arial"/>
                  <w:sz w:val="18"/>
                  <w:szCs w:val="20"/>
                  <w:rPrChange w:id="11229" w:author="gsadi" w:date="2013-11-25T23:00:00Z">
                    <w:rPr>
                      <w:rFonts w:ascii="Arial" w:eastAsiaTheme="majorEastAsia" w:hAnsi="Arial" w:cs="Arial"/>
                      <w:b/>
                      <w:bCs/>
                      <w:i/>
                      <w:color w:val="0000FF"/>
                      <w:sz w:val="20"/>
                      <w:szCs w:val="20"/>
                      <w:u w:val="single"/>
                    </w:rPr>
                  </w:rPrChange>
                </w:rPr>
                <w:t xml:space="preserve">Stocking plans at Material / DC / Week </w:t>
              </w:r>
            </w:ins>
          </w:p>
        </w:tc>
      </w:tr>
      <w:tr w:rsidR="00571B51" w:rsidRPr="00070C76" w:rsidTr="00571B51">
        <w:trPr>
          <w:trHeight w:val="510"/>
          <w:ins w:id="11230"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231" w:author="gsadi" w:date="2013-11-25T23:00:00Z"/>
                <w:rFonts w:ascii="Arial" w:hAnsi="Arial" w:cs="Arial"/>
                <w:sz w:val="18"/>
                <w:szCs w:val="20"/>
                <w:rPrChange w:id="11232" w:author="gsadi" w:date="2013-11-25T23:00:00Z">
                  <w:rPr>
                    <w:ins w:id="11233" w:author="gsadi" w:date="2013-11-25T23:00:00Z"/>
                    <w:rFonts w:ascii="Arial" w:hAnsi="Arial" w:cs="Arial"/>
                    <w:sz w:val="20"/>
                    <w:szCs w:val="20"/>
                  </w:rPr>
                </w:rPrChange>
              </w:rPr>
            </w:pPr>
            <w:ins w:id="11234" w:author="gsadi" w:date="2013-11-25T23:00:00Z">
              <w:r w:rsidRPr="002B0E74">
                <w:rPr>
                  <w:rFonts w:ascii="Arial" w:hAnsi="Arial" w:cs="Arial"/>
                  <w:sz w:val="18"/>
                  <w:szCs w:val="20"/>
                  <w:rPrChange w:id="11235" w:author="gsadi" w:date="2013-11-25T23:00:00Z">
                    <w:rPr>
                      <w:rFonts w:ascii="Arial" w:eastAsiaTheme="majorEastAsia" w:hAnsi="Arial" w:cs="Arial"/>
                      <w:b/>
                      <w:bCs/>
                      <w:i/>
                      <w:color w:val="0000FF"/>
                      <w:sz w:val="20"/>
                      <w:szCs w:val="20"/>
                      <w:u w:val="single"/>
                    </w:rPr>
                  </w:rPrChange>
                </w:rPr>
                <w:t>STYLE_STKPLN_MONTHLY_EXT</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236" w:author="gsadi" w:date="2013-11-25T23:00:00Z"/>
                <w:rFonts w:ascii="Arial" w:hAnsi="Arial" w:cs="Arial"/>
                <w:sz w:val="18"/>
                <w:szCs w:val="20"/>
                <w:rPrChange w:id="11237" w:author="gsadi" w:date="2013-11-25T23:00:00Z">
                  <w:rPr>
                    <w:ins w:id="11238" w:author="gsadi" w:date="2013-11-25T23:00:00Z"/>
                    <w:rFonts w:ascii="Arial" w:hAnsi="Arial" w:cs="Arial"/>
                    <w:sz w:val="20"/>
                    <w:szCs w:val="20"/>
                  </w:rPr>
                </w:rPrChange>
              </w:rPr>
            </w:pPr>
            <w:ins w:id="11239" w:author="gsadi" w:date="2013-11-25T23:00:00Z">
              <w:r w:rsidRPr="002B0E74">
                <w:rPr>
                  <w:rFonts w:ascii="Arial" w:hAnsi="Arial" w:cs="Arial"/>
                  <w:sz w:val="18"/>
                  <w:szCs w:val="20"/>
                  <w:rPrChange w:id="11240" w:author="gsadi" w:date="2013-11-25T23:00:00Z">
                    <w:rPr>
                      <w:rFonts w:ascii="Arial" w:eastAsiaTheme="majorEastAsia" w:hAnsi="Arial" w:cs="Arial"/>
                      <w:b/>
                      <w:bCs/>
                      <w:i/>
                      <w:color w:val="0000FF"/>
                      <w:sz w:val="20"/>
                      <w:szCs w:val="20"/>
                      <w:u w:val="single"/>
                    </w:rPr>
                  </w:rPrChange>
                </w:rPr>
                <w:t>Stocking plans at Material / DC / Month</w:t>
              </w:r>
            </w:ins>
          </w:p>
        </w:tc>
      </w:tr>
      <w:tr w:rsidR="00571B51" w:rsidRPr="00070C76" w:rsidTr="00571B51">
        <w:trPr>
          <w:trHeight w:val="300"/>
          <w:ins w:id="11241"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242" w:author="gsadi" w:date="2013-11-25T23:00:00Z"/>
                <w:rFonts w:ascii="Arial" w:hAnsi="Arial" w:cs="Arial"/>
                <w:sz w:val="18"/>
                <w:szCs w:val="20"/>
                <w:rPrChange w:id="11243" w:author="gsadi" w:date="2013-11-25T23:00:00Z">
                  <w:rPr>
                    <w:ins w:id="11244" w:author="gsadi" w:date="2013-11-25T23:00:00Z"/>
                    <w:rFonts w:ascii="Arial" w:hAnsi="Arial" w:cs="Arial"/>
                    <w:sz w:val="20"/>
                    <w:szCs w:val="20"/>
                  </w:rPr>
                </w:rPrChange>
              </w:rPr>
            </w:pPr>
            <w:ins w:id="11245" w:author="gsadi" w:date="2013-11-25T23:00:00Z">
              <w:r w:rsidRPr="002B0E74">
                <w:rPr>
                  <w:rFonts w:ascii="Arial" w:hAnsi="Arial" w:cs="Arial"/>
                  <w:sz w:val="18"/>
                  <w:szCs w:val="20"/>
                  <w:rPrChange w:id="11246" w:author="gsadi" w:date="2013-11-25T23:00:00Z">
                    <w:rPr>
                      <w:rFonts w:ascii="Arial" w:eastAsiaTheme="majorEastAsia" w:hAnsi="Arial" w:cs="Arial"/>
                      <w:b/>
                      <w:bCs/>
                      <w:i/>
                      <w:color w:val="0000FF"/>
                      <w:sz w:val="20"/>
                      <w:szCs w:val="20"/>
                      <w:u w:val="single"/>
                    </w:rPr>
                  </w:rPrChange>
                </w:rPr>
                <w:t>UNIT_STKPLN_EXT</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247" w:author="gsadi" w:date="2013-11-25T23:00:00Z"/>
                <w:rFonts w:ascii="Arial" w:hAnsi="Arial" w:cs="Arial"/>
                <w:sz w:val="18"/>
                <w:szCs w:val="20"/>
                <w:rPrChange w:id="11248" w:author="gsadi" w:date="2013-11-25T23:00:00Z">
                  <w:rPr>
                    <w:ins w:id="11249" w:author="gsadi" w:date="2013-11-25T23:00:00Z"/>
                    <w:rFonts w:ascii="Arial" w:hAnsi="Arial" w:cs="Arial"/>
                    <w:sz w:val="20"/>
                    <w:szCs w:val="20"/>
                  </w:rPr>
                </w:rPrChange>
              </w:rPr>
            </w:pPr>
            <w:ins w:id="11250" w:author="gsadi" w:date="2013-11-25T23:00:00Z">
              <w:r w:rsidRPr="002B0E74">
                <w:rPr>
                  <w:rFonts w:ascii="Arial" w:hAnsi="Arial" w:cs="Arial"/>
                  <w:sz w:val="18"/>
                  <w:szCs w:val="20"/>
                  <w:rPrChange w:id="11251" w:author="gsadi" w:date="2013-11-25T23:00:00Z">
                    <w:rPr>
                      <w:rFonts w:ascii="Arial" w:eastAsiaTheme="majorEastAsia" w:hAnsi="Arial" w:cs="Arial"/>
                      <w:b/>
                      <w:bCs/>
                      <w:i/>
                      <w:color w:val="0000FF"/>
                      <w:sz w:val="20"/>
                      <w:szCs w:val="20"/>
                      <w:u w:val="single"/>
                    </w:rPr>
                  </w:rPrChange>
                </w:rPr>
                <w:t>Stocking plans at Capacity Group / DC / Week</w:t>
              </w:r>
            </w:ins>
          </w:p>
        </w:tc>
      </w:tr>
      <w:tr w:rsidR="00571B51" w:rsidRPr="00070C76" w:rsidTr="00571B51">
        <w:trPr>
          <w:trHeight w:val="300"/>
          <w:ins w:id="11252"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253" w:author="gsadi" w:date="2013-11-25T23:00:00Z"/>
                <w:rFonts w:ascii="Arial" w:hAnsi="Arial" w:cs="Arial"/>
                <w:sz w:val="18"/>
                <w:szCs w:val="20"/>
                <w:rPrChange w:id="11254" w:author="gsadi" w:date="2013-11-25T23:00:00Z">
                  <w:rPr>
                    <w:ins w:id="11255" w:author="gsadi" w:date="2013-11-25T23:00:00Z"/>
                    <w:rFonts w:ascii="Arial" w:hAnsi="Arial" w:cs="Arial"/>
                    <w:sz w:val="20"/>
                    <w:szCs w:val="20"/>
                  </w:rPr>
                </w:rPrChange>
              </w:rPr>
            </w:pPr>
            <w:ins w:id="11256" w:author="gsadi" w:date="2013-11-25T23:00:00Z">
              <w:r w:rsidRPr="002B0E74">
                <w:rPr>
                  <w:rFonts w:ascii="Arial" w:hAnsi="Arial" w:cs="Arial"/>
                  <w:sz w:val="18"/>
                  <w:szCs w:val="20"/>
                  <w:rPrChange w:id="11257" w:author="gsadi" w:date="2013-11-25T23:00:00Z">
                    <w:rPr>
                      <w:rFonts w:ascii="Arial" w:eastAsiaTheme="majorEastAsia" w:hAnsi="Arial" w:cs="Arial"/>
                      <w:b/>
                      <w:bCs/>
                      <w:i/>
                      <w:color w:val="0000FF"/>
                      <w:sz w:val="20"/>
                      <w:szCs w:val="20"/>
                      <w:u w:val="single"/>
                    </w:rPr>
                  </w:rPrChange>
                </w:rPr>
                <w:t>PDTLINE_STKPLN_EXT</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258" w:author="gsadi" w:date="2013-11-25T23:00:00Z"/>
                <w:rFonts w:ascii="Arial" w:hAnsi="Arial" w:cs="Arial"/>
                <w:sz w:val="18"/>
                <w:szCs w:val="20"/>
                <w:rPrChange w:id="11259" w:author="gsadi" w:date="2013-11-25T23:00:00Z">
                  <w:rPr>
                    <w:ins w:id="11260" w:author="gsadi" w:date="2013-11-25T23:00:00Z"/>
                    <w:rFonts w:ascii="Arial" w:hAnsi="Arial" w:cs="Arial"/>
                    <w:sz w:val="20"/>
                    <w:szCs w:val="20"/>
                  </w:rPr>
                </w:rPrChange>
              </w:rPr>
            </w:pPr>
            <w:ins w:id="11261" w:author="gsadi" w:date="2013-11-25T23:00:00Z">
              <w:r w:rsidRPr="002B0E74">
                <w:rPr>
                  <w:rFonts w:ascii="Arial" w:hAnsi="Arial" w:cs="Arial"/>
                  <w:sz w:val="18"/>
                  <w:szCs w:val="20"/>
                  <w:rPrChange w:id="11262" w:author="gsadi" w:date="2013-11-25T23:00:00Z">
                    <w:rPr>
                      <w:rFonts w:ascii="Arial" w:eastAsiaTheme="majorEastAsia" w:hAnsi="Arial" w:cs="Arial"/>
                      <w:b/>
                      <w:bCs/>
                      <w:i/>
                      <w:color w:val="0000FF"/>
                      <w:sz w:val="20"/>
                      <w:szCs w:val="20"/>
                      <w:u w:val="single"/>
                    </w:rPr>
                  </w:rPrChange>
                </w:rPr>
                <w:t>Stocking plans at Product Line / DC / Week</w:t>
              </w:r>
            </w:ins>
          </w:p>
        </w:tc>
      </w:tr>
      <w:tr w:rsidR="00571B51" w:rsidRPr="00070C76" w:rsidTr="00571B51">
        <w:trPr>
          <w:trHeight w:val="300"/>
          <w:ins w:id="11263"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264" w:author="gsadi" w:date="2013-11-25T23:00:00Z"/>
                <w:rFonts w:ascii="Arial" w:hAnsi="Arial" w:cs="Arial"/>
                <w:sz w:val="18"/>
                <w:szCs w:val="20"/>
                <w:rPrChange w:id="11265" w:author="gsadi" w:date="2013-11-25T23:00:00Z">
                  <w:rPr>
                    <w:ins w:id="11266" w:author="gsadi" w:date="2013-11-25T23:00:00Z"/>
                    <w:rFonts w:ascii="Arial" w:hAnsi="Arial" w:cs="Arial"/>
                    <w:sz w:val="20"/>
                    <w:szCs w:val="20"/>
                  </w:rPr>
                </w:rPrChange>
              </w:rPr>
            </w:pPr>
            <w:ins w:id="11267" w:author="gsadi" w:date="2013-11-25T23:00:00Z">
              <w:r w:rsidRPr="002B0E74">
                <w:rPr>
                  <w:rFonts w:ascii="Arial" w:hAnsi="Arial" w:cs="Arial"/>
                  <w:sz w:val="18"/>
                  <w:szCs w:val="20"/>
                  <w:rPrChange w:id="11268" w:author="gsadi" w:date="2013-11-25T23:00:00Z">
                    <w:rPr>
                      <w:rFonts w:ascii="Arial" w:eastAsiaTheme="majorEastAsia" w:hAnsi="Arial" w:cs="Arial"/>
                      <w:b/>
                      <w:bCs/>
                      <w:i/>
                      <w:color w:val="0000FF"/>
                      <w:sz w:val="20"/>
                      <w:szCs w:val="20"/>
                      <w:u w:val="single"/>
                    </w:rPr>
                  </w:rPrChange>
                </w:rPr>
                <w:t>SUBSBU_STKPLN_EXT</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269" w:author="gsadi" w:date="2013-11-25T23:00:00Z"/>
                <w:rFonts w:ascii="Arial" w:hAnsi="Arial" w:cs="Arial"/>
                <w:sz w:val="18"/>
                <w:szCs w:val="20"/>
                <w:rPrChange w:id="11270" w:author="gsadi" w:date="2013-11-25T23:00:00Z">
                  <w:rPr>
                    <w:ins w:id="11271" w:author="gsadi" w:date="2013-11-25T23:00:00Z"/>
                    <w:rFonts w:ascii="Arial" w:hAnsi="Arial" w:cs="Arial"/>
                    <w:sz w:val="20"/>
                    <w:szCs w:val="20"/>
                  </w:rPr>
                </w:rPrChange>
              </w:rPr>
            </w:pPr>
            <w:ins w:id="11272" w:author="gsadi" w:date="2013-11-25T23:00:00Z">
              <w:r w:rsidRPr="002B0E74">
                <w:rPr>
                  <w:rFonts w:ascii="Arial" w:hAnsi="Arial" w:cs="Arial"/>
                  <w:sz w:val="18"/>
                  <w:szCs w:val="20"/>
                  <w:rPrChange w:id="11273" w:author="gsadi" w:date="2013-11-25T23:00:00Z">
                    <w:rPr>
                      <w:rFonts w:ascii="Arial" w:eastAsiaTheme="majorEastAsia" w:hAnsi="Arial" w:cs="Arial"/>
                      <w:b/>
                      <w:bCs/>
                      <w:i/>
                      <w:color w:val="0000FF"/>
                      <w:sz w:val="20"/>
                      <w:szCs w:val="20"/>
                      <w:u w:val="single"/>
                    </w:rPr>
                  </w:rPrChange>
                </w:rPr>
                <w:t>Stocking plans at Sub SBU / DC / Week</w:t>
              </w:r>
            </w:ins>
          </w:p>
        </w:tc>
      </w:tr>
      <w:tr w:rsidR="00571B51" w:rsidRPr="00070C76" w:rsidTr="00571B51">
        <w:trPr>
          <w:trHeight w:val="300"/>
          <w:ins w:id="11274"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275" w:author="gsadi" w:date="2013-11-25T23:00:00Z"/>
                <w:rFonts w:ascii="Arial" w:hAnsi="Arial" w:cs="Arial"/>
                <w:sz w:val="18"/>
                <w:szCs w:val="20"/>
                <w:rPrChange w:id="11276" w:author="gsadi" w:date="2013-11-25T23:00:00Z">
                  <w:rPr>
                    <w:ins w:id="11277" w:author="gsadi" w:date="2013-11-25T23:00:00Z"/>
                    <w:rFonts w:ascii="Arial" w:hAnsi="Arial" w:cs="Arial"/>
                    <w:sz w:val="20"/>
                    <w:szCs w:val="20"/>
                  </w:rPr>
                </w:rPrChange>
              </w:rPr>
            </w:pPr>
            <w:ins w:id="11278" w:author="gsadi" w:date="2013-11-25T23:00:00Z">
              <w:r w:rsidRPr="002B0E74">
                <w:rPr>
                  <w:rFonts w:ascii="Arial" w:hAnsi="Arial" w:cs="Arial"/>
                  <w:sz w:val="18"/>
                  <w:szCs w:val="20"/>
                  <w:rPrChange w:id="11279" w:author="gsadi" w:date="2013-11-25T23:00:00Z">
                    <w:rPr>
                      <w:rFonts w:ascii="Arial" w:eastAsiaTheme="majorEastAsia" w:hAnsi="Arial" w:cs="Arial"/>
                      <w:b/>
                      <w:bCs/>
                      <w:i/>
                      <w:color w:val="0000FF"/>
                      <w:sz w:val="20"/>
                      <w:szCs w:val="20"/>
                      <w:u w:val="single"/>
                    </w:rPr>
                  </w:rPrChange>
                </w:rPr>
                <w:t>SBU_STKPLN_EXT</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280" w:author="gsadi" w:date="2013-11-25T23:00:00Z"/>
                <w:rFonts w:ascii="Arial" w:hAnsi="Arial" w:cs="Arial"/>
                <w:sz w:val="18"/>
                <w:szCs w:val="20"/>
                <w:rPrChange w:id="11281" w:author="gsadi" w:date="2013-11-25T23:00:00Z">
                  <w:rPr>
                    <w:ins w:id="11282" w:author="gsadi" w:date="2013-11-25T23:00:00Z"/>
                    <w:rFonts w:ascii="Arial" w:hAnsi="Arial" w:cs="Arial"/>
                    <w:sz w:val="20"/>
                    <w:szCs w:val="20"/>
                  </w:rPr>
                </w:rPrChange>
              </w:rPr>
            </w:pPr>
            <w:ins w:id="11283" w:author="gsadi" w:date="2013-11-25T23:00:00Z">
              <w:r w:rsidRPr="002B0E74">
                <w:rPr>
                  <w:rFonts w:ascii="Arial" w:hAnsi="Arial" w:cs="Arial"/>
                  <w:sz w:val="18"/>
                  <w:szCs w:val="20"/>
                  <w:rPrChange w:id="11284" w:author="gsadi" w:date="2013-11-25T23:00:00Z">
                    <w:rPr>
                      <w:rFonts w:ascii="Arial" w:eastAsiaTheme="majorEastAsia" w:hAnsi="Arial" w:cs="Arial"/>
                      <w:b/>
                      <w:bCs/>
                      <w:i/>
                      <w:color w:val="0000FF"/>
                      <w:sz w:val="20"/>
                      <w:szCs w:val="20"/>
                      <w:u w:val="single"/>
                    </w:rPr>
                  </w:rPrChange>
                </w:rPr>
                <w:t>Stocking plans at SBU / DC / Week</w:t>
              </w:r>
            </w:ins>
          </w:p>
        </w:tc>
      </w:tr>
      <w:tr w:rsidR="00571B51" w:rsidRPr="00070C76" w:rsidTr="00571B51">
        <w:trPr>
          <w:trHeight w:val="300"/>
          <w:ins w:id="11285"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286" w:author="gsadi" w:date="2013-11-25T23:00:00Z"/>
                <w:rFonts w:ascii="Arial" w:hAnsi="Arial" w:cs="Arial"/>
                <w:sz w:val="18"/>
                <w:szCs w:val="20"/>
                <w:rPrChange w:id="11287" w:author="gsadi" w:date="2013-11-25T23:00:00Z">
                  <w:rPr>
                    <w:ins w:id="11288" w:author="gsadi" w:date="2013-11-25T23:00:00Z"/>
                    <w:rFonts w:ascii="Arial" w:hAnsi="Arial" w:cs="Arial"/>
                    <w:sz w:val="20"/>
                    <w:szCs w:val="20"/>
                  </w:rPr>
                </w:rPrChange>
              </w:rPr>
            </w:pPr>
            <w:ins w:id="11289" w:author="gsadi" w:date="2013-11-25T23:00:00Z">
              <w:r w:rsidRPr="002B0E74">
                <w:rPr>
                  <w:rFonts w:ascii="Arial" w:hAnsi="Arial" w:cs="Arial"/>
                  <w:sz w:val="18"/>
                  <w:szCs w:val="20"/>
                  <w:rPrChange w:id="11290" w:author="gsadi" w:date="2013-11-25T23:00:00Z">
                    <w:rPr>
                      <w:rFonts w:ascii="Arial" w:eastAsiaTheme="majorEastAsia" w:hAnsi="Arial" w:cs="Arial"/>
                      <w:b/>
                      <w:bCs/>
                      <w:i/>
                      <w:color w:val="0000FF"/>
                      <w:sz w:val="20"/>
                      <w:szCs w:val="20"/>
                      <w:u w:val="single"/>
                    </w:rPr>
                  </w:rPrChange>
                </w:rPr>
                <w:t>PROFITCNTR_STKPLN_EXT</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291" w:author="gsadi" w:date="2013-11-25T23:00:00Z"/>
                <w:rFonts w:ascii="Arial" w:hAnsi="Arial" w:cs="Arial"/>
                <w:sz w:val="18"/>
                <w:szCs w:val="20"/>
                <w:rPrChange w:id="11292" w:author="gsadi" w:date="2013-11-25T23:00:00Z">
                  <w:rPr>
                    <w:ins w:id="11293" w:author="gsadi" w:date="2013-11-25T23:00:00Z"/>
                    <w:rFonts w:ascii="Arial" w:hAnsi="Arial" w:cs="Arial"/>
                    <w:sz w:val="20"/>
                    <w:szCs w:val="20"/>
                  </w:rPr>
                </w:rPrChange>
              </w:rPr>
            </w:pPr>
            <w:ins w:id="11294" w:author="gsadi" w:date="2013-11-25T23:00:00Z">
              <w:r w:rsidRPr="002B0E74">
                <w:rPr>
                  <w:rFonts w:ascii="Arial" w:hAnsi="Arial" w:cs="Arial"/>
                  <w:sz w:val="18"/>
                  <w:szCs w:val="20"/>
                  <w:rPrChange w:id="11295" w:author="gsadi" w:date="2013-11-25T23:00:00Z">
                    <w:rPr>
                      <w:rFonts w:ascii="Arial" w:eastAsiaTheme="majorEastAsia" w:hAnsi="Arial" w:cs="Arial"/>
                      <w:b/>
                      <w:bCs/>
                      <w:i/>
                      <w:color w:val="0000FF"/>
                      <w:sz w:val="20"/>
                      <w:szCs w:val="20"/>
                      <w:u w:val="single"/>
                    </w:rPr>
                  </w:rPrChange>
                </w:rPr>
                <w:t xml:space="preserve">Stocking plans at Profit Center / DC / Week  </w:t>
              </w:r>
            </w:ins>
          </w:p>
        </w:tc>
      </w:tr>
      <w:tr w:rsidR="00571B51" w:rsidRPr="00070C76" w:rsidTr="00571B51">
        <w:trPr>
          <w:trHeight w:val="510"/>
          <w:ins w:id="11296"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297" w:author="gsadi" w:date="2013-11-25T23:00:00Z"/>
                <w:rFonts w:ascii="Arial" w:hAnsi="Arial" w:cs="Arial"/>
                <w:sz w:val="18"/>
                <w:szCs w:val="20"/>
                <w:rPrChange w:id="11298" w:author="gsadi" w:date="2013-11-25T23:00:00Z">
                  <w:rPr>
                    <w:ins w:id="11299" w:author="gsadi" w:date="2013-11-25T23:00:00Z"/>
                    <w:rFonts w:ascii="Arial" w:hAnsi="Arial" w:cs="Arial"/>
                    <w:sz w:val="20"/>
                    <w:szCs w:val="20"/>
                  </w:rPr>
                </w:rPrChange>
              </w:rPr>
            </w:pPr>
            <w:ins w:id="11300" w:author="gsadi" w:date="2013-11-25T23:00:00Z">
              <w:r w:rsidRPr="002B0E74">
                <w:rPr>
                  <w:rFonts w:ascii="Arial" w:hAnsi="Arial" w:cs="Arial"/>
                  <w:sz w:val="18"/>
                  <w:szCs w:val="20"/>
                  <w:rPrChange w:id="11301" w:author="gsadi" w:date="2013-11-25T23:00:00Z">
                    <w:rPr>
                      <w:rFonts w:ascii="Arial" w:eastAsiaTheme="majorEastAsia" w:hAnsi="Arial" w:cs="Arial"/>
                      <w:b/>
                      <w:bCs/>
                      <w:i/>
                      <w:color w:val="0000FF"/>
                      <w:sz w:val="20"/>
                      <w:szCs w:val="20"/>
                      <w:u w:val="single"/>
                    </w:rPr>
                  </w:rPrChange>
                </w:rPr>
                <w:t>RES_PLAN</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302" w:author="gsadi" w:date="2013-11-25T23:00:00Z"/>
                <w:rFonts w:ascii="Arial" w:hAnsi="Arial" w:cs="Arial"/>
                <w:sz w:val="18"/>
                <w:szCs w:val="20"/>
                <w:rPrChange w:id="11303" w:author="gsadi" w:date="2013-11-25T23:00:00Z">
                  <w:rPr>
                    <w:ins w:id="11304" w:author="gsadi" w:date="2013-11-25T23:00:00Z"/>
                    <w:rFonts w:ascii="Arial" w:hAnsi="Arial" w:cs="Arial"/>
                    <w:sz w:val="20"/>
                    <w:szCs w:val="20"/>
                  </w:rPr>
                </w:rPrChange>
              </w:rPr>
            </w:pPr>
            <w:ins w:id="11305" w:author="gsadi" w:date="2013-11-25T23:00:00Z">
              <w:r w:rsidRPr="002B0E74">
                <w:rPr>
                  <w:rFonts w:ascii="Arial" w:hAnsi="Arial" w:cs="Arial"/>
                  <w:sz w:val="18"/>
                  <w:szCs w:val="20"/>
                  <w:rPrChange w:id="11306" w:author="gsadi" w:date="2013-11-25T23:00:00Z">
                    <w:rPr>
                      <w:rFonts w:ascii="Arial" w:eastAsiaTheme="majorEastAsia" w:hAnsi="Arial" w:cs="Arial"/>
                      <w:b/>
                      <w:bCs/>
                      <w:i/>
                      <w:color w:val="0000FF"/>
                      <w:sz w:val="20"/>
                      <w:szCs w:val="20"/>
                      <w:u w:val="single"/>
                    </w:rPr>
                  </w:rPrChange>
                </w:rPr>
                <w:t>Resource Plan shows Capacity Utilization. Data includes Capacity, Capacity Load and Remaining Capacity by Capacity Group by Vendor by Week</w:t>
              </w:r>
            </w:ins>
          </w:p>
        </w:tc>
      </w:tr>
      <w:tr w:rsidR="00571B51" w:rsidRPr="00070C76" w:rsidTr="00571B51">
        <w:trPr>
          <w:trHeight w:val="1020"/>
          <w:ins w:id="11307"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308" w:author="gsadi" w:date="2013-11-25T23:00:00Z"/>
                <w:rFonts w:ascii="Arial" w:hAnsi="Arial" w:cs="Arial"/>
                <w:sz w:val="18"/>
                <w:szCs w:val="20"/>
                <w:rPrChange w:id="11309" w:author="gsadi" w:date="2013-11-25T23:00:00Z">
                  <w:rPr>
                    <w:ins w:id="11310" w:author="gsadi" w:date="2013-11-25T23:00:00Z"/>
                    <w:rFonts w:ascii="Arial" w:hAnsi="Arial" w:cs="Arial"/>
                    <w:sz w:val="20"/>
                    <w:szCs w:val="20"/>
                  </w:rPr>
                </w:rPrChange>
              </w:rPr>
            </w:pPr>
            <w:ins w:id="11311" w:author="gsadi" w:date="2013-11-25T23:00:00Z">
              <w:r w:rsidRPr="002B0E74">
                <w:rPr>
                  <w:rFonts w:ascii="Arial" w:hAnsi="Arial" w:cs="Arial"/>
                  <w:sz w:val="18"/>
                  <w:szCs w:val="20"/>
                  <w:rPrChange w:id="11312" w:author="gsadi" w:date="2013-11-25T23:00:00Z">
                    <w:rPr>
                      <w:rFonts w:ascii="Arial" w:eastAsiaTheme="majorEastAsia" w:hAnsi="Arial" w:cs="Arial"/>
                      <w:b/>
                      <w:bCs/>
                      <w:i/>
                      <w:color w:val="0000FF"/>
                      <w:sz w:val="20"/>
                      <w:szCs w:val="20"/>
                      <w:u w:val="single"/>
                    </w:rPr>
                  </w:rPrChange>
                </w:rPr>
                <w:t>RESOURCE_ASSIGN</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313" w:author="gsadi" w:date="2013-11-25T23:00:00Z"/>
                <w:rFonts w:ascii="Arial" w:hAnsi="Arial" w:cs="Arial"/>
                <w:sz w:val="18"/>
                <w:szCs w:val="20"/>
                <w:rPrChange w:id="11314" w:author="gsadi" w:date="2013-11-25T23:00:00Z">
                  <w:rPr>
                    <w:ins w:id="11315" w:author="gsadi" w:date="2013-11-25T23:00:00Z"/>
                    <w:rFonts w:ascii="Arial" w:hAnsi="Arial" w:cs="Arial"/>
                    <w:sz w:val="20"/>
                    <w:szCs w:val="20"/>
                  </w:rPr>
                </w:rPrChange>
              </w:rPr>
            </w:pPr>
            <w:ins w:id="11316" w:author="gsadi" w:date="2013-11-25T23:00:00Z">
              <w:r w:rsidRPr="002B0E74">
                <w:rPr>
                  <w:rFonts w:ascii="Arial" w:hAnsi="Arial" w:cs="Arial"/>
                  <w:sz w:val="18"/>
                  <w:szCs w:val="20"/>
                  <w:rPrChange w:id="11317" w:author="gsadi" w:date="2013-11-25T23:00:00Z">
                    <w:rPr>
                      <w:rFonts w:ascii="Arial" w:eastAsiaTheme="majorEastAsia" w:hAnsi="Arial" w:cs="Arial"/>
                      <w:b/>
                      <w:bCs/>
                      <w:i/>
                      <w:color w:val="0000FF"/>
                      <w:sz w:val="20"/>
                      <w:szCs w:val="20"/>
                      <w:u w:val="single"/>
                    </w:rPr>
                  </w:rPrChange>
                </w:rPr>
                <w:t xml:space="preserve">Resource Assignment contains details of Capacity load contained in the Res_Plan table.  </w:t>
              </w:r>
              <w:r w:rsidRPr="002B0E74">
                <w:rPr>
                  <w:rFonts w:ascii="Arial" w:hAnsi="Arial" w:cs="Arial"/>
                  <w:sz w:val="18"/>
                  <w:szCs w:val="20"/>
                  <w:rPrChange w:id="11318" w:author="gsadi" w:date="2013-11-25T23:00:00Z">
                    <w:rPr>
                      <w:rFonts w:ascii="Arial" w:eastAsiaTheme="majorEastAsia" w:hAnsi="Arial" w:cs="Arial"/>
                      <w:b/>
                      <w:bCs/>
                      <w:i/>
                      <w:color w:val="0000FF"/>
                      <w:sz w:val="20"/>
                      <w:szCs w:val="20"/>
                      <w:u w:val="single"/>
                    </w:rPr>
                  </w:rPrChange>
                </w:rPr>
                <w:br/>
                <w:t>Data includes: style color, size, work center, planned end date, capacity consumption quantity, work order #, routing name</w:t>
              </w:r>
              <w:r w:rsidRPr="002B0E74">
                <w:rPr>
                  <w:rFonts w:ascii="Arial" w:hAnsi="Arial" w:cs="Arial"/>
                  <w:sz w:val="18"/>
                  <w:szCs w:val="20"/>
                  <w:rPrChange w:id="11319" w:author="gsadi" w:date="2013-11-25T23:00:00Z">
                    <w:rPr>
                      <w:rFonts w:ascii="Arial" w:eastAsiaTheme="majorEastAsia" w:hAnsi="Arial" w:cs="Arial"/>
                      <w:b/>
                      <w:bCs/>
                      <w:i/>
                      <w:color w:val="0000FF"/>
                      <w:sz w:val="20"/>
                      <w:szCs w:val="20"/>
                      <w:u w:val="single"/>
                    </w:rPr>
                  </w:rPrChange>
                </w:rPr>
                <w:br/>
                <w:t>Note: "work center" is the combination of vendor and capacity group</w:t>
              </w:r>
            </w:ins>
          </w:p>
        </w:tc>
      </w:tr>
      <w:tr w:rsidR="00571B51" w:rsidRPr="00070C76" w:rsidTr="00571B51">
        <w:trPr>
          <w:trHeight w:val="300"/>
          <w:ins w:id="11320"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321" w:author="gsadi" w:date="2013-11-25T23:00:00Z"/>
                <w:rFonts w:ascii="Arial" w:hAnsi="Arial" w:cs="Arial"/>
                <w:sz w:val="18"/>
                <w:szCs w:val="20"/>
                <w:rPrChange w:id="11322" w:author="gsadi" w:date="2013-11-25T23:00:00Z">
                  <w:rPr>
                    <w:ins w:id="11323" w:author="gsadi" w:date="2013-11-25T23:00:00Z"/>
                    <w:rFonts w:ascii="Arial" w:hAnsi="Arial" w:cs="Arial"/>
                    <w:sz w:val="20"/>
                    <w:szCs w:val="20"/>
                  </w:rPr>
                </w:rPrChange>
              </w:rPr>
            </w:pPr>
            <w:ins w:id="11324" w:author="gsadi" w:date="2013-11-25T23:00:00Z">
              <w:r w:rsidRPr="002B0E74">
                <w:rPr>
                  <w:rFonts w:ascii="Arial" w:hAnsi="Arial" w:cs="Arial"/>
                  <w:sz w:val="18"/>
                  <w:szCs w:val="20"/>
                  <w:rPrChange w:id="11325" w:author="gsadi" w:date="2013-11-25T23:00:00Z">
                    <w:rPr>
                      <w:rFonts w:ascii="Arial" w:eastAsiaTheme="majorEastAsia" w:hAnsi="Arial" w:cs="Arial"/>
                      <w:b/>
                      <w:bCs/>
                      <w:i/>
                      <w:color w:val="0000FF"/>
                      <w:sz w:val="20"/>
                      <w:szCs w:val="20"/>
                      <w:u w:val="single"/>
                    </w:rPr>
                  </w:rPrChange>
                </w:rPr>
                <w:t>STYLE_COLOR_ATTRB</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326" w:author="gsadi" w:date="2013-11-25T23:00:00Z"/>
                <w:rFonts w:ascii="Arial" w:hAnsi="Arial" w:cs="Arial"/>
                <w:sz w:val="18"/>
                <w:szCs w:val="20"/>
                <w:rPrChange w:id="11327" w:author="gsadi" w:date="2013-11-25T23:00:00Z">
                  <w:rPr>
                    <w:ins w:id="11328" w:author="gsadi" w:date="2013-11-25T23:00:00Z"/>
                    <w:rFonts w:ascii="Arial" w:hAnsi="Arial" w:cs="Arial"/>
                    <w:sz w:val="20"/>
                    <w:szCs w:val="20"/>
                  </w:rPr>
                </w:rPrChange>
              </w:rPr>
            </w:pPr>
            <w:ins w:id="11329" w:author="gsadi" w:date="2013-11-25T23:00:00Z">
              <w:r w:rsidRPr="002B0E74">
                <w:rPr>
                  <w:rFonts w:ascii="Arial" w:hAnsi="Arial" w:cs="Arial"/>
                  <w:sz w:val="18"/>
                  <w:szCs w:val="20"/>
                  <w:rPrChange w:id="11330" w:author="gsadi" w:date="2013-11-25T23:00:00Z">
                    <w:rPr>
                      <w:rFonts w:ascii="Arial" w:eastAsiaTheme="majorEastAsia" w:hAnsi="Arial" w:cs="Arial"/>
                      <w:b/>
                      <w:bCs/>
                      <w:i/>
                      <w:color w:val="0000FF"/>
                      <w:sz w:val="20"/>
                      <w:szCs w:val="20"/>
                      <w:u w:val="single"/>
                    </w:rPr>
                  </w:rPrChange>
                </w:rPr>
                <w:t>Style Color, Description, SBU code &amp; name, Sub SBU code &amp; name, Product line code &amp; name,</w:t>
              </w:r>
            </w:ins>
          </w:p>
        </w:tc>
      </w:tr>
      <w:tr w:rsidR="00571B51" w:rsidRPr="00070C76" w:rsidTr="00571B51">
        <w:trPr>
          <w:trHeight w:val="300"/>
          <w:ins w:id="11331"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332" w:author="gsadi" w:date="2013-11-25T23:00:00Z"/>
                <w:rFonts w:ascii="Arial" w:hAnsi="Arial" w:cs="Arial"/>
                <w:sz w:val="18"/>
                <w:szCs w:val="20"/>
                <w:rPrChange w:id="11333" w:author="gsadi" w:date="2013-11-25T23:00:00Z">
                  <w:rPr>
                    <w:ins w:id="11334" w:author="gsadi" w:date="2013-11-25T23:00:00Z"/>
                    <w:rFonts w:ascii="Arial" w:hAnsi="Arial" w:cs="Arial"/>
                    <w:sz w:val="20"/>
                    <w:szCs w:val="20"/>
                  </w:rPr>
                </w:rPrChange>
              </w:rPr>
            </w:pPr>
            <w:ins w:id="11335" w:author="gsadi" w:date="2013-11-25T23:00:00Z">
              <w:r w:rsidRPr="002B0E74">
                <w:rPr>
                  <w:rFonts w:ascii="Arial" w:hAnsi="Arial" w:cs="Arial"/>
                  <w:sz w:val="18"/>
                  <w:szCs w:val="20"/>
                  <w:rPrChange w:id="11336" w:author="gsadi" w:date="2013-11-25T23:00:00Z">
                    <w:rPr>
                      <w:rFonts w:ascii="Arial" w:eastAsiaTheme="majorEastAsia" w:hAnsi="Arial" w:cs="Arial"/>
                      <w:b/>
                      <w:bCs/>
                      <w:i/>
                      <w:color w:val="0000FF"/>
                      <w:sz w:val="20"/>
                      <w:szCs w:val="20"/>
                      <w:u w:val="single"/>
                    </w:rPr>
                  </w:rPrChange>
                </w:rPr>
                <w:t>VF_CALENDAR</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337" w:author="gsadi" w:date="2013-11-25T23:00:00Z"/>
                <w:rFonts w:ascii="Arial" w:hAnsi="Arial" w:cs="Arial"/>
                <w:sz w:val="18"/>
                <w:szCs w:val="20"/>
                <w:rPrChange w:id="11338" w:author="gsadi" w:date="2013-11-25T23:00:00Z">
                  <w:rPr>
                    <w:ins w:id="11339" w:author="gsadi" w:date="2013-11-25T23:00:00Z"/>
                    <w:rFonts w:ascii="Arial" w:hAnsi="Arial" w:cs="Arial"/>
                    <w:sz w:val="20"/>
                    <w:szCs w:val="20"/>
                  </w:rPr>
                </w:rPrChange>
              </w:rPr>
            </w:pPr>
            <w:ins w:id="11340" w:author="gsadi" w:date="2013-11-25T23:00:00Z">
              <w:r w:rsidRPr="002B0E74">
                <w:rPr>
                  <w:rFonts w:ascii="Arial" w:hAnsi="Arial" w:cs="Arial"/>
                  <w:sz w:val="18"/>
                  <w:szCs w:val="20"/>
                  <w:rPrChange w:id="11341" w:author="gsadi" w:date="2013-11-25T23:00:00Z">
                    <w:rPr>
                      <w:rFonts w:ascii="Arial" w:eastAsiaTheme="majorEastAsia" w:hAnsi="Arial" w:cs="Arial"/>
                      <w:b/>
                      <w:bCs/>
                      <w:i/>
                      <w:color w:val="0000FF"/>
                      <w:sz w:val="20"/>
                      <w:szCs w:val="20"/>
                      <w:u w:val="single"/>
                    </w:rPr>
                  </w:rPrChange>
                </w:rPr>
                <w:t xml:space="preserve">Date, Year, Week, Week Begin &amp; End, Month Begin &amp; End </w:t>
              </w:r>
            </w:ins>
          </w:p>
        </w:tc>
      </w:tr>
      <w:tr w:rsidR="00571B51" w:rsidRPr="00070C76" w:rsidTr="00571B51">
        <w:trPr>
          <w:trHeight w:val="510"/>
          <w:ins w:id="11342"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343" w:author="gsadi" w:date="2013-11-25T23:00:00Z"/>
                <w:rFonts w:ascii="Arial" w:hAnsi="Arial" w:cs="Arial"/>
                <w:sz w:val="18"/>
                <w:szCs w:val="20"/>
                <w:rPrChange w:id="11344" w:author="gsadi" w:date="2013-11-25T23:00:00Z">
                  <w:rPr>
                    <w:ins w:id="11345" w:author="gsadi" w:date="2013-11-25T23:00:00Z"/>
                    <w:rFonts w:ascii="Arial" w:hAnsi="Arial" w:cs="Arial"/>
                    <w:sz w:val="20"/>
                    <w:szCs w:val="20"/>
                  </w:rPr>
                </w:rPrChange>
              </w:rPr>
            </w:pPr>
            <w:ins w:id="11346" w:author="gsadi" w:date="2013-11-25T23:00:00Z">
              <w:r w:rsidRPr="002B0E74">
                <w:rPr>
                  <w:rFonts w:ascii="Arial" w:hAnsi="Arial" w:cs="Arial"/>
                  <w:sz w:val="18"/>
                  <w:szCs w:val="20"/>
                  <w:rPrChange w:id="11347" w:author="gsadi" w:date="2013-11-25T23:00:00Z">
                    <w:rPr>
                      <w:rFonts w:ascii="Arial" w:eastAsiaTheme="majorEastAsia" w:hAnsi="Arial" w:cs="Arial"/>
                      <w:b/>
                      <w:bCs/>
                      <w:i/>
                      <w:color w:val="0000FF"/>
                      <w:sz w:val="20"/>
                      <w:szCs w:val="20"/>
                      <w:u w:val="single"/>
                    </w:rPr>
                  </w:rPrChange>
                </w:rPr>
                <w:lastRenderedPageBreak/>
                <w:t>SKU_ATTRB</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348" w:author="gsadi" w:date="2013-11-25T23:00:00Z"/>
                <w:rFonts w:ascii="Arial" w:hAnsi="Arial" w:cs="Arial"/>
                <w:sz w:val="18"/>
                <w:szCs w:val="20"/>
                <w:rPrChange w:id="11349" w:author="gsadi" w:date="2013-11-25T23:00:00Z">
                  <w:rPr>
                    <w:ins w:id="11350" w:author="gsadi" w:date="2013-11-25T23:00:00Z"/>
                    <w:rFonts w:ascii="Arial" w:hAnsi="Arial" w:cs="Arial"/>
                    <w:sz w:val="20"/>
                    <w:szCs w:val="20"/>
                  </w:rPr>
                </w:rPrChange>
              </w:rPr>
            </w:pPr>
            <w:ins w:id="11351" w:author="gsadi" w:date="2013-11-25T23:00:00Z">
              <w:r w:rsidRPr="002B0E74">
                <w:rPr>
                  <w:rFonts w:ascii="Arial" w:hAnsi="Arial" w:cs="Arial"/>
                  <w:sz w:val="18"/>
                  <w:szCs w:val="20"/>
                  <w:rPrChange w:id="11352" w:author="gsadi" w:date="2013-11-25T23:00:00Z">
                    <w:rPr>
                      <w:rFonts w:ascii="Arial" w:eastAsiaTheme="majorEastAsia" w:hAnsi="Arial" w:cs="Arial"/>
                      <w:b/>
                      <w:bCs/>
                      <w:i/>
                      <w:color w:val="0000FF"/>
                      <w:sz w:val="20"/>
                      <w:szCs w:val="20"/>
                      <w:u w:val="single"/>
                    </w:rPr>
                  </w:rPrChange>
                </w:rPr>
                <w:t>Item Name, Size 1, Size 2, SKU Quantity    ( example: NF000A14606K-XXL-REG, XXL, REG, 1)    sku quantity indicates the total quantity for "pre-pack" sizes</w:t>
              </w:r>
            </w:ins>
          </w:p>
        </w:tc>
      </w:tr>
      <w:tr w:rsidR="00571B51" w:rsidRPr="00070C76" w:rsidTr="00571B51">
        <w:trPr>
          <w:trHeight w:val="1020"/>
          <w:ins w:id="11353"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354" w:author="gsadi" w:date="2013-11-25T23:00:00Z"/>
                <w:rFonts w:ascii="Arial" w:hAnsi="Arial" w:cs="Arial"/>
                <w:sz w:val="18"/>
                <w:szCs w:val="20"/>
                <w:rPrChange w:id="11355" w:author="gsadi" w:date="2013-11-25T23:00:00Z">
                  <w:rPr>
                    <w:ins w:id="11356" w:author="gsadi" w:date="2013-11-25T23:00:00Z"/>
                    <w:rFonts w:ascii="Arial" w:hAnsi="Arial" w:cs="Arial"/>
                    <w:sz w:val="20"/>
                    <w:szCs w:val="20"/>
                  </w:rPr>
                </w:rPrChange>
              </w:rPr>
            </w:pPr>
            <w:ins w:id="11357" w:author="gsadi" w:date="2013-11-25T23:00:00Z">
              <w:r w:rsidRPr="002B0E74">
                <w:rPr>
                  <w:rFonts w:ascii="Arial" w:hAnsi="Arial" w:cs="Arial"/>
                  <w:sz w:val="18"/>
                  <w:szCs w:val="20"/>
                  <w:rPrChange w:id="11358" w:author="gsadi" w:date="2013-11-25T23:00:00Z">
                    <w:rPr>
                      <w:rFonts w:ascii="Arial" w:eastAsiaTheme="majorEastAsia" w:hAnsi="Arial" w:cs="Arial"/>
                      <w:b/>
                      <w:bCs/>
                      <w:i/>
                      <w:color w:val="0000FF"/>
                      <w:sz w:val="20"/>
                      <w:szCs w:val="20"/>
                      <w:u w:val="single"/>
                    </w:rPr>
                  </w:rPrChange>
                </w:rPr>
                <w:t>STYLE_COLOR_SEASON</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359" w:author="gsadi" w:date="2013-11-25T23:00:00Z"/>
                <w:rFonts w:ascii="Arial" w:hAnsi="Arial" w:cs="Arial"/>
                <w:sz w:val="18"/>
                <w:szCs w:val="20"/>
                <w:rPrChange w:id="11360" w:author="gsadi" w:date="2013-11-25T23:00:00Z">
                  <w:rPr>
                    <w:ins w:id="11361" w:author="gsadi" w:date="2013-11-25T23:00:00Z"/>
                    <w:rFonts w:ascii="Arial" w:hAnsi="Arial" w:cs="Arial"/>
                    <w:sz w:val="20"/>
                    <w:szCs w:val="20"/>
                  </w:rPr>
                </w:rPrChange>
              </w:rPr>
            </w:pPr>
            <w:ins w:id="11362" w:author="gsadi" w:date="2013-11-25T23:00:00Z">
              <w:r w:rsidRPr="002B0E74">
                <w:rPr>
                  <w:rFonts w:ascii="Arial" w:hAnsi="Arial" w:cs="Arial"/>
                  <w:sz w:val="18"/>
                  <w:szCs w:val="20"/>
                  <w:rPrChange w:id="11363" w:author="gsadi" w:date="2013-11-25T23:00:00Z">
                    <w:rPr>
                      <w:rFonts w:ascii="Arial" w:eastAsiaTheme="majorEastAsia" w:hAnsi="Arial" w:cs="Arial"/>
                      <w:b/>
                      <w:bCs/>
                      <w:i/>
                      <w:color w:val="0000FF"/>
                      <w:sz w:val="20"/>
                      <w:szCs w:val="20"/>
                      <w:u w:val="single"/>
                    </w:rPr>
                  </w:rPrChange>
                </w:rPr>
                <w:t>Style Color, Season, Season Description, Season Year, Company, Inventory Class Code.(example:  NF000AAHYJK3, 113, F13, 2013, TNF, 10)</w:t>
              </w:r>
              <w:r w:rsidRPr="002B0E74">
                <w:rPr>
                  <w:rFonts w:ascii="Arial" w:hAnsi="Arial" w:cs="Arial"/>
                  <w:sz w:val="18"/>
                  <w:szCs w:val="20"/>
                  <w:rPrChange w:id="11364" w:author="gsadi" w:date="2013-11-25T23:00:00Z">
                    <w:rPr>
                      <w:rFonts w:ascii="Arial" w:eastAsiaTheme="majorEastAsia" w:hAnsi="Arial" w:cs="Arial"/>
                      <w:b/>
                      <w:bCs/>
                      <w:i/>
                      <w:color w:val="0000FF"/>
                      <w:sz w:val="20"/>
                      <w:szCs w:val="20"/>
                      <w:u w:val="single"/>
                    </w:rPr>
                  </w:rPrChange>
                </w:rPr>
                <w:br/>
                <w:t xml:space="preserve">Note: To get accurate results it is important to set a limit one season when joining with other table(s). </w:t>
              </w:r>
            </w:ins>
          </w:p>
        </w:tc>
      </w:tr>
      <w:tr w:rsidR="00571B51" w:rsidRPr="00070C76" w:rsidTr="00571B51">
        <w:trPr>
          <w:trHeight w:val="300"/>
          <w:ins w:id="11365"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366" w:author="gsadi" w:date="2013-11-25T23:00:00Z"/>
                <w:rFonts w:ascii="Arial" w:hAnsi="Arial" w:cs="Arial"/>
                <w:sz w:val="18"/>
                <w:szCs w:val="20"/>
                <w:rPrChange w:id="11367" w:author="gsadi" w:date="2013-11-25T23:00:00Z">
                  <w:rPr>
                    <w:ins w:id="11368" w:author="gsadi" w:date="2013-11-25T23:00:00Z"/>
                    <w:rFonts w:ascii="Arial" w:hAnsi="Arial" w:cs="Arial"/>
                    <w:sz w:val="20"/>
                    <w:szCs w:val="20"/>
                  </w:rPr>
                </w:rPrChange>
              </w:rPr>
            </w:pPr>
            <w:ins w:id="11369" w:author="gsadi" w:date="2013-11-25T23:00:00Z">
              <w:r w:rsidRPr="002B0E74">
                <w:rPr>
                  <w:rFonts w:ascii="Arial" w:hAnsi="Arial" w:cs="Arial"/>
                  <w:sz w:val="18"/>
                  <w:szCs w:val="20"/>
                  <w:rPrChange w:id="11370" w:author="gsadi" w:date="2013-11-25T23:00:00Z">
                    <w:rPr>
                      <w:rFonts w:ascii="Arial" w:eastAsiaTheme="majorEastAsia" w:hAnsi="Arial" w:cs="Arial"/>
                      <w:b/>
                      <w:bCs/>
                      <w:i/>
                      <w:color w:val="0000FF"/>
                      <w:sz w:val="20"/>
                      <w:szCs w:val="20"/>
                      <w:u w:val="single"/>
                    </w:rPr>
                  </w:rPrChange>
                </w:rPr>
                <w:t>CUSTOMER_ATTRIBUTE</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371" w:author="gsadi" w:date="2013-11-25T23:00:00Z"/>
                <w:rFonts w:ascii="Arial" w:hAnsi="Arial" w:cs="Arial"/>
                <w:sz w:val="18"/>
                <w:szCs w:val="20"/>
                <w:rPrChange w:id="11372" w:author="gsadi" w:date="2013-11-25T23:00:00Z">
                  <w:rPr>
                    <w:ins w:id="11373" w:author="gsadi" w:date="2013-11-25T23:00:00Z"/>
                    <w:rFonts w:ascii="Arial" w:hAnsi="Arial" w:cs="Arial"/>
                    <w:sz w:val="20"/>
                    <w:szCs w:val="20"/>
                  </w:rPr>
                </w:rPrChange>
              </w:rPr>
            </w:pPr>
            <w:ins w:id="11374" w:author="gsadi" w:date="2013-11-25T23:00:00Z">
              <w:r w:rsidRPr="002B0E74">
                <w:rPr>
                  <w:rFonts w:ascii="Arial" w:hAnsi="Arial" w:cs="Arial"/>
                  <w:sz w:val="18"/>
                  <w:szCs w:val="20"/>
                  <w:rPrChange w:id="11375" w:author="gsadi" w:date="2013-11-25T23:00:00Z">
                    <w:rPr>
                      <w:rFonts w:ascii="Arial" w:eastAsiaTheme="majorEastAsia" w:hAnsi="Arial" w:cs="Arial"/>
                      <w:b/>
                      <w:bCs/>
                      <w:i/>
                      <w:color w:val="0000FF"/>
                      <w:sz w:val="20"/>
                      <w:szCs w:val="20"/>
                      <w:u w:val="single"/>
                    </w:rPr>
                  </w:rPrChange>
                </w:rPr>
                <w:t xml:space="preserve">Customer Number and Customer Name  ( example:  0000016582  Dicks Sporting Goods )  </w:t>
              </w:r>
            </w:ins>
          </w:p>
        </w:tc>
      </w:tr>
      <w:tr w:rsidR="00571B51" w:rsidRPr="00070C76" w:rsidTr="00571B51">
        <w:trPr>
          <w:trHeight w:val="300"/>
          <w:ins w:id="11376"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377" w:author="gsadi" w:date="2013-11-25T23:00:00Z"/>
                <w:rFonts w:ascii="Arial" w:hAnsi="Arial" w:cs="Arial"/>
                <w:sz w:val="18"/>
                <w:szCs w:val="20"/>
                <w:rPrChange w:id="11378" w:author="gsadi" w:date="2013-11-25T23:00:00Z">
                  <w:rPr>
                    <w:ins w:id="11379" w:author="gsadi" w:date="2013-11-25T23:00:00Z"/>
                    <w:rFonts w:ascii="Arial" w:hAnsi="Arial" w:cs="Arial"/>
                    <w:sz w:val="20"/>
                    <w:szCs w:val="20"/>
                  </w:rPr>
                </w:rPrChange>
              </w:rPr>
            </w:pPr>
            <w:ins w:id="11380" w:author="gsadi" w:date="2013-11-25T23:00:00Z">
              <w:r w:rsidRPr="002B0E74">
                <w:rPr>
                  <w:rFonts w:ascii="Arial" w:hAnsi="Arial" w:cs="Arial"/>
                  <w:sz w:val="18"/>
                  <w:szCs w:val="20"/>
                  <w:rPrChange w:id="11381" w:author="gsadi" w:date="2013-11-25T23:00:00Z">
                    <w:rPr>
                      <w:rFonts w:ascii="Arial" w:eastAsiaTheme="majorEastAsia" w:hAnsi="Arial" w:cs="Arial"/>
                      <w:b/>
                      <w:bCs/>
                      <w:i/>
                      <w:color w:val="0000FF"/>
                      <w:sz w:val="20"/>
                      <w:szCs w:val="20"/>
                      <w:u w:val="single"/>
                    </w:rPr>
                  </w:rPrChange>
                </w:rPr>
                <w:t>MFG_UNIT_ATTRIBUTE</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382" w:author="gsadi" w:date="2013-11-25T23:00:00Z"/>
                <w:rFonts w:ascii="Arial" w:hAnsi="Arial" w:cs="Arial"/>
                <w:sz w:val="18"/>
                <w:szCs w:val="20"/>
                <w:rPrChange w:id="11383" w:author="gsadi" w:date="2013-11-25T23:00:00Z">
                  <w:rPr>
                    <w:ins w:id="11384" w:author="gsadi" w:date="2013-11-25T23:00:00Z"/>
                    <w:rFonts w:ascii="Arial" w:hAnsi="Arial" w:cs="Arial"/>
                    <w:sz w:val="20"/>
                    <w:szCs w:val="20"/>
                  </w:rPr>
                </w:rPrChange>
              </w:rPr>
            </w:pPr>
            <w:ins w:id="11385" w:author="gsadi" w:date="2013-11-25T23:00:00Z">
              <w:r w:rsidRPr="002B0E74">
                <w:rPr>
                  <w:rFonts w:ascii="Arial" w:hAnsi="Arial" w:cs="Arial"/>
                  <w:sz w:val="18"/>
                  <w:szCs w:val="20"/>
                  <w:rPrChange w:id="11386" w:author="gsadi" w:date="2013-11-25T23:00:00Z">
                    <w:rPr>
                      <w:rFonts w:ascii="Arial" w:eastAsiaTheme="majorEastAsia" w:hAnsi="Arial" w:cs="Arial"/>
                      <w:b/>
                      <w:bCs/>
                      <w:i/>
                      <w:color w:val="0000FF"/>
                      <w:sz w:val="20"/>
                      <w:szCs w:val="20"/>
                      <w:u w:val="single"/>
                    </w:rPr>
                  </w:rPrChange>
                </w:rPr>
                <w:t>Capacity Groups with attributes - description, capacity owner</w:t>
              </w:r>
            </w:ins>
          </w:p>
        </w:tc>
      </w:tr>
      <w:tr w:rsidR="00571B51" w:rsidRPr="00070C76" w:rsidTr="00571B51">
        <w:trPr>
          <w:trHeight w:val="300"/>
          <w:ins w:id="11387"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388" w:author="gsadi" w:date="2013-11-25T23:00:00Z"/>
                <w:rFonts w:ascii="Arial" w:hAnsi="Arial" w:cs="Arial"/>
                <w:sz w:val="18"/>
                <w:szCs w:val="20"/>
                <w:rPrChange w:id="11389" w:author="gsadi" w:date="2013-11-25T23:00:00Z">
                  <w:rPr>
                    <w:ins w:id="11390" w:author="gsadi" w:date="2013-11-25T23:00:00Z"/>
                    <w:rFonts w:ascii="Arial" w:hAnsi="Arial" w:cs="Arial"/>
                    <w:sz w:val="20"/>
                    <w:szCs w:val="20"/>
                  </w:rPr>
                </w:rPrChange>
              </w:rPr>
            </w:pPr>
            <w:ins w:id="11391" w:author="gsadi" w:date="2013-11-25T23:00:00Z">
              <w:r w:rsidRPr="002B0E74">
                <w:rPr>
                  <w:rFonts w:ascii="Arial" w:hAnsi="Arial" w:cs="Arial"/>
                  <w:sz w:val="18"/>
                  <w:szCs w:val="20"/>
                  <w:rPrChange w:id="11392" w:author="gsadi" w:date="2013-11-25T23:00:00Z">
                    <w:rPr>
                      <w:rFonts w:ascii="Arial" w:eastAsiaTheme="majorEastAsia" w:hAnsi="Arial" w:cs="Arial"/>
                      <w:b/>
                      <w:bCs/>
                      <w:i/>
                      <w:color w:val="0000FF"/>
                      <w:sz w:val="20"/>
                      <w:szCs w:val="20"/>
                      <w:u w:val="single"/>
                    </w:rPr>
                  </w:rPrChange>
                </w:rPr>
                <w:t>PRODUCT_SKU_COST</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393" w:author="gsadi" w:date="2013-11-25T23:00:00Z"/>
                <w:rFonts w:ascii="Arial" w:hAnsi="Arial" w:cs="Arial"/>
                <w:sz w:val="18"/>
                <w:szCs w:val="20"/>
                <w:rPrChange w:id="11394" w:author="gsadi" w:date="2013-11-25T23:00:00Z">
                  <w:rPr>
                    <w:ins w:id="11395" w:author="gsadi" w:date="2013-11-25T23:00:00Z"/>
                    <w:rFonts w:ascii="Arial" w:hAnsi="Arial" w:cs="Arial"/>
                    <w:sz w:val="20"/>
                    <w:szCs w:val="20"/>
                  </w:rPr>
                </w:rPrChange>
              </w:rPr>
            </w:pPr>
            <w:ins w:id="11396" w:author="gsadi" w:date="2013-11-25T23:00:00Z">
              <w:r w:rsidRPr="002B0E74">
                <w:rPr>
                  <w:rFonts w:ascii="Arial" w:hAnsi="Arial" w:cs="Arial"/>
                  <w:sz w:val="18"/>
                  <w:szCs w:val="20"/>
                  <w:rPrChange w:id="11397" w:author="gsadi" w:date="2013-11-25T23:00:00Z">
                    <w:rPr>
                      <w:rFonts w:ascii="Arial" w:eastAsiaTheme="majorEastAsia" w:hAnsi="Arial" w:cs="Arial"/>
                      <w:b/>
                      <w:bCs/>
                      <w:i/>
                      <w:color w:val="0000FF"/>
                      <w:sz w:val="20"/>
                      <w:szCs w:val="20"/>
                      <w:u w:val="single"/>
                    </w:rPr>
                  </w:rPrChange>
                </w:rPr>
                <w:t>Standard Cost information by material, size and dc</w:t>
              </w:r>
            </w:ins>
          </w:p>
        </w:tc>
      </w:tr>
      <w:tr w:rsidR="00571B51" w:rsidRPr="00070C76" w:rsidTr="00571B51">
        <w:trPr>
          <w:trHeight w:val="300"/>
          <w:ins w:id="11398"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399" w:author="gsadi" w:date="2013-11-25T23:00:00Z"/>
                <w:rFonts w:ascii="Arial" w:hAnsi="Arial" w:cs="Arial"/>
                <w:sz w:val="18"/>
                <w:szCs w:val="20"/>
                <w:rPrChange w:id="11400" w:author="gsadi" w:date="2013-11-25T23:00:00Z">
                  <w:rPr>
                    <w:ins w:id="11401" w:author="gsadi" w:date="2013-11-25T23:00:00Z"/>
                    <w:rFonts w:ascii="Arial" w:hAnsi="Arial" w:cs="Arial"/>
                    <w:sz w:val="20"/>
                    <w:szCs w:val="20"/>
                  </w:rPr>
                </w:rPrChange>
              </w:rPr>
            </w:pPr>
            <w:ins w:id="11402" w:author="gsadi" w:date="2013-11-25T23:00:00Z">
              <w:r w:rsidRPr="002B0E74">
                <w:rPr>
                  <w:rFonts w:ascii="Arial" w:hAnsi="Arial" w:cs="Arial"/>
                  <w:sz w:val="18"/>
                  <w:szCs w:val="20"/>
                  <w:rPrChange w:id="11403" w:author="gsadi" w:date="2013-11-25T23:00:00Z">
                    <w:rPr>
                      <w:rFonts w:ascii="Arial" w:eastAsiaTheme="majorEastAsia" w:hAnsi="Arial" w:cs="Arial"/>
                      <w:b/>
                      <w:bCs/>
                      <w:i/>
                      <w:color w:val="0000FF"/>
                      <w:sz w:val="20"/>
                      <w:szCs w:val="20"/>
                      <w:u w:val="single"/>
                    </w:rPr>
                  </w:rPrChange>
                </w:rPr>
                <w:t>PRD_SKU_WHSL_PRICE</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404" w:author="gsadi" w:date="2013-11-25T23:00:00Z"/>
                <w:rFonts w:ascii="Arial" w:hAnsi="Arial" w:cs="Arial"/>
                <w:sz w:val="18"/>
                <w:szCs w:val="20"/>
                <w:rPrChange w:id="11405" w:author="gsadi" w:date="2013-11-25T23:00:00Z">
                  <w:rPr>
                    <w:ins w:id="11406" w:author="gsadi" w:date="2013-11-25T23:00:00Z"/>
                    <w:rFonts w:ascii="Arial" w:hAnsi="Arial" w:cs="Arial"/>
                    <w:sz w:val="20"/>
                    <w:szCs w:val="20"/>
                  </w:rPr>
                </w:rPrChange>
              </w:rPr>
            </w:pPr>
            <w:ins w:id="11407" w:author="gsadi" w:date="2013-11-25T23:00:00Z">
              <w:r w:rsidRPr="002B0E74">
                <w:rPr>
                  <w:rFonts w:ascii="Arial" w:hAnsi="Arial" w:cs="Arial"/>
                  <w:sz w:val="18"/>
                  <w:szCs w:val="20"/>
                  <w:rPrChange w:id="11408" w:author="gsadi" w:date="2013-11-25T23:00:00Z">
                    <w:rPr>
                      <w:rFonts w:ascii="Arial" w:eastAsiaTheme="majorEastAsia" w:hAnsi="Arial" w:cs="Arial"/>
                      <w:b/>
                      <w:bCs/>
                      <w:i/>
                      <w:color w:val="0000FF"/>
                      <w:sz w:val="20"/>
                      <w:szCs w:val="20"/>
                      <w:u w:val="single"/>
                    </w:rPr>
                  </w:rPrChange>
                </w:rPr>
                <w:t>Pricing information</w:t>
              </w:r>
            </w:ins>
          </w:p>
        </w:tc>
      </w:tr>
      <w:tr w:rsidR="00571B51" w:rsidRPr="00070C76" w:rsidTr="00571B51">
        <w:trPr>
          <w:trHeight w:val="300"/>
          <w:ins w:id="11409"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410" w:author="gsadi" w:date="2013-11-25T23:00:00Z"/>
                <w:rFonts w:ascii="Arial" w:hAnsi="Arial" w:cs="Arial"/>
                <w:sz w:val="18"/>
                <w:szCs w:val="20"/>
                <w:rPrChange w:id="11411" w:author="gsadi" w:date="2013-11-25T23:00:00Z">
                  <w:rPr>
                    <w:ins w:id="11412" w:author="gsadi" w:date="2013-11-25T23:00:00Z"/>
                    <w:rFonts w:ascii="Arial" w:hAnsi="Arial" w:cs="Arial"/>
                    <w:sz w:val="20"/>
                    <w:szCs w:val="20"/>
                  </w:rPr>
                </w:rPrChange>
              </w:rPr>
            </w:pPr>
            <w:ins w:id="11413" w:author="gsadi" w:date="2013-11-25T23:00:00Z">
              <w:r w:rsidRPr="002B0E74">
                <w:rPr>
                  <w:rFonts w:ascii="Arial" w:hAnsi="Arial" w:cs="Arial"/>
                  <w:sz w:val="18"/>
                  <w:szCs w:val="20"/>
                  <w:rPrChange w:id="11414" w:author="gsadi" w:date="2013-11-25T23:00:00Z">
                    <w:rPr>
                      <w:rFonts w:ascii="Arial" w:eastAsiaTheme="majorEastAsia" w:hAnsi="Arial" w:cs="Arial"/>
                      <w:b/>
                      <w:bCs/>
                      <w:i/>
                      <w:color w:val="0000FF"/>
                      <w:sz w:val="20"/>
                      <w:szCs w:val="20"/>
                      <w:u w:val="single"/>
                    </w:rPr>
                  </w:rPrChange>
                </w:rPr>
                <w:t>PRD_SKU_RTL_PRICE</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415" w:author="gsadi" w:date="2013-11-25T23:00:00Z"/>
                <w:rFonts w:ascii="Arial" w:hAnsi="Arial" w:cs="Arial"/>
                <w:sz w:val="18"/>
                <w:szCs w:val="20"/>
                <w:rPrChange w:id="11416" w:author="gsadi" w:date="2013-11-25T23:00:00Z">
                  <w:rPr>
                    <w:ins w:id="11417" w:author="gsadi" w:date="2013-11-25T23:00:00Z"/>
                    <w:rFonts w:ascii="Arial" w:hAnsi="Arial" w:cs="Arial"/>
                    <w:sz w:val="20"/>
                    <w:szCs w:val="20"/>
                  </w:rPr>
                </w:rPrChange>
              </w:rPr>
            </w:pPr>
            <w:ins w:id="11418" w:author="gsadi" w:date="2013-11-25T23:00:00Z">
              <w:r w:rsidRPr="002B0E74">
                <w:rPr>
                  <w:rFonts w:ascii="Arial" w:hAnsi="Arial" w:cs="Arial"/>
                  <w:sz w:val="18"/>
                  <w:szCs w:val="20"/>
                  <w:rPrChange w:id="11419" w:author="gsadi" w:date="2013-11-25T23:00:00Z">
                    <w:rPr>
                      <w:rFonts w:ascii="Arial" w:eastAsiaTheme="majorEastAsia" w:hAnsi="Arial" w:cs="Arial"/>
                      <w:b/>
                      <w:bCs/>
                      <w:i/>
                      <w:color w:val="0000FF"/>
                      <w:sz w:val="20"/>
                      <w:szCs w:val="20"/>
                      <w:u w:val="single"/>
                    </w:rPr>
                  </w:rPrChange>
                </w:rPr>
                <w:t>Manuf Suggested Retail Price (MSRP) information by season</w:t>
              </w:r>
            </w:ins>
          </w:p>
        </w:tc>
      </w:tr>
      <w:tr w:rsidR="00571B51" w:rsidRPr="00070C76" w:rsidTr="00571B51">
        <w:trPr>
          <w:trHeight w:val="300"/>
          <w:ins w:id="11420"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421" w:author="gsadi" w:date="2013-11-25T23:00:00Z"/>
                <w:rFonts w:ascii="Arial" w:hAnsi="Arial" w:cs="Arial"/>
                <w:sz w:val="18"/>
                <w:szCs w:val="20"/>
                <w:rPrChange w:id="11422" w:author="gsadi" w:date="2013-11-25T23:00:00Z">
                  <w:rPr>
                    <w:ins w:id="11423" w:author="gsadi" w:date="2013-11-25T23:00:00Z"/>
                    <w:rFonts w:ascii="Arial" w:hAnsi="Arial" w:cs="Arial"/>
                    <w:sz w:val="20"/>
                    <w:szCs w:val="20"/>
                  </w:rPr>
                </w:rPrChange>
              </w:rPr>
            </w:pPr>
            <w:ins w:id="11424" w:author="gsadi" w:date="2013-11-25T23:00:00Z">
              <w:r w:rsidRPr="002B0E74">
                <w:rPr>
                  <w:rFonts w:ascii="Arial" w:hAnsi="Arial" w:cs="Arial"/>
                  <w:sz w:val="18"/>
                  <w:szCs w:val="20"/>
                  <w:rPrChange w:id="11425" w:author="gsadi" w:date="2013-11-25T23:00:00Z">
                    <w:rPr>
                      <w:rFonts w:ascii="Arial" w:eastAsiaTheme="majorEastAsia" w:hAnsi="Arial" w:cs="Arial"/>
                      <w:b/>
                      <w:bCs/>
                      <w:i/>
                      <w:color w:val="0000FF"/>
                      <w:sz w:val="20"/>
                      <w:szCs w:val="20"/>
                      <w:u w:val="single"/>
                    </w:rPr>
                  </w:rPrChange>
                </w:rPr>
                <w:t>PRD_SKU_RTL_PRICE_UNIQUE</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426" w:author="gsadi" w:date="2013-11-25T23:00:00Z"/>
                <w:rFonts w:ascii="Arial" w:hAnsi="Arial" w:cs="Arial"/>
                <w:sz w:val="18"/>
                <w:szCs w:val="20"/>
                <w:rPrChange w:id="11427" w:author="gsadi" w:date="2013-11-25T23:00:00Z">
                  <w:rPr>
                    <w:ins w:id="11428" w:author="gsadi" w:date="2013-11-25T23:00:00Z"/>
                    <w:rFonts w:ascii="Arial" w:hAnsi="Arial" w:cs="Arial"/>
                    <w:sz w:val="20"/>
                    <w:szCs w:val="20"/>
                  </w:rPr>
                </w:rPrChange>
              </w:rPr>
            </w:pPr>
            <w:ins w:id="11429" w:author="gsadi" w:date="2013-11-25T23:00:00Z">
              <w:r w:rsidRPr="002B0E74">
                <w:rPr>
                  <w:rFonts w:ascii="Arial" w:hAnsi="Arial" w:cs="Arial"/>
                  <w:sz w:val="18"/>
                  <w:szCs w:val="20"/>
                  <w:rPrChange w:id="11430" w:author="gsadi" w:date="2013-11-25T23:00:00Z">
                    <w:rPr>
                      <w:rFonts w:ascii="Arial" w:eastAsiaTheme="majorEastAsia" w:hAnsi="Arial" w:cs="Arial"/>
                      <w:b/>
                      <w:bCs/>
                      <w:i/>
                      <w:color w:val="0000FF"/>
                      <w:sz w:val="20"/>
                      <w:szCs w:val="20"/>
                      <w:u w:val="single"/>
                    </w:rPr>
                  </w:rPrChange>
                </w:rPr>
                <w:t>Manuf Suggested Retail Price (MSRP) information for the latest season</w:t>
              </w:r>
            </w:ins>
          </w:p>
        </w:tc>
      </w:tr>
      <w:tr w:rsidR="00571B51" w:rsidRPr="00070C76" w:rsidTr="00571B51">
        <w:trPr>
          <w:trHeight w:val="300"/>
          <w:ins w:id="11431" w:author="gsadi" w:date="2013-11-25T23:00:00Z"/>
        </w:trPr>
        <w:tc>
          <w:tcPr>
            <w:tcW w:w="3017" w:type="dxa"/>
            <w:tcBorders>
              <w:top w:val="nil"/>
              <w:left w:val="single" w:sz="4" w:space="0" w:color="auto"/>
              <w:bottom w:val="single" w:sz="4" w:space="0" w:color="auto"/>
              <w:right w:val="single" w:sz="4" w:space="0" w:color="auto"/>
            </w:tcBorders>
            <w:shd w:val="clear" w:color="auto" w:fill="auto"/>
            <w:vAlign w:val="center"/>
            <w:hideMark/>
          </w:tcPr>
          <w:p w:rsidR="00070C76" w:rsidRPr="00070C76" w:rsidRDefault="002B0E74">
            <w:pPr>
              <w:rPr>
                <w:ins w:id="11432" w:author="gsadi" w:date="2013-11-25T23:00:00Z"/>
                <w:rFonts w:ascii="Arial" w:hAnsi="Arial" w:cs="Arial"/>
                <w:sz w:val="18"/>
                <w:szCs w:val="20"/>
                <w:rPrChange w:id="11433" w:author="gsadi" w:date="2013-11-25T23:00:00Z">
                  <w:rPr>
                    <w:ins w:id="11434" w:author="gsadi" w:date="2013-11-25T23:00:00Z"/>
                    <w:rFonts w:ascii="Arial" w:hAnsi="Arial" w:cs="Arial"/>
                    <w:sz w:val="20"/>
                    <w:szCs w:val="20"/>
                  </w:rPr>
                </w:rPrChange>
              </w:rPr>
            </w:pPr>
            <w:ins w:id="11435" w:author="gsadi" w:date="2013-11-25T23:00:00Z">
              <w:r w:rsidRPr="002B0E74">
                <w:rPr>
                  <w:rFonts w:ascii="Arial" w:hAnsi="Arial" w:cs="Arial"/>
                  <w:sz w:val="18"/>
                  <w:szCs w:val="20"/>
                  <w:rPrChange w:id="11436" w:author="gsadi" w:date="2013-11-25T23:00:00Z">
                    <w:rPr>
                      <w:rFonts w:ascii="Arial" w:eastAsiaTheme="majorEastAsia" w:hAnsi="Arial" w:cs="Arial"/>
                      <w:b/>
                      <w:bCs/>
                      <w:i/>
                      <w:color w:val="0000FF"/>
                      <w:sz w:val="20"/>
                      <w:szCs w:val="20"/>
                      <w:u w:val="single"/>
                    </w:rPr>
                  </w:rPrChange>
                </w:rPr>
                <w:t xml:space="preserve"> INVENTORY_POLICY</w:t>
              </w:r>
            </w:ins>
          </w:p>
        </w:tc>
        <w:tc>
          <w:tcPr>
            <w:tcW w:w="6091" w:type="dxa"/>
            <w:tcBorders>
              <w:top w:val="nil"/>
              <w:left w:val="nil"/>
              <w:bottom w:val="single" w:sz="4" w:space="0" w:color="auto"/>
              <w:right w:val="single" w:sz="4" w:space="0" w:color="auto"/>
            </w:tcBorders>
            <w:shd w:val="clear" w:color="auto" w:fill="auto"/>
            <w:vAlign w:val="center"/>
            <w:hideMark/>
          </w:tcPr>
          <w:p w:rsidR="00070C76" w:rsidRPr="00070C76" w:rsidRDefault="002B0E74">
            <w:pPr>
              <w:rPr>
                <w:ins w:id="11437" w:author="gsadi" w:date="2013-11-25T23:00:00Z"/>
                <w:rFonts w:ascii="Arial" w:hAnsi="Arial" w:cs="Arial"/>
                <w:sz w:val="18"/>
                <w:szCs w:val="20"/>
                <w:rPrChange w:id="11438" w:author="gsadi" w:date="2013-11-25T23:00:00Z">
                  <w:rPr>
                    <w:ins w:id="11439" w:author="gsadi" w:date="2013-11-25T23:00:00Z"/>
                    <w:rFonts w:ascii="Arial" w:hAnsi="Arial" w:cs="Arial"/>
                    <w:sz w:val="20"/>
                    <w:szCs w:val="20"/>
                  </w:rPr>
                </w:rPrChange>
              </w:rPr>
            </w:pPr>
            <w:ins w:id="11440" w:author="gsadi" w:date="2013-11-25T23:00:00Z">
              <w:r w:rsidRPr="002B0E74">
                <w:rPr>
                  <w:rFonts w:ascii="Arial" w:hAnsi="Arial" w:cs="Arial"/>
                  <w:sz w:val="18"/>
                  <w:szCs w:val="20"/>
                  <w:rPrChange w:id="11441" w:author="gsadi" w:date="2013-11-25T23:00:00Z">
                    <w:rPr>
                      <w:rFonts w:ascii="Arial" w:eastAsiaTheme="majorEastAsia" w:hAnsi="Arial" w:cs="Arial"/>
                      <w:b/>
                      <w:bCs/>
                      <w:i/>
                      <w:color w:val="0000FF"/>
                      <w:sz w:val="20"/>
                      <w:szCs w:val="20"/>
                      <w:u w:val="single"/>
                    </w:rPr>
                  </w:rPrChange>
                </w:rPr>
                <w:t>Material, DC, Policy Code Assignment</w:t>
              </w:r>
            </w:ins>
          </w:p>
        </w:tc>
      </w:tr>
    </w:tbl>
    <w:p w:rsidR="00835585" w:rsidRDefault="00835585" w:rsidP="00873F6C">
      <w:pPr>
        <w:rPr>
          <w:ins w:id="11442" w:author="gsadi" w:date="2013-11-25T17:07:00Z"/>
          <w:rFonts w:ascii="Arial" w:hAnsi="Arial" w:cs="Arial"/>
        </w:rPr>
      </w:pPr>
    </w:p>
    <w:p w:rsidR="00000000" w:rsidRDefault="003F6914">
      <w:pPr>
        <w:rPr>
          <w:del w:id="11443" w:author="gsadi" w:date="2013-11-25T17:07:00Z"/>
          <w:rPrChange w:id="11444" w:author="gsadi" w:date="2013-11-25T17:07:00Z">
            <w:rPr>
              <w:del w:id="11445" w:author="gsadi" w:date="2013-11-25T17:07:00Z"/>
            </w:rPr>
          </w:rPrChange>
        </w:rPr>
        <w:pPrChange w:id="11446" w:author="gsadi" w:date="2013-11-25T17:07:00Z">
          <w:pPr>
            <w:pStyle w:val="Heading4"/>
          </w:pPr>
        </w:pPrChange>
      </w:pPr>
      <w:bookmarkStart w:id="11447" w:name="_Toc373162627"/>
      <w:bookmarkStart w:id="11448" w:name="_Toc373183980"/>
      <w:bookmarkEnd w:id="11447"/>
      <w:bookmarkEnd w:id="11448"/>
    </w:p>
    <w:p w:rsidR="00817F68" w:rsidRPr="00817F68" w:rsidDel="00A56D61" w:rsidRDefault="00817F68" w:rsidP="00817F68">
      <w:pPr>
        <w:rPr>
          <w:del w:id="11449" w:author="gsadi" w:date="2013-11-25T14:33:00Z"/>
        </w:rPr>
      </w:pPr>
      <w:bookmarkStart w:id="11450" w:name="_Toc373153611"/>
      <w:bookmarkStart w:id="11451" w:name="_Toc373153762"/>
      <w:bookmarkStart w:id="11452" w:name="_Toc373158178"/>
      <w:bookmarkStart w:id="11453" w:name="_Toc373158252"/>
      <w:bookmarkStart w:id="11454" w:name="_Toc373162628"/>
      <w:bookmarkStart w:id="11455" w:name="_Toc373183981"/>
      <w:bookmarkEnd w:id="11450"/>
      <w:bookmarkEnd w:id="11451"/>
      <w:bookmarkEnd w:id="11452"/>
      <w:bookmarkEnd w:id="11453"/>
      <w:bookmarkEnd w:id="11454"/>
      <w:bookmarkEnd w:id="11455"/>
    </w:p>
    <w:p w:rsidR="00000000" w:rsidRDefault="003F7A89">
      <w:pPr>
        <w:pStyle w:val="Heading3"/>
        <w:tabs>
          <w:tab w:val="clear" w:pos="720"/>
          <w:tab w:val="num" w:pos="270"/>
        </w:tabs>
        <w:ind w:left="360" w:hanging="360"/>
        <w:rPr>
          <w:ins w:id="11456" w:author="gsadi" w:date="2013-11-25T14:33:00Z"/>
          <w:i/>
          <w:sz w:val="28"/>
          <w:szCs w:val="28"/>
        </w:rPr>
        <w:pPrChange w:id="11457" w:author="gsadi" w:date="2013-11-25T14:32:00Z">
          <w:pPr>
            <w:pStyle w:val="Heading3"/>
            <w:tabs>
              <w:tab w:val="clear" w:pos="720"/>
              <w:tab w:val="num" w:pos="360"/>
            </w:tabs>
            <w:ind w:left="360" w:hanging="180"/>
          </w:pPr>
        </w:pPrChange>
      </w:pPr>
      <w:bookmarkStart w:id="11458" w:name="_Toc370665136"/>
      <w:bookmarkStart w:id="11459" w:name="_Toc373183982"/>
      <w:r w:rsidRPr="00D91E03">
        <w:rPr>
          <w:i/>
          <w:sz w:val="28"/>
          <w:szCs w:val="28"/>
        </w:rPr>
        <w:t>PSE</w:t>
      </w:r>
      <w:bookmarkEnd w:id="11458"/>
      <w:bookmarkEnd w:id="11459"/>
    </w:p>
    <w:p w:rsidR="00000000" w:rsidRDefault="002B0E74">
      <w:pPr>
        <w:rPr>
          <w:ins w:id="11460" w:author="gsadi" w:date="2013-11-25T12:20:00Z"/>
        </w:rPr>
        <w:pPrChange w:id="11461" w:author="gsadi" w:date="2013-11-25T16:20:00Z">
          <w:pPr>
            <w:pStyle w:val="Heading3"/>
            <w:tabs>
              <w:tab w:val="clear" w:pos="720"/>
              <w:tab w:val="num" w:pos="360"/>
            </w:tabs>
            <w:ind w:left="360" w:hanging="180"/>
          </w:pPr>
        </w:pPrChange>
      </w:pPr>
      <w:ins w:id="11462" w:author="gsadi" w:date="2013-11-25T12:16:00Z">
        <w:r w:rsidRPr="002B0E74">
          <w:rPr>
            <w:rFonts w:ascii="Arial" w:hAnsi="Arial" w:cs="Arial"/>
            <w:rPrChange w:id="11463" w:author="gsadi" w:date="2013-11-25T12:18:00Z">
              <w:rPr>
                <w:color w:val="0000FF"/>
                <w:u w:val="single"/>
              </w:rPr>
            </w:rPrChange>
          </w:rPr>
          <w:t>Planning System Enhancements (PSE) is a</w:t>
        </w:r>
      </w:ins>
      <w:ins w:id="11464" w:author="gsadi" w:date="2013-11-25T12:17:00Z">
        <w:r w:rsidRPr="002B0E74">
          <w:rPr>
            <w:rFonts w:ascii="Arial" w:hAnsi="Arial" w:cs="Arial"/>
            <w:rPrChange w:id="11465" w:author="gsadi" w:date="2013-11-25T12:18:00Z">
              <w:rPr>
                <w:color w:val="0000FF"/>
                <w:u w:val="single"/>
              </w:rPr>
            </w:rPrChange>
          </w:rPr>
          <w:t xml:space="preserve"> </w:t>
        </w:r>
      </w:ins>
      <w:ins w:id="11466" w:author="gsadi" w:date="2013-11-25T12:18:00Z">
        <w:r w:rsidRPr="002B0E74">
          <w:rPr>
            <w:rFonts w:ascii="Arial" w:hAnsi="Arial" w:cs="Arial"/>
            <w:rPrChange w:id="11467" w:author="gsadi" w:date="2013-11-25T12:18:00Z">
              <w:rPr>
                <w:color w:val="0000FF"/>
                <w:u w:val="single"/>
              </w:rPr>
            </w:rPrChange>
          </w:rPr>
          <w:t>supplementary</w:t>
        </w:r>
      </w:ins>
      <w:ins w:id="11468" w:author="gsadi" w:date="2013-11-25T12:17:00Z">
        <w:r w:rsidRPr="002B0E74">
          <w:rPr>
            <w:rFonts w:ascii="Arial" w:hAnsi="Arial" w:cs="Arial"/>
            <w:rPrChange w:id="11469" w:author="gsadi" w:date="2013-11-25T12:18:00Z">
              <w:rPr>
                <w:color w:val="0000FF"/>
                <w:u w:val="single"/>
              </w:rPr>
            </w:rPrChange>
          </w:rPr>
          <w:t xml:space="preserve"> application </w:t>
        </w:r>
      </w:ins>
      <w:ins w:id="11470" w:author="gsadi" w:date="2013-11-25T12:18:00Z">
        <w:r w:rsidRPr="002B0E74">
          <w:rPr>
            <w:rFonts w:ascii="Arial" w:hAnsi="Arial" w:cs="Arial"/>
            <w:rPrChange w:id="11471" w:author="gsadi" w:date="2013-11-25T12:18:00Z">
              <w:rPr>
                <w:color w:val="0000FF"/>
                <w:u w:val="single"/>
              </w:rPr>
            </w:rPrChange>
          </w:rPr>
          <w:t xml:space="preserve">that works along with </w:t>
        </w:r>
      </w:ins>
      <w:ins w:id="11472" w:author="gsadi" w:date="2013-11-25T12:16:00Z">
        <w:r w:rsidRPr="002B0E74">
          <w:rPr>
            <w:rFonts w:ascii="Arial" w:hAnsi="Arial" w:cs="Arial"/>
            <w:rPrChange w:id="11473" w:author="gsadi" w:date="2013-11-25T12:18:00Z">
              <w:rPr>
                <w:color w:val="0000FF"/>
                <w:u w:val="single"/>
              </w:rPr>
            </w:rPrChange>
          </w:rPr>
          <w:t>i2 Supply Chain Planner</w:t>
        </w:r>
      </w:ins>
      <w:ins w:id="11474" w:author="gsadi" w:date="2013-11-25T12:19:00Z">
        <w:r w:rsidR="005132A9">
          <w:rPr>
            <w:rFonts w:ascii="Arial" w:hAnsi="Arial" w:cs="Arial"/>
          </w:rPr>
          <w:t xml:space="preserve"> (SCP)</w:t>
        </w:r>
      </w:ins>
      <w:ins w:id="11475" w:author="gsadi" w:date="2013-11-25T12:16:00Z">
        <w:r w:rsidRPr="002B0E74">
          <w:rPr>
            <w:rFonts w:ascii="Arial" w:hAnsi="Arial" w:cs="Arial"/>
            <w:rPrChange w:id="11476" w:author="gsadi" w:date="2013-11-25T12:18:00Z">
              <w:rPr>
                <w:color w:val="0000FF"/>
                <w:u w:val="single"/>
              </w:rPr>
            </w:rPrChange>
          </w:rPr>
          <w:t xml:space="preserve">. </w:t>
        </w:r>
      </w:ins>
      <w:ins w:id="11477" w:author="gsadi" w:date="2013-11-25T12:18:00Z">
        <w:r w:rsidR="00D31C24">
          <w:rPr>
            <w:rFonts w:ascii="Arial" w:hAnsi="Arial" w:cs="Arial"/>
          </w:rPr>
          <w:t>PSE provides user interface for</w:t>
        </w:r>
      </w:ins>
      <w:ins w:id="11478" w:author="gsadi" w:date="2013-11-25T13:11:00Z">
        <w:r w:rsidR="00D31C24">
          <w:rPr>
            <w:rFonts w:ascii="Arial" w:hAnsi="Arial" w:cs="Arial"/>
          </w:rPr>
          <w:t xml:space="preserve"> </w:t>
        </w:r>
        <w:r w:rsidR="00D20DBA">
          <w:rPr>
            <w:rFonts w:ascii="Arial" w:hAnsi="Arial" w:cs="Arial"/>
          </w:rPr>
          <w:t>planners</w:t>
        </w:r>
      </w:ins>
      <w:ins w:id="11479" w:author="gsadi" w:date="2013-11-25T12:18:00Z">
        <w:r w:rsidR="005132A9">
          <w:rPr>
            <w:rFonts w:ascii="Arial" w:hAnsi="Arial" w:cs="Arial"/>
          </w:rPr>
          <w:t xml:space="preserve"> to work on the planned orders generated by i2 SCP.</w:t>
        </w:r>
      </w:ins>
      <w:ins w:id="11480" w:author="gsadi" w:date="2013-11-25T12:19:00Z">
        <w:r w:rsidR="005132A9">
          <w:rPr>
            <w:rFonts w:ascii="Arial" w:hAnsi="Arial" w:cs="Arial"/>
          </w:rPr>
          <w:t xml:space="preserve"> It also houses master data for i2 </w:t>
        </w:r>
      </w:ins>
      <w:ins w:id="11481" w:author="gsadi" w:date="2013-11-25T12:20:00Z">
        <w:r w:rsidR="00D66701">
          <w:rPr>
            <w:rFonts w:ascii="Arial" w:hAnsi="Arial" w:cs="Arial"/>
          </w:rPr>
          <w:t xml:space="preserve">SCP. </w:t>
        </w:r>
      </w:ins>
      <w:ins w:id="11482" w:author="gsadi" w:date="2013-11-25T13:12:00Z">
        <w:r w:rsidR="00D66701">
          <w:rPr>
            <w:rFonts w:ascii="Arial" w:hAnsi="Arial" w:cs="Arial"/>
          </w:rPr>
          <w:t>F</w:t>
        </w:r>
      </w:ins>
      <w:ins w:id="11483" w:author="gsadi" w:date="2013-11-25T12:20:00Z">
        <w:r w:rsidR="005132A9">
          <w:rPr>
            <w:rFonts w:ascii="Arial" w:hAnsi="Arial" w:cs="Arial"/>
          </w:rPr>
          <w:t>ollowing are five major functionalities that PSE offers:</w:t>
        </w:r>
      </w:ins>
    </w:p>
    <w:p w:rsidR="00000000" w:rsidRDefault="003F6914">
      <w:pPr>
        <w:ind w:left="180"/>
        <w:rPr>
          <w:ins w:id="11484" w:author="gsadi" w:date="2013-11-25T12:20:00Z"/>
        </w:rPr>
        <w:pPrChange w:id="11485" w:author="gsadi" w:date="2013-11-25T12:18:00Z">
          <w:pPr>
            <w:pStyle w:val="Heading3"/>
            <w:tabs>
              <w:tab w:val="clear" w:pos="720"/>
              <w:tab w:val="num" w:pos="360"/>
            </w:tabs>
            <w:ind w:left="360" w:hanging="180"/>
          </w:pPr>
        </w:pPrChange>
      </w:pPr>
    </w:p>
    <w:p w:rsidR="00000000" w:rsidRDefault="002B0E74">
      <w:pPr>
        <w:pStyle w:val="ListParagraph"/>
        <w:numPr>
          <w:ilvl w:val="0"/>
          <w:numId w:val="49"/>
        </w:numPr>
        <w:rPr>
          <w:ins w:id="11486" w:author="gsadi" w:date="2013-11-25T12:20:00Z"/>
          <w:rPrChange w:id="11487" w:author="gsadi" w:date="2013-11-25T12:22:00Z">
            <w:rPr>
              <w:ins w:id="11488" w:author="gsadi" w:date="2013-11-25T12:20:00Z"/>
            </w:rPr>
          </w:rPrChange>
        </w:rPr>
        <w:pPrChange w:id="11489" w:author="gsadi" w:date="2013-11-25T12:20:00Z">
          <w:pPr>
            <w:pStyle w:val="Heading3"/>
            <w:tabs>
              <w:tab w:val="clear" w:pos="720"/>
              <w:tab w:val="num" w:pos="360"/>
            </w:tabs>
            <w:ind w:left="360" w:hanging="180"/>
          </w:pPr>
        </w:pPrChange>
      </w:pPr>
      <w:ins w:id="11490" w:author="gsadi" w:date="2013-11-25T12:20:00Z">
        <w:r w:rsidRPr="002B0E74">
          <w:rPr>
            <w:rFonts w:ascii="Arial" w:hAnsi="Arial" w:cs="Arial"/>
            <w:b/>
            <w:rPrChange w:id="11491" w:author="gsadi" w:date="2013-11-25T12:22:00Z">
              <w:rPr>
                <w:color w:val="0000FF"/>
                <w:u w:val="single"/>
              </w:rPr>
            </w:rPrChange>
          </w:rPr>
          <w:t>Routings</w:t>
        </w:r>
      </w:ins>
      <w:ins w:id="11492" w:author="gsadi" w:date="2013-11-25T12:21:00Z">
        <w:r w:rsidRPr="002B0E74">
          <w:rPr>
            <w:rFonts w:ascii="Arial" w:hAnsi="Arial" w:cs="Arial"/>
            <w:b/>
            <w:rPrChange w:id="11493" w:author="gsadi" w:date="2013-11-25T12:22:00Z">
              <w:rPr>
                <w:color w:val="0000FF"/>
                <w:u w:val="single"/>
              </w:rPr>
            </w:rPrChange>
          </w:rPr>
          <w:t>:</w:t>
        </w:r>
        <w:r w:rsidRPr="002B0E74">
          <w:rPr>
            <w:rFonts w:ascii="Arial" w:hAnsi="Arial" w:cs="Arial"/>
            <w:rPrChange w:id="11494" w:author="gsadi" w:date="2013-11-25T12:22:00Z">
              <w:rPr>
                <w:color w:val="0000FF"/>
                <w:u w:val="single"/>
              </w:rPr>
            </w:rPrChange>
          </w:rPr>
          <w:t xml:space="preserve"> This module is used to create and manage planning routings</w:t>
        </w:r>
      </w:ins>
    </w:p>
    <w:p w:rsidR="00000000" w:rsidRDefault="002B0E74">
      <w:pPr>
        <w:pStyle w:val="ListParagraph"/>
        <w:numPr>
          <w:ilvl w:val="0"/>
          <w:numId w:val="49"/>
        </w:numPr>
        <w:rPr>
          <w:ins w:id="11495" w:author="gsadi" w:date="2013-11-25T12:20:00Z"/>
          <w:rPrChange w:id="11496" w:author="gsadi" w:date="2013-11-25T12:22:00Z">
            <w:rPr>
              <w:ins w:id="11497" w:author="gsadi" w:date="2013-11-25T12:20:00Z"/>
            </w:rPr>
          </w:rPrChange>
        </w:rPr>
        <w:pPrChange w:id="11498" w:author="gsadi" w:date="2013-11-25T12:20:00Z">
          <w:pPr>
            <w:pStyle w:val="Heading3"/>
            <w:tabs>
              <w:tab w:val="clear" w:pos="720"/>
              <w:tab w:val="num" w:pos="360"/>
            </w:tabs>
            <w:ind w:left="360" w:hanging="180"/>
          </w:pPr>
        </w:pPrChange>
      </w:pPr>
      <w:ins w:id="11499" w:author="gsadi" w:date="2013-11-25T12:20:00Z">
        <w:r w:rsidRPr="002B0E74">
          <w:rPr>
            <w:rFonts w:ascii="Arial" w:hAnsi="Arial" w:cs="Arial"/>
            <w:b/>
            <w:rPrChange w:id="11500" w:author="gsadi" w:date="2013-11-25T12:22:00Z">
              <w:rPr>
                <w:color w:val="0000FF"/>
                <w:u w:val="single"/>
              </w:rPr>
            </w:rPrChange>
          </w:rPr>
          <w:t>Capacity</w:t>
        </w:r>
      </w:ins>
      <w:ins w:id="11501" w:author="gsadi" w:date="2013-11-25T12:21:00Z">
        <w:r w:rsidRPr="002B0E74">
          <w:rPr>
            <w:rFonts w:ascii="Arial" w:hAnsi="Arial" w:cs="Arial"/>
            <w:b/>
            <w:rPrChange w:id="11502" w:author="gsadi" w:date="2013-11-25T12:22:00Z">
              <w:rPr>
                <w:color w:val="0000FF"/>
                <w:u w:val="single"/>
              </w:rPr>
            </w:rPrChange>
          </w:rPr>
          <w:t>:</w:t>
        </w:r>
        <w:r w:rsidRPr="002B0E74">
          <w:rPr>
            <w:rFonts w:ascii="Arial" w:hAnsi="Arial" w:cs="Arial"/>
            <w:rPrChange w:id="11503" w:author="gsadi" w:date="2013-11-25T12:22:00Z">
              <w:rPr>
                <w:color w:val="0000FF"/>
                <w:u w:val="single"/>
              </w:rPr>
            </w:rPrChange>
          </w:rPr>
          <w:t xml:space="preserve"> Provides a way to define capacity values for vendors and capacity groups</w:t>
        </w:r>
      </w:ins>
    </w:p>
    <w:p w:rsidR="00000000" w:rsidRDefault="002B0E74">
      <w:pPr>
        <w:pStyle w:val="ListParagraph"/>
        <w:numPr>
          <w:ilvl w:val="0"/>
          <w:numId w:val="49"/>
        </w:numPr>
        <w:rPr>
          <w:ins w:id="11504" w:author="gsadi" w:date="2013-11-25T12:20:00Z"/>
          <w:rPrChange w:id="11505" w:author="gsadi" w:date="2013-11-25T12:22:00Z">
            <w:rPr>
              <w:ins w:id="11506" w:author="gsadi" w:date="2013-11-25T12:20:00Z"/>
            </w:rPr>
          </w:rPrChange>
        </w:rPr>
        <w:pPrChange w:id="11507" w:author="gsadi" w:date="2013-11-25T12:20:00Z">
          <w:pPr>
            <w:pStyle w:val="Heading3"/>
            <w:tabs>
              <w:tab w:val="clear" w:pos="720"/>
              <w:tab w:val="num" w:pos="360"/>
            </w:tabs>
            <w:ind w:left="360" w:hanging="180"/>
          </w:pPr>
        </w:pPrChange>
      </w:pPr>
      <w:ins w:id="11508" w:author="gsadi" w:date="2013-11-25T12:20:00Z">
        <w:r w:rsidRPr="002B0E74">
          <w:rPr>
            <w:rFonts w:ascii="Arial" w:hAnsi="Arial" w:cs="Arial"/>
            <w:b/>
            <w:rPrChange w:id="11509" w:author="gsadi" w:date="2013-11-25T12:22:00Z">
              <w:rPr>
                <w:color w:val="0000FF"/>
                <w:u w:val="single"/>
              </w:rPr>
            </w:rPrChange>
          </w:rPr>
          <w:t>Minimums</w:t>
        </w:r>
      </w:ins>
      <w:ins w:id="11510" w:author="gsadi" w:date="2013-11-25T12:21:00Z">
        <w:r w:rsidRPr="002B0E74">
          <w:rPr>
            <w:rFonts w:ascii="Arial" w:hAnsi="Arial" w:cs="Arial"/>
            <w:b/>
            <w:rPrChange w:id="11511" w:author="gsadi" w:date="2013-11-25T12:22:00Z">
              <w:rPr>
                <w:color w:val="0000FF"/>
                <w:u w:val="single"/>
              </w:rPr>
            </w:rPrChange>
          </w:rPr>
          <w:t>:</w:t>
        </w:r>
        <w:r w:rsidRPr="002B0E74">
          <w:rPr>
            <w:rFonts w:ascii="Arial" w:hAnsi="Arial" w:cs="Arial"/>
            <w:rPrChange w:id="11512" w:author="gsadi" w:date="2013-11-25T12:22:00Z">
              <w:rPr>
                <w:color w:val="0000FF"/>
                <w:u w:val="single"/>
              </w:rPr>
            </w:rPrChange>
          </w:rPr>
          <w:t xml:space="preserve"> </w:t>
        </w:r>
      </w:ins>
      <w:ins w:id="11513" w:author="gsadi" w:date="2013-11-25T12:22:00Z">
        <w:r w:rsidRPr="002B0E74">
          <w:rPr>
            <w:rFonts w:ascii="Arial" w:hAnsi="Arial" w:cs="Arial"/>
            <w:rPrChange w:id="11514" w:author="gsadi" w:date="2013-11-25T12:22:00Z">
              <w:rPr>
                <w:color w:val="0000FF"/>
                <w:u w:val="single"/>
              </w:rPr>
            </w:rPrChange>
          </w:rPr>
          <w:t>It allows planners to maintain vendor minimums that are used in identifying the buy-type of the planned orders</w:t>
        </w:r>
      </w:ins>
    </w:p>
    <w:p w:rsidR="00000000" w:rsidRDefault="002B0E74">
      <w:pPr>
        <w:pStyle w:val="ListParagraph"/>
        <w:numPr>
          <w:ilvl w:val="0"/>
          <w:numId w:val="49"/>
        </w:numPr>
        <w:rPr>
          <w:ins w:id="11515" w:author="gsadi" w:date="2013-11-25T12:20:00Z"/>
          <w:rPrChange w:id="11516" w:author="gsadi" w:date="2013-11-25T12:22:00Z">
            <w:rPr>
              <w:ins w:id="11517" w:author="gsadi" w:date="2013-11-25T12:20:00Z"/>
            </w:rPr>
          </w:rPrChange>
        </w:rPr>
        <w:pPrChange w:id="11518" w:author="gsadi" w:date="2013-11-25T12:20:00Z">
          <w:pPr>
            <w:pStyle w:val="Heading3"/>
            <w:tabs>
              <w:tab w:val="clear" w:pos="720"/>
              <w:tab w:val="num" w:pos="360"/>
            </w:tabs>
            <w:ind w:left="360" w:hanging="180"/>
          </w:pPr>
        </w:pPrChange>
      </w:pPr>
      <w:ins w:id="11519" w:author="gsadi" w:date="2013-11-25T12:20:00Z">
        <w:r w:rsidRPr="002B0E74">
          <w:rPr>
            <w:rFonts w:ascii="Arial" w:hAnsi="Arial" w:cs="Arial"/>
            <w:b/>
            <w:rPrChange w:id="11520" w:author="gsadi" w:date="2013-11-25T12:22:00Z">
              <w:rPr>
                <w:color w:val="0000FF"/>
                <w:u w:val="single"/>
              </w:rPr>
            </w:rPrChange>
          </w:rPr>
          <w:t>Demand Spreading</w:t>
        </w:r>
      </w:ins>
      <w:ins w:id="11521" w:author="gsadi" w:date="2013-11-25T12:22:00Z">
        <w:r w:rsidR="003B07A6">
          <w:rPr>
            <w:rFonts w:ascii="Arial" w:hAnsi="Arial" w:cs="Arial"/>
            <w:b/>
          </w:rPr>
          <w:t xml:space="preserve">: </w:t>
        </w:r>
      </w:ins>
      <w:ins w:id="11522" w:author="gsadi" w:date="2013-11-25T12:23:00Z">
        <w:r w:rsidR="003B07A6">
          <w:rPr>
            <w:rFonts w:ascii="Arial" w:hAnsi="Arial" w:cs="Arial"/>
          </w:rPr>
          <w:t>IP POs are sent to i2 in bulk quantities. Demand Spreading feature allows the planners to set up the</w:t>
        </w:r>
      </w:ins>
      <w:ins w:id="11523" w:author="gsadi" w:date="2013-11-25T12:24:00Z">
        <w:r w:rsidR="003B07A6">
          <w:rPr>
            <w:rFonts w:ascii="Arial" w:hAnsi="Arial" w:cs="Arial"/>
          </w:rPr>
          <w:t xml:space="preserve"> split</w:t>
        </w:r>
      </w:ins>
      <w:ins w:id="11524" w:author="gsadi" w:date="2013-11-25T12:23:00Z">
        <w:r w:rsidR="003B07A6">
          <w:rPr>
            <w:rFonts w:ascii="Arial" w:hAnsi="Arial" w:cs="Arial"/>
          </w:rPr>
          <w:t xml:space="preserve"> rules based on which the POs </w:t>
        </w:r>
      </w:ins>
      <w:ins w:id="11525" w:author="gsadi" w:date="2013-11-25T12:24:00Z">
        <w:r w:rsidR="003B07A6">
          <w:rPr>
            <w:rFonts w:ascii="Arial" w:hAnsi="Arial" w:cs="Arial"/>
          </w:rPr>
          <w:t xml:space="preserve">are split before they are </w:t>
        </w:r>
        <w:r w:rsidR="00E22A27">
          <w:rPr>
            <w:rFonts w:ascii="Arial" w:hAnsi="Arial" w:cs="Arial"/>
          </w:rPr>
          <w:t>processed in</w:t>
        </w:r>
        <w:r w:rsidR="003B07A6">
          <w:rPr>
            <w:rFonts w:ascii="Arial" w:hAnsi="Arial" w:cs="Arial"/>
          </w:rPr>
          <w:t xml:space="preserve"> i2 SCP engine</w:t>
        </w:r>
      </w:ins>
    </w:p>
    <w:p w:rsidR="00000000" w:rsidRDefault="002B0E74">
      <w:pPr>
        <w:pStyle w:val="ListParagraph"/>
        <w:numPr>
          <w:ilvl w:val="0"/>
          <w:numId w:val="49"/>
        </w:numPr>
        <w:rPr>
          <w:ins w:id="11526" w:author="gsadi" w:date="2013-11-25T14:41:00Z"/>
          <w:rPrChange w:id="11527" w:author="gsadi" w:date="2013-11-25T14:41:00Z">
            <w:rPr>
              <w:ins w:id="11528" w:author="gsadi" w:date="2013-11-25T14:41:00Z"/>
            </w:rPr>
          </w:rPrChange>
        </w:rPr>
        <w:pPrChange w:id="11529" w:author="gsadi" w:date="2013-11-25T12:20:00Z">
          <w:pPr>
            <w:pStyle w:val="Heading3"/>
            <w:tabs>
              <w:tab w:val="clear" w:pos="720"/>
              <w:tab w:val="num" w:pos="360"/>
            </w:tabs>
            <w:ind w:left="360" w:hanging="180"/>
          </w:pPr>
        </w:pPrChange>
      </w:pPr>
      <w:ins w:id="11530" w:author="gsadi" w:date="2013-11-25T12:20:00Z">
        <w:r w:rsidRPr="002B0E74">
          <w:rPr>
            <w:rFonts w:ascii="Arial" w:hAnsi="Arial" w:cs="Arial"/>
            <w:b/>
            <w:rPrChange w:id="11531" w:author="gsadi" w:date="2013-11-25T12:22:00Z">
              <w:rPr>
                <w:color w:val="0000FF"/>
                <w:u w:val="single"/>
              </w:rPr>
            </w:rPrChange>
          </w:rPr>
          <w:t>Planned Orders</w:t>
        </w:r>
      </w:ins>
      <w:ins w:id="11532" w:author="gsadi" w:date="2013-11-25T12:24:00Z">
        <w:r w:rsidR="00F11F42">
          <w:rPr>
            <w:rFonts w:ascii="Arial" w:hAnsi="Arial" w:cs="Arial"/>
            <w:b/>
          </w:rPr>
          <w:t xml:space="preserve">: </w:t>
        </w:r>
        <w:r w:rsidR="00496ADD">
          <w:rPr>
            <w:rFonts w:ascii="Arial" w:hAnsi="Arial" w:cs="Arial"/>
          </w:rPr>
          <w:t xml:space="preserve">Highly used </w:t>
        </w:r>
      </w:ins>
      <w:ins w:id="11533" w:author="gsadi" w:date="2013-11-25T13:12:00Z">
        <w:r w:rsidR="00532D6C">
          <w:rPr>
            <w:rFonts w:ascii="Arial" w:hAnsi="Arial" w:cs="Arial"/>
          </w:rPr>
          <w:t>by Outdoor coalition planners to analyze planned orders, make buy decisions and trigger creation of PRs in SAP</w:t>
        </w:r>
      </w:ins>
    </w:p>
    <w:p w:rsidR="00000000" w:rsidRDefault="003F6914">
      <w:pPr>
        <w:rPr>
          <w:del w:id="11534" w:author="gsadi" w:date="2013-11-25T17:06:00Z"/>
          <w:rPrChange w:id="11535" w:author="gsadi" w:date="2013-11-25T14:41:00Z">
            <w:rPr>
              <w:del w:id="11536" w:author="gsadi" w:date="2013-11-25T17:06:00Z"/>
              <w:i/>
              <w:sz w:val="28"/>
              <w:szCs w:val="28"/>
            </w:rPr>
          </w:rPrChange>
        </w:rPr>
        <w:pPrChange w:id="11537" w:author="gsadi" w:date="2013-11-25T14:41:00Z">
          <w:pPr>
            <w:pStyle w:val="Heading3"/>
            <w:tabs>
              <w:tab w:val="clear" w:pos="720"/>
              <w:tab w:val="num" w:pos="360"/>
            </w:tabs>
            <w:ind w:left="360" w:hanging="180"/>
          </w:pPr>
        </w:pPrChange>
      </w:pPr>
      <w:bookmarkStart w:id="11538" w:name="_Toc373162630"/>
      <w:bookmarkStart w:id="11539" w:name="_Toc373183983"/>
      <w:bookmarkEnd w:id="11538"/>
      <w:bookmarkEnd w:id="11539"/>
    </w:p>
    <w:p w:rsidR="00466732" w:rsidRDefault="00466732">
      <w:pPr>
        <w:pStyle w:val="Heading4"/>
        <w:rPr>
          <w:ins w:id="11540" w:author="gsadi" w:date="2013-11-25T13:13:00Z"/>
        </w:rPr>
      </w:pPr>
      <w:bookmarkStart w:id="11541" w:name="_Toc373183984"/>
      <w:r>
        <w:t>Routings</w:t>
      </w:r>
      <w:bookmarkEnd w:id="11541"/>
    </w:p>
    <w:p w:rsidR="00000000" w:rsidRDefault="002B0E74">
      <w:pPr>
        <w:rPr>
          <w:ins w:id="11542" w:author="gsadi" w:date="2013-11-25T13:13:00Z"/>
          <w:rFonts w:ascii="Arial" w:hAnsi="Arial" w:cs="Arial"/>
          <w:rPrChange w:id="11543" w:author="gsadi" w:date="2013-11-25T14:33:00Z">
            <w:rPr>
              <w:ins w:id="11544" w:author="gsadi" w:date="2013-11-25T13:13:00Z"/>
              <w:rFonts w:ascii="Arial" w:hAnsi="Arial" w:cs="Arial"/>
              <w:sz w:val="20"/>
              <w:szCs w:val="20"/>
            </w:rPr>
          </w:rPrChange>
        </w:rPr>
        <w:pPrChange w:id="11545" w:author="gsadi" w:date="2013-11-25T13:13:00Z">
          <w:pPr>
            <w:ind w:left="720"/>
          </w:pPr>
        </w:pPrChange>
      </w:pPr>
      <w:ins w:id="11546" w:author="gsadi" w:date="2013-11-25T13:13:00Z">
        <w:r w:rsidRPr="002B0E74">
          <w:rPr>
            <w:rFonts w:ascii="Arial" w:hAnsi="Arial" w:cs="Arial"/>
            <w:rPrChange w:id="11547" w:author="gsadi" w:date="2013-11-25T14:33:00Z">
              <w:rPr>
                <w:rFonts w:ascii="Arial" w:hAnsi="Arial" w:cs="Arial"/>
                <w:color w:val="0000FF"/>
                <w:sz w:val="20"/>
                <w:szCs w:val="20"/>
                <w:u w:val="single"/>
              </w:rPr>
            </w:rPrChange>
          </w:rPr>
          <w:t>Routings application enables planners to add &amp; maintain the routes at a style color Level with any exception. Business benefits of Routings application are:</w:t>
        </w:r>
      </w:ins>
    </w:p>
    <w:p w:rsidR="00000000" w:rsidRDefault="003F6914">
      <w:pPr>
        <w:rPr>
          <w:ins w:id="11548" w:author="gsadi" w:date="2013-11-25T13:13:00Z"/>
          <w:rFonts w:ascii="Arial" w:hAnsi="Arial" w:cs="Arial"/>
          <w:rPrChange w:id="11549" w:author="gsadi" w:date="2013-11-25T14:33:00Z">
            <w:rPr>
              <w:ins w:id="11550" w:author="gsadi" w:date="2013-11-25T13:13:00Z"/>
              <w:rFonts w:ascii="Arial" w:hAnsi="Arial" w:cs="Arial"/>
              <w:sz w:val="20"/>
              <w:szCs w:val="20"/>
            </w:rPr>
          </w:rPrChange>
        </w:rPr>
        <w:pPrChange w:id="11551" w:author="gsadi" w:date="2013-11-25T13:13:00Z">
          <w:pPr>
            <w:ind w:left="360"/>
          </w:pPr>
        </w:pPrChange>
      </w:pPr>
    </w:p>
    <w:p w:rsidR="00000000" w:rsidRDefault="002B0E74">
      <w:pPr>
        <w:numPr>
          <w:ilvl w:val="0"/>
          <w:numId w:val="51"/>
        </w:numPr>
        <w:autoSpaceDE w:val="0"/>
        <w:autoSpaceDN w:val="0"/>
        <w:ind w:left="1080"/>
        <w:rPr>
          <w:ins w:id="11552" w:author="gsadi" w:date="2013-11-25T13:13:00Z"/>
          <w:rFonts w:ascii="Arial" w:hAnsi="Arial" w:cs="Arial"/>
          <w:rPrChange w:id="11553" w:author="gsadi" w:date="2013-11-25T14:33:00Z">
            <w:rPr>
              <w:ins w:id="11554" w:author="gsadi" w:date="2013-11-25T13:13:00Z"/>
              <w:rFonts w:ascii="Arial" w:hAnsi="Arial" w:cs="Arial"/>
              <w:sz w:val="20"/>
              <w:szCs w:val="20"/>
            </w:rPr>
          </w:rPrChange>
        </w:rPr>
        <w:pPrChange w:id="11555" w:author="gsadi" w:date="2013-11-25T13:13:00Z">
          <w:pPr>
            <w:numPr>
              <w:numId w:val="50"/>
            </w:numPr>
            <w:autoSpaceDE w:val="0"/>
            <w:autoSpaceDN w:val="0"/>
            <w:ind w:left="1080" w:hanging="360"/>
          </w:pPr>
        </w:pPrChange>
      </w:pPr>
      <w:ins w:id="11556" w:author="gsadi" w:date="2013-11-25T13:13:00Z">
        <w:r w:rsidRPr="002B0E74">
          <w:rPr>
            <w:rFonts w:ascii="Arial" w:hAnsi="Arial" w:cs="Arial"/>
            <w:rPrChange w:id="11557" w:author="gsadi" w:date="2013-11-25T14:33:00Z">
              <w:rPr>
                <w:rFonts w:ascii="Arial" w:hAnsi="Arial" w:cs="Arial"/>
                <w:color w:val="0000FF"/>
                <w:sz w:val="20"/>
                <w:szCs w:val="20"/>
                <w:u w:val="single"/>
              </w:rPr>
            </w:rPrChange>
          </w:rPr>
          <w:t>Significant improvement in planner productivity</w:t>
        </w:r>
      </w:ins>
    </w:p>
    <w:p w:rsidR="00000000" w:rsidRDefault="002B0E74">
      <w:pPr>
        <w:numPr>
          <w:ilvl w:val="0"/>
          <w:numId w:val="51"/>
        </w:numPr>
        <w:autoSpaceDE w:val="0"/>
        <w:autoSpaceDN w:val="0"/>
        <w:ind w:left="1080"/>
        <w:rPr>
          <w:ins w:id="11558" w:author="gsadi" w:date="2013-11-25T13:13:00Z"/>
          <w:rFonts w:ascii="Arial" w:hAnsi="Arial" w:cs="Arial"/>
          <w:rPrChange w:id="11559" w:author="gsadi" w:date="2013-11-25T14:33:00Z">
            <w:rPr>
              <w:ins w:id="11560" w:author="gsadi" w:date="2013-11-25T13:13:00Z"/>
              <w:rFonts w:ascii="Arial" w:hAnsi="Arial" w:cs="Arial"/>
              <w:sz w:val="20"/>
              <w:szCs w:val="20"/>
            </w:rPr>
          </w:rPrChange>
        </w:rPr>
        <w:pPrChange w:id="11561" w:author="gsadi" w:date="2013-11-25T13:13:00Z">
          <w:pPr>
            <w:numPr>
              <w:numId w:val="50"/>
            </w:numPr>
            <w:autoSpaceDE w:val="0"/>
            <w:autoSpaceDN w:val="0"/>
            <w:ind w:left="1080" w:hanging="360"/>
          </w:pPr>
        </w:pPrChange>
      </w:pPr>
      <w:ins w:id="11562" w:author="gsadi" w:date="2013-11-25T13:13:00Z">
        <w:r w:rsidRPr="002B0E74">
          <w:rPr>
            <w:rFonts w:ascii="Arial" w:hAnsi="Arial" w:cs="Arial"/>
            <w:rPrChange w:id="11563" w:author="gsadi" w:date="2013-11-25T14:33:00Z">
              <w:rPr>
                <w:rFonts w:ascii="Arial" w:hAnsi="Arial" w:cs="Arial"/>
                <w:color w:val="0000FF"/>
                <w:sz w:val="20"/>
                <w:szCs w:val="20"/>
                <w:u w:val="single"/>
              </w:rPr>
            </w:rPrChange>
          </w:rPr>
          <w:t>Effectively able to manage SKU exceptions for routes</w:t>
        </w:r>
      </w:ins>
    </w:p>
    <w:p w:rsidR="00000000" w:rsidRDefault="002B0E74">
      <w:pPr>
        <w:numPr>
          <w:ilvl w:val="0"/>
          <w:numId w:val="51"/>
        </w:numPr>
        <w:autoSpaceDE w:val="0"/>
        <w:autoSpaceDN w:val="0"/>
        <w:ind w:left="1080"/>
        <w:rPr>
          <w:ins w:id="11564" w:author="gsadi" w:date="2013-11-25T13:13:00Z"/>
          <w:rFonts w:ascii="Arial" w:hAnsi="Arial" w:cs="Arial"/>
          <w:rPrChange w:id="11565" w:author="gsadi" w:date="2013-11-25T14:33:00Z">
            <w:rPr>
              <w:ins w:id="11566" w:author="gsadi" w:date="2013-11-25T13:13:00Z"/>
              <w:rFonts w:ascii="Arial" w:hAnsi="Arial" w:cs="Arial"/>
              <w:sz w:val="20"/>
              <w:szCs w:val="20"/>
            </w:rPr>
          </w:rPrChange>
        </w:rPr>
        <w:pPrChange w:id="11567" w:author="gsadi" w:date="2013-11-25T13:13:00Z">
          <w:pPr>
            <w:numPr>
              <w:numId w:val="50"/>
            </w:numPr>
            <w:autoSpaceDE w:val="0"/>
            <w:autoSpaceDN w:val="0"/>
            <w:ind w:left="1080" w:hanging="360"/>
          </w:pPr>
        </w:pPrChange>
      </w:pPr>
      <w:ins w:id="11568" w:author="gsadi" w:date="2013-11-25T13:13:00Z">
        <w:r w:rsidRPr="002B0E74">
          <w:rPr>
            <w:rFonts w:ascii="Arial" w:hAnsi="Arial" w:cs="Arial"/>
            <w:rPrChange w:id="11569" w:author="gsadi" w:date="2013-11-25T14:33:00Z">
              <w:rPr>
                <w:rFonts w:ascii="Arial" w:hAnsi="Arial" w:cs="Arial"/>
                <w:color w:val="0000FF"/>
                <w:sz w:val="20"/>
                <w:szCs w:val="20"/>
                <w:u w:val="single"/>
              </w:rPr>
            </w:rPrChange>
          </w:rPr>
          <w:t>Effectively able to manage phase-in and phase-out at style color level</w:t>
        </w:r>
      </w:ins>
    </w:p>
    <w:p w:rsidR="00000000" w:rsidRDefault="002B0E74">
      <w:pPr>
        <w:numPr>
          <w:ilvl w:val="0"/>
          <w:numId w:val="51"/>
        </w:numPr>
        <w:autoSpaceDE w:val="0"/>
        <w:autoSpaceDN w:val="0"/>
        <w:ind w:left="1080"/>
        <w:rPr>
          <w:ins w:id="11570" w:author="gsadi" w:date="2013-11-25T13:13:00Z"/>
          <w:rFonts w:ascii="Arial" w:hAnsi="Arial" w:cs="Arial"/>
          <w:rPrChange w:id="11571" w:author="gsadi" w:date="2013-11-25T14:33:00Z">
            <w:rPr>
              <w:ins w:id="11572" w:author="gsadi" w:date="2013-11-25T13:13:00Z"/>
              <w:rFonts w:ascii="Arial" w:hAnsi="Arial" w:cs="Arial"/>
              <w:sz w:val="20"/>
              <w:szCs w:val="20"/>
            </w:rPr>
          </w:rPrChange>
        </w:rPr>
        <w:pPrChange w:id="11573" w:author="gsadi" w:date="2013-11-25T13:13:00Z">
          <w:pPr>
            <w:numPr>
              <w:numId w:val="50"/>
            </w:numPr>
            <w:autoSpaceDE w:val="0"/>
            <w:autoSpaceDN w:val="0"/>
            <w:ind w:left="1080" w:hanging="360"/>
          </w:pPr>
        </w:pPrChange>
      </w:pPr>
      <w:ins w:id="11574" w:author="gsadi" w:date="2013-11-25T13:13:00Z">
        <w:r w:rsidRPr="002B0E74">
          <w:rPr>
            <w:rFonts w:ascii="Arial" w:hAnsi="Arial" w:cs="Arial"/>
            <w:rPrChange w:id="11575" w:author="gsadi" w:date="2013-11-25T14:33:00Z">
              <w:rPr>
                <w:rFonts w:ascii="Arial" w:hAnsi="Arial" w:cs="Arial"/>
                <w:color w:val="0000FF"/>
                <w:sz w:val="20"/>
                <w:szCs w:val="20"/>
                <w:u w:val="single"/>
              </w:rPr>
            </w:rPrChange>
          </w:rPr>
          <w:lastRenderedPageBreak/>
          <w:t>Improvement in planner productivity and accuracy with data maintenance</w:t>
        </w:r>
      </w:ins>
    </w:p>
    <w:p w:rsidR="00BA3FE4" w:rsidRPr="0093212C" w:rsidDel="006231B6" w:rsidRDefault="00BA3FE4">
      <w:pPr>
        <w:pStyle w:val="Heading4"/>
        <w:rPr>
          <w:del w:id="11576" w:author="gsadi" w:date="2013-11-25T13:14:00Z"/>
          <w:sz w:val="24"/>
          <w:szCs w:val="24"/>
          <w:rPrChange w:id="11577" w:author="gsadi" w:date="2013-11-25T14:33:00Z">
            <w:rPr>
              <w:del w:id="11578" w:author="gsadi" w:date="2013-11-25T13:14:00Z"/>
            </w:rPr>
          </w:rPrChange>
        </w:rPr>
      </w:pPr>
    </w:p>
    <w:p w:rsidR="00000000" w:rsidRDefault="003F6914">
      <w:pPr>
        <w:rPr>
          <w:ins w:id="11579" w:author="gsadi" w:date="2013-11-25T13:14:00Z"/>
          <w:rPrChange w:id="11580" w:author="gsadi" w:date="2013-11-25T14:33:00Z">
            <w:rPr>
              <w:ins w:id="11581" w:author="gsadi" w:date="2013-11-25T13:14:00Z"/>
            </w:rPr>
          </w:rPrChange>
        </w:rPr>
        <w:pPrChange w:id="11582" w:author="gsadi" w:date="2013-11-25T13:14:00Z">
          <w:pPr>
            <w:pStyle w:val="Heading4"/>
          </w:pPr>
        </w:pPrChange>
      </w:pPr>
    </w:p>
    <w:p w:rsidR="00000000" w:rsidRDefault="002B0E74">
      <w:pPr>
        <w:rPr>
          <w:ins w:id="11583" w:author="gsadi" w:date="2013-11-25T13:14:00Z"/>
          <w:rPrChange w:id="11584" w:author="gsadi" w:date="2013-11-25T14:33:00Z">
            <w:rPr>
              <w:ins w:id="11585" w:author="gsadi" w:date="2013-11-25T13:14:00Z"/>
            </w:rPr>
          </w:rPrChange>
        </w:rPr>
        <w:pPrChange w:id="11586" w:author="gsadi" w:date="2013-11-25T13:14:00Z">
          <w:pPr>
            <w:pStyle w:val="Heading4"/>
          </w:pPr>
        </w:pPrChange>
      </w:pPr>
      <w:ins w:id="11587" w:author="gsadi" w:date="2013-11-25T13:14:00Z">
        <w:r w:rsidRPr="002B0E74">
          <w:rPr>
            <w:rFonts w:ascii="Arial" w:hAnsi="Arial" w:cs="Arial"/>
            <w:rPrChange w:id="11588" w:author="gsadi" w:date="2013-11-25T14:33:00Z">
              <w:rPr>
                <w:color w:val="0000FF"/>
                <w:u w:val="single"/>
              </w:rPr>
            </w:rPrChange>
          </w:rPr>
          <w:t>Following actions can be performed using Routing module:</w:t>
        </w:r>
      </w:ins>
    </w:p>
    <w:p w:rsidR="00000000" w:rsidRDefault="003F6914">
      <w:pPr>
        <w:rPr>
          <w:ins w:id="11589" w:author="gsadi" w:date="2013-11-25T13:14:00Z"/>
          <w:rPrChange w:id="11590" w:author="gsadi" w:date="2013-11-25T14:33:00Z">
            <w:rPr>
              <w:ins w:id="11591" w:author="gsadi" w:date="2013-11-25T13:14:00Z"/>
            </w:rPr>
          </w:rPrChange>
        </w:rPr>
        <w:pPrChange w:id="11592" w:author="gsadi" w:date="2013-11-25T13:14:00Z">
          <w:pPr>
            <w:pStyle w:val="Heading4"/>
          </w:pPr>
        </w:pPrChange>
      </w:pPr>
    </w:p>
    <w:p w:rsidR="00000000" w:rsidRDefault="002B0E74">
      <w:pPr>
        <w:numPr>
          <w:ilvl w:val="0"/>
          <w:numId w:val="51"/>
        </w:numPr>
        <w:autoSpaceDE w:val="0"/>
        <w:autoSpaceDN w:val="0"/>
        <w:ind w:left="1080"/>
        <w:rPr>
          <w:ins w:id="11593" w:author="gsadi" w:date="2013-11-25T13:14:00Z"/>
          <w:rFonts w:ascii="Arial" w:hAnsi="Arial" w:cs="Arial"/>
          <w:rPrChange w:id="11594" w:author="gsadi" w:date="2013-11-25T14:33:00Z">
            <w:rPr>
              <w:ins w:id="11595" w:author="gsadi" w:date="2013-11-25T13:14:00Z"/>
              <w:rFonts w:ascii="Arial" w:hAnsi="Arial" w:cs="Arial"/>
              <w:sz w:val="20"/>
              <w:szCs w:val="20"/>
            </w:rPr>
          </w:rPrChange>
        </w:rPr>
        <w:pPrChange w:id="11596" w:author="gsadi" w:date="2013-11-25T13:15:00Z">
          <w:pPr>
            <w:numPr>
              <w:ilvl w:val="1"/>
              <w:numId w:val="52"/>
            </w:numPr>
            <w:tabs>
              <w:tab w:val="num" w:pos="1440"/>
            </w:tabs>
            <w:autoSpaceDE w:val="0"/>
            <w:autoSpaceDN w:val="0"/>
            <w:ind w:left="1440" w:hanging="360"/>
          </w:pPr>
        </w:pPrChange>
      </w:pPr>
      <w:ins w:id="11597" w:author="gsadi" w:date="2013-11-25T13:14:00Z">
        <w:r w:rsidRPr="002B0E74">
          <w:rPr>
            <w:rFonts w:ascii="Arial" w:hAnsi="Arial" w:cs="Arial"/>
            <w:rPrChange w:id="11598" w:author="gsadi" w:date="2013-11-25T14:33:00Z">
              <w:rPr>
                <w:rFonts w:ascii="Arial" w:hAnsi="Arial" w:cs="Arial"/>
                <w:color w:val="0000FF"/>
                <w:sz w:val="20"/>
                <w:szCs w:val="20"/>
                <w:u w:val="single"/>
              </w:rPr>
            </w:rPrChange>
          </w:rPr>
          <w:t>Routing process facilitates in planning how a finished material can reach a DC (Distribution Center). So, routing process may pass through a sequence of steps &amp; locations before it reaches the target DC. Route is always referred as a combination of Material and DC.A material can typically be tagged in to one or more set of DCs.</w:t>
        </w:r>
      </w:ins>
    </w:p>
    <w:p w:rsidR="00000000" w:rsidRDefault="002B0E74">
      <w:pPr>
        <w:numPr>
          <w:ilvl w:val="0"/>
          <w:numId w:val="51"/>
        </w:numPr>
        <w:autoSpaceDE w:val="0"/>
        <w:autoSpaceDN w:val="0"/>
        <w:ind w:left="1080"/>
        <w:rPr>
          <w:ins w:id="11599" w:author="gsadi" w:date="2013-11-25T13:14:00Z"/>
          <w:rFonts w:ascii="Arial" w:hAnsi="Arial" w:cs="Arial"/>
          <w:rPrChange w:id="11600" w:author="gsadi" w:date="2013-11-25T14:33:00Z">
            <w:rPr>
              <w:ins w:id="11601" w:author="gsadi" w:date="2013-11-25T13:14:00Z"/>
              <w:rFonts w:ascii="Arial" w:hAnsi="Arial" w:cs="Arial"/>
              <w:sz w:val="20"/>
              <w:szCs w:val="20"/>
            </w:rPr>
          </w:rPrChange>
        </w:rPr>
        <w:pPrChange w:id="11602" w:author="gsadi" w:date="2013-11-25T13:15:00Z">
          <w:pPr>
            <w:numPr>
              <w:ilvl w:val="1"/>
              <w:numId w:val="52"/>
            </w:numPr>
            <w:tabs>
              <w:tab w:val="num" w:pos="1440"/>
            </w:tabs>
            <w:autoSpaceDE w:val="0"/>
            <w:autoSpaceDN w:val="0"/>
            <w:ind w:left="1440" w:hanging="360"/>
          </w:pPr>
        </w:pPrChange>
      </w:pPr>
      <w:ins w:id="11603" w:author="gsadi" w:date="2013-11-25T13:14:00Z">
        <w:r w:rsidRPr="002B0E74">
          <w:rPr>
            <w:rFonts w:ascii="Arial" w:hAnsi="Arial" w:cs="Arial"/>
            <w:rPrChange w:id="11604" w:author="gsadi" w:date="2013-11-25T14:33:00Z">
              <w:rPr>
                <w:rFonts w:ascii="Arial" w:hAnsi="Arial" w:cs="Arial"/>
                <w:color w:val="0000FF"/>
                <w:sz w:val="20"/>
                <w:szCs w:val="20"/>
                <w:u w:val="single"/>
              </w:rPr>
            </w:rPrChange>
          </w:rPr>
          <w:t>Typically the majority of the users who use Routing are “Planners” who actually log on to the application and set the routes between material and DC. They can add or delete the steps in any route.</w:t>
        </w:r>
      </w:ins>
    </w:p>
    <w:p w:rsidR="00000000" w:rsidRDefault="002B0E74">
      <w:pPr>
        <w:numPr>
          <w:ilvl w:val="0"/>
          <w:numId w:val="51"/>
        </w:numPr>
        <w:autoSpaceDE w:val="0"/>
        <w:autoSpaceDN w:val="0"/>
        <w:ind w:left="1080"/>
        <w:rPr>
          <w:ins w:id="11605" w:author="gsadi" w:date="2013-11-25T13:14:00Z"/>
          <w:rFonts w:ascii="Arial" w:hAnsi="Arial" w:cs="Arial"/>
          <w:rPrChange w:id="11606" w:author="gsadi" w:date="2013-11-25T14:33:00Z">
            <w:rPr>
              <w:ins w:id="11607" w:author="gsadi" w:date="2013-11-25T13:14:00Z"/>
              <w:rFonts w:ascii="Arial" w:hAnsi="Arial" w:cs="Arial"/>
              <w:sz w:val="20"/>
              <w:szCs w:val="20"/>
            </w:rPr>
          </w:rPrChange>
        </w:rPr>
        <w:pPrChange w:id="11608" w:author="gsadi" w:date="2013-11-25T13:15:00Z">
          <w:pPr>
            <w:numPr>
              <w:ilvl w:val="1"/>
              <w:numId w:val="52"/>
            </w:numPr>
            <w:tabs>
              <w:tab w:val="num" w:pos="1440"/>
            </w:tabs>
            <w:autoSpaceDE w:val="0"/>
            <w:autoSpaceDN w:val="0"/>
            <w:ind w:left="1440" w:hanging="360"/>
          </w:pPr>
        </w:pPrChange>
      </w:pPr>
      <w:ins w:id="11609" w:author="gsadi" w:date="2013-11-25T13:14:00Z">
        <w:r w:rsidRPr="002B0E74">
          <w:rPr>
            <w:rFonts w:ascii="Arial" w:hAnsi="Arial" w:cs="Arial"/>
            <w:rPrChange w:id="11610" w:author="gsadi" w:date="2013-11-25T14:33:00Z">
              <w:rPr>
                <w:rFonts w:ascii="Arial" w:hAnsi="Arial" w:cs="Arial"/>
                <w:color w:val="0000FF"/>
                <w:sz w:val="20"/>
                <w:szCs w:val="20"/>
                <w:u w:val="single"/>
              </w:rPr>
            </w:rPrChange>
          </w:rPr>
          <w:t>The modules of the Routing application are: Routing Maintenance, Mass Maintenance, Trans LT Maintenance, Change Log, Template and Material w/o Routes.</w:t>
        </w:r>
      </w:ins>
    </w:p>
    <w:p w:rsidR="00000000" w:rsidRDefault="002B0E74">
      <w:pPr>
        <w:numPr>
          <w:ilvl w:val="0"/>
          <w:numId w:val="51"/>
        </w:numPr>
        <w:autoSpaceDE w:val="0"/>
        <w:autoSpaceDN w:val="0"/>
        <w:ind w:left="1080"/>
        <w:rPr>
          <w:ins w:id="11611" w:author="gsadi" w:date="2013-11-25T13:14:00Z"/>
          <w:rFonts w:ascii="Arial" w:hAnsi="Arial" w:cs="Arial"/>
          <w:rPrChange w:id="11612" w:author="gsadi" w:date="2013-11-25T14:33:00Z">
            <w:rPr>
              <w:ins w:id="11613" w:author="gsadi" w:date="2013-11-25T13:14:00Z"/>
              <w:rFonts w:ascii="Arial" w:hAnsi="Arial" w:cs="Arial"/>
              <w:sz w:val="20"/>
              <w:szCs w:val="20"/>
            </w:rPr>
          </w:rPrChange>
        </w:rPr>
        <w:pPrChange w:id="11614" w:author="gsadi" w:date="2013-11-25T13:15:00Z">
          <w:pPr>
            <w:numPr>
              <w:ilvl w:val="1"/>
              <w:numId w:val="52"/>
            </w:numPr>
            <w:tabs>
              <w:tab w:val="num" w:pos="1440"/>
            </w:tabs>
            <w:autoSpaceDE w:val="0"/>
            <w:autoSpaceDN w:val="0"/>
            <w:ind w:left="1440" w:hanging="360"/>
          </w:pPr>
        </w:pPrChange>
      </w:pPr>
      <w:ins w:id="11615" w:author="gsadi" w:date="2013-11-25T13:14:00Z">
        <w:r w:rsidRPr="002B0E74">
          <w:rPr>
            <w:rFonts w:ascii="Arial" w:hAnsi="Arial" w:cs="Arial"/>
            <w:rPrChange w:id="11616" w:author="gsadi" w:date="2013-11-25T14:33:00Z">
              <w:rPr>
                <w:rFonts w:ascii="Arial" w:hAnsi="Arial" w:cs="Arial"/>
                <w:color w:val="0000FF"/>
                <w:sz w:val="20"/>
                <w:szCs w:val="20"/>
                <w:u w:val="single"/>
              </w:rPr>
            </w:rPrChange>
          </w:rPr>
          <w:t>In Routing Maintenance, the user can do the following three things: Routing Maintenance, Copy routing and Linked DCs.</w:t>
        </w:r>
      </w:ins>
    </w:p>
    <w:p w:rsidR="00000000" w:rsidRDefault="002B0E74">
      <w:pPr>
        <w:numPr>
          <w:ilvl w:val="0"/>
          <w:numId w:val="51"/>
        </w:numPr>
        <w:autoSpaceDE w:val="0"/>
        <w:autoSpaceDN w:val="0"/>
        <w:ind w:left="1080"/>
        <w:rPr>
          <w:ins w:id="11617" w:author="gsadi" w:date="2013-11-25T13:14:00Z"/>
          <w:rFonts w:ascii="Arial" w:hAnsi="Arial" w:cs="Arial"/>
          <w:rPrChange w:id="11618" w:author="gsadi" w:date="2013-11-25T14:33:00Z">
            <w:rPr>
              <w:ins w:id="11619" w:author="gsadi" w:date="2013-11-25T13:14:00Z"/>
              <w:rFonts w:ascii="Arial" w:hAnsi="Arial" w:cs="Arial"/>
              <w:sz w:val="20"/>
              <w:szCs w:val="20"/>
            </w:rPr>
          </w:rPrChange>
        </w:rPr>
        <w:pPrChange w:id="11620" w:author="gsadi" w:date="2013-11-25T13:15:00Z">
          <w:pPr>
            <w:numPr>
              <w:ilvl w:val="1"/>
              <w:numId w:val="52"/>
            </w:numPr>
            <w:tabs>
              <w:tab w:val="num" w:pos="1440"/>
            </w:tabs>
            <w:autoSpaceDE w:val="0"/>
            <w:autoSpaceDN w:val="0"/>
            <w:ind w:left="1440" w:hanging="360"/>
          </w:pPr>
        </w:pPrChange>
      </w:pPr>
      <w:ins w:id="11621" w:author="gsadi" w:date="2013-11-25T13:14:00Z">
        <w:r w:rsidRPr="002B0E74">
          <w:rPr>
            <w:rFonts w:ascii="Arial" w:hAnsi="Arial" w:cs="Arial"/>
            <w:rPrChange w:id="11622" w:author="gsadi" w:date="2013-11-25T14:33:00Z">
              <w:rPr>
                <w:rFonts w:ascii="Arial" w:hAnsi="Arial" w:cs="Arial"/>
                <w:color w:val="0000FF"/>
                <w:sz w:val="20"/>
                <w:szCs w:val="20"/>
                <w:u w:val="single"/>
              </w:rPr>
            </w:rPrChange>
          </w:rPr>
          <w:t>In the Routing Maintenance to maintain a route the user has to enter Material and DC to search any route for the combination:</w:t>
        </w:r>
      </w:ins>
    </w:p>
    <w:p w:rsidR="00000000" w:rsidRDefault="002B0E74">
      <w:pPr>
        <w:numPr>
          <w:ilvl w:val="0"/>
          <w:numId w:val="51"/>
        </w:numPr>
        <w:autoSpaceDE w:val="0"/>
        <w:autoSpaceDN w:val="0"/>
        <w:ind w:left="1080"/>
        <w:rPr>
          <w:ins w:id="11623" w:author="gsadi" w:date="2013-11-25T13:14:00Z"/>
          <w:rFonts w:ascii="Arial" w:hAnsi="Arial" w:cs="Arial"/>
          <w:rPrChange w:id="11624" w:author="gsadi" w:date="2013-11-25T14:33:00Z">
            <w:rPr>
              <w:ins w:id="11625" w:author="gsadi" w:date="2013-11-25T13:14:00Z"/>
              <w:rFonts w:ascii="Arial" w:hAnsi="Arial" w:cs="Arial"/>
              <w:sz w:val="20"/>
              <w:szCs w:val="20"/>
            </w:rPr>
          </w:rPrChange>
        </w:rPr>
        <w:pPrChange w:id="11626" w:author="gsadi" w:date="2013-11-25T13:15:00Z">
          <w:pPr>
            <w:numPr>
              <w:ilvl w:val="1"/>
              <w:numId w:val="52"/>
            </w:numPr>
            <w:tabs>
              <w:tab w:val="num" w:pos="720"/>
              <w:tab w:val="num" w:pos="1440"/>
            </w:tabs>
            <w:autoSpaceDE w:val="0"/>
            <w:autoSpaceDN w:val="0"/>
            <w:ind w:left="1440" w:hanging="360"/>
          </w:pPr>
        </w:pPrChange>
      </w:pPr>
      <w:ins w:id="11627" w:author="gsadi" w:date="2013-11-25T13:14:00Z">
        <w:r w:rsidRPr="002B0E74">
          <w:rPr>
            <w:rFonts w:ascii="Arial" w:hAnsi="Arial" w:cs="Arial"/>
            <w:rPrChange w:id="11628" w:author="gsadi" w:date="2013-11-25T14:33:00Z">
              <w:rPr>
                <w:rFonts w:ascii="Arial" w:hAnsi="Arial" w:cs="Arial"/>
                <w:color w:val="0000FF"/>
                <w:sz w:val="20"/>
                <w:szCs w:val="20"/>
                <w:u w:val="single"/>
              </w:rPr>
            </w:rPrChange>
          </w:rPr>
          <w:t>To search a Menu, there are various search filter provided in tree structure to help the user.</w:t>
        </w:r>
      </w:ins>
    </w:p>
    <w:p w:rsidR="00000000" w:rsidRDefault="002B0E74">
      <w:pPr>
        <w:numPr>
          <w:ilvl w:val="0"/>
          <w:numId w:val="51"/>
        </w:numPr>
        <w:autoSpaceDE w:val="0"/>
        <w:autoSpaceDN w:val="0"/>
        <w:ind w:left="1080"/>
        <w:rPr>
          <w:ins w:id="11629" w:author="gsadi" w:date="2013-11-25T13:14:00Z"/>
          <w:rFonts w:ascii="Arial" w:hAnsi="Arial" w:cs="Arial"/>
          <w:rPrChange w:id="11630" w:author="gsadi" w:date="2013-11-25T14:33:00Z">
            <w:rPr>
              <w:ins w:id="11631" w:author="gsadi" w:date="2013-11-25T13:14:00Z"/>
              <w:rFonts w:ascii="Arial" w:hAnsi="Arial" w:cs="Arial"/>
              <w:sz w:val="20"/>
              <w:szCs w:val="20"/>
            </w:rPr>
          </w:rPrChange>
        </w:rPr>
        <w:pPrChange w:id="11632" w:author="gsadi" w:date="2013-11-25T13:15:00Z">
          <w:pPr>
            <w:numPr>
              <w:ilvl w:val="1"/>
              <w:numId w:val="52"/>
            </w:numPr>
            <w:tabs>
              <w:tab w:val="num" w:pos="720"/>
              <w:tab w:val="num" w:pos="1440"/>
            </w:tabs>
            <w:autoSpaceDE w:val="0"/>
            <w:autoSpaceDN w:val="0"/>
            <w:ind w:left="1440" w:hanging="360"/>
          </w:pPr>
        </w:pPrChange>
      </w:pPr>
      <w:ins w:id="11633" w:author="gsadi" w:date="2013-11-25T13:14:00Z">
        <w:r w:rsidRPr="002B0E74">
          <w:rPr>
            <w:rFonts w:ascii="Arial" w:hAnsi="Arial" w:cs="Arial"/>
            <w:rPrChange w:id="11634" w:author="gsadi" w:date="2013-11-25T14:33:00Z">
              <w:rPr>
                <w:rFonts w:ascii="Arial" w:hAnsi="Arial" w:cs="Arial"/>
                <w:color w:val="0000FF"/>
                <w:sz w:val="20"/>
                <w:szCs w:val="20"/>
                <w:u w:val="single"/>
              </w:rPr>
            </w:rPrChange>
          </w:rPr>
          <w:t xml:space="preserve">While maintaining the route the user may specify location/vendor and lead time. </w:t>
        </w:r>
      </w:ins>
    </w:p>
    <w:p w:rsidR="00000000" w:rsidRDefault="002B0E74">
      <w:pPr>
        <w:numPr>
          <w:ilvl w:val="0"/>
          <w:numId w:val="51"/>
        </w:numPr>
        <w:autoSpaceDE w:val="0"/>
        <w:autoSpaceDN w:val="0"/>
        <w:ind w:left="1080"/>
        <w:rPr>
          <w:ins w:id="11635" w:author="gsadi" w:date="2013-11-25T13:14:00Z"/>
          <w:rFonts w:ascii="Arial" w:hAnsi="Arial" w:cs="Arial"/>
          <w:rPrChange w:id="11636" w:author="gsadi" w:date="2013-11-25T14:33:00Z">
            <w:rPr>
              <w:ins w:id="11637" w:author="gsadi" w:date="2013-11-25T13:14:00Z"/>
              <w:rFonts w:ascii="Arial" w:hAnsi="Arial" w:cs="Arial"/>
              <w:sz w:val="20"/>
              <w:szCs w:val="20"/>
            </w:rPr>
          </w:rPrChange>
        </w:rPr>
        <w:pPrChange w:id="11638" w:author="gsadi" w:date="2013-11-25T13:15:00Z">
          <w:pPr>
            <w:numPr>
              <w:ilvl w:val="1"/>
              <w:numId w:val="52"/>
            </w:numPr>
            <w:tabs>
              <w:tab w:val="num" w:pos="720"/>
              <w:tab w:val="num" w:pos="1440"/>
            </w:tabs>
            <w:autoSpaceDE w:val="0"/>
            <w:autoSpaceDN w:val="0"/>
            <w:ind w:left="1440" w:hanging="360"/>
          </w:pPr>
        </w:pPrChange>
      </w:pPr>
      <w:ins w:id="11639" w:author="gsadi" w:date="2013-11-25T13:14:00Z">
        <w:r w:rsidRPr="002B0E74">
          <w:rPr>
            <w:rFonts w:ascii="Arial" w:hAnsi="Arial" w:cs="Arial"/>
            <w:rPrChange w:id="11640" w:author="gsadi" w:date="2013-11-25T14:33:00Z">
              <w:rPr>
                <w:rFonts w:ascii="Arial" w:hAnsi="Arial" w:cs="Arial"/>
                <w:color w:val="0000FF"/>
                <w:sz w:val="20"/>
                <w:szCs w:val="20"/>
                <w:u w:val="single"/>
              </w:rPr>
            </w:rPrChange>
          </w:rPr>
          <w:t xml:space="preserve">Lead time refers to the time that would be required for an operation on a material to be complete and reach a location with a specific mode of transport. </w:t>
        </w:r>
      </w:ins>
    </w:p>
    <w:p w:rsidR="00000000" w:rsidRDefault="002B0E74">
      <w:pPr>
        <w:numPr>
          <w:ilvl w:val="0"/>
          <w:numId w:val="51"/>
        </w:numPr>
        <w:autoSpaceDE w:val="0"/>
        <w:autoSpaceDN w:val="0"/>
        <w:ind w:left="1080"/>
        <w:rPr>
          <w:ins w:id="11641" w:author="gsadi" w:date="2013-11-25T13:14:00Z"/>
          <w:rFonts w:ascii="Arial" w:hAnsi="Arial" w:cs="Arial"/>
          <w:rPrChange w:id="11642" w:author="gsadi" w:date="2013-11-25T14:33:00Z">
            <w:rPr>
              <w:ins w:id="11643" w:author="gsadi" w:date="2013-11-25T13:14:00Z"/>
              <w:rFonts w:ascii="Arial" w:hAnsi="Arial" w:cs="Arial"/>
              <w:sz w:val="20"/>
              <w:szCs w:val="20"/>
            </w:rPr>
          </w:rPrChange>
        </w:rPr>
        <w:pPrChange w:id="11644" w:author="gsadi" w:date="2013-11-25T13:15:00Z">
          <w:pPr>
            <w:numPr>
              <w:ilvl w:val="1"/>
              <w:numId w:val="52"/>
            </w:numPr>
            <w:tabs>
              <w:tab w:val="num" w:pos="720"/>
              <w:tab w:val="num" w:pos="1440"/>
            </w:tabs>
            <w:autoSpaceDE w:val="0"/>
            <w:autoSpaceDN w:val="0"/>
            <w:ind w:left="1440" w:hanging="360"/>
          </w:pPr>
        </w:pPrChange>
      </w:pPr>
      <w:ins w:id="11645" w:author="gsadi" w:date="2013-11-25T13:14:00Z">
        <w:r w:rsidRPr="002B0E74">
          <w:rPr>
            <w:rFonts w:ascii="Arial" w:hAnsi="Arial" w:cs="Arial"/>
            <w:rPrChange w:id="11646" w:author="gsadi" w:date="2013-11-25T14:33:00Z">
              <w:rPr>
                <w:rFonts w:ascii="Arial" w:hAnsi="Arial" w:cs="Arial"/>
                <w:color w:val="0000FF"/>
                <w:sz w:val="20"/>
                <w:szCs w:val="20"/>
                <w:u w:val="single"/>
              </w:rPr>
            </w:rPrChange>
          </w:rPr>
          <w:t>To create a new route, the user may make use of the pre</w:t>
        </w:r>
      </w:ins>
      <w:ins w:id="11647" w:author="gsadi" w:date="2013-11-25T13:17:00Z">
        <w:r w:rsidRPr="002B0E74">
          <w:rPr>
            <w:rFonts w:ascii="Arial" w:hAnsi="Arial" w:cs="Arial"/>
            <w:rPrChange w:id="11648" w:author="gsadi" w:date="2013-11-25T14:33:00Z">
              <w:rPr>
                <w:rFonts w:ascii="Arial" w:hAnsi="Arial" w:cs="Arial"/>
                <w:color w:val="0000FF"/>
                <w:sz w:val="20"/>
                <w:szCs w:val="20"/>
                <w:u w:val="single"/>
              </w:rPr>
            </w:rPrChange>
          </w:rPr>
          <w:t>-</w:t>
        </w:r>
      </w:ins>
      <w:ins w:id="11649" w:author="gsadi" w:date="2013-11-25T13:14:00Z">
        <w:r w:rsidRPr="002B0E74">
          <w:rPr>
            <w:rFonts w:ascii="Arial" w:hAnsi="Arial" w:cs="Arial"/>
            <w:rPrChange w:id="11650" w:author="gsadi" w:date="2013-11-25T14:33:00Z">
              <w:rPr>
                <w:rFonts w:ascii="Arial" w:hAnsi="Arial" w:cs="Arial"/>
                <w:color w:val="0000FF"/>
                <w:sz w:val="20"/>
                <w:szCs w:val="20"/>
                <w:u w:val="single"/>
              </w:rPr>
            </w:rPrChange>
          </w:rPr>
          <w:t>existing templates present in the application</w:t>
        </w:r>
      </w:ins>
    </w:p>
    <w:p w:rsidR="00000000" w:rsidRDefault="002B0E74">
      <w:pPr>
        <w:numPr>
          <w:ilvl w:val="0"/>
          <w:numId w:val="51"/>
        </w:numPr>
        <w:autoSpaceDE w:val="0"/>
        <w:autoSpaceDN w:val="0"/>
        <w:ind w:left="1080"/>
        <w:rPr>
          <w:ins w:id="11651" w:author="gsadi" w:date="2013-11-25T13:14:00Z"/>
          <w:rFonts w:ascii="Arial" w:hAnsi="Arial" w:cs="Arial"/>
          <w:rPrChange w:id="11652" w:author="gsadi" w:date="2013-11-25T14:33:00Z">
            <w:rPr>
              <w:ins w:id="11653" w:author="gsadi" w:date="2013-11-25T13:14:00Z"/>
              <w:rFonts w:ascii="Arial" w:hAnsi="Arial" w:cs="Arial"/>
              <w:sz w:val="20"/>
              <w:szCs w:val="20"/>
            </w:rPr>
          </w:rPrChange>
        </w:rPr>
        <w:pPrChange w:id="11654" w:author="gsadi" w:date="2013-11-25T13:15:00Z">
          <w:pPr>
            <w:numPr>
              <w:ilvl w:val="1"/>
              <w:numId w:val="52"/>
            </w:numPr>
            <w:tabs>
              <w:tab w:val="num" w:pos="720"/>
              <w:tab w:val="num" w:pos="1440"/>
            </w:tabs>
            <w:autoSpaceDE w:val="0"/>
            <w:autoSpaceDN w:val="0"/>
            <w:ind w:left="1440" w:hanging="360"/>
          </w:pPr>
        </w:pPrChange>
      </w:pPr>
      <w:ins w:id="11655" w:author="gsadi" w:date="2013-11-25T13:14:00Z">
        <w:r w:rsidRPr="002B0E74">
          <w:rPr>
            <w:rFonts w:ascii="Arial" w:hAnsi="Arial" w:cs="Arial"/>
            <w:rPrChange w:id="11656" w:author="gsadi" w:date="2013-11-25T14:33:00Z">
              <w:rPr>
                <w:rFonts w:ascii="Arial" w:hAnsi="Arial" w:cs="Arial"/>
                <w:color w:val="0000FF"/>
                <w:sz w:val="20"/>
                <w:szCs w:val="20"/>
                <w:u w:val="single"/>
              </w:rPr>
            </w:rPrChange>
          </w:rPr>
          <w:t>The user can specify the LT time, operation, location while adding the step to define the route.</w:t>
        </w:r>
      </w:ins>
    </w:p>
    <w:p w:rsidR="00000000" w:rsidRDefault="002B0E74">
      <w:pPr>
        <w:numPr>
          <w:ilvl w:val="0"/>
          <w:numId w:val="51"/>
        </w:numPr>
        <w:autoSpaceDE w:val="0"/>
        <w:autoSpaceDN w:val="0"/>
        <w:ind w:left="1080"/>
        <w:rPr>
          <w:ins w:id="11657" w:author="gsadi" w:date="2013-11-25T13:14:00Z"/>
          <w:rFonts w:ascii="Arial" w:hAnsi="Arial" w:cs="Arial"/>
          <w:rPrChange w:id="11658" w:author="gsadi" w:date="2013-11-25T14:33:00Z">
            <w:rPr>
              <w:ins w:id="11659" w:author="gsadi" w:date="2013-11-25T13:14:00Z"/>
              <w:rFonts w:ascii="Arial" w:hAnsi="Arial" w:cs="Arial"/>
              <w:sz w:val="20"/>
              <w:szCs w:val="20"/>
            </w:rPr>
          </w:rPrChange>
        </w:rPr>
        <w:pPrChange w:id="11660" w:author="gsadi" w:date="2013-11-25T13:15:00Z">
          <w:pPr>
            <w:numPr>
              <w:ilvl w:val="1"/>
              <w:numId w:val="52"/>
            </w:numPr>
            <w:tabs>
              <w:tab w:val="num" w:pos="720"/>
              <w:tab w:val="num" w:pos="1440"/>
            </w:tabs>
            <w:autoSpaceDE w:val="0"/>
            <w:autoSpaceDN w:val="0"/>
            <w:ind w:left="1440" w:hanging="360"/>
          </w:pPr>
        </w:pPrChange>
      </w:pPr>
      <w:ins w:id="11661" w:author="gsadi" w:date="2013-11-25T13:14:00Z">
        <w:r w:rsidRPr="002B0E74">
          <w:rPr>
            <w:rFonts w:ascii="Arial" w:hAnsi="Arial" w:cs="Arial"/>
            <w:rPrChange w:id="11662" w:author="gsadi" w:date="2013-11-25T14:33:00Z">
              <w:rPr>
                <w:rFonts w:ascii="Arial" w:hAnsi="Arial" w:cs="Arial"/>
                <w:color w:val="0000FF"/>
                <w:sz w:val="20"/>
                <w:szCs w:val="20"/>
                <w:u w:val="single"/>
              </w:rPr>
            </w:rPrChange>
          </w:rPr>
          <w:t>The last step of the route should always be “TRANSPORT” and the lead time for that can’t be modified for the user.</w:t>
        </w:r>
      </w:ins>
    </w:p>
    <w:p w:rsidR="00000000" w:rsidRDefault="002B0E74">
      <w:pPr>
        <w:numPr>
          <w:ilvl w:val="0"/>
          <w:numId w:val="51"/>
        </w:numPr>
        <w:autoSpaceDE w:val="0"/>
        <w:autoSpaceDN w:val="0"/>
        <w:ind w:left="1080"/>
        <w:rPr>
          <w:ins w:id="11663" w:author="gsadi" w:date="2013-11-25T13:14:00Z"/>
          <w:rFonts w:ascii="Arial" w:hAnsi="Arial" w:cs="Arial"/>
          <w:rPrChange w:id="11664" w:author="gsadi" w:date="2013-11-25T14:33:00Z">
            <w:rPr>
              <w:ins w:id="11665" w:author="gsadi" w:date="2013-11-25T13:14:00Z"/>
              <w:rFonts w:ascii="Arial" w:hAnsi="Arial" w:cs="Arial"/>
              <w:sz w:val="20"/>
              <w:szCs w:val="20"/>
            </w:rPr>
          </w:rPrChange>
        </w:rPr>
        <w:pPrChange w:id="11666" w:author="gsadi" w:date="2013-11-25T13:15:00Z">
          <w:pPr>
            <w:numPr>
              <w:ilvl w:val="1"/>
              <w:numId w:val="52"/>
            </w:numPr>
            <w:tabs>
              <w:tab w:val="num" w:pos="720"/>
              <w:tab w:val="num" w:pos="1440"/>
            </w:tabs>
            <w:autoSpaceDE w:val="0"/>
            <w:autoSpaceDN w:val="0"/>
            <w:ind w:left="1440" w:hanging="360"/>
          </w:pPr>
        </w:pPrChange>
      </w:pPr>
      <w:ins w:id="11667" w:author="gsadi" w:date="2013-11-25T13:14:00Z">
        <w:r w:rsidRPr="002B0E74">
          <w:rPr>
            <w:rFonts w:ascii="Arial" w:hAnsi="Arial" w:cs="Arial"/>
            <w:rPrChange w:id="11668" w:author="gsadi" w:date="2013-11-25T14:33:00Z">
              <w:rPr>
                <w:rFonts w:ascii="Arial" w:hAnsi="Arial" w:cs="Arial"/>
                <w:color w:val="0000FF"/>
                <w:sz w:val="20"/>
                <w:szCs w:val="20"/>
                <w:u w:val="single"/>
              </w:rPr>
            </w:rPrChange>
          </w:rPr>
          <w:t>Start Date and End Date indicate the only period in which the location/vendor will be active. If it is not mentioned, then it indicates the location is available throughout the year.</w:t>
        </w:r>
      </w:ins>
    </w:p>
    <w:p w:rsidR="00000000" w:rsidRDefault="002B0E74">
      <w:pPr>
        <w:numPr>
          <w:ilvl w:val="0"/>
          <w:numId w:val="51"/>
        </w:numPr>
        <w:autoSpaceDE w:val="0"/>
        <w:autoSpaceDN w:val="0"/>
        <w:ind w:left="1080"/>
        <w:rPr>
          <w:ins w:id="11669" w:author="gsadi" w:date="2013-11-25T13:14:00Z"/>
          <w:rFonts w:ascii="Arial" w:hAnsi="Arial" w:cs="Arial"/>
          <w:rPrChange w:id="11670" w:author="gsadi" w:date="2013-11-25T14:33:00Z">
            <w:rPr>
              <w:ins w:id="11671" w:author="gsadi" w:date="2013-11-25T13:14:00Z"/>
              <w:rFonts w:ascii="Arial" w:hAnsi="Arial" w:cs="Arial"/>
              <w:sz w:val="20"/>
              <w:szCs w:val="20"/>
            </w:rPr>
          </w:rPrChange>
        </w:rPr>
        <w:pPrChange w:id="11672" w:author="gsadi" w:date="2013-11-25T13:15:00Z">
          <w:pPr>
            <w:numPr>
              <w:ilvl w:val="1"/>
              <w:numId w:val="52"/>
            </w:numPr>
            <w:tabs>
              <w:tab w:val="num" w:pos="720"/>
              <w:tab w:val="num" w:pos="1440"/>
            </w:tabs>
            <w:autoSpaceDE w:val="0"/>
            <w:autoSpaceDN w:val="0"/>
            <w:ind w:left="1440" w:hanging="360"/>
          </w:pPr>
        </w:pPrChange>
      </w:pPr>
      <w:ins w:id="11673" w:author="gsadi" w:date="2013-11-25T13:14:00Z">
        <w:r w:rsidRPr="002B0E74">
          <w:rPr>
            <w:rFonts w:ascii="Arial" w:hAnsi="Arial" w:cs="Arial"/>
            <w:rPrChange w:id="11674" w:author="gsadi" w:date="2013-11-25T14:33:00Z">
              <w:rPr>
                <w:rFonts w:ascii="Arial" w:hAnsi="Arial" w:cs="Arial"/>
                <w:color w:val="0000FF"/>
                <w:sz w:val="20"/>
                <w:szCs w:val="20"/>
                <w:u w:val="single"/>
              </w:rPr>
            </w:rPrChange>
          </w:rPr>
          <w:t>Status indicates whether the location in route is active or not. “Y” refers to “Yes” where “N” denotes inactive.</w:t>
        </w:r>
      </w:ins>
    </w:p>
    <w:p w:rsidR="00000000" w:rsidRDefault="002B0E74">
      <w:pPr>
        <w:numPr>
          <w:ilvl w:val="0"/>
          <w:numId w:val="51"/>
        </w:numPr>
        <w:autoSpaceDE w:val="0"/>
        <w:autoSpaceDN w:val="0"/>
        <w:ind w:left="1080"/>
        <w:rPr>
          <w:ins w:id="11675" w:author="gsadi" w:date="2013-11-25T13:14:00Z"/>
          <w:rFonts w:ascii="Arial" w:hAnsi="Arial" w:cs="Arial"/>
          <w:rPrChange w:id="11676" w:author="gsadi" w:date="2013-11-25T14:33:00Z">
            <w:rPr>
              <w:ins w:id="11677" w:author="gsadi" w:date="2013-11-25T13:14:00Z"/>
              <w:rFonts w:ascii="Arial" w:hAnsi="Arial" w:cs="Arial"/>
              <w:sz w:val="20"/>
              <w:szCs w:val="20"/>
            </w:rPr>
          </w:rPrChange>
        </w:rPr>
        <w:pPrChange w:id="11678" w:author="gsadi" w:date="2013-11-25T13:15:00Z">
          <w:pPr>
            <w:numPr>
              <w:ilvl w:val="1"/>
              <w:numId w:val="52"/>
            </w:numPr>
            <w:tabs>
              <w:tab w:val="num" w:pos="720"/>
              <w:tab w:val="num" w:pos="1440"/>
            </w:tabs>
            <w:autoSpaceDE w:val="0"/>
            <w:autoSpaceDN w:val="0"/>
            <w:ind w:left="1440" w:hanging="360"/>
          </w:pPr>
        </w:pPrChange>
      </w:pPr>
      <w:ins w:id="11679" w:author="gsadi" w:date="2013-11-25T13:14:00Z">
        <w:r w:rsidRPr="002B0E74">
          <w:rPr>
            <w:rFonts w:ascii="Arial" w:hAnsi="Arial" w:cs="Arial"/>
            <w:rPrChange w:id="11680" w:author="gsadi" w:date="2013-11-25T14:33:00Z">
              <w:rPr>
                <w:rFonts w:ascii="Arial" w:hAnsi="Arial" w:cs="Arial"/>
                <w:color w:val="0000FF"/>
                <w:sz w:val="20"/>
                <w:szCs w:val="20"/>
                <w:u w:val="single"/>
              </w:rPr>
            </w:rPrChange>
          </w:rPr>
          <w:t xml:space="preserve">Priority value indicates the priority of the step in the route. Lower the value, higher the priority. </w:t>
        </w:r>
      </w:ins>
    </w:p>
    <w:p w:rsidR="00000000" w:rsidRDefault="002B0E74">
      <w:pPr>
        <w:numPr>
          <w:ilvl w:val="0"/>
          <w:numId w:val="51"/>
        </w:numPr>
        <w:autoSpaceDE w:val="0"/>
        <w:autoSpaceDN w:val="0"/>
        <w:ind w:left="1080"/>
        <w:rPr>
          <w:ins w:id="11681" w:author="gsadi" w:date="2013-11-25T13:14:00Z"/>
          <w:rFonts w:ascii="Arial" w:hAnsi="Arial" w:cs="Arial"/>
          <w:rPrChange w:id="11682" w:author="gsadi" w:date="2013-11-25T14:33:00Z">
            <w:rPr>
              <w:ins w:id="11683" w:author="gsadi" w:date="2013-11-25T13:14:00Z"/>
              <w:rFonts w:ascii="Arial" w:hAnsi="Arial" w:cs="Arial"/>
              <w:sz w:val="20"/>
              <w:szCs w:val="20"/>
            </w:rPr>
          </w:rPrChange>
        </w:rPr>
        <w:pPrChange w:id="11684" w:author="gsadi" w:date="2013-11-25T13:15:00Z">
          <w:pPr>
            <w:numPr>
              <w:ilvl w:val="1"/>
              <w:numId w:val="52"/>
            </w:numPr>
            <w:tabs>
              <w:tab w:val="num" w:pos="1440"/>
            </w:tabs>
            <w:autoSpaceDE w:val="0"/>
            <w:autoSpaceDN w:val="0"/>
            <w:ind w:left="1440" w:hanging="360"/>
          </w:pPr>
        </w:pPrChange>
      </w:pPr>
      <w:ins w:id="11685" w:author="gsadi" w:date="2013-11-25T13:14:00Z">
        <w:r w:rsidRPr="002B0E74">
          <w:rPr>
            <w:rFonts w:ascii="Arial" w:hAnsi="Arial" w:cs="Arial"/>
            <w:rPrChange w:id="11686" w:author="gsadi" w:date="2013-11-25T14:33:00Z">
              <w:rPr>
                <w:rFonts w:ascii="Arial" w:hAnsi="Arial" w:cs="Arial"/>
                <w:color w:val="0000FF"/>
                <w:sz w:val="20"/>
                <w:szCs w:val="20"/>
                <w:u w:val="single"/>
              </w:rPr>
            </w:rPrChange>
          </w:rPr>
          <w:t>Linked DCs helps to enable sharing the same route between different DCs and same material combination.</w:t>
        </w:r>
      </w:ins>
    </w:p>
    <w:p w:rsidR="00000000" w:rsidRDefault="002B0E74">
      <w:pPr>
        <w:numPr>
          <w:ilvl w:val="0"/>
          <w:numId w:val="51"/>
        </w:numPr>
        <w:autoSpaceDE w:val="0"/>
        <w:autoSpaceDN w:val="0"/>
        <w:ind w:left="1080"/>
        <w:rPr>
          <w:ins w:id="11687" w:author="gsadi" w:date="2013-11-25T13:14:00Z"/>
          <w:rFonts w:ascii="Arial" w:hAnsi="Arial" w:cs="Arial"/>
          <w:rPrChange w:id="11688" w:author="gsadi" w:date="2013-11-25T14:33:00Z">
            <w:rPr>
              <w:ins w:id="11689" w:author="gsadi" w:date="2013-11-25T13:14:00Z"/>
              <w:rFonts w:ascii="Arial" w:hAnsi="Arial" w:cs="Arial"/>
              <w:sz w:val="20"/>
              <w:szCs w:val="20"/>
            </w:rPr>
          </w:rPrChange>
        </w:rPr>
        <w:pPrChange w:id="11690" w:author="gsadi" w:date="2013-11-25T13:15:00Z">
          <w:pPr>
            <w:numPr>
              <w:ilvl w:val="1"/>
              <w:numId w:val="52"/>
            </w:numPr>
            <w:tabs>
              <w:tab w:val="num" w:pos="1440"/>
            </w:tabs>
            <w:autoSpaceDE w:val="0"/>
            <w:autoSpaceDN w:val="0"/>
            <w:ind w:left="1440" w:hanging="360"/>
          </w:pPr>
        </w:pPrChange>
      </w:pPr>
      <w:ins w:id="11691" w:author="gsadi" w:date="2013-11-25T13:14:00Z">
        <w:r w:rsidRPr="002B0E74">
          <w:rPr>
            <w:rFonts w:ascii="Arial" w:hAnsi="Arial" w:cs="Arial"/>
            <w:rPrChange w:id="11692" w:author="gsadi" w:date="2013-11-25T14:33:00Z">
              <w:rPr>
                <w:rFonts w:ascii="Arial" w:hAnsi="Arial" w:cs="Arial"/>
                <w:color w:val="0000FF"/>
                <w:sz w:val="20"/>
                <w:szCs w:val="20"/>
                <w:u w:val="single"/>
              </w:rPr>
            </w:rPrChange>
          </w:rPr>
          <w:lastRenderedPageBreak/>
          <w:t>Copy Routing provides the ability to copy the same route to a different material but same DC.</w:t>
        </w:r>
      </w:ins>
    </w:p>
    <w:p w:rsidR="00000000" w:rsidRDefault="002B0E74">
      <w:pPr>
        <w:numPr>
          <w:ilvl w:val="0"/>
          <w:numId w:val="51"/>
        </w:numPr>
        <w:autoSpaceDE w:val="0"/>
        <w:autoSpaceDN w:val="0"/>
        <w:ind w:left="1080"/>
        <w:rPr>
          <w:ins w:id="11693" w:author="gsadi" w:date="2013-11-25T13:14:00Z"/>
          <w:rFonts w:ascii="Arial" w:hAnsi="Arial" w:cs="Arial"/>
          <w:rPrChange w:id="11694" w:author="gsadi" w:date="2013-11-25T14:33:00Z">
            <w:rPr>
              <w:ins w:id="11695" w:author="gsadi" w:date="2013-11-25T13:14:00Z"/>
              <w:rFonts w:ascii="Arial" w:hAnsi="Arial" w:cs="Arial"/>
              <w:sz w:val="20"/>
              <w:szCs w:val="20"/>
            </w:rPr>
          </w:rPrChange>
        </w:rPr>
        <w:pPrChange w:id="11696" w:author="gsadi" w:date="2013-11-25T13:15:00Z">
          <w:pPr>
            <w:numPr>
              <w:ilvl w:val="1"/>
              <w:numId w:val="52"/>
            </w:numPr>
            <w:tabs>
              <w:tab w:val="num" w:pos="1440"/>
            </w:tabs>
            <w:autoSpaceDE w:val="0"/>
            <w:autoSpaceDN w:val="0"/>
            <w:ind w:left="1440" w:hanging="360"/>
          </w:pPr>
        </w:pPrChange>
      </w:pPr>
      <w:ins w:id="11697" w:author="gsadi" w:date="2013-11-25T13:14:00Z">
        <w:r w:rsidRPr="002B0E74">
          <w:rPr>
            <w:rFonts w:ascii="Arial" w:hAnsi="Arial" w:cs="Arial"/>
            <w:rPrChange w:id="11698" w:author="gsadi" w:date="2013-11-25T14:33:00Z">
              <w:rPr>
                <w:rFonts w:ascii="Arial" w:hAnsi="Arial" w:cs="Arial"/>
                <w:color w:val="0000FF"/>
                <w:sz w:val="20"/>
                <w:szCs w:val="20"/>
                <w:u w:val="single"/>
              </w:rPr>
            </w:rPrChange>
          </w:rPr>
          <w:t xml:space="preserve">Mass Maintenance helps in updating the LT time or Effectivity for the operation involved in the step of a route. For ODW the only possible lead time that can be modified for an operation is “VENDOR” but for IMW it may have “CUT”, “SEW” etc except for “TRANSPORT”. </w:t>
        </w:r>
      </w:ins>
    </w:p>
    <w:p w:rsidR="00000000" w:rsidRDefault="002B0E74">
      <w:pPr>
        <w:numPr>
          <w:ilvl w:val="0"/>
          <w:numId w:val="51"/>
        </w:numPr>
        <w:autoSpaceDE w:val="0"/>
        <w:autoSpaceDN w:val="0"/>
        <w:ind w:left="1080"/>
        <w:rPr>
          <w:ins w:id="11699" w:author="gsadi" w:date="2013-11-25T13:14:00Z"/>
          <w:rFonts w:ascii="Arial" w:hAnsi="Arial" w:cs="Arial"/>
          <w:rPrChange w:id="11700" w:author="gsadi" w:date="2013-11-25T14:33:00Z">
            <w:rPr>
              <w:ins w:id="11701" w:author="gsadi" w:date="2013-11-25T13:14:00Z"/>
              <w:rFonts w:ascii="Arial" w:hAnsi="Arial" w:cs="Arial"/>
              <w:sz w:val="20"/>
              <w:szCs w:val="20"/>
            </w:rPr>
          </w:rPrChange>
        </w:rPr>
        <w:pPrChange w:id="11702" w:author="gsadi" w:date="2013-11-25T13:15:00Z">
          <w:pPr>
            <w:numPr>
              <w:ilvl w:val="1"/>
              <w:numId w:val="52"/>
            </w:numPr>
            <w:tabs>
              <w:tab w:val="num" w:pos="720"/>
              <w:tab w:val="num" w:pos="1440"/>
            </w:tabs>
            <w:autoSpaceDE w:val="0"/>
            <w:autoSpaceDN w:val="0"/>
            <w:ind w:left="1440" w:hanging="360"/>
          </w:pPr>
        </w:pPrChange>
      </w:pPr>
      <w:ins w:id="11703" w:author="gsadi" w:date="2013-11-25T13:14:00Z">
        <w:r w:rsidRPr="002B0E74">
          <w:rPr>
            <w:rFonts w:ascii="Arial" w:hAnsi="Arial" w:cs="Arial"/>
            <w:rPrChange w:id="11704" w:author="gsadi" w:date="2013-11-25T14:33:00Z">
              <w:rPr>
                <w:rFonts w:ascii="Arial" w:hAnsi="Arial" w:cs="Arial"/>
                <w:color w:val="0000FF"/>
                <w:sz w:val="20"/>
                <w:szCs w:val="20"/>
                <w:u w:val="single"/>
              </w:rPr>
            </w:rPrChange>
          </w:rPr>
          <w:t>“TRANSPORT” LT time can’t be modified using Mass Maintenance screen but using Trans LT maintenance.</w:t>
        </w:r>
      </w:ins>
    </w:p>
    <w:p w:rsidR="00000000" w:rsidRDefault="002B0E74">
      <w:pPr>
        <w:numPr>
          <w:ilvl w:val="0"/>
          <w:numId w:val="51"/>
        </w:numPr>
        <w:autoSpaceDE w:val="0"/>
        <w:autoSpaceDN w:val="0"/>
        <w:ind w:left="1080"/>
        <w:rPr>
          <w:ins w:id="11705" w:author="gsadi" w:date="2013-11-25T13:14:00Z"/>
          <w:rFonts w:ascii="Arial" w:hAnsi="Arial" w:cs="Arial"/>
          <w:rPrChange w:id="11706" w:author="gsadi" w:date="2013-11-25T14:33:00Z">
            <w:rPr>
              <w:ins w:id="11707" w:author="gsadi" w:date="2013-11-25T13:14:00Z"/>
              <w:rFonts w:ascii="Arial" w:hAnsi="Arial" w:cs="Arial"/>
              <w:sz w:val="20"/>
              <w:szCs w:val="20"/>
            </w:rPr>
          </w:rPrChange>
        </w:rPr>
        <w:pPrChange w:id="11708" w:author="gsadi" w:date="2013-11-25T13:15:00Z">
          <w:pPr>
            <w:numPr>
              <w:ilvl w:val="1"/>
              <w:numId w:val="52"/>
            </w:numPr>
            <w:tabs>
              <w:tab w:val="num" w:pos="720"/>
              <w:tab w:val="num" w:pos="1440"/>
            </w:tabs>
            <w:autoSpaceDE w:val="0"/>
            <w:autoSpaceDN w:val="0"/>
            <w:ind w:left="1440" w:hanging="360"/>
          </w:pPr>
        </w:pPrChange>
      </w:pPr>
      <w:ins w:id="11709" w:author="gsadi" w:date="2013-11-25T13:14:00Z">
        <w:r w:rsidRPr="002B0E74">
          <w:rPr>
            <w:rFonts w:ascii="Arial" w:hAnsi="Arial" w:cs="Arial"/>
            <w:rPrChange w:id="11710" w:author="gsadi" w:date="2013-11-25T14:33:00Z">
              <w:rPr>
                <w:rFonts w:ascii="Arial" w:hAnsi="Arial" w:cs="Arial"/>
                <w:color w:val="0000FF"/>
                <w:sz w:val="20"/>
                <w:szCs w:val="20"/>
                <w:u w:val="single"/>
              </w:rPr>
            </w:rPrChange>
          </w:rPr>
          <w:t>Using “EFFECTIVTY”, the start date and end date of a location can be modified globally. If it is modified for a location, then the modified data will be reflected in all the routes in which it is part of.</w:t>
        </w:r>
      </w:ins>
    </w:p>
    <w:p w:rsidR="00000000" w:rsidRDefault="002B0E74">
      <w:pPr>
        <w:numPr>
          <w:ilvl w:val="0"/>
          <w:numId w:val="51"/>
        </w:numPr>
        <w:autoSpaceDE w:val="0"/>
        <w:autoSpaceDN w:val="0"/>
        <w:ind w:left="1080"/>
        <w:rPr>
          <w:ins w:id="11711" w:author="gsadi" w:date="2013-11-25T13:14:00Z"/>
          <w:rFonts w:ascii="Arial" w:hAnsi="Arial" w:cs="Arial"/>
          <w:rPrChange w:id="11712" w:author="gsadi" w:date="2013-11-25T14:33:00Z">
            <w:rPr>
              <w:ins w:id="11713" w:author="gsadi" w:date="2013-11-25T13:14:00Z"/>
              <w:rFonts w:ascii="Arial" w:hAnsi="Arial" w:cs="Arial"/>
              <w:sz w:val="20"/>
              <w:szCs w:val="20"/>
            </w:rPr>
          </w:rPrChange>
        </w:rPr>
        <w:pPrChange w:id="11714" w:author="gsadi" w:date="2013-11-25T13:15:00Z">
          <w:pPr>
            <w:numPr>
              <w:ilvl w:val="1"/>
              <w:numId w:val="52"/>
            </w:numPr>
            <w:tabs>
              <w:tab w:val="num" w:pos="720"/>
              <w:tab w:val="num" w:pos="1440"/>
            </w:tabs>
            <w:autoSpaceDE w:val="0"/>
            <w:autoSpaceDN w:val="0"/>
            <w:ind w:left="1440" w:hanging="360"/>
          </w:pPr>
        </w:pPrChange>
      </w:pPr>
      <w:ins w:id="11715" w:author="gsadi" w:date="2013-11-25T13:14:00Z">
        <w:r w:rsidRPr="002B0E74">
          <w:rPr>
            <w:rFonts w:ascii="Arial" w:hAnsi="Arial" w:cs="Arial"/>
            <w:rPrChange w:id="11716" w:author="gsadi" w:date="2013-11-25T14:33:00Z">
              <w:rPr>
                <w:rFonts w:ascii="Arial" w:hAnsi="Arial" w:cs="Arial"/>
                <w:color w:val="0000FF"/>
                <w:sz w:val="20"/>
                <w:szCs w:val="20"/>
                <w:u w:val="single"/>
              </w:rPr>
            </w:rPrChange>
          </w:rPr>
          <w:t>Trans LT Maintenance helps in modifying the LT time of various modes of “TRANSPORT” for a “From Location” to “To Location”. Once it is done, it will be reflected in all “TRANSPORT” step of the routes having the location combination and the mode.</w:t>
        </w:r>
      </w:ins>
    </w:p>
    <w:p w:rsidR="00000000" w:rsidRDefault="002B0E74">
      <w:pPr>
        <w:numPr>
          <w:ilvl w:val="0"/>
          <w:numId w:val="51"/>
        </w:numPr>
        <w:autoSpaceDE w:val="0"/>
        <w:autoSpaceDN w:val="0"/>
        <w:ind w:left="1080"/>
        <w:rPr>
          <w:ins w:id="11717" w:author="gsadi" w:date="2013-11-25T13:14:00Z"/>
          <w:rFonts w:ascii="Arial" w:hAnsi="Arial" w:cs="Arial"/>
          <w:rPrChange w:id="11718" w:author="gsadi" w:date="2013-11-25T14:33:00Z">
            <w:rPr>
              <w:ins w:id="11719" w:author="gsadi" w:date="2013-11-25T13:14:00Z"/>
              <w:rFonts w:ascii="Arial" w:hAnsi="Arial" w:cs="Arial"/>
              <w:sz w:val="20"/>
              <w:szCs w:val="20"/>
            </w:rPr>
          </w:rPrChange>
        </w:rPr>
        <w:pPrChange w:id="11720" w:author="gsadi" w:date="2013-11-25T13:15:00Z">
          <w:pPr>
            <w:numPr>
              <w:ilvl w:val="1"/>
              <w:numId w:val="52"/>
            </w:numPr>
            <w:tabs>
              <w:tab w:val="num" w:pos="1440"/>
            </w:tabs>
            <w:autoSpaceDE w:val="0"/>
            <w:autoSpaceDN w:val="0"/>
            <w:ind w:left="1440" w:hanging="360"/>
          </w:pPr>
        </w:pPrChange>
      </w:pPr>
      <w:ins w:id="11721" w:author="gsadi" w:date="2013-11-25T13:14:00Z">
        <w:r w:rsidRPr="002B0E74">
          <w:rPr>
            <w:rFonts w:ascii="Arial" w:hAnsi="Arial" w:cs="Arial"/>
            <w:rPrChange w:id="11722" w:author="gsadi" w:date="2013-11-25T14:33:00Z">
              <w:rPr>
                <w:rFonts w:ascii="Arial" w:hAnsi="Arial" w:cs="Arial"/>
                <w:color w:val="0000FF"/>
                <w:sz w:val="20"/>
                <w:szCs w:val="20"/>
                <w:u w:val="single"/>
              </w:rPr>
            </w:rPrChange>
          </w:rPr>
          <w:t>Change Log helps us to view the details of the update on Material and /or location.</w:t>
        </w:r>
      </w:ins>
    </w:p>
    <w:p w:rsidR="00000000" w:rsidRDefault="002B0E74">
      <w:pPr>
        <w:numPr>
          <w:ilvl w:val="0"/>
          <w:numId w:val="51"/>
        </w:numPr>
        <w:autoSpaceDE w:val="0"/>
        <w:autoSpaceDN w:val="0"/>
        <w:ind w:left="1080"/>
        <w:rPr>
          <w:ins w:id="11723" w:author="gsadi" w:date="2013-11-25T13:14:00Z"/>
          <w:rFonts w:ascii="Arial" w:hAnsi="Arial" w:cs="Arial"/>
          <w:rPrChange w:id="11724" w:author="gsadi" w:date="2013-11-25T14:33:00Z">
            <w:rPr>
              <w:ins w:id="11725" w:author="gsadi" w:date="2013-11-25T13:14:00Z"/>
              <w:rFonts w:ascii="Arial" w:hAnsi="Arial" w:cs="Arial"/>
              <w:sz w:val="20"/>
              <w:szCs w:val="20"/>
            </w:rPr>
          </w:rPrChange>
        </w:rPr>
        <w:pPrChange w:id="11726" w:author="gsadi" w:date="2013-11-25T13:15:00Z">
          <w:pPr>
            <w:numPr>
              <w:ilvl w:val="1"/>
              <w:numId w:val="52"/>
            </w:numPr>
            <w:tabs>
              <w:tab w:val="num" w:pos="1440"/>
            </w:tabs>
            <w:autoSpaceDE w:val="0"/>
            <w:autoSpaceDN w:val="0"/>
            <w:ind w:left="1440" w:hanging="360"/>
          </w:pPr>
        </w:pPrChange>
      </w:pPr>
      <w:ins w:id="11727" w:author="gsadi" w:date="2013-11-25T13:14:00Z">
        <w:r w:rsidRPr="002B0E74">
          <w:rPr>
            <w:rFonts w:ascii="Arial" w:hAnsi="Arial" w:cs="Arial"/>
            <w:rPrChange w:id="11728" w:author="gsadi" w:date="2013-11-25T14:33:00Z">
              <w:rPr>
                <w:rFonts w:ascii="Arial" w:hAnsi="Arial" w:cs="Arial"/>
                <w:color w:val="0000FF"/>
                <w:sz w:val="20"/>
                <w:szCs w:val="20"/>
                <w:u w:val="single"/>
              </w:rPr>
            </w:rPrChange>
          </w:rPr>
          <w:t>Change Log displays information such as Table Name, fields modifies, updated by, updated date, the previous value etc of the routing information.</w:t>
        </w:r>
      </w:ins>
    </w:p>
    <w:p w:rsidR="00000000" w:rsidRDefault="002B0E74">
      <w:pPr>
        <w:numPr>
          <w:ilvl w:val="0"/>
          <w:numId w:val="51"/>
        </w:numPr>
        <w:autoSpaceDE w:val="0"/>
        <w:autoSpaceDN w:val="0"/>
        <w:ind w:left="1080"/>
        <w:rPr>
          <w:ins w:id="11729" w:author="gsadi" w:date="2013-11-25T13:14:00Z"/>
          <w:rFonts w:ascii="Arial" w:hAnsi="Arial" w:cs="Arial"/>
          <w:rPrChange w:id="11730" w:author="gsadi" w:date="2013-11-25T14:33:00Z">
            <w:rPr>
              <w:ins w:id="11731" w:author="gsadi" w:date="2013-11-25T13:14:00Z"/>
              <w:rFonts w:ascii="Arial" w:hAnsi="Arial" w:cs="Arial"/>
              <w:sz w:val="20"/>
              <w:szCs w:val="20"/>
            </w:rPr>
          </w:rPrChange>
        </w:rPr>
        <w:pPrChange w:id="11732" w:author="gsadi" w:date="2013-11-25T13:15:00Z">
          <w:pPr>
            <w:numPr>
              <w:ilvl w:val="1"/>
              <w:numId w:val="52"/>
            </w:numPr>
            <w:tabs>
              <w:tab w:val="num" w:pos="1440"/>
            </w:tabs>
            <w:autoSpaceDE w:val="0"/>
            <w:autoSpaceDN w:val="0"/>
            <w:ind w:left="1440" w:hanging="360"/>
          </w:pPr>
        </w:pPrChange>
      </w:pPr>
      <w:ins w:id="11733" w:author="gsadi" w:date="2013-11-25T13:14:00Z">
        <w:r w:rsidRPr="002B0E74">
          <w:rPr>
            <w:rFonts w:ascii="Arial" w:hAnsi="Arial" w:cs="Arial"/>
            <w:rPrChange w:id="11734" w:author="gsadi" w:date="2013-11-25T14:33:00Z">
              <w:rPr>
                <w:rFonts w:ascii="Arial" w:hAnsi="Arial" w:cs="Arial"/>
                <w:color w:val="0000FF"/>
                <w:sz w:val="20"/>
                <w:szCs w:val="20"/>
                <w:u w:val="single"/>
              </w:rPr>
            </w:rPrChange>
          </w:rPr>
          <w:t>Material w/o Routes module helps the user to find out the materials that are not attached to any route for a DC.</w:t>
        </w:r>
      </w:ins>
    </w:p>
    <w:p w:rsidR="00000000" w:rsidRDefault="009639D3">
      <w:pPr>
        <w:pStyle w:val="Heading4"/>
        <w:rPr>
          <w:ins w:id="11735" w:author="gsadi" w:date="2013-11-25T14:34:00Z"/>
        </w:rPr>
        <w:pPrChange w:id="11736" w:author="gsadi" w:date="2013-11-25T14:34:00Z">
          <w:pPr>
            <w:ind w:left="360"/>
          </w:pPr>
        </w:pPrChange>
      </w:pPr>
      <w:bookmarkStart w:id="11737" w:name="_Toc373183985"/>
      <w:r>
        <w:t>Capacity</w:t>
      </w:r>
      <w:bookmarkEnd w:id="11737"/>
    </w:p>
    <w:p w:rsidR="00000000" w:rsidRDefault="002B0E74">
      <w:pPr>
        <w:rPr>
          <w:ins w:id="11738" w:author="gsadi" w:date="2013-11-25T13:15:00Z"/>
          <w:rFonts w:ascii="Arial" w:hAnsi="Arial" w:cs="Arial"/>
          <w:rPrChange w:id="11739" w:author="gsadi" w:date="2013-11-25T14:34:00Z">
            <w:rPr>
              <w:ins w:id="11740" w:author="gsadi" w:date="2013-11-25T13:15:00Z"/>
              <w:rFonts w:ascii="Arial" w:hAnsi="Arial" w:cs="Arial"/>
              <w:sz w:val="20"/>
              <w:szCs w:val="20"/>
            </w:rPr>
          </w:rPrChange>
        </w:rPr>
        <w:pPrChange w:id="11741" w:author="gsadi" w:date="2013-11-25T14:34:00Z">
          <w:pPr>
            <w:ind w:left="360"/>
          </w:pPr>
        </w:pPrChange>
      </w:pPr>
      <w:ins w:id="11742" w:author="gsadi" w:date="2013-11-25T13:15:00Z">
        <w:r w:rsidRPr="002B0E74">
          <w:rPr>
            <w:rFonts w:ascii="Arial" w:hAnsi="Arial" w:cs="Arial"/>
            <w:rPrChange w:id="11743" w:author="gsadi" w:date="2013-11-25T14:34:00Z">
              <w:rPr>
                <w:rFonts w:ascii="Arial" w:hAnsi="Arial" w:cs="Arial"/>
                <w:color w:val="0000FF"/>
                <w:sz w:val="20"/>
                <w:szCs w:val="20"/>
                <w:u w:val="single"/>
              </w:rPr>
            </w:rPrChange>
          </w:rPr>
          <w:t>Capacity application enables planners to maintain capacity at plant - planning unit or sub plant - planning unit or directly at planning unit level. Following are business benefits of Capacity module in PSE:</w:t>
        </w:r>
      </w:ins>
    </w:p>
    <w:p w:rsidR="00CE19DC" w:rsidRPr="00D87EA2" w:rsidRDefault="00CE19DC" w:rsidP="00CE19DC">
      <w:pPr>
        <w:ind w:left="360"/>
        <w:rPr>
          <w:ins w:id="11744" w:author="gsadi" w:date="2013-11-25T13:15:00Z"/>
          <w:rFonts w:ascii="Arial" w:hAnsi="Arial" w:cs="Arial"/>
          <w:sz w:val="20"/>
          <w:szCs w:val="20"/>
        </w:rPr>
      </w:pPr>
    </w:p>
    <w:p w:rsidR="00000000" w:rsidRDefault="002B0E74">
      <w:pPr>
        <w:numPr>
          <w:ilvl w:val="0"/>
          <w:numId w:val="51"/>
        </w:numPr>
        <w:autoSpaceDE w:val="0"/>
        <w:autoSpaceDN w:val="0"/>
        <w:ind w:left="1080" w:right="-540"/>
        <w:rPr>
          <w:ins w:id="11745" w:author="gsadi" w:date="2013-11-25T13:15:00Z"/>
          <w:rFonts w:ascii="Arial" w:hAnsi="Arial" w:cs="Arial"/>
          <w:rPrChange w:id="11746" w:author="gsadi" w:date="2013-11-25T14:34:00Z">
            <w:rPr>
              <w:ins w:id="11747" w:author="gsadi" w:date="2013-11-25T13:15:00Z"/>
              <w:rFonts w:ascii="Arial" w:hAnsi="Arial" w:cs="Arial"/>
              <w:sz w:val="20"/>
              <w:szCs w:val="20"/>
            </w:rPr>
          </w:rPrChange>
        </w:rPr>
        <w:pPrChange w:id="11748" w:author="gsadi" w:date="2013-11-25T13:16:00Z">
          <w:pPr>
            <w:numPr>
              <w:numId w:val="53"/>
            </w:numPr>
            <w:autoSpaceDE w:val="0"/>
            <w:autoSpaceDN w:val="0"/>
            <w:ind w:left="720" w:hanging="360"/>
          </w:pPr>
        </w:pPrChange>
      </w:pPr>
      <w:ins w:id="11749" w:author="gsadi" w:date="2013-11-25T13:15:00Z">
        <w:r w:rsidRPr="002B0E74">
          <w:rPr>
            <w:rFonts w:ascii="Arial" w:hAnsi="Arial" w:cs="Arial"/>
            <w:rPrChange w:id="11750" w:author="gsadi" w:date="2013-11-25T14:34:00Z">
              <w:rPr>
                <w:rFonts w:ascii="Arial" w:hAnsi="Arial" w:cs="Arial"/>
                <w:color w:val="0000FF"/>
                <w:sz w:val="20"/>
                <w:szCs w:val="20"/>
                <w:u w:val="single"/>
              </w:rPr>
            </w:rPrChange>
          </w:rPr>
          <w:t>Ability to maintain the capacity in dozens at plant level</w:t>
        </w:r>
      </w:ins>
    </w:p>
    <w:p w:rsidR="00000000" w:rsidRDefault="002B0E74">
      <w:pPr>
        <w:numPr>
          <w:ilvl w:val="0"/>
          <w:numId w:val="51"/>
        </w:numPr>
        <w:autoSpaceDE w:val="0"/>
        <w:autoSpaceDN w:val="0"/>
        <w:ind w:left="1080" w:right="-540"/>
        <w:rPr>
          <w:ins w:id="11751" w:author="gsadi" w:date="2013-11-25T13:15:00Z"/>
          <w:rFonts w:ascii="Arial" w:hAnsi="Arial" w:cs="Arial"/>
          <w:rPrChange w:id="11752" w:author="gsadi" w:date="2013-11-25T14:34:00Z">
            <w:rPr>
              <w:ins w:id="11753" w:author="gsadi" w:date="2013-11-25T13:15:00Z"/>
              <w:rFonts w:ascii="Arial" w:hAnsi="Arial" w:cs="Arial"/>
              <w:sz w:val="20"/>
              <w:szCs w:val="20"/>
            </w:rPr>
          </w:rPrChange>
        </w:rPr>
        <w:pPrChange w:id="11754" w:author="gsadi" w:date="2013-11-25T14:34:00Z">
          <w:pPr>
            <w:numPr>
              <w:numId w:val="53"/>
            </w:numPr>
            <w:autoSpaceDE w:val="0"/>
            <w:autoSpaceDN w:val="0"/>
            <w:ind w:left="720" w:hanging="360"/>
          </w:pPr>
        </w:pPrChange>
      </w:pPr>
      <w:ins w:id="11755" w:author="gsadi" w:date="2013-11-25T13:15:00Z">
        <w:r w:rsidRPr="002B0E74">
          <w:rPr>
            <w:rFonts w:ascii="Arial" w:hAnsi="Arial" w:cs="Arial"/>
            <w:rPrChange w:id="11756" w:author="gsadi" w:date="2013-11-25T14:34:00Z">
              <w:rPr>
                <w:rFonts w:ascii="Arial" w:hAnsi="Arial" w:cs="Arial"/>
                <w:color w:val="0000FF"/>
                <w:sz w:val="20"/>
                <w:szCs w:val="20"/>
                <w:u w:val="single"/>
              </w:rPr>
            </w:rPrChange>
          </w:rPr>
          <w:t>Enables business users to balance the capacity between Plant/Sub Plant and planning unit</w:t>
        </w:r>
      </w:ins>
    </w:p>
    <w:p w:rsidR="00000000" w:rsidRDefault="002B0E74">
      <w:pPr>
        <w:numPr>
          <w:ilvl w:val="0"/>
          <w:numId w:val="51"/>
        </w:numPr>
        <w:autoSpaceDE w:val="0"/>
        <w:autoSpaceDN w:val="0"/>
        <w:ind w:left="1080" w:right="-540"/>
        <w:rPr>
          <w:ins w:id="11757" w:author="gsadi" w:date="2013-11-25T13:15:00Z"/>
          <w:rFonts w:ascii="Arial" w:hAnsi="Arial" w:cs="Arial"/>
          <w:rPrChange w:id="11758" w:author="gsadi" w:date="2013-11-25T14:34:00Z">
            <w:rPr>
              <w:ins w:id="11759" w:author="gsadi" w:date="2013-11-25T13:15:00Z"/>
              <w:rFonts w:ascii="Arial" w:hAnsi="Arial" w:cs="Arial"/>
              <w:sz w:val="20"/>
              <w:szCs w:val="20"/>
            </w:rPr>
          </w:rPrChange>
        </w:rPr>
        <w:pPrChange w:id="11760" w:author="gsadi" w:date="2013-11-25T13:16:00Z">
          <w:pPr>
            <w:numPr>
              <w:numId w:val="53"/>
            </w:numPr>
            <w:autoSpaceDE w:val="0"/>
            <w:autoSpaceDN w:val="0"/>
            <w:ind w:left="720" w:hanging="360"/>
          </w:pPr>
        </w:pPrChange>
      </w:pPr>
      <w:ins w:id="11761" w:author="gsadi" w:date="2013-11-25T13:15:00Z">
        <w:r w:rsidRPr="002B0E74">
          <w:rPr>
            <w:rFonts w:ascii="Arial" w:hAnsi="Arial" w:cs="Arial"/>
            <w:rPrChange w:id="11762" w:author="gsadi" w:date="2013-11-25T14:34:00Z">
              <w:rPr>
                <w:rFonts w:ascii="Arial" w:hAnsi="Arial" w:cs="Arial"/>
                <w:color w:val="0000FF"/>
                <w:sz w:val="20"/>
                <w:szCs w:val="20"/>
                <w:u w:val="single"/>
              </w:rPr>
            </w:rPrChange>
          </w:rPr>
          <w:t>Constraint Reporting capability to manage capacity violations</w:t>
        </w:r>
      </w:ins>
    </w:p>
    <w:p w:rsidR="00000000" w:rsidRDefault="002B0E74">
      <w:pPr>
        <w:numPr>
          <w:ilvl w:val="0"/>
          <w:numId w:val="51"/>
        </w:numPr>
        <w:autoSpaceDE w:val="0"/>
        <w:autoSpaceDN w:val="0"/>
        <w:ind w:left="1080" w:right="-540"/>
        <w:rPr>
          <w:ins w:id="11763" w:author="gsadi" w:date="2013-11-25T13:17:00Z"/>
          <w:rFonts w:ascii="Arial" w:hAnsi="Arial" w:cs="Arial"/>
          <w:rPrChange w:id="11764" w:author="gsadi" w:date="2013-11-25T14:34:00Z">
            <w:rPr>
              <w:ins w:id="11765" w:author="gsadi" w:date="2013-11-25T13:17:00Z"/>
              <w:rFonts w:ascii="Arial" w:hAnsi="Arial" w:cs="Arial"/>
              <w:sz w:val="20"/>
              <w:szCs w:val="20"/>
            </w:rPr>
          </w:rPrChange>
        </w:rPr>
        <w:pPrChange w:id="11766" w:author="gsadi" w:date="2013-11-25T13:16:00Z">
          <w:pPr>
            <w:numPr>
              <w:numId w:val="53"/>
            </w:numPr>
            <w:autoSpaceDE w:val="0"/>
            <w:autoSpaceDN w:val="0"/>
            <w:ind w:left="720" w:hanging="360"/>
          </w:pPr>
        </w:pPrChange>
      </w:pPr>
      <w:ins w:id="11767" w:author="gsadi" w:date="2013-11-25T13:15:00Z">
        <w:r w:rsidRPr="002B0E74">
          <w:rPr>
            <w:rFonts w:ascii="Arial" w:hAnsi="Arial" w:cs="Arial"/>
            <w:rPrChange w:id="11768" w:author="gsadi" w:date="2013-11-25T14:34:00Z">
              <w:rPr>
                <w:rFonts w:ascii="Arial" w:hAnsi="Arial" w:cs="Arial"/>
                <w:color w:val="0000FF"/>
                <w:sz w:val="20"/>
                <w:szCs w:val="20"/>
                <w:u w:val="single"/>
              </w:rPr>
            </w:rPrChange>
          </w:rPr>
          <w:t>Improvement in planner productivity through intuitive interfaces and accuracy</w:t>
        </w:r>
      </w:ins>
      <w:ins w:id="11769" w:author="gsadi" w:date="2013-11-25T13:16:00Z">
        <w:r w:rsidRPr="002B0E74">
          <w:rPr>
            <w:rFonts w:ascii="Arial" w:hAnsi="Arial" w:cs="Arial"/>
            <w:rPrChange w:id="11770" w:author="gsadi" w:date="2013-11-25T14:34:00Z">
              <w:rPr>
                <w:rFonts w:ascii="Arial" w:hAnsi="Arial" w:cs="Arial"/>
                <w:color w:val="0000FF"/>
                <w:sz w:val="20"/>
                <w:szCs w:val="20"/>
                <w:u w:val="single"/>
              </w:rPr>
            </w:rPrChange>
          </w:rPr>
          <w:t xml:space="preserve"> </w:t>
        </w:r>
      </w:ins>
      <w:ins w:id="11771" w:author="gsadi" w:date="2013-11-25T13:15:00Z">
        <w:r w:rsidRPr="002B0E74">
          <w:rPr>
            <w:rFonts w:ascii="Arial" w:hAnsi="Arial" w:cs="Arial"/>
            <w:rPrChange w:id="11772" w:author="gsadi" w:date="2013-11-25T14:34:00Z">
              <w:rPr>
                <w:rFonts w:ascii="Arial" w:hAnsi="Arial" w:cs="Arial"/>
                <w:color w:val="0000FF"/>
                <w:sz w:val="20"/>
                <w:szCs w:val="20"/>
                <w:u w:val="single"/>
              </w:rPr>
            </w:rPrChange>
          </w:rPr>
          <w:t>with calculations &amp; data maintenance</w:t>
        </w:r>
      </w:ins>
    </w:p>
    <w:p w:rsidR="00000000" w:rsidRDefault="003F6914">
      <w:pPr>
        <w:autoSpaceDE w:val="0"/>
        <w:autoSpaceDN w:val="0"/>
        <w:ind w:left="1080"/>
        <w:rPr>
          <w:ins w:id="11773" w:author="gsadi" w:date="2013-11-25T13:15:00Z"/>
          <w:rFonts w:ascii="Arial" w:hAnsi="Arial" w:cs="Arial"/>
          <w:sz w:val="20"/>
          <w:szCs w:val="20"/>
        </w:rPr>
        <w:pPrChange w:id="11774" w:author="gsadi" w:date="2013-11-25T13:18:00Z">
          <w:pPr>
            <w:numPr>
              <w:numId w:val="53"/>
            </w:numPr>
            <w:autoSpaceDE w:val="0"/>
            <w:autoSpaceDN w:val="0"/>
            <w:ind w:left="720" w:hanging="360"/>
          </w:pPr>
        </w:pPrChange>
      </w:pPr>
    </w:p>
    <w:p w:rsidR="00000000" w:rsidRDefault="002B0E74">
      <w:pPr>
        <w:rPr>
          <w:ins w:id="11775" w:author="gsadi" w:date="2013-11-25T16:21:00Z"/>
          <w:rFonts w:ascii="Arial" w:hAnsi="Arial" w:cs="Arial"/>
        </w:rPr>
        <w:pPrChange w:id="11776" w:author="gsadi" w:date="2013-11-25T13:17:00Z">
          <w:pPr>
            <w:pStyle w:val="ListParagraph"/>
            <w:numPr>
              <w:numId w:val="51"/>
            </w:numPr>
            <w:ind w:hanging="360"/>
          </w:pPr>
        </w:pPrChange>
      </w:pPr>
      <w:ins w:id="11777" w:author="gsadi" w:date="2013-11-25T13:17:00Z">
        <w:r w:rsidRPr="002B0E74">
          <w:rPr>
            <w:rFonts w:ascii="Arial" w:hAnsi="Arial" w:cs="Arial"/>
            <w:rPrChange w:id="11778" w:author="gsadi" w:date="2013-11-25T14:34:00Z">
              <w:rPr>
                <w:color w:val="0000FF"/>
                <w:u w:val="single"/>
              </w:rPr>
            </w:rPrChange>
          </w:rPr>
          <w:t>Following actions can be performed using Routing module:</w:t>
        </w:r>
      </w:ins>
    </w:p>
    <w:p w:rsidR="00000000" w:rsidRDefault="003F6914">
      <w:pPr>
        <w:rPr>
          <w:ins w:id="11779" w:author="gsadi" w:date="2013-11-25T13:17:00Z"/>
          <w:rFonts w:ascii="Arial" w:hAnsi="Arial" w:cs="Arial"/>
          <w:rPrChange w:id="11780" w:author="gsadi" w:date="2013-11-25T14:34:00Z">
            <w:rPr>
              <w:ins w:id="11781" w:author="gsadi" w:date="2013-11-25T13:17:00Z"/>
            </w:rPr>
          </w:rPrChange>
        </w:rPr>
        <w:pPrChange w:id="11782" w:author="gsadi" w:date="2013-11-25T13:17:00Z">
          <w:pPr>
            <w:pStyle w:val="ListParagraph"/>
            <w:numPr>
              <w:numId w:val="51"/>
            </w:numPr>
            <w:ind w:hanging="360"/>
          </w:pPr>
        </w:pPrChange>
      </w:pPr>
    </w:p>
    <w:p w:rsidR="00000000" w:rsidRDefault="002B0E74">
      <w:pPr>
        <w:numPr>
          <w:ilvl w:val="0"/>
          <w:numId w:val="51"/>
        </w:numPr>
        <w:autoSpaceDE w:val="0"/>
        <w:autoSpaceDN w:val="0"/>
        <w:ind w:left="1080"/>
        <w:rPr>
          <w:ins w:id="11783" w:author="gsadi" w:date="2013-11-25T13:17:00Z"/>
          <w:rFonts w:ascii="Arial" w:hAnsi="Arial" w:cs="Arial"/>
          <w:rPrChange w:id="11784" w:author="gsadi" w:date="2013-11-25T14:34:00Z">
            <w:rPr>
              <w:ins w:id="11785" w:author="gsadi" w:date="2013-11-25T13:17:00Z"/>
              <w:rFonts w:ascii="Arial" w:hAnsi="Arial" w:cs="Arial"/>
              <w:sz w:val="20"/>
              <w:szCs w:val="20"/>
            </w:rPr>
          </w:rPrChange>
        </w:rPr>
        <w:pPrChange w:id="11786" w:author="gsadi" w:date="2013-11-25T13:18:00Z">
          <w:pPr>
            <w:numPr>
              <w:numId w:val="55"/>
            </w:numPr>
            <w:autoSpaceDE w:val="0"/>
            <w:autoSpaceDN w:val="0"/>
            <w:ind w:left="720" w:hanging="360"/>
          </w:pPr>
        </w:pPrChange>
      </w:pPr>
      <w:ins w:id="11787" w:author="gsadi" w:date="2013-11-25T13:17:00Z">
        <w:r w:rsidRPr="002B0E74">
          <w:rPr>
            <w:rFonts w:ascii="Arial" w:hAnsi="Arial" w:cs="Arial"/>
            <w:rPrChange w:id="11788" w:author="gsadi" w:date="2013-11-25T14:34:00Z">
              <w:rPr>
                <w:rFonts w:ascii="Arial" w:hAnsi="Arial" w:cs="Arial"/>
                <w:color w:val="0000FF"/>
                <w:sz w:val="20"/>
                <w:szCs w:val="20"/>
                <w:u w:val="single"/>
              </w:rPr>
            </w:rPrChange>
          </w:rPr>
          <w:t>Plant/Sub-Plant Maintenance</w:t>
        </w:r>
      </w:ins>
    </w:p>
    <w:p w:rsidR="00000000" w:rsidRDefault="002B0E74">
      <w:pPr>
        <w:numPr>
          <w:ilvl w:val="0"/>
          <w:numId w:val="57"/>
        </w:numPr>
        <w:autoSpaceDE w:val="0"/>
        <w:autoSpaceDN w:val="0"/>
        <w:rPr>
          <w:ins w:id="11789" w:author="gsadi" w:date="2013-11-25T13:17:00Z"/>
          <w:rFonts w:ascii="Arial" w:hAnsi="Arial" w:cs="Arial"/>
          <w:rPrChange w:id="11790" w:author="gsadi" w:date="2013-11-25T14:34:00Z">
            <w:rPr>
              <w:ins w:id="11791" w:author="gsadi" w:date="2013-11-25T13:17:00Z"/>
              <w:rFonts w:ascii="Arial" w:hAnsi="Arial" w:cs="Arial"/>
              <w:sz w:val="20"/>
              <w:szCs w:val="20"/>
            </w:rPr>
          </w:rPrChange>
        </w:rPr>
        <w:pPrChange w:id="11792" w:author="gsadi" w:date="2013-11-25T13:18:00Z">
          <w:pPr>
            <w:numPr>
              <w:numId w:val="56"/>
            </w:numPr>
            <w:autoSpaceDE w:val="0"/>
            <w:autoSpaceDN w:val="0"/>
            <w:ind w:left="1800" w:hanging="360"/>
          </w:pPr>
        </w:pPrChange>
      </w:pPr>
      <w:ins w:id="11793" w:author="gsadi" w:date="2013-11-25T13:17:00Z">
        <w:r w:rsidRPr="002B0E74">
          <w:rPr>
            <w:rFonts w:ascii="Arial" w:hAnsi="Arial" w:cs="Arial"/>
            <w:rPrChange w:id="11794" w:author="gsadi" w:date="2013-11-25T14:34:00Z">
              <w:rPr>
                <w:rFonts w:ascii="Arial" w:hAnsi="Arial" w:cs="Arial"/>
                <w:color w:val="0000FF"/>
                <w:sz w:val="20"/>
                <w:szCs w:val="20"/>
                <w:u w:val="single"/>
              </w:rPr>
            </w:rPrChange>
          </w:rPr>
          <w:t>Maintain capacity at sub-plant and allocate to planning units</w:t>
        </w:r>
      </w:ins>
    </w:p>
    <w:p w:rsidR="00000000" w:rsidRDefault="002B0E74">
      <w:pPr>
        <w:numPr>
          <w:ilvl w:val="0"/>
          <w:numId w:val="57"/>
        </w:numPr>
        <w:autoSpaceDE w:val="0"/>
        <w:autoSpaceDN w:val="0"/>
        <w:rPr>
          <w:ins w:id="11795" w:author="gsadi" w:date="2013-11-25T13:17:00Z"/>
          <w:rFonts w:ascii="Arial" w:hAnsi="Arial" w:cs="Arial"/>
          <w:rPrChange w:id="11796" w:author="gsadi" w:date="2013-11-25T14:34:00Z">
            <w:rPr>
              <w:ins w:id="11797" w:author="gsadi" w:date="2013-11-25T13:17:00Z"/>
              <w:rFonts w:ascii="Arial" w:hAnsi="Arial" w:cs="Arial"/>
              <w:sz w:val="20"/>
              <w:szCs w:val="20"/>
            </w:rPr>
          </w:rPrChange>
        </w:rPr>
        <w:pPrChange w:id="11798" w:author="gsadi" w:date="2013-11-25T13:18:00Z">
          <w:pPr>
            <w:numPr>
              <w:numId w:val="56"/>
            </w:numPr>
            <w:autoSpaceDE w:val="0"/>
            <w:autoSpaceDN w:val="0"/>
            <w:ind w:left="1800" w:hanging="360"/>
          </w:pPr>
        </w:pPrChange>
      </w:pPr>
      <w:ins w:id="11799" w:author="gsadi" w:date="2013-11-25T13:17:00Z">
        <w:r w:rsidRPr="002B0E74">
          <w:rPr>
            <w:rFonts w:ascii="Arial" w:hAnsi="Arial" w:cs="Arial"/>
            <w:rPrChange w:id="11800" w:author="gsadi" w:date="2013-11-25T14:34:00Z">
              <w:rPr>
                <w:rFonts w:ascii="Arial" w:hAnsi="Arial" w:cs="Arial"/>
                <w:color w:val="0000FF"/>
                <w:sz w:val="20"/>
                <w:szCs w:val="20"/>
                <w:u w:val="single"/>
              </w:rPr>
            </w:rPrChange>
          </w:rPr>
          <w:t>Maintain capacity at plant and allocate to planning units</w:t>
        </w:r>
      </w:ins>
    </w:p>
    <w:p w:rsidR="00000000" w:rsidRDefault="002B0E74">
      <w:pPr>
        <w:numPr>
          <w:ilvl w:val="0"/>
          <w:numId w:val="57"/>
        </w:numPr>
        <w:autoSpaceDE w:val="0"/>
        <w:autoSpaceDN w:val="0"/>
        <w:rPr>
          <w:ins w:id="11801" w:author="gsadi" w:date="2013-11-25T13:17:00Z"/>
          <w:rFonts w:ascii="Arial" w:hAnsi="Arial" w:cs="Arial"/>
          <w:rPrChange w:id="11802" w:author="gsadi" w:date="2013-11-25T14:34:00Z">
            <w:rPr>
              <w:ins w:id="11803" w:author="gsadi" w:date="2013-11-25T13:17:00Z"/>
              <w:rFonts w:ascii="Arial" w:hAnsi="Arial" w:cs="Arial"/>
              <w:sz w:val="20"/>
              <w:szCs w:val="20"/>
            </w:rPr>
          </w:rPrChange>
        </w:rPr>
        <w:pPrChange w:id="11804" w:author="gsadi" w:date="2013-11-25T13:18:00Z">
          <w:pPr>
            <w:numPr>
              <w:numId w:val="56"/>
            </w:numPr>
            <w:autoSpaceDE w:val="0"/>
            <w:autoSpaceDN w:val="0"/>
            <w:ind w:left="1800" w:hanging="360"/>
          </w:pPr>
        </w:pPrChange>
      </w:pPr>
      <w:ins w:id="11805" w:author="gsadi" w:date="2013-11-25T13:17:00Z">
        <w:r w:rsidRPr="002B0E74">
          <w:rPr>
            <w:rFonts w:ascii="Arial" w:hAnsi="Arial" w:cs="Arial"/>
            <w:rPrChange w:id="11806" w:author="gsadi" w:date="2013-11-25T14:34:00Z">
              <w:rPr>
                <w:rFonts w:ascii="Arial" w:hAnsi="Arial" w:cs="Arial"/>
                <w:color w:val="0000FF"/>
                <w:sz w:val="20"/>
                <w:szCs w:val="20"/>
                <w:u w:val="single"/>
              </w:rPr>
            </w:rPrChange>
          </w:rPr>
          <w:t>Maintain capacity directly at planning unit level</w:t>
        </w:r>
      </w:ins>
    </w:p>
    <w:p w:rsidR="00000000" w:rsidRDefault="002B0E74">
      <w:pPr>
        <w:numPr>
          <w:ilvl w:val="0"/>
          <w:numId w:val="57"/>
        </w:numPr>
        <w:autoSpaceDE w:val="0"/>
        <w:autoSpaceDN w:val="0"/>
        <w:rPr>
          <w:ins w:id="11807" w:author="gsadi" w:date="2013-11-25T13:17:00Z"/>
          <w:rFonts w:ascii="Arial" w:hAnsi="Arial" w:cs="Arial"/>
          <w:rPrChange w:id="11808" w:author="gsadi" w:date="2013-11-25T14:34:00Z">
            <w:rPr>
              <w:ins w:id="11809" w:author="gsadi" w:date="2013-11-25T13:17:00Z"/>
              <w:rFonts w:ascii="Arial" w:hAnsi="Arial" w:cs="Arial"/>
              <w:sz w:val="20"/>
              <w:szCs w:val="20"/>
            </w:rPr>
          </w:rPrChange>
        </w:rPr>
        <w:pPrChange w:id="11810" w:author="gsadi" w:date="2013-11-25T13:18:00Z">
          <w:pPr>
            <w:numPr>
              <w:numId w:val="56"/>
            </w:numPr>
            <w:autoSpaceDE w:val="0"/>
            <w:autoSpaceDN w:val="0"/>
            <w:ind w:left="1800" w:hanging="360"/>
          </w:pPr>
        </w:pPrChange>
      </w:pPr>
      <w:ins w:id="11811" w:author="gsadi" w:date="2013-11-25T13:17:00Z">
        <w:r w:rsidRPr="002B0E74">
          <w:rPr>
            <w:rFonts w:ascii="Arial" w:hAnsi="Arial" w:cs="Arial"/>
            <w:rPrChange w:id="11812" w:author="gsadi" w:date="2013-11-25T14:34:00Z">
              <w:rPr>
                <w:rFonts w:ascii="Arial" w:hAnsi="Arial" w:cs="Arial"/>
                <w:color w:val="0000FF"/>
                <w:sz w:val="20"/>
                <w:szCs w:val="20"/>
                <w:u w:val="single"/>
              </w:rPr>
            </w:rPrChange>
          </w:rPr>
          <w:lastRenderedPageBreak/>
          <w:t>Capacity maintained at weekly or monthly level</w:t>
        </w:r>
      </w:ins>
    </w:p>
    <w:p w:rsidR="00000000" w:rsidRDefault="002B0E74">
      <w:pPr>
        <w:numPr>
          <w:ilvl w:val="0"/>
          <w:numId w:val="57"/>
        </w:numPr>
        <w:autoSpaceDE w:val="0"/>
        <w:autoSpaceDN w:val="0"/>
        <w:rPr>
          <w:ins w:id="11813" w:author="gsadi" w:date="2013-11-25T13:17:00Z"/>
          <w:rFonts w:ascii="Arial" w:hAnsi="Arial" w:cs="Arial"/>
          <w:rPrChange w:id="11814" w:author="gsadi" w:date="2013-11-25T14:34:00Z">
            <w:rPr>
              <w:ins w:id="11815" w:author="gsadi" w:date="2013-11-25T13:17:00Z"/>
              <w:rFonts w:ascii="Arial" w:hAnsi="Arial" w:cs="Arial"/>
              <w:sz w:val="20"/>
              <w:szCs w:val="20"/>
            </w:rPr>
          </w:rPrChange>
        </w:rPr>
        <w:pPrChange w:id="11816" w:author="gsadi" w:date="2013-11-25T13:18:00Z">
          <w:pPr>
            <w:numPr>
              <w:numId w:val="56"/>
            </w:numPr>
            <w:autoSpaceDE w:val="0"/>
            <w:autoSpaceDN w:val="0"/>
            <w:ind w:left="1800" w:hanging="360"/>
          </w:pPr>
        </w:pPrChange>
      </w:pPr>
      <w:ins w:id="11817" w:author="gsadi" w:date="2013-11-25T13:17:00Z">
        <w:r w:rsidRPr="002B0E74">
          <w:rPr>
            <w:rFonts w:ascii="Arial" w:hAnsi="Arial" w:cs="Arial"/>
            <w:rPrChange w:id="11818" w:author="gsadi" w:date="2013-11-25T14:34:00Z">
              <w:rPr>
                <w:rFonts w:ascii="Arial" w:hAnsi="Arial" w:cs="Arial"/>
                <w:color w:val="0000FF"/>
                <w:sz w:val="20"/>
                <w:szCs w:val="20"/>
                <w:u w:val="single"/>
              </w:rPr>
            </w:rPrChange>
          </w:rPr>
          <w:t>Capacity maintained in Minutes or Units</w:t>
        </w:r>
      </w:ins>
    </w:p>
    <w:p w:rsidR="00000000" w:rsidRDefault="002B0E74">
      <w:pPr>
        <w:numPr>
          <w:ilvl w:val="0"/>
          <w:numId w:val="57"/>
        </w:numPr>
        <w:autoSpaceDE w:val="0"/>
        <w:autoSpaceDN w:val="0"/>
        <w:rPr>
          <w:ins w:id="11819" w:author="gsadi" w:date="2013-11-25T13:17:00Z"/>
          <w:rFonts w:ascii="Arial" w:hAnsi="Arial" w:cs="Arial"/>
          <w:rPrChange w:id="11820" w:author="gsadi" w:date="2013-11-25T14:34:00Z">
            <w:rPr>
              <w:ins w:id="11821" w:author="gsadi" w:date="2013-11-25T13:17:00Z"/>
              <w:rFonts w:ascii="Arial" w:hAnsi="Arial" w:cs="Arial"/>
              <w:sz w:val="20"/>
              <w:szCs w:val="20"/>
            </w:rPr>
          </w:rPrChange>
        </w:rPr>
        <w:pPrChange w:id="11822" w:author="gsadi" w:date="2013-11-25T13:18:00Z">
          <w:pPr>
            <w:numPr>
              <w:numId w:val="56"/>
            </w:numPr>
            <w:autoSpaceDE w:val="0"/>
            <w:autoSpaceDN w:val="0"/>
            <w:ind w:left="1800" w:hanging="360"/>
          </w:pPr>
        </w:pPrChange>
      </w:pPr>
      <w:ins w:id="11823" w:author="gsadi" w:date="2013-11-25T13:17:00Z">
        <w:r w:rsidRPr="002B0E74">
          <w:rPr>
            <w:rFonts w:ascii="Arial" w:hAnsi="Arial" w:cs="Arial"/>
            <w:rPrChange w:id="11824" w:author="gsadi" w:date="2013-11-25T14:34:00Z">
              <w:rPr>
                <w:rFonts w:ascii="Arial" w:hAnsi="Arial" w:cs="Arial"/>
                <w:color w:val="0000FF"/>
                <w:sz w:val="20"/>
                <w:szCs w:val="20"/>
                <w:u w:val="single"/>
              </w:rPr>
            </w:rPrChange>
          </w:rPr>
          <w:t>Add Sub-Plant to plant</w:t>
        </w:r>
      </w:ins>
    </w:p>
    <w:p w:rsidR="00000000" w:rsidRDefault="002B0E74">
      <w:pPr>
        <w:numPr>
          <w:ilvl w:val="0"/>
          <w:numId w:val="57"/>
        </w:numPr>
        <w:autoSpaceDE w:val="0"/>
        <w:autoSpaceDN w:val="0"/>
        <w:rPr>
          <w:ins w:id="11825" w:author="gsadi" w:date="2013-11-25T13:17:00Z"/>
          <w:rFonts w:ascii="Arial" w:hAnsi="Arial" w:cs="Arial"/>
          <w:rPrChange w:id="11826" w:author="gsadi" w:date="2013-11-25T14:34:00Z">
            <w:rPr>
              <w:ins w:id="11827" w:author="gsadi" w:date="2013-11-25T13:17:00Z"/>
              <w:rFonts w:ascii="Arial" w:hAnsi="Arial" w:cs="Arial"/>
              <w:sz w:val="20"/>
              <w:szCs w:val="20"/>
            </w:rPr>
          </w:rPrChange>
        </w:rPr>
        <w:pPrChange w:id="11828" w:author="gsadi" w:date="2013-11-25T13:18:00Z">
          <w:pPr>
            <w:numPr>
              <w:numId w:val="56"/>
            </w:numPr>
            <w:autoSpaceDE w:val="0"/>
            <w:autoSpaceDN w:val="0"/>
            <w:ind w:left="1800" w:hanging="360"/>
          </w:pPr>
        </w:pPrChange>
      </w:pPr>
      <w:ins w:id="11829" w:author="gsadi" w:date="2013-11-25T13:17:00Z">
        <w:r w:rsidRPr="002B0E74">
          <w:rPr>
            <w:rFonts w:ascii="Arial" w:hAnsi="Arial" w:cs="Arial"/>
            <w:rPrChange w:id="11830" w:author="gsadi" w:date="2013-11-25T14:34:00Z">
              <w:rPr>
                <w:rFonts w:ascii="Arial" w:hAnsi="Arial" w:cs="Arial"/>
                <w:color w:val="0000FF"/>
                <w:sz w:val="20"/>
                <w:szCs w:val="20"/>
                <w:u w:val="single"/>
              </w:rPr>
            </w:rPrChange>
          </w:rPr>
          <w:t>Associate/De-associate planning units to the Plant/Sub-Plant</w:t>
        </w:r>
      </w:ins>
    </w:p>
    <w:p w:rsidR="00000000" w:rsidRDefault="002B0E74">
      <w:pPr>
        <w:numPr>
          <w:ilvl w:val="0"/>
          <w:numId w:val="51"/>
        </w:numPr>
        <w:autoSpaceDE w:val="0"/>
        <w:autoSpaceDN w:val="0"/>
        <w:ind w:left="1080"/>
        <w:rPr>
          <w:ins w:id="11831" w:author="gsadi" w:date="2013-11-25T13:17:00Z"/>
          <w:rFonts w:ascii="Arial" w:hAnsi="Arial" w:cs="Arial"/>
          <w:rPrChange w:id="11832" w:author="gsadi" w:date="2013-11-25T14:34:00Z">
            <w:rPr>
              <w:ins w:id="11833" w:author="gsadi" w:date="2013-11-25T13:17:00Z"/>
              <w:rFonts w:ascii="Arial" w:hAnsi="Arial" w:cs="Arial"/>
              <w:sz w:val="20"/>
              <w:szCs w:val="20"/>
            </w:rPr>
          </w:rPrChange>
        </w:rPr>
        <w:pPrChange w:id="11834" w:author="gsadi" w:date="2013-11-25T13:18:00Z">
          <w:pPr>
            <w:numPr>
              <w:numId w:val="55"/>
            </w:numPr>
            <w:autoSpaceDE w:val="0"/>
            <w:autoSpaceDN w:val="0"/>
            <w:ind w:left="720" w:hanging="360"/>
          </w:pPr>
        </w:pPrChange>
      </w:pPr>
      <w:ins w:id="11835" w:author="gsadi" w:date="2013-11-25T13:17:00Z">
        <w:r w:rsidRPr="002B0E74">
          <w:rPr>
            <w:rFonts w:ascii="Arial" w:hAnsi="Arial" w:cs="Arial"/>
            <w:rPrChange w:id="11836" w:author="gsadi" w:date="2013-11-25T14:34:00Z">
              <w:rPr>
                <w:rFonts w:ascii="Arial" w:hAnsi="Arial" w:cs="Arial"/>
                <w:color w:val="0000FF"/>
                <w:sz w:val="20"/>
                <w:szCs w:val="20"/>
                <w:u w:val="single"/>
              </w:rPr>
            </w:rPrChange>
          </w:rPr>
          <w:t>Define max operator and review the operator usage violation</w:t>
        </w:r>
      </w:ins>
    </w:p>
    <w:p w:rsidR="00000000" w:rsidRDefault="002B0E74">
      <w:pPr>
        <w:numPr>
          <w:ilvl w:val="0"/>
          <w:numId w:val="51"/>
        </w:numPr>
        <w:autoSpaceDE w:val="0"/>
        <w:autoSpaceDN w:val="0"/>
        <w:ind w:left="1080"/>
        <w:rPr>
          <w:ins w:id="11837" w:author="gsadi" w:date="2013-11-25T13:17:00Z"/>
          <w:rFonts w:ascii="Arial" w:hAnsi="Arial" w:cs="Arial"/>
          <w:rPrChange w:id="11838" w:author="gsadi" w:date="2013-11-25T14:34:00Z">
            <w:rPr>
              <w:ins w:id="11839" w:author="gsadi" w:date="2013-11-25T13:17:00Z"/>
              <w:rFonts w:ascii="Arial" w:hAnsi="Arial" w:cs="Arial"/>
            </w:rPr>
          </w:rPrChange>
        </w:rPr>
        <w:pPrChange w:id="11840" w:author="gsadi" w:date="2013-11-25T13:18:00Z">
          <w:pPr>
            <w:pStyle w:val="BodyText"/>
            <w:numPr>
              <w:numId w:val="55"/>
            </w:numPr>
            <w:ind w:left="720" w:hanging="360"/>
          </w:pPr>
        </w:pPrChange>
      </w:pPr>
      <w:ins w:id="11841" w:author="gsadi" w:date="2013-11-25T13:17:00Z">
        <w:r w:rsidRPr="002B0E74">
          <w:rPr>
            <w:rFonts w:ascii="Arial" w:hAnsi="Arial" w:cs="Arial"/>
            <w:rPrChange w:id="11842" w:author="gsadi" w:date="2013-11-25T14:34:00Z">
              <w:rPr>
                <w:rFonts w:ascii="Arial" w:hAnsi="Arial" w:cs="Arial"/>
                <w:color w:val="0000FF"/>
                <w:u w:val="single"/>
              </w:rPr>
            </w:rPrChange>
          </w:rPr>
          <w:t>Maintain sub-Constraint capacity and review sub-constraint violations</w:t>
        </w:r>
      </w:ins>
    </w:p>
    <w:p w:rsidR="00000000" w:rsidRDefault="003F6914">
      <w:pPr>
        <w:rPr>
          <w:del w:id="11843" w:author="gsadi" w:date="2013-11-25T13:19:00Z"/>
          <w:rPrChange w:id="11844" w:author="gsadi" w:date="2013-11-25T13:15:00Z">
            <w:rPr>
              <w:del w:id="11845" w:author="gsadi" w:date="2013-11-25T13:19:00Z"/>
            </w:rPr>
          </w:rPrChange>
        </w:rPr>
        <w:pPrChange w:id="11846" w:author="gsadi" w:date="2013-11-25T13:15:00Z">
          <w:pPr>
            <w:pStyle w:val="Heading4"/>
          </w:pPr>
        </w:pPrChange>
      </w:pPr>
      <w:bookmarkStart w:id="11847" w:name="_Toc373153615"/>
      <w:bookmarkStart w:id="11848" w:name="_Toc373153766"/>
      <w:bookmarkStart w:id="11849" w:name="_Toc373158182"/>
      <w:bookmarkStart w:id="11850" w:name="_Toc373158256"/>
      <w:bookmarkStart w:id="11851" w:name="_Toc373162633"/>
      <w:bookmarkStart w:id="11852" w:name="_Toc373183986"/>
      <w:bookmarkEnd w:id="11847"/>
      <w:bookmarkEnd w:id="11848"/>
      <w:bookmarkEnd w:id="11849"/>
      <w:bookmarkEnd w:id="11850"/>
      <w:bookmarkEnd w:id="11851"/>
      <w:bookmarkEnd w:id="11852"/>
    </w:p>
    <w:p w:rsidR="00000000" w:rsidRDefault="0043233B">
      <w:pPr>
        <w:pStyle w:val="Heading4"/>
        <w:rPr>
          <w:ins w:id="11853" w:author="gsadi" w:date="2013-11-25T13:19:00Z"/>
        </w:rPr>
        <w:pPrChange w:id="11854" w:author="gsadi" w:date="2013-11-25T13:19:00Z">
          <w:pPr>
            <w:ind w:left="360" w:firstLine="360"/>
          </w:pPr>
        </w:pPrChange>
      </w:pPr>
      <w:bookmarkStart w:id="11855" w:name="_Toc373183987"/>
      <w:ins w:id="11856" w:author="gsadi" w:date="2013-11-25T13:18:00Z">
        <w:r>
          <w:t>Minim</w:t>
        </w:r>
      </w:ins>
      <w:ins w:id="11857" w:author="gsadi" w:date="2013-11-25T13:19:00Z">
        <w:r w:rsidR="00D61D80">
          <w:t>um</w:t>
        </w:r>
        <w:bookmarkEnd w:id="11855"/>
      </w:ins>
    </w:p>
    <w:p w:rsidR="00F53156" w:rsidRDefault="00F53156" w:rsidP="007519AB">
      <w:pPr>
        <w:ind w:left="360"/>
        <w:rPr>
          <w:ins w:id="11858" w:author="gsadi" w:date="2013-11-25T13:24:00Z"/>
          <w:rFonts w:ascii="Arial" w:hAnsi="Arial" w:cs="Arial"/>
          <w:sz w:val="20"/>
          <w:szCs w:val="20"/>
        </w:rPr>
      </w:pPr>
    </w:p>
    <w:p w:rsidR="00000000" w:rsidRDefault="002B0E74">
      <w:pPr>
        <w:rPr>
          <w:ins w:id="11859" w:author="gsadi" w:date="2013-11-25T13:24:00Z"/>
          <w:rFonts w:ascii="Arial" w:hAnsi="Arial" w:cs="Arial"/>
          <w:rPrChange w:id="11860" w:author="gsadi" w:date="2013-11-25T14:35:00Z">
            <w:rPr>
              <w:ins w:id="11861" w:author="gsadi" w:date="2013-11-25T13:24:00Z"/>
              <w:rFonts w:ascii="Arial" w:hAnsi="Arial" w:cs="Arial"/>
              <w:sz w:val="20"/>
              <w:szCs w:val="20"/>
            </w:rPr>
          </w:rPrChange>
        </w:rPr>
        <w:pPrChange w:id="11862" w:author="gsadi" w:date="2013-11-25T16:21:00Z">
          <w:pPr>
            <w:ind w:left="360"/>
          </w:pPr>
        </w:pPrChange>
      </w:pPr>
      <w:ins w:id="11863" w:author="gsadi" w:date="2013-11-25T13:19:00Z">
        <w:r w:rsidRPr="002B0E74">
          <w:rPr>
            <w:rFonts w:ascii="Arial" w:hAnsi="Arial" w:cs="Arial"/>
            <w:rPrChange w:id="11864" w:author="gsadi" w:date="2013-11-25T14:35:00Z">
              <w:rPr>
                <w:rFonts w:ascii="Arial" w:hAnsi="Arial" w:cs="Arial"/>
                <w:color w:val="0000FF"/>
                <w:sz w:val="20"/>
                <w:szCs w:val="20"/>
                <w:u w:val="single"/>
              </w:rPr>
            </w:rPrChange>
          </w:rPr>
          <w:t>Minimum module facilities the user to maintain the minimum for a material or style or fabric in vendor level</w:t>
        </w:r>
      </w:ins>
      <w:ins w:id="11865" w:author="gsadi" w:date="2013-11-25T14:35:00Z">
        <w:r w:rsidRPr="002B0E74">
          <w:rPr>
            <w:rFonts w:ascii="Arial" w:hAnsi="Arial" w:cs="Arial"/>
            <w:rPrChange w:id="11866" w:author="gsadi" w:date="2013-11-25T14:35:00Z">
              <w:rPr>
                <w:rFonts w:ascii="Arial" w:hAnsi="Arial" w:cs="Arial"/>
                <w:color w:val="0000FF"/>
                <w:sz w:val="20"/>
                <w:szCs w:val="20"/>
                <w:u w:val="single"/>
              </w:rPr>
            </w:rPrChange>
          </w:rPr>
          <w:t xml:space="preserve">. </w:t>
        </w:r>
      </w:ins>
      <w:ins w:id="11867" w:author="gsadi" w:date="2013-11-25T13:19:00Z">
        <w:r w:rsidRPr="002B0E74">
          <w:rPr>
            <w:rFonts w:ascii="Arial" w:hAnsi="Arial" w:cs="Arial"/>
            <w:rPrChange w:id="11868" w:author="gsadi" w:date="2013-11-25T14:35:00Z">
              <w:rPr>
                <w:rFonts w:ascii="Arial" w:hAnsi="Arial" w:cs="Arial"/>
                <w:color w:val="0000FF"/>
                <w:sz w:val="20"/>
                <w:szCs w:val="20"/>
                <w:u w:val="single"/>
              </w:rPr>
            </w:rPrChange>
          </w:rPr>
          <w:t>It also helps the user to create style or material or fabric level groups. Minimums</w:t>
        </w:r>
        <w:r w:rsidRPr="002B0E74">
          <w:rPr>
            <w:rFonts w:ascii="Arial" w:hAnsi="Arial" w:cs="Arial"/>
            <w:b/>
            <w:bCs/>
            <w:i/>
            <w:iCs/>
            <w:rPrChange w:id="11869" w:author="gsadi" w:date="2013-11-25T14:35:00Z">
              <w:rPr>
                <w:rFonts w:ascii="Arial" w:hAnsi="Arial" w:cs="Arial"/>
                <w:b/>
                <w:bCs/>
                <w:i/>
                <w:iCs/>
                <w:color w:val="0000FF"/>
                <w:sz w:val="20"/>
                <w:szCs w:val="20"/>
                <w:u w:val="single"/>
              </w:rPr>
            </w:rPrChange>
          </w:rPr>
          <w:t xml:space="preserve"> </w:t>
        </w:r>
        <w:r w:rsidRPr="002B0E74">
          <w:rPr>
            <w:rFonts w:ascii="Arial" w:hAnsi="Arial" w:cs="Arial"/>
            <w:rPrChange w:id="11870" w:author="gsadi" w:date="2013-11-25T14:35:00Z">
              <w:rPr>
                <w:rFonts w:ascii="Arial" w:hAnsi="Arial" w:cs="Arial"/>
                <w:color w:val="0000FF"/>
                <w:sz w:val="20"/>
                <w:szCs w:val="20"/>
                <w:u w:val="single"/>
              </w:rPr>
            </w:rPrChange>
          </w:rPr>
          <w:t>module has a provision to ensure the planned buy order meets the vendor minimum by the vendor defined or not .If the planned Buy order not meets the vendor minimum then marked this records as not valid, then ask the user to re plan the buy order to meet the vendor minimum.</w:t>
        </w:r>
      </w:ins>
      <w:ins w:id="11871" w:author="gsadi" w:date="2013-11-25T13:22:00Z">
        <w:r w:rsidRPr="002B0E74">
          <w:rPr>
            <w:rFonts w:ascii="Arial" w:hAnsi="Arial" w:cs="Arial"/>
            <w:b/>
            <w:bCs/>
            <w:i/>
            <w:iCs/>
            <w:rPrChange w:id="11872" w:author="gsadi" w:date="2013-11-25T14:35:00Z">
              <w:rPr>
                <w:rFonts w:ascii="Arial" w:hAnsi="Arial" w:cs="Arial"/>
                <w:b/>
                <w:bCs/>
                <w:i/>
                <w:iCs/>
                <w:color w:val="0000FF"/>
                <w:sz w:val="20"/>
                <w:szCs w:val="20"/>
                <w:u w:val="single"/>
              </w:rPr>
            </w:rPrChange>
          </w:rPr>
          <w:t xml:space="preserve"> </w:t>
        </w:r>
        <w:r w:rsidRPr="002B0E74">
          <w:rPr>
            <w:rFonts w:ascii="Arial" w:hAnsi="Arial" w:cs="Arial"/>
            <w:rPrChange w:id="11873" w:author="gsadi" w:date="2013-11-25T14:35:00Z">
              <w:rPr>
                <w:rFonts w:ascii="Arial" w:hAnsi="Arial" w:cs="Arial"/>
                <w:color w:val="0000FF"/>
                <w:sz w:val="20"/>
                <w:szCs w:val="20"/>
                <w:u w:val="single"/>
              </w:rPr>
            </w:rPrChange>
          </w:rPr>
          <w:t xml:space="preserve">Minimum module also helps in capacity balancing. </w:t>
        </w:r>
      </w:ins>
    </w:p>
    <w:p w:rsidR="00C22038" w:rsidRPr="00952B66" w:rsidRDefault="00C22038" w:rsidP="004402FE">
      <w:pPr>
        <w:ind w:left="360" w:right="-540"/>
        <w:rPr>
          <w:ins w:id="11874" w:author="gsadi" w:date="2013-11-25T13:24:00Z"/>
          <w:rFonts w:ascii="Arial" w:hAnsi="Arial" w:cs="Arial"/>
          <w:rPrChange w:id="11875" w:author="gsadi" w:date="2013-11-25T14:35:00Z">
            <w:rPr>
              <w:ins w:id="11876" w:author="gsadi" w:date="2013-11-25T13:24:00Z"/>
              <w:rFonts w:ascii="Arial" w:hAnsi="Arial" w:cs="Arial"/>
              <w:sz w:val="20"/>
              <w:szCs w:val="20"/>
            </w:rPr>
          </w:rPrChange>
        </w:rPr>
      </w:pPr>
    </w:p>
    <w:p w:rsidR="00000000" w:rsidRDefault="002B0E74">
      <w:pPr>
        <w:ind w:right="-540"/>
        <w:rPr>
          <w:ins w:id="11877" w:author="gsadi" w:date="2013-11-25T13:22:00Z"/>
          <w:rFonts w:ascii="Arial" w:hAnsi="Arial" w:cs="Arial"/>
          <w:rPrChange w:id="11878" w:author="gsadi" w:date="2013-11-25T14:35:00Z">
            <w:rPr>
              <w:ins w:id="11879" w:author="gsadi" w:date="2013-11-25T13:22:00Z"/>
              <w:rFonts w:ascii="Arial" w:hAnsi="Arial" w:cs="Arial"/>
              <w:sz w:val="20"/>
              <w:szCs w:val="20"/>
            </w:rPr>
          </w:rPrChange>
        </w:rPr>
        <w:pPrChange w:id="11880" w:author="gsadi" w:date="2013-11-25T14:35:00Z">
          <w:pPr>
            <w:ind w:left="360"/>
          </w:pPr>
        </w:pPrChange>
      </w:pPr>
      <w:ins w:id="11881" w:author="gsadi" w:date="2013-11-25T13:24:00Z">
        <w:r w:rsidRPr="002B0E74">
          <w:rPr>
            <w:rFonts w:ascii="Arial" w:hAnsi="Arial" w:cs="Arial"/>
            <w:rPrChange w:id="11882" w:author="gsadi" w:date="2013-11-25T14:35:00Z">
              <w:rPr>
                <w:rFonts w:ascii="Arial" w:hAnsi="Arial" w:cs="Arial"/>
                <w:color w:val="0000FF"/>
                <w:sz w:val="20"/>
                <w:szCs w:val="20"/>
                <w:u w:val="single"/>
              </w:rPr>
            </w:rPrChange>
          </w:rPr>
          <w:t>Following are the business benefits of Minimums module:</w:t>
        </w:r>
      </w:ins>
    </w:p>
    <w:p w:rsidR="00000000" w:rsidRDefault="002B0E74">
      <w:pPr>
        <w:numPr>
          <w:ilvl w:val="0"/>
          <w:numId w:val="58"/>
        </w:numPr>
        <w:autoSpaceDE w:val="0"/>
        <w:autoSpaceDN w:val="0"/>
        <w:rPr>
          <w:ins w:id="11883" w:author="gsadi" w:date="2013-11-25T13:22:00Z"/>
          <w:rFonts w:ascii="Arial" w:hAnsi="Arial" w:cs="Arial"/>
          <w:rPrChange w:id="11884" w:author="gsadi" w:date="2013-11-25T14:35:00Z">
            <w:rPr>
              <w:ins w:id="11885" w:author="gsadi" w:date="2013-11-25T13:22:00Z"/>
              <w:rFonts w:ascii="Arial" w:hAnsi="Arial" w:cs="Arial"/>
              <w:sz w:val="20"/>
              <w:szCs w:val="20"/>
            </w:rPr>
          </w:rPrChange>
        </w:rPr>
        <w:pPrChange w:id="11886" w:author="gsadi" w:date="2013-11-25T13:23:00Z">
          <w:pPr>
            <w:numPr>
              <w:numId w:val="59"/>
            </w:numPr>
            <w:autoSpaceDE w:val="0"/>
            <w:autoSpaceDN w:val="0"/>
            <w:ind w:left="720" w:hanging="360"/>
          </w:pPr>
        </w:pPrChange>
      </w:pPr>
      <w:ins w:id="11887" w:author="gsadi" w:date="2013-11-25T13:22:00Z">
        <w:r w:rsidRPr="002B0E74">
          <w:rPr>
            <w:rFonts w:ascii="Arial" w:hAnsi="Arial" w:cs="Arial"/>
            <w:rPrChange w:id="11888" w:author="gsadi" w:date="2013-11-25T14:35:00Z">
              <w:rPr>
                <w:rFonts w:ascii="Arial" w:hAnsi="Arial" w:cs="Arial"/>
                <w:color w:val="0000FF"/>
                <w:sz w:val="20"/>
                <w:szCs w:val="20"/>
                <w:u w:val="single"/>
              </w:rPr>
            </w:rPrChange>
          </w:rPr>
          <w:t>Significant improvement in planner productivity</w:t>
        </w:r>
      </w:ins>
    </w:p>
    <w:p w:rsidR="00000000" w:rsidRDefault="002B0E74">
      <w:pPr>
        <w:numPr>
          <w:ilvl w:val="0"/>
          <w:numId w:val="58"/>
        </w:numPr>
        <w:autoSpaceDE w:val="0"/>
        <w:autoSpaceDN w:val="0"/>
        <w:rPr>
          <w:ins w:id="11889" w:author="gsadi" w:date="2013-11-25T13:22:00Z"/>
          <w:rFonts w:ascii="Arial" w:hAnsi="Arial" w:cs="Arial"/>
          <w:rPrChange w:id="11890" w:author="gsadi" w:date="2013-11-25T14:35:00Z">
            <w:rPr>
              <w:ins w:id="11891" w:author="gsadi" w:date="2013-11-25T13:22:00Z"/>
              <w:rFonts w:ascii="Arial" w:hAnsi="Arial" w:cs="Arial"/>
              <w:sz w:val="20"/>
              <w:szCs w:val="20"/>
            </w:rPr>
          </w:rPrChange>
        </w:rPr>
        <w:pPrChange w:id="11892" w:author="gsadi" w:date="2013-11-25T13:23:00Z">
          <w:pPr>
            <w:numPr>
              <w:numId w:val="59"/>
            </w:numPr>
            <w:autoSpaceDE w:val="0"/>
            <w:autoSpaceDN w:val="0"/>
            <w:ind w:left="720" w:hanging="360"/>
          </w:pPr>
        </w:pPrChange>
      </w:pPr>
      <w:ins w:id="11893" w:author="gsadi" w:date="2013-11-25T13:22:00Z">
        <w:r w:rsidRPr="002B0E74">
          <w:rPr>
            <w:rFonts w:ascii="Arial" w:hAnsi="Arial" w:cs="Arial"/>
            <w:rPrChange w:id="11894" w:author="gsadi" w:date="2013-11-25T14:35:00Z">
              <w:rPr>
                <w:rFonts w:ascii="Arial" w:hAnsi="Arial" w:cs="Arial"/>
                <w:color w:val="0000FF"/>
                <w:sz w:val="20"/>
                <w:szCs w:val="20"/>
                <w:u w:val="single"/>
              </w:rPr>
            </w:rPrChange>
          </w:rPr>
          <w:t>Enable users to perform minimums processing based on the logical groups defined  by the users at the style-level, material-level, fabric-level and other-level</w:t>
        </w:r>
      </w:ins>
    </w:p>
    <w:p w:rsidR="00000000" w:rsidRDefault="002B0E74">
      <w:pPr>
        <w:numPr>
          <w:ilvl w:val="0"/>
          <w:numId w:val="58"/>
        </w:numPr>
        <w:autoSpaceDE w:val="0"/>
        <w:autoSpaceDN w:val="0"/>
        <w:rPr>
          <w:ins w:id="11895" w:author="gsadi" w:date="2013-11-25T13:22:00Z"/>
          <w:rFonts w:ascii="Arial" w:hAnsi="Arial" w:cs="Arial"/>
          <w:rPrChange w:id="11896" w:author="gsadi" w:date="2013-11-25T14:35:00Z">
            <w:rPr>
              <w:ins w:id="11897" w:author="gsadi" w:date="2013-11-25T13:22:00Z"/>
              <w:rFonts w:ascii="Arial" w:hAnsi="Arial" w:cs="Arial"/>
              <w:sz w:val="20"/>
              <w:szCs w:val="20"/>
            </w:rPr>
          </w:rPrChange>
        </w:rPr>
        <w:pPrChange w:id="11898" w:author="gsadi" w:date="2013-11-25T13:23:00Z">
          <w:pPr>
            <w:numPr>
              <w:numId w:val="59"/>
            </w:numPr>
            <w:autoSpaceDE w:val="0"/>
            <w:autoSpaceDN w:val="0"/>
            <w:ind w:left="720" w:hanging="360"/>
          </w:pPr>
        </w:pPrChange>
      </w:pPr>
      <w:ins w:id="11899" w:author="gsadi" w:date="2013-11-25T13:22:00Z">
        <w:r w:rsidRPr="002B0E74">
          <w:rPr>
            <w:rFonts w:ascii="Arial" w:hAnsi="Arial" w:cs="Arial"/>
            <w:rPrChange w:id="11900" w:author="gsadi" w:date="2013-11-25T14:35:00Z">
              <w:rPr>
                <w:rFonts w:ascii="Arial" w:hAnsi="Arial" w:cs="Arial"/>
                <w:color w:val="0000FF"/>
                <w:sz w:val="20"/>
                <w:szCs w:val="20"/>
                <w:u w:val="single"/>
              </w:rPr>
            </w:rPrChange>
          </w:rPr>
          <w:t>Effectively able to calculate the reporting minimums based on the changes</w:t>
        </w:r>
      </w:ins>
    </w:p>
    <w:p w:rsidR="00000000" w:rsidRDefault="002B0E74">
      <w:pPr>
        <w:numPr>
          <w:ilvl w:val="0"/>
          <w:numId w:val="58"/>
        </w:numPr>
        <w:autoSpaceDE w:val="0"/>
        <w:autoSpaceDN w:val="0"/>
        <w:rPr>
          <w:ins w:id="11901" w:author="gsadi" w:date="2013-11-25T13:22:00Z"/>
          <w:rFonts w:ascii="Arial" w:hAnsi="Arial" w:cs="Arial"/>
          <w:rPrChange w:id="11902" w:author="gsadi" w:date="2013-11-25T14:35:00Z">
            <w:rPr>
              <w:ins w:id="11903" w:author="gsadi" w:date="2013-11-25T13:22:00Z"/>
              <w:rFonts w:ascii="Arial" w:hAnsi="Arial" w:cs="Arial"/>
              <w:sz w:val="20"/>
              <w:szCs w:val="20"/>
            </w:rPr>
          </w:rPrChange>
        </w:rPr>
        <w:pPrChange w:id="11904" w:author="gsadi" w:date="2013-11-25T13:23:00Z">
          <w:pPr>
            <w:numPr>
              <w:numId w:val="59"/>
            </w:numPr>
            <w:autoSpaceDE w:val="0"/>
            <w:autoSpaceDN w:val="0"/>
            <w:ind w:left="720" w:hanging="360"/>
          </w:pPr>
        </w:pPrChange>
      </w:pPr>
      <w:ins w:id="11905" w:author="gsadi" w:date="2013-11-25T13:22:00Z">
        <w:r w:rsidRPr="002B0E74">
          <w:rPr>
            <w:rFonts w:ascii="Arial" w:hAnsi="Arial" w:cs="Arial"/>
            <w:rPrChange w:id="11906" w:author="gsadi" w:date="2013-11-25T14:35:00Z">
              <w:rPr>
                <w:rFonts w:ascii="Arial" w:hAnsi="Arial" w:cs="Arial"/>
                <w:color w:val="0000FF"/>
                <w:sz w:val="20"/>
                <w:szCs w:val="20"/>
                <w:u w:val="single"/>
              </w:rPr>
            </w:rPrChange>
          </w:rPr>
          <w:t>Provides an ability to maintain Fabrics &amp; BOM</w:t>
        </w:r>
      </w:ins>
    </w:p>
    <w:p w:rsidR="00000000" w:rsidRDefault="002B0E74">
      <w:pPr>
        <w:numPr>
          <w:ilvl w:val="0"/>
          <w:numId w:val="58"/>
        </w:numPr>
        <w:autoSpaceDE w:val="0"/>
        <w:autoSpaceDN w:val="0"/>
        <w:rPr>
          <w:ins w:id="11907" w:author="gsadi" w:date="2013-11-25T13:22:00Z"/>
          <w:rFonts w:ascii="Arial" w:hAnsi="Arial" w:cs="Arial"/>
          <w:rPrChange w:id="11908" w:author="gsadi" w:date="2013-11-25T14:35:00Z">
            <w:rPr>
              <w:ins w:id="11909" w:author="gsadi" w:date="2013-11-25T13:22:00Z"/>
              <w:rFonts w:ascii="Arial" w:hAnsi="Arial" w:cs="Arial"/>
              <w:sz w:val="20"/>
              <w:szCs w:val="20"/>
            </w:rPr>
          </w:rPrChange>
        </w:rPr>
        <w:pPrChange w:id="11910" w:author="gsadi" w:date="2013-11-25T13:23:00Z">
          <w:pPr>
            <w:numPr>
              <w:numId w:val="59"/>
            </w:numPr>
            <w:autoSpaceDE w:val="0"/>
            <w:autoSpaceDN w:val="0"/>
            <w:ind w:left="720" w:hanging="360"/>
          </w:pPr>
        </w:pPrChange>
      </w:pPr>
      <w:ins w:id="11911" w:author="gsadi" w:date="2013-11-25T13:22:00Z">
        <w:r w:rsidRPr="002B0E74">
          <w:rPr>
            <w:rFonts w:ascii="Arial" w:hAnsi="Arial" w:cs="Arial"/>
            <w:rPrChange w:id="11912" w:author="gsadi" w:date="2013-11-25T14:35:00Z">
              <w:rPr>
                <w:rFonts w:ascii="Arial" w:hAnsi="Arial" w:cs="Arial"/>
                <w:color w:val="0000FF"/>
                <w:sz w:val="20"/>
                <w:szCs w:val="20"/>
                <w:u w:val="single"/>
              </w:rPr>
            </w:rPrChange>
          </w:rPr>
          <w:t>Scalable Centralized application.</w:t>
        </w:r>
      </w:ins>
    </w:p>
    <w:p w:rsidR="00B13681" w:rsidRPr="00952B66" w:rsidRDefault="00B13681" w:rsidP="00B13681">
      <w:pPr>
        <w:rPr>
          <w:ins w:id="11913" w:author="gsadi" w:date="2013-11-25T13:22:00Z"/>
          <w:rFonts w:ascii="Arial" w:hAnsi="Arial" w:cs="Arial"/>
          <w:rPrChange w:id="11914" w:author="gsadi" w:date="2013-11-25T14:35:00Z">
            <w:rPr>
              <w:ins w:id="11915" w:author="gsadi" w:date="2013-11-25T13:22:00Z"/>
              <w:rFonts w:ascii="Arial" w:hAnsi="Arial" w:cs="Arial"/>
              <w:sz w:val="20"/>
              <w:szCs w:val="20"/>
            </w:rPr>
          </w:rPrChange>
        </w:rPr>
      </w:pPr>
    </w:p>
    <w:p w:rsidR="00000000" w:rsidRDefault="002B0E74">
      <w:pPr>
        <w:ind w:right="-540"/>
        <w:rPr>
          <w:ins w:id="11916" w:author="gsadi" w:date="2013-11-25T13:22:00Z"/>
          <w:rFonts w:ascii="Arial" w:hAnsi="Arial" w:cs="Arial"/>
          <w:rPrChange w:id="11917" w:author="gsadi" w:date="2013-11-25T14:35:00Z">
            <w:rPr>
              <w:ins w:id="11918" w:author="gsadi" w:date="2013-11-25T13:22:00Z"/>
              <w:rFonts w:ascii="Arial" w:hAnsi="Arial" w:cs="Arial"/>
              <w:sz w:val="20"/>
              <w:szCs w:val="20"/>
            </w:rPr>
          </w:rPrChange>
        </w:rPr>
        <w:pPrChange w:id="11919" w:author="gsadi" w:date="2013-11-25T14:35:00Z">
          <w:pPr/>
        </w:pPrChange>
      </w:pPr>
      <w:ins w:id="11920" w:author="gsadi" w:date="2013-11-25T13:22:00Z">
        <w:r w:rsidRPr="002B0E74">
          <w:rPr>
            <w:rFonts w:ascii="Arial" w:hAnsi="Arial" w:cs="Arial"/>
            <w:rPrChange w:id="11921" w:author="gsadi" w:date="2013-11-25T14:35:00Z">
              <w:rPr>
                <w:rFonts w:ascii="Arial" w:hAnsi="Arial" w:cs="Arial"/>
                <w:color w:val="0000FF"/>
                <w:sz w:val="20"/>
                <w:szCs w:val="20"/>
                <w:u w:val="single"/>
              </w:rPr>
            </w:rPrChange>
          </w:rPr>
          <w:t>Following actions can be performed using minimums module in PSE:</w:t>
        </w:r>
      </w:ins>
    </w:p>
    <w:p w:rsidR="00B13681" w:rsidRPr="00952B66" w:rsidRDefault="002B0E74" w:rsidP="00B13681">
      <w:pPr>
        <w:numPr>
          <w:ilvl w:val="0"/>
          <w:numId w:val="58"/>
        </w:numPr>
        <w:autoSpaceDE w:val="0"/>
        <w:autoSpaceDN w:val="0"/>
        <w:rPr>
          <w:ins w:id="11922" w:author="gsadi" w:date="2013-11-25T13:21:00Z"/>
          <w:rFonts w:ascii="Arial" w:hAnsi="Arial" w:cs="Arial"/>
          <w:rPrChange w:id="11923" w:author="gsadi" w:date="2013-11-25T14:35:00Z">
            <w:rPr>
              <w:ins w:id="11924" w:author="gsadi" w:date="2013-11-25T13:21:00Z"/>
              <w:rFonts w:ascii="Arial" w:hAnsi="Arial" w:cs="Arial"/>
              <w:sz w:val="20"/>
              <w:szCs w:val="20"/>
            </w:rPr>
          </w:rPrChange>
        </w:rPr>
      </w:pPr>
      <w:ins w:id="11925" w:author="gsadi" w:date="2013-11-25T13:21:00Z">
        <w:r w:rsidRPr="002B0E74">
          <w:rPr>
            <w:rFonts w:ascii="Arial" w:hAnsi="Arial" w:cs="Arial"/>
            <w:rPrChange w:id="11926" w:author="gsadi" w:date="2013-11-25T14:35:00Z">
              <w:rPr>
                <w:rFonts w:ascii="Arial" w:hAnsi="Arial" w:cs="Arial"/>
                <w:color w:val="0000FF"/>
                <w:sz w:val="20"/>
                <w:szCs w:val="20"/>
                <w:u w:val="single"/>
              </w:rPr>
            </w:rPrChange>
          </w:rPr>
          <w:t>Definition &amp; Minimum Maintenance Screen helps the user to update the group minimum and run logic flag values.</w:t>
        </w:r>
      </w:ins>
    </w:p>
    <w:p w:rsidR="00B13681" w:rsidRPr="00952B66" w:rsidRDefault="002B0E74" w:rsidP="00B13681">
      <w:pPr>
        <w:numPr>
          <w:ilvl w:val="0"/>
          <w:numId w:val="58"/>
        </w:numPr>
        <w:autoSpaceDE w:val="0"/>
        <w:autoSpaceDN w:val="0"/>
        <w:rPr>
          <w:ins w:id="11927" w:author="gsadi" w:date="2013-11-25T13:21:00Z"/>
          <w:rFonts w:ascii="Arial" w:hAnsi="Arial" w:cs="Arial"/>
          <w:rPrChange w:id="11928" w:author="gsadi" w:date="2013-11-25T14:35:00Z">
            <w:rPr>
              <w:ins w:id="11929" w:author="gsadi" w:date="2013-11-25T13:21:00Z"/>
              <w:rFonts w:ascii="Arial" w:hAnsi="Arial" w:cs="Arial"/>
              <w:sz w:val="20"/>
              <w:szCs w:val="20"/>
            </w:rPr>
          </w:rPrChange>
        </w:rPr>
      </w:pPr>
      <w:ins w:id="11930" w:author="gsadi" w:date="2013-11-25T13:21:00Z">
        <w:r w:rsidRPr="002B0E74">
          <w:rPr>
            <w:rFonts w:ascii="Arial" w:hAnsi="Arial" w:cs="Arial"/>
            <w:rPrChange w:id="11931" w:author="gsadi" w:date="2013-11-25T14:35:00Z">
              <w:rPr>
                <w:rFonts w:ascii="Arial" w:hAnsi="Arial" w:cs="Arial"/>
                <w:color w:val="0000FF"/>
                <w:sz w:val="20"/>
                <w:szCs w:val="20"/>
                <w:u w:val="single"/>
              </w:rPr>
            </w:rPrChange>
          </w:rPr>
          <w:t>Material Association &amp; De-association Screen helps the user to Associate and disassociate the material with already available groups.</w:t>
        </w:r>
      </w:ins>
    </w:p>
    <w:p w:rsidR="00B13681" w:rsidRPr="00952B66" w:rsidRDefault="002B0E74" w:rsidP="00B13681">
      <w:pPr>
        <w:numPr>
          <w:ilvl w:val="0"/>
          <w:numId w:val="58"/>
        </w:numPr>
        <w:autoSpaceDE w:val="0"/>
        <w:autoSpaceDN w:val="0"/>
        <w:rPr>
          <w:ins w:id="11932" w:author="gsadi" w:date="2013-11-25T13:21:00Z"/>
          <w:rFonts w:ascii="Arial" w:hAnsi="Arial" w:cs="Arial"/>
          <w:rPrChange w:id="11933" w:author="gsadi" w:date="2013-11-25T14:35:00Z">
            <w:rPr>
              <w:ins w:id="11934" w:author="gsadi" w:date="2013-11-25T13:21:00Z"/>
              <w:rFonts w:ascii="Arial" w:hAnsi="Arial" w:cs="Arial"/>
              <w:sz w:val="20"/>
              <w:szCs w:val="20"/>
            </w:rPr>
          </w:rPrChange>
        </w:rPr>
      </w:pPr>
      <w:ins w:id="11935" w:author="gsadi" w:date="2013-11-25T13:21:00Z">
        <w:r w:rsidRPr="002B0E74">
          <w:rPr>
            <w:rFonts w:ascii="Arial" w:hAnsi="Arial" w:cs="Arial"/>
            <w:rPrChange w:id="11936" w:author="gsadi" w:date="2013-11-25T14:35:00Z">
              <w:rPr>
                <w:rFonts w:ascii="Arial" w:hAnsi="Arial" w:cs="Arial"/>
                <w:color w:val="0000FF"/>
                <w:sz w:val="20"/>
                <w:szCs w:val="20"/>
                <w:u w:val="single"/>
              </w:rPr>
            </w:rPrChange>
          </w:rPr>
          <w:t>Material Minimum Maintenance Screen is used to update the vendor minimum value for vendor and Material combinations.</w:t>
        </w:r>
      </w:ins>
    </w:p>
    <w:p w:rsidR="00B13681" w:rsidRPr="00952B66" w:rsidRDefault="002B0E74" w:rsidP="00B13681">
      <w:pPr>
        <w:numPr>
          <w:ilvl w:val="0"/>
          <w:numId w:val="58"/>
        </w:numPr>
        <w:autoSpaceDE w:val="0"/>
        <w:autoSpaceDN w:val="0"/>
        <w:rPr>
          <w:ins w:id="11937" w:author="gsadi" w:date="2013-11-25T13:21:00Z"/>
          <w:rFonts w:ascii="Arial" w:hAnsi="Arial" w:cs="Arial"/>
          <w:rPrChange w:id="11938" w:author="gsadi" w:date="2013-11-25T14:35:00Z">
            <w:rPr>
              <w:ins w:id="11939" w:author="gsadi" w:date="2013-11-25T13:21:00Z"/>
              <w:rFonts w:ascii="Arial" w:hAnsi="Arial" w:cs="Arial"/>
              <w:sz w:val="20"/>
              <w:szCs w:val="20"/>
            </w:rPr>
          </w:rPrChange>
        </w:rPr>
      </w:pPr>
      <w:ins w:id="11940" w:author="gsadi" w:date="2013-11-25T13:21:00Z">
        <w:r w:rsidRPr="002B0E74">
          <w:rPr>
            <w:rFonts w:ascii="Arial" w:hAnsi="Arial" w:cs="Arial"/>
            <w:rPrChange w:id="11941" w:author="gsadi" w:date="2013-11-25T14:35:00Z">
              <w:rPr>
                <w:rFonts w:ascii="Arial" w:hAnsi="Arial" w:cs="Arial"/>
                <w:color w:val="0000FF"/>
                <w:sz w:val="20"/>
                <w:szCs w:val="20"/>
                <w:u w:val="single"/>
              </w:rPr>
            </w:rPrChange>
          </w:rPr>
          <w:t>Style Minimum Maintenance Screen is used to update the vendor minimum value for vendor and style combination.</w:t>
        </w:r>
      </w:ins>
    </w:p>
    <w:p w:rsidR="00B13681" w:rsidRPr="00952B66" w:rsidRDefault="002B0E74" w:rsidP="00B13681">
      <w:pPr>
        <w:numPr>
          <w:ilvl w:val="0"/>
          <w:numId w:val="58"/>
        </w:numPr>
        <w:autoSpaceDE w:val="0"/>
        <w:autoSpaceDN w:val="0"/>
        <w:rPr>
          <w:ins w:id="11942" w:author="gsadi" w:date="2013-11-25T13:21:00Z"/>
          <w:rFonts w:ascii="Arial" w:hAnsi="Arial" w:cs="Arial"/>
          <w:rPrChange w:id="11943" w:author="gsadi" w:date="2013-11-25T14:35:00Z">
            <w:rPr>
              <w:ins w:id="11944" w:author="gsadi" w:date="2013-11-25T13:21:00Z"/>
              <w:rFonts w:ascii="Arial" w:hAnsi="Arial" w:cs="Arial"/>
              <w:sz w:val="20"/>
              <w:szCs w:val="20"/>
            </w:rPr>
          </w:rPrChange>
        </w:rPr>
      </w:pPr>
      <w:ins w:id="11945" w:author="gsadi" w:date="2013-11-25T13:21:00Z">
        <w:r w:rsidRPr="002B0E74">
          <w:rPr>
            <w:rFonts w:ascii="Arial" w:hAnsi="Arial" w:cs="Arial"/>
            <w:rPrChange w:id="11946" w:author="gsadi" w:date="2013-11-25T14:35:00Z">
              <w:rPr>
                <w:rFonts w:ascii="Arial" w:hAnsi="Arial" w:cs="Arial"/>
                <w:color w:val="0000FF"/>
                <w:sz w:val="20"/>
                <w:szCs w:val="20"/>
                <w:u w:val="single"/>
              </w:rPr>
            </w:rPrChange>
          </w:rPr>
          <w:t>Fabric Minimum &amp; Maximum Maintenance Screen is used to update the vendor minimum &amp; vendor Maximum value for vendor and fabric combination.</w:t>
        </w:r>
      </w:ins>
    </w:p>
    <w:p w:rsidR="00B13681" w:rsidRPr="00952B66" w:rsidRDefault="002B0E74" w:rsidP="00B13681">
      <w:pPr>
        <w:numPr>
          <w:ilvl w:val="0"/>
          <w:numId w:val="58"/>
        </w:numPr>
        <w:autoSpaceDE w:val="0"/>
        <w:autoSpaceDN w:val="0"/>
        <w:rPr>
          <w:ins w:id="11947" w:author="gsadi" w:date="2013-11-25T13:21:00Z"/>
          <w:rFonts w:ascii="Arial" w:hAnsi="Arial" w:cs="Arial"/>
          <w:rPrChange w:id="11948" w:author="gsadi" w:date="2013-11-25T14:35:00Z">
            <w:rPr>
              <w:ins w:id="11949" w:author="gsadi" w:date="2013-11-25T13:21:00Z"/>
              <w:rFonts w:ascii="Arial" w:hAnsi="Arial" w:cs="Arial"/>
              <w:sz w:val="20"/>
              <w:szCs w:val="20"/>
            </w:rPr>
          </w:rPrChange>
        </w:rPr>
      </w:pPr>
      <w:ins w:id="11950" w:author="gsadi" w:date="2013-11-25T13:21:00Z">
        <w:r w:rsidRPr="002B0E74">
          <w:rPr>
            <w:rFonts w:ascii="Arial" w:hAnsi="Arial" w:cs="Arial"/>
            <w:rPrChange w:id="11951" w:author="gsadi" w:date="2013-11-25T14:35:00Z">
              <w:rPr>
                <w:rFonts w:ascii="Arial" w:hAnsi="Arial" w:cs="Arial"/>
                <w:color w:val="0000FF"/>
                <w:sz w:val="20"/>
                <w:szCs w:val="20"/>
                <w:u w:val="single"/>
              </w:rPr>
            </w:rPrChange>
          </w:rPr>
          <w:t>Material Report Screen is used to display the vendor minimum value &amp; Consumption for vendor and Material combinations.</w:t>
        </w:r>
      </w:ins>
    </w:p>
    <w:p w:rsidR="00B13681" w:rsidRPr="00952B66" w:rsidRDefault="002B0E74" w:rsidP="00B13681">
      <w:pPr>
        <w:numPr>
          <w:ilvl w:val="0"/>
          <w:numId w:val="58"/>
        </w:numPr>
        <w:autoSpaceDE w:val="0"/>
        <w:autoSpaceDN w:val="0"/>
        <w:rPr>
          <w:ins w:id="11952" w:author="gsadi" w:date="2013-11-25T13:21:00Z"/>
          <w:rFonts w:ascii="Arial" w:hAnsi="Arial" w:cs="Arial"/>
          <w:rPrChange w:id="11953" w:author="gsadi" w:date="2013-11-25T14:35:00Z">
            <w:rPr>
              <w:ins w:id="11954" w:author="gsadi" w:date="2013-11-25T13:21:00Z"/>
              <w:rFonts w:ascii="Arial" w:hAnsi="Arial" w:cs="Arial"/>
              <w:sz w:val="20"/>
              <w:szCs w:val="20"/>
            </w:rPr>
          </w:rPrChange>
        </w:rPr>
      </w:pPr>
      <w:ins w:id="11955" w:author="gsadi" w:date="2013-11-25T13:21:00Z">
        <w:r w:rsidRPr="002B0E74">
          <w:rPr>
            <w:rFonts w:ascii="Arial" w:hAnsi="Arial" w:cs="Arial"/>
            <w:rPrChange w:id="11956" w:author="gsadi" w:date="2013-11-25T14:35:00Z">
              <w:rPr>
                <w:rFonts w:ascii="Arial" w:hAnsi="Arial" w:cs="Arial"/>
                <w:color w:val="0000FF"/>
                <w:sz w:val="20"/>
                <w:szCs w:val="20"/>
                <w:u w:val="single"/>
              </w:rPr>
            </w:rPrChange>
          </w:rPr>
          <w:lastRenderedPageBreak/>
          <w:t>Style Report Screen is used to display the vendor minimum value &amp; Consumption for vendor and Style combinations.</w:t>
        </w:r>
      </w:ins>
    </w:p>
    <w:p w:rsidR="00B13681" w:rsidRPr="00952B66" w:rsidRDefault="002B0E74" w:rsidP="00B13681">
      <w:pPr>
        <w:numPr>
          <w:ilvl w:val="0"/>
          <w:numId w:val="58"/>
        </w:numPr>
        <w:autoSpaceDE w:val="0"/>
        <w:autoSpaceDN w:val="0"/>
        <w:rPr>
          <w:ins w:id="11957" w:author="gsadi" w:date="2013-11-25T13:21:00Z"/>
          <w:rFonts w:ascii="Arial" w:hAnsi="Arial" w:cs="Arial"/>
          <w:rPrChange w:id="11958" w:author="gsadi" w:date="2013-11-25T14:35:00Z">
            <w:rPr>
              <w:ins w:id="11959" w:author="gsadi" w:date="2013-11-25T13:21:00Z"/>
              <w:rFonts w:ascii="Arial" w:hAnsi="Arial" w:cs="Arial"/>
              <w:sz w:val="20"/>
              <w:szCs w:val="20"/>
            </w:rPr>
          </w:rPrChange>
        </w:rPr>
      </w:pPr>
      <w:ins w:id="11960" w:author="gsadi" w:date="2013-11-25T13:21:00Z">
        <w:r w:rsidRPr="002B0E74">
          <w:rPr>
            <w:rFonts w:ascii="Arial" w:hAnsi="Arial" w:cs="Arial"/>
            <w:rPrChange w:id="11961" w:author="gsadi" w:date="2013-11-25T14:35:00Z">
              <w:rPr>
                <w:rFonts w:ascii="Arial" w:hAnsi="Arial" w:cs="Arial"/>
                <w:color w:val="0000FF"/>
                <w:sz w:val="20"/>
                <w:szCs w:val="20"/>
                <w:u w:val="single"/>
              </w:rPr>
            </w:rPrChange>
          </w:rPr>
          <w:t>Fabric Report Screen is used to display the vendor minimum &amp; vendor Maximum value for vendor and fabric combination.</w:t>
        </w:r>
      </w:ins>
    </w:p>
    <w:p w:rsidR="00B13681" w:rsidRPr="00952B66" w:rsidRDefault="002B0E74" w:rsidP="00B13681">
      <w:pPr>
        <w:numPr>
          <w:ilvl w:val="0"/>
          <w:numId w:val="58"/>
        </w:numPr>
        <w:autoSpaceDE w:val="0"/>
        <w:autoSpaceDN w:val="0"/>
        <w:rPr>
          <w:ins w:id="11962" w:author="gsadi" w:date="2013-11-25T13:21:00Z"/>
          <w:rFonts w:ascii="Arial" w:hAnsi="Arial" w:cs="Arial"/>
          <w:rPrChange w:id="11963" w:author="gsadi" w:date="2013-11-25T14:35:00Z">
            <w:rPr>
              <w:ins w:id="11964" w:author="gsadi" w:date="2013-11-25T13:21:00Z"/>
              <w:rFonts w:ascii="Arial" w:hAnsi="Arial" w:cs="Arial"/>
              <w:sz w:val="20"/>
              <w:szCs w:val="20"/>
            </w:rPr>
          </w:rPrChange>
        </w:rPr>
      </w:pPr>
      <w:ins w:id="11965" w:author="gsadi" w:date="2013-11-25T13:21:00Z">
        <w:r w:rsidRPr="002B0E74">
          <w:rPr>
            <w:rFonts w:ascii="Arial" w:hAnsi="Arial" w:cs="Arial"/>
            <w:rPrChange w:id="11966" w:author="gsadi" w:date="2013-11-25T14:35:00Z">
              <w:rPr>
                <w:rFonts w:ascii="Arial" w:hAnsi="Arial" w:cs="Arial"/>
                <w:color w:val="0000FF"/>
                <w:sz w:val="20"/>
                <w:szCs w:val="20"/>
                <w:u w:val="single"/>
              </w:rPr>
            </w:rPrChange>
          </w:rPr>
          <w:t>Delivery Threshold Maintenance Screen is used to update the Delivery Threshold value for vendor and Material combinations.</w:t>
        </w:r>
      </w:ins>
    </w:p>
    <w:p w:rsidR="00B13681" w:rsidRPr="00952B66" w:rsidRDefault="002B0E74" w:rsidP="00B13681">
      <w:pPr>
        <w:numPr>
          <w:ilvl w:val="0"/>
          <w:numId w:val="58"/>
        </w:numPr>
        <w:autoSpaceDE w:val="0"/>
        <w:autoSpaceDN w:val="0"/>
        <w:rPr>
          <w:ins w:id="11967" w:author="gsadi" w:date="2013-11-25T13:21:00Z"/>
          <w:rFonts w:ascii="Arial" w:hAnsi="Arial" w:cs="Arial"/>
          <w:rPrChange w:id="11968" w:author="gsadi" w:date="2013-11-25T14:35:00Z">
            <w:rPr>
              <w:ins w:id="11969" w:author="gsadi" w:date="2013-11-25T13:21:00Z"/>
              <w:rFonts w:ascii="Arial" w:hAnsi="Arial" w:cs="Arial"/>
              <w:sz w:val="20"/>
              <w:szCs w:val="20"/>
            </w:rPr>
          </w:rPrChange>
        </w:rPr>
      </w:pPr>
      <w:ins w:id="11970" w:author="gsadi" w:date="2013-11-25T13:21:00Z">
        <w:r w:rsidRPr="002B0E74">
          <w:rPr>
            <w:rFonts w:ascii="Arial" w:hAnsi="Arial" w:cs="Arial"/>
            <w:rPrChange w:id="11971" w:author="gsadi" w:date="2013-11-25T14:35:00Z">
              <w:rPr>
                <w:rFonts w:ascii="Arial" w:hAnsi="Arial" w:cs="Arial"/>
                <w:color w:val="0000FF"/>
                <w:sz w:val="20"/>
                <w:szCs w:val="20"/>
                <w:u w:val="single"/>
              </w:rPr>
            </w:rPrChange>
          </w:rPr>
          <w:t>Carry over Eligibility Maintenance Screen is used to update the Carry Over Flag value for Material.</w:t>
        </w:r>
      </w:ins>
    </w:p>
    <w:p w:rsidR="00B13681" w:rsidRPr="00952B66" w:rsidRDefault="002B0E74" w:rsidP="00B13681">
      <w:pPr>
        <w:numPr>
          <w:ilvl w:val="0"/>
          <w:numId w:val="58"/>
        </w:numPr>
        <w:autoSpaceDE w:val="0"/>
        <w:autoSpaceDN w:val="0"/>
        <w:rPr>
          <w:ins w:id="11972" w:author="gsadi" w:date="2013-11-25T13:24:00Z"/>
          <w:rFonts w:ascii="Arial" w:hAnsi="Arial" w:cs="Arial"/>
          <w:rPrChange w:id="11973" w:author="gsadi" w:date="2013-11-25T14:35:00Z">
            <w:rPr>
              <w:ins w:id="11974" w:author="gsadi" w:date="2013-11-25T13:24:00Z"/>
              <w:rFonts w:ascii="Arial" w:hAnsi="Arial" w:cs="Arial"/>
              <w:sz w:val="20"/>
              <w:szCs w:val="20"/>
            </w:rPr>
          </w:rPrChange>
        </w:rPr>
      </w:pPr>
      <w:ins w:id="11975" w:author="gsadi" w:date="2013-11-25T13:21:00Z">
        <w:r w:rsidRPr="002B0E74">
          <w:rPr>
            <w:rFonts w:ascii="Arial" w:hAnsi="Arial" w:cs="Arial"/>
            <w:rPrChange w:id="11976" w:author="gsadi" w:date="2013-11-25T14:35:00Z">
              <w:rPr>
                <w:rFonts w:ascii="Arial" w:hAnsi="Arial" w:cs="Arial"/>
                <w:color w:val="0000FF"/>
                <w:sz w:val="20"/>
                <w:szCs w:val="20"/>
                <w:u w:val="single"/>
              </w:rPr>
            </w:rPrChange>
          </w:rPr>
          <w:t>Mass Upload Screen is used to update the data in a bulk manner. Ability to De-associate materials easily from this screen (from an already associated group).</w:t>
        </w:r>
      </w:ins>
    </w:p>
    <w:p w:rsidR="00000000" w:rsidRDefault="003F6914">
      <w:pPr>
        <w:autoSpaceDE w:val="0"/>
        <w:autoSpaceDN w:val="0"/>
        <w:rPr>
          <w:ins w:id="11977" w:author="gsadi" w:date="2013-11-25T14:36:00Z"/>
          <w:rFonts w:ascii="Arial" w:hAnsi="Arial" w:cs="Arial"/>
          <w:sz w:val="20"/>
          <w:szCs w:val="20"/>
        </w:rPr>
        <w:pPrChange w:id="11978" w:author="gsadi" w:date="2013-11-25T13:24:00Z">
          <w:pPr>
            <w:numPr>
              <w:numId w:val="58"/>
            </w:numPr>
            <w:autoSpaceDE w:val="0"/>
            <w:autoSpaceDN w:val="0"/>
            <w:ind w:left="1035" w:hanging="360"/>
          </w:pPr>
        </w:pPrChange>
      </w:pPr>
    </w:p>
    <w:p w:rsidR="00000000" w:rsidRDefault="003F6914">
      <w:pPr>
        <w:autoSpaceDE w:val="0"/>
        <w:autoSpaceDN w:val="0"/>
        <w:rPr>
          <w:ins w:id="11979" w:author="gsadi" w:date="2013-11-25T14:36:00Z"/>
          <w:rFonts w:ascii="Arial" w:hAnsi="Arial" w:cs="Arial"/>
          <w:sz w:val="20"/>
          <w:szCs w:val="20"/>
        </w:rPr>
        <w:pPrChange w:id="11980" w:author="gsadi" w:date="2013-11-25T13:24:00Z">
          <w:pPr>
            <w:numPr>
              <w:numId w:val="58"/>
            </w:numPr>
            <w:autoSpaceDE w:val="0"/>
            <w:autoSpaceDN w:val="0"/>
            <w:ind w:left="1035" w:hanging="360"/>
          </w:pPr>
        </w:pPrChange>
      </w:pPr>
    </w:p>
    <w:p w:rsidR="00000000" w:rsidRDefault="003F6914">
      <w:pPr>
        <w:autoSpaceDE w:val="0"/>
        <w:autoSpaceDN w:val="0"/>
        <w:rPr>
          <w:ins w:id="11981" w:author="gsadi" w:date="2013-11-25T14:36:00Z"/>
          <w:rFonts w:ascii="Arial" w:hAnsi="Arial" w:cs="Arial"/>
          <w:sz w:val="20"/>
          <w:szCs w:val="20"/>
        </w:rPr>
        <w:pPrChange w:id="11982" w:author="gsadi" w:date="2013-11-25T13:24:00Z">
          <w:pPr>
            <w:numPr>
              <w:numId w:val="58"/>
            </w:numPr>
            <w:autoSpaceDE w:val="0"/>
            <w:autoSpaceDN w:val="0"/>
            <w:ind w:left="1035" w:hanging="360"/>
          </w:pPr>
        </w:pPrChange>
      </w:pPr>
    </w:p>
    <w:p w:rsidR="00000000" w:rsidRDefault="003F6914">
      <w:pPr>
        <w:autoSpaceDE w:val="0"/>
        <w:autoSpaceDN w:val="0"/>
        <w:rPr>
          <w:ins w:id="11983" w:author="gsadi" w:date="2013-11-25T14:36:00Z"/>
          <w:rFonts w:ascii="Arial" w:hAnsi="Arial" w:cs="Arial"/>
          <w:sz w:val="20"/>
          <w:szCs w:val="20"/>
        </w:rPr>
        <w:pPrChange w:id="11984" w:author="gsadi" w:date="2013-11-25T13:24:00Z">
          <w:pPr>
            <w:numPr>
              <w:numId w:val="58"/>
            </w:numPr>
            <w:autoSpaceDE w:val="0"/>
            <w:autoSpaceDN w:val="0"/>
            <w:ind w:left="1035" w:hanging="360"/>
          </w:pPr>
        </w:pPrChange>
      </w:pPr>
    </w:p>
    <w:p w:rsidR="00000000" w:rsidRDefault="003F6914">
      <w:pPr>
        <w:autoSpaceDE w:val="0"/>
        <w:autoSpaceDN w:val="0"/>
        <w:rPr>
          <w:ins w:id="11985" w:author="gsadi" w:date="2013-11-25T14:36:00Z"/>
          <w:rFonts w:ascii="Arial" w:hAnsi="Arial" w:cs="Arial"/>
          <w:sz w:val="20"/>
          <w:szCs w:val="20"/>
        </w:rPr>
        <w:pPrChange w:id="11986" w:author="gsadi" w:date="2013-11-25T13:24:00Z">
          <w:pPr>
            <w:numPr>
              <w:numId w:val="58"/>
            </w:numPr>
            <w:autoSpaceDE w:val="0"/>
            <w:autoSpaceDN w:val="0"/>
            <w:ind w:left="1035" w:hanging="360"/>
          </w:pPr>
        </w:pPrChange>
      </w:pPr>
    </w:p>
    <w:p w:rsidR="00000000" w:rsidRDefault="003F6914">
      <w:pPr>
        <w:autoSpaceDE w:val="0"/>
        <w:autoSpaceDN w:val="0"/>
        <w:rPr>
          <w:ins w:id="11987" w:author="gsadi" w:date="2013-11-25T14:36:00Z"/>
          <w:rFonts w:ascii="Arial" w:hAnsi="Arial" w:cs="Arial"/>
          <w:sz w:val="20"/>
          <w:szCs w:val="20"/>
        </w:rPr>
        <w:pPrChange w:id="11988" w:author="gsadi" w:date="2013-11-25T13:24:00Z">
          <w:pPr>
            <w:numPr>
              <w:numId w:val="58"/>
            </w:numPr>
            <w:autoSpaceDE w:val="0"/>
            <w:autoSpaceDN w:val="0"/>
            <w:ind w:left="1035" w:hanging="360"/>
          </w:pPr>
        </w:pPrChange>
      </w:pPr>
    </w:p>
    <w:p w:rsidR="00000000" w:rsidRDefault="003F6914">
      <w:pPr>
        <w:autoSpaceDE w:val="0"/>
        <w:autoSpaceDN w:val="0"/>
        <w:rPr>
          <w:ins w:id="11989" w:author="gsadi" w:date="2013-11-25T14:36:00Z"/>
          <w:rFonts w:ascii="Arial" w:hAnsi="Arial" w:cs="Arial"/>
          <w:sz w:val="20"/>
          <w:szCs w:val="20"/>
        </w:rPr>
        <w:pPrChange w:id="11990" w:author="gsadi" w:date="2013-11-25T13:24:00Z">
          <w:pPr>
            <w:numPr>
              <w:numId w:val="58"/>
            </w:numPr>
            <w:autoSpaceDE w:val="0"/>
            <w:autoSpaceDN w:val="0"/>
            <w:ind w:left="1035" w:hanging="360"/>
          </w:pPr>
        </w:pPrChange>
      </w:pPr>
    </w:p>
    <w:p w:rsidR="00000000" w:rsidRDefault="003F6914">
      <w:pPr>
        <w:autoSpaceDE w:val="0"/>
        <w:autoSpaceDN w:val="0"/>
        <w:rPr>
          <w:ins w:id="11991" w:author="gsadi" w:date="2013-11-25T14:36:00Z"/>
          <w:rFonts w:ascii="Arial" w:hAnsi="Arial" w:cs="Arial"/>
          <w:sz w:val="20"/>
          <w:szCs w:val="20"/>
        </w:rPr>
        <w:pPrChange w:id="11992" w:author="gsadi" w:date="2013-11-25T13:24:00Z">
          <w:pPr>
            <w:numPr>
              <w:numId w:val="58"/>
            </w:numPr>
            <w:autoSpaceDE w:val="0"/>
            <w:autoSpaceDN w:val="0"/>
            <w:ind w:left="1035" w:hanging="360"/>
          </w:pPr>
        </w:pPrChange>
      </w:pPr>
    </w:p>
    <w:p w:rsidR="00000000" w:rsidRDefault="003F6914">
      <w:pPr>
        <w:autoSpaceDE w:val="0"/>
        <w:autoSpaceDN w:val="0"/>
        <w:rPr>
          <w:ins w:id="11993" w:author="gsadi" w:date="2013-11-25T14:36:00Z"/>
          <w:rFonts w:ascii="Arial" w:hAnsi="Arial" w:cs="Arial"/>
          <w:sz w:val="20"/>
          <w:szCs w:val="20"/>
        </w:rPr>
        <w:pPrChange w:id="11994" w:author="gsadi" w:date="2013-11-25T13:24:00Z">
          <w:pPr>
            <w:numPr>
              <w:numId w:val="58"/>
            </w:numPr>
            <w:autoSpaceDE w:val="0"/>
            <w:autoSpaceDN w:val="0"/>
            <w:ind w:left="1035" w:hanging="360"/>
          </w:pPr>
        </w:pPrChange>
      </w:pPr>
    </w:p>
    <w:p w:rsidR="00000000" w:rsidRDefault="003F6914">
      <w:pPr>
        <w:autoSpaceDE w:val="0"/>
        <w:autoSpaceDN w:val="0"/>
        <w:rPr>
          <w:ins w:id="11995" w:author="gsadi" w:date="2013-11-25T14:36:00Z"/>
          <w:rFonts w:ascii="Arial" w:hAnsi="Arial" w:cs="Arial"/>
          <w:sz w:val="20"/>
          <w:szCs w:val="20"/>
        </w:rPr>
        <w:pPrChange w:id="11996" w:author="gsadi" w:date="2013-11-25T13:24:00Z">
          <w:pPr>
            <w:numPr>
              <w:numId w:val="58"/>
            </w:numPr>
            <w:autoSpaceDE w:val="0"/>
            <w:autoSpaceDN w:val="0"/>
            <w:ind w:left="1035" w:hanging="360"/>
          </w:pPr>
        </w:pPrChange>
      </w:pPr>
    </w:p>
    <w:p w:rsidR="00000000" w:rsidRDefault="003F6914">
      <w:pPr>
        <w:autoSpaceDE w:val="0"/>
        <w:autoSpaceDN w:val="0"/>
        <w:rPr>
          <w:ins w:id="11997" w:author="gsadi" w:date="2013-11-25T14:36:00Z"/>
          <w:rFonts w:ascii="Arial" w:hAnsi="Arial" w:cs="Arial"/>
          <w:sz w:val="20"/>
          <w:szCs w:val="20"/>
        </w:rPr>
        <w:pPrChange w:id="11998" w:author="gsadi" w:date="2013-11-25T13:24:00Z">
          <w:pPr>
            <w:numPr>
              <w:numId w:val="58"/>
            </w:numPr>
            <w:autoSpaceDE w:val="0"/>
            <w:autoSpaceDN w:val="0"/>
            <w:ind w:left="1035" w:hanging="360"/>
          </w:pPr>
        </w:pPrChange>
      </w:pPr>
    </w:p>
    <w:p w:rsidR="00000000" w:rsidRDefault="003F6914">
      <w:pPr>
        <w:autoSpaceDE w:val="0"/>
        <w:autoSpaceDN w:val="0"/>
        <w:rPr>
          <w:ins w:id="11999" w:author="gsadi" w:date="2013-11-25T14:36:00Z"/>
          <w:rFonts w:ascii="Arial" w:hAnsi="Arial" w:cs="Arial"/>
          <w:sz w:val="20"/>
          <w:szCs w:val="20"/>
        </w:rPr>
        <w:pPrChange w:id="12000" w:author="gsadi" w:date="2013-11-25T13:24:00Z">
          <w:pPr>
            <w:numPr>
              <w:numId w:val="58"/>
            </w:numPr>
            <w:autoSpaceDE w:val="0"/>
            <w:autoSpaceDN w:val="0"/>
            <w:ind w:left="1035" w:hanging="360"/>
          </w:pPr>
        </w:pPrChange>
      </w:pPr>
    </w:p>
    <w:p w:rsidR="00000000" w:rsidRDefault="003F6914">
      <w:pPr>
        <w:autoSpaceDE w:val="0"/>
        <w:autoSpaceDN w:val="0"/>
        <w:rPr>
          <w:ins w:id="12001" w:author="gsadi" w:date="2013-11-25T14:36:00Z"/>
          <w:rFonts w:ascii="Arial" w:hAnsi="Arial" w:cs="Arial"/>
          <w:sz w:val="20"/>
          <w:szCs w:val="20"/>
        </w:rPr>
        <w:pPrChange w:id="12002" w:author="gsadi" w:date="2013-11-25T13:24:00Z">
          <w:pPr>
            <w:numPr>
              <w:numId w:val="58"/>
            </w:numPr>
            <w:autoSpaceDE w:val="0"/>
            <w:autoSpaceDN w:val="0"/>
            <w:ind w:left="1035" w:hanging="360"/>
          </w:pPr>
        </w:pPrChange>
      </w:pPr>
    </w:p>
    <w:p w:rsidR="00000000" w:rsidRDefault="003F6914">
      <w:pPr>
        <w:autoSpaceDE w:val="0"/>
        <w:autoSpaceDN w:val="0"/>
        <w:rPr>
          <w:ins w:id="12003" w:author="gsadi" w:date="2013-11-25T14:36:00Z"/>
          <w:rFonts w:ascii="Arial" w:hAnsi="Arial" w:cs="Arial"/>
          <w:sz w:val="20"/>
          <w:szCs w:val="20"/>
        </w:rPr>
        <w:pPrChange w:id="12004" w:author="gsadi" w:date="2013-11-25T13:24:00Z">
          <w:pPr>
            <w:numPr>
              <w:numId w:val="58"/>
            </w:numPr>
            <w:autoSpaceDE w:val="0"/>
            <w:autoSpaceDN w:val="0"/>
            <w:ind w:left="1035" w:hanging="360"/>
          </w:pPr>
        </w:pPrChange>
      </w:pPr>
    </w:p>
    <w:p w:rsidR="00000000" w:rsidRDefault="003F6914">
      <w:pPr>
        <w:autoSpaceDE w:val="0"/>
        <w:autoSpaceDN w:val="0"/>
        <w:rPr>
          <w:ins w:id="12005" w:author="gsadi" w:date="2013-11-25T14:36:00Z"/>
          <w:rFonts w:ascii="Arial" w:hAnsi="Arial" w:cs="Arial"/>
          <w:sz w:val="20"/>
          <w:szCs w:val="20"/>
        </w:rPr>
        <w:pPrChange w:id="12006" w:author="gsadi" w:date="2013-11-25T13:24:00Z">
          <w:pPr>
            <w:numPr>
              <w:numId w:val="58"/>
            </w:numPr>
            <w:autoSpaceDE w:val="0"/>
            <w:autoSpaceDN w:val="0"/>
            <w:ind w:left="1035" w:hanging="360"/>
          </w:pPr>
        </w:pPrChange>
      </w:pPr>
    </w:p>
    <w:p w:rsidR="00000000" w:rsidRDefault="003F6914">
      <w:pPr>
        <w:autoSpaceDE w:val="0"/>
        <w:autoSpaceDN w:val="0"/>
        <w:rPr>
          <w:ins w:id="12007" w:author="gsadi" w:date="2013-11-25T14:36:00Z"/>
          <w:rFonts w:ascii="Arial" w:hAnsi="Arial" w:cs="Arial"/>
          <w:sz w:val="20"/>
          <w:szCs w:val="20"/>
        </w:rPr>
        <w:pPrChange w:id="12008" w:author="gsadi" w:date="2013-11-25T13:24:00Z">
          <w:pPr>
            <w:numPr>
              <w:numId w:val="58"/>
            </w:numPr>
            <w:autoSpaceDE w:val="0"/>
            <w:autoSpaceDN w:val="0"/>
            <w:ind w:left="1035" w:hanging="360"/>
          </w:pPr>
        </w:pPrChange>
      </w:pPr>
    </w:p>
    <w:p w:rsidR="00000000" w:rsidRDefault="003F6914">
      <w:pPr>
        <w:autoSpaceDE w:val="0"/>
        <w:autoSpaceDN w:val="0"/>
        <w:rPr>
          <w:ins w:id="12009" w:author="gsadi" w:date="2013-11-25T14:36:00Z"/>
          <w:rFonts w:ascii="Arial" w:hAnsi="Arial" w:cs="Arial"/>
          <w:sz w:val="20"/>
          <w:szCs w:val="20"/>
        </w:rPr>
        <w:pPrChange w:id="12010" w:author="gsadi" w:date="2013-11-25T13:24:00Z">
          <w:pPr>
            <w:numPr>
              <w:numId w:val="58"/>
            </w:numPr>
            <w:autoSpaceDE w:val="0"/>
            <w:autoSpaceDN w:val="0"/>
            <w:ind w:left="1035" w:hanging="360"/>
          </w:pPr>
        </w:pPrChange>
      </w:pPr>
    </w:p>
    <w:p w:rsidR="00000000" w:rsidRDefault="003F6914">
      <w:pPr>
        <w:autoSpaceDE w:val="0"/>
        <w:autoSpaceDN w:val="0"/>
        <w:rPr>
          <w:ins w:id="12011" w:author="gsadi" w:date="2013-11-25T14:36:00Z"/>
          <w:rFonts w:ascii="Arial" w:hAnsi="Arial" w:cs="Arial"/>
          <w:sz w:val="20"/>
          <w:szCs w:val="20"/>
        </w:rPr>
        <w:pPrChange w:id="12012" w:author="gsadi" w:date="2013-11-25T13:24:00Z">
          <w:pPr>
            <w:numPr>
              <w:numId w:val="58"/>
            </w:numPr>
            <w:autoSpaceDE w:val="0"/>
            <w:autoSpaceDN w:val="0"/>
            <w:ind w:left="1035" w:hanging="360"/>
          </w:pPr>
        </w:pPrChange>
      </w:pPr>
    </w:p>
    <w:p w:rsidR="00000000" w:rsidRDefault="003F6914">
      <w:pPr>
        <w:autoSpaceDE w:val="0"/>
        <w:autoSpaceDN w:val="0"/>
        <w:rPr>
          <w:ins w:id="12013" w:author="gsadi" w:date="2013-11-25T14:36:00Z"/>
          <w:rFonts w:ascii="Arial" w:hAnsi="Arial" w:cs="Arial"/>
          <w:sz w:val="20"/>
          <w:szCs w:val="20"/>
        </w:rPr>
        <w:pPrChange w:id="12014" w:author="gsadi" w:date="2013-11-25T13:24:00Z">
          <w:pPr>
            <w:numPr>
              <w:numId w:val="58"/>
            </w:numPr>
            <w:autoSpaceDE w:val="0"/>
            <w:autoSpaceDN w:val="0"/>
            <w:ind w:left="1035" w:hanging="360"/>
          </w:pPr>
        </w:pPrChange>
      </w:pPr>
    </w:p>
    <w:p w:rsidR="00000000" w:rsidRDefault="003F6914">
      <w:pPr>
        <w:autoSpaceDE w:val="0"/>
        <w:autoSpaceDN w:val="0"/>
        <w:rPr>
          <w:ins w:id="12015" w:author="gsadi" w:date="2013-11-25T14:36:00Z"/>
          <w:rFonts w:ascii="Arial" w:hAnsi="Arial" w:cs="Arial"/>
          <w:sz w:val="20"/>
          <w:szCs w:val="20"/>
        </w:rPr>
        <w:pPrChange w:id="12016" w:author="gsadi" w:date="2013-11-25T13:24:00Z">
          <w:pPr>
            <w:numPr>
              <w:numId w:val="58"/>
            </w:numPr>
            <w:autoSpaceDE w:val="0"/>
            <w:autoSpaceDN w:val="0"/>
            <w:ind w:left="1035" w:hanging="360"/>
          </w:pPr>
        </w:pPrChange>
      </w:pPr>
    </w:p>
    <w:p w:rsidR="00000000" w:rsidRDefault="003F6914">
      <w:pPr>
        <w:autoSpaceDE w:val="0"/>
        <w:autoSpaceDN w:val="0"/>
        <w:rPr>
          <w:ins w:id="12017" w:author="gsadi" w:date="2013-11-25T14:36:00Z"/>
          <w:rFonts w:ascii="Arial" w:hAnsi="Arial" w:cs="Arial"/>
          <w:sz w:val="20"/>
          <w:szCs w:val="20"/>
        </w:rPr>
        <w:pPrChange w:id="12018" w:author="gsadi" w:date="2013-11-25T13:24:00Z">
          <w:pPr>
            <w:numPr>
              <w:numId w:val="58"/>
            </w:numPr>
            <w:autoSpaceDE w:val="0"/>
            <w:autoSpaceDN w:val="0"/>
            <w:ind w:left="1035" w:hanging="360"/>
          </w:pPr>
        </w:pPrChange>
      </w:pPr>
    </w:p>
    <w:p w:rsidR="00000000" w:rsidRDefault="003F6914">
      <w:pPr>
        <w:autoSpaceDE w:val="0"/>
        <w:autoSpaceDN w:val="0"/>
        <w:rPr>
          <w:ins w:id="12019" w:author="gsadi" w:date="2013-11-25T14:36:00Z"/>
          <w:rFonts w:ascii="Arial" w:hAnsi="Arial" w:cs="Arial"/>
          <w:sz w:val="20"/>
          <w:szCs w:val="20"/>
        </w:rPr>
        <w:pPrChange w:id="12020" w:author="gsadi" w:date="2013-11-25T13:24:00Z">
          <w:pPr>
            <w:numPr>
              <w:numId w:val="58"/>
            </w:numPr>
            <w:autoSpaceDE w:val="0"/>
            <w:autoSpaceDN w:val="0"/>
            <w:ind w:left="1035" w:hanging="360"/>
          </w:pPr>
        </w:pPrChange>
      </w:pPr>
    </w:p>
    <w:p w:rsidR="00000000" w:rsidRDefault="003F6914">
      <w:pPr>
        <w:autoSpaceDE w:val="0"/>
        <w:autoSpaceDN w:val="0"/>
        <w:rPr>
          <w:ins w:id="12021" w:author="gsadi" w:date="2013-11-25T14:36:00Z"/>
          <w:rFonts w:ascii="Arial" w:hAnsi="Arial" w:cs="Arial"/>
          <w:sz w:val="20"/>
          <w:szCs w:val="20"/>
        </w:rPr>
        <w:pPrChange w:id="12022" w:author="gsadi" w:date="2013-11-25T13:24:00Z">
          <w:pPr>
            <w:numPr>
              <w:numId w:val="58"/>
            </w:numPr>
            <w:autoSpaceDE w:val="0"/>
            <w:autoSpaceDN w:val="0"/>
            <w:ind w:left="1035" w:hanging="360"/>
          </w:pPr>
        </w:pPrChange>
      </w:pPr>
    </w:p>
    <w:p w:rsidR="00000000" w:rsidRDefault="003F6914">
      <w:pPr>
        <w:autoSpaceDE w:val="0"/>
        <w:autoSpaceDN w:val="0"/>
        <w:rPr>
          <w:ins w:id="12023" w:author="gsadi" w:date="2013-11-25T13:24:00Z"/>
          <w:rFonts w:ascii="Arial" w:hAnsi="Arial" w:cs="Arial"/>
          <w:sz w:val="20"/>
          <w:szCs w:val="20"/>
        </w:rPr>
        <w:pPrChange w:id="12024" w:author="gsadi" w:date="2013-11-25T13:24:00Z">
          <w:pPr>
            <w:numPr>
              <w:numId w:val="58"/>
            </w:numPr>
            <w:autoSpaceDE w:val="0"/>
            <w:autoSpaceDN w:val="0"/>
            <w:ind w:left="1035" w:hanging="360"/>
          </w:pPr>
        </w:pPrChange>
      </w:pPr>
    </w:p>
    <w:p w:rsidR="00000000" w:rsidRDefault="003F6914">
      <w:pPr>
        <w:autoSpaceDE w:val="0"/>
        <w:autoSpaceDN w:val="0"/>
        <w:rPr>
          <w:ins w:id="12025" w:author="gsadi" w:date="2013-11-25T14:36:00Z"/>
          <w:rFonts w:ascii="Arial" w:hAnsi="Arial" w:cs="Arial"/>
          <w:sz w:val="20"/>
          <w:szCs w:val="20"/>
        </w:rPr>
        <w:pPrChange w:id="12026" w:author="gsadi" w:date="2013-11-25T13:24:00Z">
          <w:pPr>
            <w:numPr>
              <w:numId w:val="58"/>
            </w:numPr>
            <w:autoSpaceDE w:val="0"/>
            <w:autoSpaceDN w:val="0"/>
            <w:ind w:left="1035" w:hanging="360"/>
          </w:pPr>
        </w:pPrChange>
      </w:pPr>
    </w:p>
    <w:p w:rsidR="00000000" w:rsidRDefault="002B0E74">
      <w:pPr>
        <w:autoSpaceDE w:val="0"/>
        <w:autoSpaceDN w:val="0"/>
        <w:rPr>
          <w:ins w:id="12027" w:author="gsadi" w:date="2013-11-25T13:24:00Z"/>
          <w:rFonts w:ascii="Arial" w:hAnsi="Arial" w:cs="Arial"/>
          <w:rPrChange w:id="12028" w:author="gsadi" w:date="2013-11-25T14:36:00Z">
            <w:rPr>
              <w:ins w:id="12029" w:author="gsadi" w:date="2013-11-25T13:24:00Z"/>
              <w:rFonts w:ascii="Arial" w:hAnsi="Arial" w:cs="Arial"/>
              <w:sz w:val="20"/>
              <w:szCs w:val="20"/>
            </w:rPr>
          </w:rPrChange>
        </w:rPr>
        <w:pPrChange w:id="12030" w:author="gsadi" w:date="2013-11-25T13:24:00Z">
          <w:pPr>
            <w:numPr>
              <w:numId w:val="58"/>
            </w:numPr>
            <w:autoSpaceDE w:val="0"/>
            <w:autoSpaceDN w:val="0"/>
            <w:ind w:left="1035" w:hanging="360"/>
          </w:pPr>
        </w:pPrChange>
      </w:pPr>
      <w:ins w:id="12031" w:author="gsadi" w:date="2013-11-25T13:24:00Z">
        <w:r w:rsidRPr="002B0E74">
          <w:rPr>
            <w:rFonts w:ascii="Arial" w:hAnsi="Arial" w:cs="Arial"/>
            <w:rPrChange w:id="12032" w:author="gsadi" w:date="2013-11-25T14:36:00Z">
              <w:rPr>
                <w:rFonts w:ascii="Arial" w:hAnsi="Arial" w:cs="Arial"/>
                <w:color w:val="0000FF"/>
                <w:sz w:val="20"/>
                <w:szCs w:val="20"/>
                <w:u w:val="single"/>
              </w:rPr>
            </w:rPrChange>
          </w:rPr>
          <w:t xml:space="preserve">Flow chart </w:t>
        </w:r>
      </w:ins>
      <w:ins w:id="12033" w:author="gsadi" w:date="2013-11-25T13:25:00Z">
        <w:r w:rsidRPr="002B0E74">
          <w:rPr>
            <w:rFonts w:ascii="Arial" w:hAnsi="Arial" w:cs="Arial"/>
            <w:rPrChange w:id="12034" w:author="gsadi" w:date="2013-11-25T14:36:00Z">
              <w:rPr>
                <w:rFonts w:ascii="Arial" w:hAnsi="Arial" w:cs="Arial"/>
                <w:color w:val="0000FF"/>
                <w:sz w:val="20"/>
                <w:szCs w:val="20"/>
                <w:u w:val="single"/>
              </w:rPr>
            </w:rPrChange>
          </w:rPr>
          <w:t>explain</w:t>
        </w:r>
      </w:ins>
      <w:ins w:id="12035" w:author="gsadi" w:date="2013-11-25T13:24:00Z">
        <w:r w:rsidRPr="002B0E74">
          <w:rPr>
            <w:rFonts w:ascii="Arial" w:hAnsi="Arial" w:cs="Arial"/>
            <w:rPrChange w:id="12036" w:author="gsadi" w:date="2013-11-25T14:36:00Z">
              <w:rPr>
                <w:rFonts w:ascii="Arial" w:hAnsi="Arial" w:cs="Arial"/>
                <w:color w:val="0000FF"/>
                <w:sz w:val="20"/>
                <w:szCs w:val="20"/>
                <w:u w:val="single"/>
              </w:rPr>
            </w:rPrChange>
          </w:rPr>
          <w:t>ing the minimums logic flow:</w:t>
        </w:r>
      </w:ins>
    </w:p>
    <w:p w:rsidR="00000000" w:rsidRDefault="003F6914">
      <w:pPr>
        <w:autoSpaceDE w:val="0"/>
        <w:autoSpaceDN w:val="0"/>
        <w:rPr>
          <w:ins w:id="12037" w:author="gsadi" w:date="2013-11-25T13:25:00Z"/>
          <w:rFonts w:ascii="Arial" w:hAnsi="Arial" w:cs="Arial"/>
          <w:sz w:val="20"/>
          <w:szCs w:val="20"/>
        </w:rPr>
        <w:pPrChange w:id="12038" w:author="gsadi" w:date="2013-11-25T13:24:00Z">
          <w:pPr>
            <w:numPr>
              <w:numId w:val="58"/>
            </w:numPr>
            <w:autoSpaceDE w:val="0"/>
            <w:autoSpaceDN w:val="0"/>
            <w:ind w:left="1035" w:hanging="360"/>
          </w:pPr>
        </w:pPrChange>
      </w:pPr>
    </w:p>
    <w:p w:rsidR="00000000" w:rsidRDefault="003F6914">
      <w:pPr>
        <w:autoSpaceDE w:val="0"/>
        <w:autoSpaceDN w:val="0"/>
        <w:rPr>
          <w:ins w:id="12039" w:author="gsadi" w:date="2013-11-25T13:21:00Z"/>
          <w:rFonts w:ascii="Arial" w:hAnsi="Arial" w:cs="Arial"/>
        </w:rPr>
        <w:pPrChange w:id="12040" w:author="gsadi" w:date="2013-11-25T13:24:00Z">
          <w:pPr>
            <w:numPr>
              <w:numId w:val="58"/>
            </w:numPr>
            <w:autoSpaceDE w:val="0"/>
            <w:autoSpaceDN w:val="0"/>
            <w:ind w:left="1035" w:hanging="360"/>
          </w:pPr>
        </w:pPrChange>
      </w:pPr>
      <w:ins w:id="12041" w:author="gsadi" w:date="2013-11-25T13:25:00Z">
        <w:r>
          <w:rPr>
            <w:rFonts w:ascii="Arial" w:hAnsi="Arial" w:cs="Arial"/>
            <w:noProof/>
            <w:sz w:val="20"/>
            <w:szCs w:val="20"/>
            <w:rPrChange w:id="12042">
              <w:rPr>
                <w:noProof/>
                <w:color w:val="0000FF"/>
                <w:u w:val="single"/>
              </w:rPr>
            </w:rPrChange>
          </w:rPr>
          <w:lastRenderedPageBreak/>
          <w:drawing>
            <wp:inline distT="0" distB="0" distL="0" distR="0">
              <wp:extent cx="5600700" cy="3901440"/>
              <wp:effectExtent l="0" t="0" r="0" b="381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600700" cy="3901440"/>
                      </a:xfrm>
                      <a:prstGeom prst="rect">
                        <a:avLst/>
                      </a:prstGeom>
                      <a:noFill/>
                      <a:ln w="9525">
                        <a:noFill/>
                        <a:miter lim="800000"/>
                        <a:headEnd/>
                        <a:tailEnd/>
                      </a:ln>
                    </pic:spPr>
                  </pic:pic>
                </a:graphicData>
              </a:graphic>
            </wp:inline>
          </w:drawing>
        </w:r>
      </w:ins>
    </w:p>
    <w:p w:rsidR="00466732" w:rsidDel="00E95A1E" w:rsidRDefault="00A637B1">
      <w:pPr>
        <w:pStyle w:val="Heading4"/>
        <w:rPr>
          <w:del w:id="12043" w:author="gsadi" w:date="2013-12-03T09:53:00Z"/>
        </w:rPr>
      </w:pPr>
      <w:moveFromRangeStart w:id="12044" w:author="gsadi" w:date="2013-11-25T13:26:00Z" w:name="move373149344"/>
      <w:moveFrom w:id="12045" w:author="gsadi" w:date="2013-11-25T13:26:00Z">
        <w:del w:id="12046" w:author="gsadi" w:date="2013-12-03T09:53:00Z">
          <w:r w:rsidDel="00E95A1E">
            <w:delText>Plan</w:delText>
          </w:r>
          <w:r w:rsidR="00A027DE" w:rsidDel="00E95A1E">
            <w:delText xml:space="preserve"> Orders</w:delText>
          </w:r>
        </w:del>
      </w:moveFrom>
      <w:bookmarkStart w:id="12047" w:name="_Toc373153617"/>
      <w:bookmarkStart w:id="12048" w:name="_Toc373153768"/>
      <w:bookmarkStart w:id="12049" w:name="_Toc373158184"/>
      <w:bookmarkStart w:id="12050" w:name="_Toc373158258"/>
      <w:bookmarkStart w:id="12051" w:name="_Toc373162635"/>
      <w:bookmarkStart w:id="12052" w:name="_Toc373183988"/>
      <w:bookmarkEnd w:id="12047"/>
      <w:bookmarkEnd w:id="12048"/>
      <w:bookmarkEnd w:id="12049"/>
      <w:bookmarkEnd w:id="12050"/>
      <w:bookmarkEnd w:id="12051"/>
      <w:bookmarkEnd w:id="12052"/>
    </w:p>
    <w:p w:rsidR="00466732" w:rsidRDefault="006C7D9D">
      <w:pPr>
        <w:pStyle w:val="Heading4"/>
      </w:pPr>
      <w:bookmarkStart w:id="12053" w:name="_Toc373183989"/>
      <w:moveFromRangeEnd w:id="12044"/>
      <w:r>
        <w:t>Demand Spreading</w:t>
      </w:r>
      <w:bookmarkEnd w:id="12053"/>
    </w:p>
    <w:p w:rsidR="009E4EC6" w:rsidRDefault="009E4EC6" w:rsidP="009E4EC6">
      <w:pPr>
        <w:rPr>
          <w:ins w:id="12054" w:author="gsadi" w:date="2013-11-25T13:28:00Z"/>
          <w:rFonts w:ascii="Arial" w:hAnsi="Arial" w:cs="Arial"/>
          <w:sz w:val="20"/>
          <w:szCs w:val="20"/>
        </w:rPr>
      </w:pPr>
    </w:p>
    <w:p w:rsidR="009E4EC6" w:rsidRPr="00DE744B" w:rsidRDefault="002B0E74" w:rsidP="009E4EC6">
      <w:pPr>
        <w:rPr>
          <w:ins w:id="12055" w:author="gsadi" w:date="2013-11-25T13:34:00Z"/>
          <w:rFonts w:ascii="Arial" w:hAnsi="Arial" w:cs="Arial"/>
          <w:szCs w:val="20"/>
          <w:rPrChange w:id="12056" w:author="gsadi" w:date="2013-11-25T14:36:00Z">
            <w:rPr>
              <w:ins w:id="12057" w:author="gsadi" w:date="2013-11-25T13:34:00Z"/>
              <w:rFonts w:ascii="Arial" w:hAnsi="Arial" w:cs="Arial"/>
              <w:sz w:val="20"/>
              <w:szCs w:val="20"/>
            </w:rPr>
          </w:rPrChange>
        </w:rPr>
      </w:pPr>
      <w:ins w:id="12058" w:author="gsadi" w:date="2013-11-25T13:28:00Z">
        <w:r w:rsidRPr="002B0E74">
          <w:rPr>
            <w:rFonts w:ascii="Arial" w:hAnsi="Arial" w:cs="Arial"/>
            <w:szCs w:val="20"/>
            <w:rPrChange w:id="12059" w:author="gsadi" w:date="2013-11-25T14:36:00Z">
              <w:rPr>
                <w:rFonts w:ascii="Arial" w:hAnsi="Arial" w:cs="Arial"/>
                <w:color w:val="0000FF"/>
                <w:sz w:val="20"/>
                <w:szCs w:val="20"/>
                <w:u w:val="single"/>
              </w:rPr>
            </w:rPrChange>
          </w:rPr>
          <w:t>Island Pacific (IP) system sends Retails Purchase Orders</w:t>
        </w:r>
      </w:ins>
      <w:ins w:id="12060" w:author="gsadi" w:date="2013-11-25T13:34:00Z">
        <w:r w:rsidRPr="002B0E74">
          <w:rPr>
            <w:rFonts w:ascii="Arial" w:hAnsi="Arial" w:cs="Arial"/>
            <w:szCs w:val="20"/>
            <w:rPrChange w:id="12061" w:author="gsadi" w:date="2013-11-25T14:36:00Z">
              <w:rPr>
                <w:rFonts w:ascii="Arial" w:hAnsi="Arial" w:cs="Arial"/>
                <w:color w:val="0000FF"/>
                <w:sz w:val="20"/>
                <w:szCs w:val="20"/>
                <w:u w:val="single"/>
              </w:rPr>
            </w:rPrChange>
          </w:rPr>
          <w:t xml:space="preserve"> to i2 SCP</w:t>
        </w:r>
      </w:ins>
      <w:ins w:id="12062" w:author="gsadi" w:date="2013-11-25T13:29:00Z">
        <w:r w:rsidRPr="002B0E74">
          <w:rPr>
            <w:rFonts w:ascii="Arial" w:hAnsi="Arial" w:cs="Arial"/>
            <w:szCs w:val="20"/>
            <w:rPrChange w:id="12063" w:author="gsadi" w:date="2013-11-25T14:36:00Z">
              <w:rPr>
                <w:rFonts w:ascii="Arial" w:hAnsi="Arial" w:cs="Arial"/>
                <w:color w:val="0000FF"/>
                <w:sz w:val="20"/>
                <w:szCs w:val="20"/>
                <w:u w:val="single"/>
              </w:rPr>
            </w:rPrChange>
          </w:rPr>
          <w:t xml:space="preserve">. </w:t>
        </w:r>
      </w:ins>
      <w:ins w:id="12064" w:author="gsadi" w:date="2013-11-25T13:31:00Z">
        <w:r w:rsidRPr="002B0E74">
          <w:rPr>
            <w:rFonts w:ascii="Arial" w:hAnsi="Arial" w:cs="Arial"/>
            <w:szCs w:val="20"/>
            <w:rPrChange w:id="12065" w:author="gsadi" w:date="2013-11-25T14:36:00Z">
              <w:rPr>
                <w:rFonts w:ascii="Arial" w:hAnsi="Arial" w:cs="Arial"/>
                <w:color w:val="0000FF"/>
                <w:sz w:val="20"/>
                <w:szCs w:val="20"/>
                <w:u w:val="single"/>
              </w:rPr>
            </w:rPrChange>
          </w:rPr>
          <w:t xml:space="preserve">Though the demand is spread out throughout the month </w:t>
        </w:r>
      </w:ins>
      <w:ins w:id="12066" w:author="gsadi" w:date="2013-11-25T13:29:00Z">
        <w:r w:rsidRPr="002B0E74">
          <w:rPr>
            <w:rFonts w:ascii="Arial" w:hAnsi="Arial" w:cs="Arial"/>
            <w:szCs w:val="20"/>
            <w:rPrChange w:id="12067" w:author="gsadi" w:date="2013-11-25T14:36:00Z">
              <w:rPr>
                <w:rFonts w:ascii="Arial" w:hAnsi="Arial" w:cs="Arial"/>
                <w:color w:val="0000FF"/>
                <w:sz w:val="20"/>
                <w:szCs w:val="20"/>
                <w:u w:val="single"/>
              </w:rPr>
            </w:rPrChange>
          </w:rPr>
          <w:t xml:space="preserve">the POs are created with bulk quantities </w:t>
        </w:r>
      </w:ins>
      <w:ins w:id="12068" w:author="gsadi" w:date="2013-11-25T13:31:00Z">
        <w:r w:rsidRPr="002B0E74">
          <w:rPr>
            <w:rFonts w:ascii="Arial" w:hAnsi="Arial" w:cs="Arial"/>
            <w:szCs w:val="20"/>
            <w:rPrChange w:id="12069" w:author="gsadi" w:date="2013-11-25T14:36:00Z">
              <w:rPr>
                <w:rFonts w:ascii="Arial" w:hAnsi="Arial" w:cs="Arial"/>
                <w:color w:val="0000FF"/>
                <w:sz w:val="20"/>
                <w:szCs w:val="20"/>
                <w:u w:val="single"/>
              </w:rPr>
            </w:rPrChange>
          </w:rPr>
          <w:t xml:space="preserve">with a single date of a month on </w:t>
        </w:r>
      </w:ins>
      <w:ins w:id="12070" w:author="gsadi" w:date="2013-11-25T13:34:00Z">
        <w:r w:rsidRPr="002B0E74">
          <w:rPr>
            <w:rFonts w:ascii="Arial" w:hAnsi="Arial" w:cs="Arial"/>
            <w:szCs w:val="20"/>
            <w:rPrChange w:id="12071" w:author="gsadi" w:date="2013-11-25T14:36:00Z">
              <w:rPr>
                <w:rFonts w:ascii="Arial" w:hAnsi="Arial" w:cs="Arial"/>
                <w:color w:val="0000FF"/>
                <w:sz w:val="20"/>
                <w:szCs w:val="20"/>
                <w:u w:val="single"/>
              </w:rPr>
            </w:rPrChange>
          </w:rPr>
          <w:t>them</w:t>
        </w:r>
      </w:ins>
      <w:ins w:id="12072" w:author="gsadi" w:date="2013-11-25T13:31:00Z">
        <w:r w:rsidRPr="002B0E74">
          <w:rPr>
            <w:rFonts w:ascii="Arial" w:hAnsi="Arial" w:cs="Arial"/>
            <w:szCs w:val="20"/>
            <w:rPrChange w:id="12073" w:author="gsadi" w:date="2013-11-25T14:36:00Z">
              <w:rPr>
                <w:rFonts w:ascii="Arial" w:hAnsi="Arial" w:cs="Arial"/>
                <w:color w:val="0000FF"/>
                <w:sz w:val="20"/>
                <w:szCs w:val="20"/>
                <w:u w:val="single"/>
              </w:rPr>
            </w:rPrChange>
          </w:rPr>
          <w:t xml:space="preserve">. This will result in other demands being not satisfied. </w:t>
        </w:r>
      </w:ins>
      <w:ins w:id="12074" w:author="gsadi" w:date="2013-11-25T13:32:00Z">
        <w:r w:rsidRPr="002B0E74">
          <w:rPr>
            <w:rFonts w:ascii="Arial" w:hAnsi="Arial" w:cs="Arial"/>
            <w:szCs w:val="20"/>
            <w:rPrChange w:id="12075" w:author="gsadi" w:date="2013-11-25T14:36:00Z">
              <w:rPr>
                <w:rFonts w:ascii="Arial" w:hAnsi="Arial" w:cs="Arial"/>
                <w:color w:val="0000FF"/>
                <w:sz w:val="20"/>
                <w:szCs w:val="20"/>
                <w:u w:val="single"/>
              </w:rPr>
            </w:rPrChange>
          </w:rPr>
          <w:t xml:space="preserve">Due to some </w:t>
        </w:r>
      </w:ins>
      <w:ins w:id="12076" w:author="gsadi" w:date="2013-11-25T13:34:00Z">
        <w:r w:rsidRPr="002B0E74">
          <w:rPr>
            <w:rFonts w:ascii="Arial" w:hAnsi="Arial" w:cs="Arial"/>
            <w:szCs w:val="20"/>
            <w:rPrChange w:id="12077" w:author="gsadi" w:date="2013-11-25T14:36:00Z">
              <w:rPr>
                <w:rFonts w:ascii="Arial" w:hAnsi="Arial" w:cs="Arial"/>
                <w:color w:val="0000FF"/>
                <w:sz w:val="20"/>
                <w:szCs w:val="20"/>
                <w:u w:val="single"/>
              </w:rPr>
            </w:rPrChange>
          </w:rPr>
          <w:t xml:space="preserve">technical </w:t>
        </w:r>
      </w:ins>
      <w:ins w:id="12078" w:author="gsadi" w:date="2013-11-25T13:32:00Z">
        <w:r w:rsidRPr="002B0E74">
          <w:rPr>
            <w:rFonts w:ascii="Arial" w:hAnsi="Arial" w:cs="Arial"/>
            <w:szCs w:val="20"/>
            <w:rPrChange w:id="12079" w:author="gsadi" w:date="2013-11-25T14:36:00Z">
              <w:rPr>
                <w:rFonts w:ascii="Arial" w:hAnsi="Arial" w:cs="Arial"/>
                <w:color w:val="0000FF"/>
                <w:sz w:val="20"/>
                <w:szCs w:val="20"/>
                <w:u w:val="single"/>
              </w:rPr>
            </w:rPrChange>
          </w:rPr>
          <w:t xml:space="preserve">issues, </w:t>
        </w:r>
      </w:ins>
      <w:ins w:id="12080" w:author="gsadi" w:date="2013-11-25T13:34:00Z">
        <w:r w:rsidRPr="002B0E74">
          <w:rPr>
            <w:rFonts w:ascii="Arial" w:hAnsi="Arial" w:cs="Arial"/>
            <w:szCs w:val="20"/>
            <w:rPrChange w:id="12081" w:author="gsadi" w:date="2013-11-25T14:36:00Z">
              <w:rPr>
                <w:rFonts w:ascii="Arial" w:hAnsi="Arial" w:cs="Arial"/>
                <w:color w:val="0000FF"/>
                <w:sz w:val="20"/>
                <w:szCs w:val="20"/>
                <w:u w:val="single"/>
              </w:rPr>
            </w:rPrChange>
          </w:rPr>
          <w:t>retail POs</w:t>
        </w:r>
      </w:ins>
      <w:ins w:id="12082" w:author="gsadi" w:date="2013-11-25T13:32:00Z">
        <w:r w:rsidRPr="002B0E74">
          <w:rPr>
            <w:rFonts w:ascii="Arial" w:hAnsi="Arial" w:cs="Arial"/>
            <w:szCs w:val="20"/>
            <w:rPrChange w:id="12083" w:author="gsadi" w:date="2013-11-25T14:36:00Z">
              <w:rPr>
                <w:rFonts w:ascii="Arial" w:hAnsi="Arial" w:cs="Arial"/>
                <w:color w:val="0000FF"/>
                <w:sz w:val="20"/>
                <w:szCs w:val="20"/>
                <w:u w:val="single"/>
              </w:rPr>
            </w:rPrChange>
          </w:rPr>
          <w:t xml:space="preserve"> cannot be spread within IP system. To solve this, PSE enables a</w:t>
        </w:r>
      </w:ins>
      <w:ins w:id="12084" w:author="gsadi" w:date="2013-11-25T13:33:00Z">
        <w:r w:rsidRPr="002B0E74">
          <w:rPr>
            <w:rFonts w:ascii="Arial" w:hAnsi="Arial" w:cs="Arial"/>
            <w:szCs w:val="20"/>
            <w:rPrChange w:id="12085" w:author="gsadi" w:date="2013-11-25T14:36:00Z">
              <w:rPr>
                <w:rFonts w:ascii="Arial" w:hAnsi="Arial" w:cs="Arial"/>
                <w:color w:val="0000FF"/>
                <w:sz w:val="20"/>
                <w:szCs w:val="20"/>
                <w:u w:val="single"/>
              </w:rPr>
            </w:rPrChange>
          </w:rPr>
          <w:t xml:space="preserve"> user interface, where the business users can set up split rules on a PO. These rules are used by a nightly batch program to spread the demand before it is sent to</w:t>
        </w:r>
      </w:ins>
      <w:ins w:id="12086" w:author="gsadi" w:date="2013-11-25T13:28:00Z">
        <w:r w:rsidRPr="002B0E74">
          <w:rPr>
            <w:rFonts w:ascii="Arial" w:hAnsi="Arial" w:cs="Arial"/>
            <w:szCs w:val="20"/>
            <w:rPrChange w:id="12087" w:author="gsadi" w:date="2013-11-25T14:36:00Z">
              <w:rPr>
                <w:rFonts w:ascii="Arial" w:hAnsi="Arial" w:cs="Arial"/>
                <w:color w:val="0000FF"/>
                <w:sz w:val="20"/>
                <w:szCs w:val="20"/>
                <w:u w:val="single"/>
              </w:rPr>
            </w:rPrChange>
          </w:rPr>
          <w:t xml:space="preserve"> i2 SC</w:t>
        </w:r>
      </w:ins>
      <w:ins w:id="12088" w:author="gsadi" w:date="2013-11-25T13:34:00Z">
        <w:r w:rsidRPr="002B0E74">
          <w:rPr>
            <w:rFonts w:ascii="Arial" w:hAnsi="Arial" w:cs="Arial"/>
            <w:szCs w:val="20"/>
            <w:rPrChange w:id="12089" w:author="gsadi" w:date="2013-11-25T14:36:00Z">
              <w:rPr>
                <w:rFonts w:ascii="Arial" w:hAnsi="Arial" w:cs="Arial"/>
                <w:color w:val="0000FF"/>
                <w:sz w:val="20"/>
                <w:szCs w:val="20"/>
                <w:u w:val="single"/>
              </w:rPr>
            </w:rPrChange>
          </w:rPr>
          <w:t xml:space="preserve">P. </w:t>
        </w:r>
      </w:ins>
    </w:p>
    <w:p w:rsidR="00BC1517" w:rsidRPr="00DE744B" w:rsidRDefault="00BC1517" w:rsidP="00BC1517">
      <w:pPr>
        <w:pStyle w:val="BodyText"/>
        <w:ind w:left="720"/>
        <w:rPr>
          <w:ins w:id="12090" w:author="gsadi" w:date="2013-11-25T13:35:00Z"/>
          <w:rFonts w:ascii="Arial" w:hAnsi="Arial" w:cs="Arial"/>
          <w:sz w:val="24"/>
          <w:rPrChange w:id="12091" w:author="gsadi" w:date="2013-11-25T14:36:00Z">
            <w:rPr>
              <w:ins w:id="12092" w:author="gsadi" w:date="2013-11-25T13:35:00Z"/>
              <w:rFonts w:ascii="Arial" w:hAnsi="Arial" w:cs="Arial"/>
            </w:rPr>
          </w:rPrChange>
        </w:rPr>
      </w:pPr>
    </w:p>
    <w:p w:rsidR="00000000" w:rsidRDefault="002B0E74">
      <w:pPr>
        <w:pStyle w:val="BodyText"/>
        <w:rPr>
          <w:ins w:id="12093" w:author="gsadi" w:date="2013-11-25T13:35:00Z"/>
          <w:rFonts w:ascii="Arial" w:hAnsi="Arial" w:cs="Arial"/>
          <w:sz w:val="24"/>
          <w:rPrChange w:id="12094" w:author="gsadi" w:date="2013-11-25T14:36:00Z">
            <w:rPr>
              <w:ins w:id="12095" w:author="gsadi" w:date="2013-11-25T13:35:00Z"/>
              <w:rFonts w:ascii="Arial" w:hAnsi="Arial" w:cs="Arial"/>
            </w:rPr>
          </w:rPrChange>
        </w:rPr>
        <w:pPrChange w:id="12096" w:author="gsadi" w:date="2013-11-25T13:35:00Z">
          <w:pPr>
            <w:pStyle w:val="BodyText"/>
            <w:ind w:left="720"/>
          </w:pPr>
        </w:pPrChange>
      </w:pPr>
      <w:ins w:id="12097" w:author="gsadi" w:date="2013-11-25T13:35:00Z">
        <w:r w:rsidRPr="002B0E74">
          <w:rPr>
            <w:rFonts w:ascii="Arial" w:hAnsi="Arial" w:cs="Arial"/>
            <w:sz w:val="24"/>
            <w:rPrChange w:id="12098" w:author="gsadi" w:date="2013-11-25T14:36:00Z">
              <w:rPr>
                <w:rFonts w:ascii="Arial" w:hAnsi="Arial" w:cs="Arial"/>
                <w:color w:val="0000FF"/>
                <w:u w:val="single"/>
              </w:rPr>
            </w:rPrChange>
          </w:rPr>
          <w:t>The Demand spreading maintenance is at material level and this module is to provide the split rules for materials.</w:t>
        </w:r>
      </w:ins>
    </w:p>
    <w:p w:rsidR="00BC1517" w:rsidRPr="00DE744B" w:rsidRDefault="00BC1517" w:rsidP="00BC1517">
      <w:pPr>
        <w:pStyle w:val="BodyText"/>
        <w:ind w:left="720"/>
        <w:rPr>
          <w:ins w:id="12099" w:author="gsadi" w:date="2013-11-25T13:35:00Z"/>
          <w:rFonts w:ascii="Arial" w:hAnsi="Arial" w:cs="Arial"/>
          <w:sz w:val="24"/>
          <w:rPrChange w:id="12100" w:author="gsadi" w:date="2013-11-25T14:36:00Z">
            <w:rPr>
              <w:ins w:id="12101" w:author="gsadi" w:date="2013-11-25T13:35:00Z"/>
              <w:rFonts w:ascii="Arial" w:hAnsi="Arial" w:cs="Arial"/>
            </w:rPr>
          </w:rPrChange>
        </w:rPr>
      </w:pPr>
    </w:p>
    <w:p w:rsidR="00BC1517" w:rsidRPr="00DE744B" w:rsidRDefault="002B0E74" w:rsidP="00BC1517">
      <w:pPr>
        <w:pStyle w:val="BodyText"/>
        <w:numPr>
          <w:ilvl w:val="0"/>
          <w:numId w:val="61"/>
        </w:numPr>
        <w:rPr>
          <w:ins w:id="12102" w:author="gsadi" w:date="2013-11-25T13:35:00Z"/>
          <w:rFonts w:ascii="Arial" w:hAnsi="Arial" w:cs="Arial"/>
          <w:sz w:val="24"/>
          <w:rPrChange w:id="12103" w:author="gsadi" w:date="2013-11-25T14:36:00Z">
            <w:rPr>
              <w:ins w:id="12104" w:author="gsadi" w:date="2013-11-25T13:35:00Z"/>
              <w:rFonts w:ascii="Arial" w:hAnsi="Arial" w:cs="Arial"/>
            </w:rPr>
          </w:rPrChange>
        </w:rPr>
      </w:pPr>
      <w:ins w:id="12105" w:author="gsadi" w:date="2013-11-25T13:35:00Z">
        <w:r w:rsidRPr="002B0E74">
          <w:rPr>
            <w:rFonts w:ascii="Arial" w:hAnsi="Arial" w:cs="Arial"/>
            <w:sz w:val="24"/>
            <w:rPrChange w:id="12106" w:author="gsadi" w:date="2013-11-25T14:36:00Z">
              <w:rPr>
                <w:rFonts w:ascii="Arial" w:hAnsi="Arial" w:cs="Arial"/>
                <w:color w:val="0000FF"/>
                <w:u w:val="single"/>
              </w:rPr>
            </w:rPrChange>
          </w:rPr>
          <w:t>Visibility to Original IP PO quantity and Balance Quantity in both quantity and LUM (lowest unit of measure)</w:t>
        </w:r>
      </w:ins>
    </w:p>
    <w:p w:rsidR="00BC1517" w:rsidRPr="00DE744B" w:rsidRDefault="002B0E74" w:rsidP="00BC1517">
      <w:pPr>
        <w:pStyle w:val="BodyText"/>
        <w:numPr>
          <w:ilvl w:val="0"/>
          <w:numId w:val="61"/>
        </w:numPr>
        <w:rPr>
          <w:ins w:id="12107" w:author="gsadi" w:date="2013-11-25T13:35:00Z"/>
          <w:rFonts w:ascii="Arial" w:hAnsi="Arial" w:cs="Arial"/>
          <w:sz w:val="24"/>
          <w:rPrChange w:id="12108" w:author="gsadi" w:date="2013-11-25T14:36:00Z">
            <w:rPr>
              <w:ins w:id="12109" w:author="gsadi" w:date="2013-11-25T13:35:00Z"/>
              <w:rFonts w:ascii="Arial" w:hAnsi="Arial" w:cs="Arial"/>
            </w:rPr>
          </w:rPrChange>
        </w:rPr>
      </w:pPr>
      <w:ins w:id="12110" w:author="gsadi" w:date="2013-11-25T13:35:00Z">
        <w:r w:rsidRPr="002B0E74">
          <w:rPr>
            <w:rFonts w:ascii="Arial" w:hAnsi="Arial" w:cs="Arial"/>
            <w:sz w:val="24"/>
            <w:rPrChange w:id="12111" w:author="gsadi" w:date="2013-11-25T14:36:00Z">
              <w:rPr>
                <w:rFonts w:ascii="Arial" w:hAnsi="Arial" w:cs="Arial"/>
                <w:color w:val="0000FF"/>
                <w:u w:val="single"/>
              </w:rPr>
            </w:rPrChange>
          </w:rPr>
          <w:t>Ability to re-date and or split multiple records (Island Pacific PO’s) at one time.</w:t>
        </w:r>
      </w:ins>
    </w:p>
    <w:p w:rsidR="00BC1517" w:rsidRPr="00DE744B" w:rsidRDefault="002B0E74" w:rsidP="00BC1517">
      <w:pPr>
        <w:pStyle w:val="BodyText"/>
        <w:numPr>
          <w:ilvl w:val="0"/>
          <w:numId w:val="61"/>
        </w:numPr>
        <w:rPr>
          <w:ins w:id="12112" w:author="gsadi" w:date="2013-11-25T13:35:00Z"/>
          <w:rFonts w:ascii="Arial" w:hAnsi="Arial" w:cs="Arial"/>
          <w:sz w:val="24"/>
          <w:rPrChange w:id="12113" w:author="gsadi" w:date="2013-11-25T14:36:00Z">
            <w:rPr>
              <w:ins w:id="12114" w:author="gsadi" w:date="2013-11-25T13:35:00Z"/>
              <w:rFonts w:ascii="Arial" w:hAnsi="Arial" w:cs="Arial"/>
            </w:rPr>
          </w:rPrChange>
        </w:rPr>
      </w:pPr>
      <w:ins w:id="12115" w:author="gsadi" w:date="2013-11-25T13:35:00Z">
        <w:r w:rsidRPr="002B0E74">
          <w:rPr>
            <w:rFonts w:ascii="Arial" w:hAnsi="Arial" w:cs="Arial"/>
            <w:sz w:val="24"/>
            <w:rPrChange w:id="12116" w:author="gsadi" w:date="2013-11-25T14:36:00Z">
              <w:rPr>
                <w:rFonts w:ascii="Arial" w:hAnsi="Arial" w:cs="Arial"/>
                <w:color w:val="0000FF"/>
                <w:u w:val="single"/>
              </w:rPr>
            </w:rPrChange>
          </w:rPr>
          <w:t>Flexibility to manage splits by percentage or quantity.</w:t>
        </w:r>
      </w:ins>
    </w:p>
    <w:p w:rsidR="00BC1517" w:rsidRPr="00DE744B" w:rsidRDefault="002B0E74" w:rsidP="00BC1517">
      <w:pPr>
        <w:pStyle w:val="BodyText"/>
        <w:numPr>
          <w:ilvl w:val="0"/>
          <w:numId w:val="61"/>
        </w:numPr>
        <w:rPr>
          <w:ins w:id="12117" w:author="gsadi" w:date="2013-11-25T13:35:00Z"/>
          <w:rFonts w:ascii="Arial" w:hAnsi="Arial" w:cs="Arial"/>
          <w:sz w:val="24"/>
          <w:rPrChange w:id="12118" w:author="gsadi" w:date="2013-11-25T14:36:00Z">
            <w:rPr>
              <w:ins w:id="12119" w:author="gsadi" w:date="2013-11-25T13:35:00Z"/>
              <w:rFonts w:ascii="Arial" w:hAnsi="Arial" w:cs="Arial"/>
            </w:rPr>
          </w:rPrChange>
        </w:rPr>
      </w:pPr>
      <w:ins w:id="12120" w:author="gsadi" w:date="2013-11-25T13:35:00Z">
        <w:r w:rsidRPr="002B0E74">
          <w:rPr>
            <w:rFonts w:ascii="Arial" w:hAnsi="Arial" w:cs="Arial"/>
            <w:sz w:val="24"/>
            <w:rPrChange w:id="12121" w:author="gsadi" w:date="2013-11-25T14:36:00Z">
              <w:rPr>
                <w:rFonts w:ascii="Arial" w:hAnsi="Arial" w:cs="Arial"/>
                <w:color w:val="0000FF"/>
                <w:u w:val="single"/>
              </w:rPr>
            </w:rPrChange>
          </w:rPr>
          <w:lastRenderedPageBreak/>
          <w:t>Ability to add or delete splits.</w:t>
        </w:r>
      </w:ins>
    </w:p>
    <w:p w:rsidR="00BC1517" w:rsidRPr="00DE744B" w:rsidRDefault="002B0E74" w:rsidP="00BC1517">
      <w:pPr>
        <w:pStyle w:val="BodyText"/>
        <w:numPr>
          <w:ilvl w:val="0"/>
          <w:numId w:val="61"/>
        </w:numPr>
        <w:rPr>
          <w:ins w:id="12122" w:author="gsadi" w:date="2013-11-25T13:35:00Z"/>
          <w:rFonts w:ascii="Arial" w:hAnsi="Arial" w:cs="Arial"/>
          <w:sz w:val="24"/>
          <w:rPrChange w:id="12123" w:author="gsadi" w:date="2013-11-25T14:36:00Z">
            <w:rPr>
              <w:ins w:id="12124" w:author="gsadi" w:date="2013-11-25T13:35:00Z"/>
              <w:rFonts w:ascii="Arial" w:hAnsi="Arial" w:cs="Arial"/>
            </w:rPr>
          </w:rPrChange>
        </w:rPr>
      </w:pPr>
      <w:ins w:id="12125" w:author="gsadi" w:date="2013-11-25T13:35:00Z">
        <w:r w:rsidRPr="002B0E74">
          <w:rPr>
            <w:rFonts w:ascii="Arial" w:hAnsi="Arial" w:cs="Arial"/>
            <w:sz w:val="24"/>
            <w:rPrChange w:id="12126" w:author="gsadi" w:date="2013-11-25T14:36:00Z">
              <w:rPr>
                <w:rFonts w:ascii="Arial" w:hAnsi="Arial" w:cs="Arial"/>
                <w:color w:val="0000FF"/>
                <w:u w:val="single"/>
              </w:rPr>
            </w:rPrChange>
          </w:rPr>
          <w:t>Summary level information displayed to understand how much was changed in total.</w:t>
        </w:r>
      </w:ins>
    </w:p>
    <w:p w:rsidR="00BC1517" w:rsidRPr="00DE744B" w:rsidRDefault="002B0E74" w:rsidP="00BC1517">
      <w:pPr>
        <w:pStyle w:val="BodyText"/>
        <w:numPr>
          <w:ilvl w:val="0"/>
          <w:numId w:val="61"/>
        </w:numPr>
        <w:rPr>
          <w:ins w:id="12127" w:author="gsadi" w:date="2013-11-25T13:35:00Z"/>
          <w:rFonts w:ascii="Arial" w:hAnsi="Arial" w:cs="Arial"/>
          <w:sz w:val="24"/>
          <w:rPrChange w:id="12128" w:author="gsadi" w:date="2013-11-25T14:36:00Z">
            <w:rPr>
              <w:ins w:id="12129" w:author="gsadi" w:date="2013-11-25T13:35:00Z"/>
              <w:rFonts w:ascii="Arial" w:hAnsi="Arial" w:cs="Arial"/>
            </w:rPr>
          </w:rPrChange>
        </w:rPr>
      </w:pPr>
      <w:ins w:id="12130" w:author="gsadi" w:date="2013-11-25T13:35:00Z">
        <w:r w:rsidRPr="002B0E74">
          <w:rPr>
            <w:rFonts w:ascii="Arial" w:hAnsi="Arial" w:cs="Arial"/>
            <w:sz w:val="24"/>
            <w:rPrChange w:id="12131" w:author="gsadi" w:date="2013-11-25T14:36:00Z">
              <w:rPr>
                <w:rFonts w:ascii="Arial" w:hAnsi="Arial" w:cs="Arial"/>
                <w:color w:val="0000FF"/>
                <w:u w:val="single"/>
              </w:rPr>
            </w:rPrChange>
          </w:rPr>
          <w:t>Demand spreading is valid only for Island Pacific PO’s with remaining balance quantities.</w:t>
        </w:r>
      </w:ins>
    </w:p>
    <w:p w:rsidR="00BC1517" w:rsidRPr="00DE744B" w:rsidRDefault="002B0E74" w:rsidP="00BC1517">
      <w:pPr>
        <w:pStyle w:val="BodyText"/>
        <w:numPr>
          <w:ilvl w:val="0"/>
          <w:numId w:val="61"/>
        </w:numPr>
        <w:rPr>
          <w:ins w:id="12132" w:author="gsadi" w:date="2013-11-25T13:35:00Z"/>
          <w:rFonts w:ascii="Arial" w:hAnsi="Arial" w:cs="Arial"/>
          <w:sz w:val="24"/>
          <w:rPrChange w:id="12133" w:author="gsadi" w:date="2013-11-25T14:36:00Z">
            <w:rPr>
              <w:ins w:id="12134" w:author="gsadi" w:date="2013-11-25T13:35:00Z"/>
              <w:rFonts w:ascii="Arial" w:hAnsi="Arial" w:cs="Arial"/>
            </w:rPr>
          </w:rPrChange>
        </w:rPr>
      </w:pPr>
      <w:ins w:id="12135" w:author="gsadi" w:date="2013-11-25T13:35:00Z">
        <w:r w:rsidRPr="002B0E74">
          <w:rPr>
            <w:rFonts w:ascii="Arial" w:hAnsi="Arial" w:cs="Arial"/>
            <w:sz w:val="24"/>
            <w:rPrChange w:id="12136" w:author="gsadi" w:date="2013-11-25T14:36:00Z">
              <w:rPr>
                <w:rFonts w:ascii="Arial" w:hAnsi="Arial" w:cs="Arial"/>
                <w:color w:val="0000FF"/>
                <w:u w:val="single"/>
              </w:rPr>
            </w:rPrChange>
          </w:rPr>
          <w:t>The split rule information is automatically purged when the IP PO Balance Quantity goes to zero.</w:t>
        </w:r>
      </w:ins>
    </w:p>
    <w:p w:rsidR="00BC1517" w:rsidRPr="00DE744B" w:rsidRDefault="002B0E74" w:rsidP="00BC1517">
      <w:pPr>
        <w:pStyle w:val="BodyText"/>
        <w:numPr>
          <w:ilvl w:val="0"/>
          <w:numId w:val="61"/>
        </w:numPr>
        <w:rPr>
          <w:ins w:id="12137" w:author="gsadi" w:date="2013-11-25T13:35:00Z"/>
          <w:rFonts w:ascii="Arial" w:hAnsi="Arial" w:cs="Arial"/>
          <w:sz w:val="24"/>
          <w:rPrChange w:id="12138" w:author="gsadi" w:date="2013-11-25T14:36:00Z">
            <w:rPr>
              <w:ins w:id="12139" w:author="gsadi" w:date="2013-11-25T13:35:00Z"/>
              <w:rFonts w:ascii="Arial" w:hAnsi="Arial" w:cs="Arial"/>
            </w:rPr>
          </w:rPrChange>
        </w:rPr>
      </w:pPr>
      <w:ins w:id="12140" w:author="gsadi" w:date="2013-11-25T13:35:00Z">
        <w:r w:rsidRPr="002B0E74">
          <w:rPr>
            <w:rFonts w:ascii="Arial" w:hAnsi="Arial" w:cs="Arial"/>
            <w:sz w:val="24"/>
            <w:rPrChange w:id="12141" w:author="gsadi" w:date="2013-11-25T14:36:00Z">
              <w:rPr>
                <w:rFonts w:ascii="Arial" w:hAnsi="Arial" w:cs="Arial"/>
                <w:color w:val="0000FF"/>
                <w:u w:val="single"/>
              </w:rPr>
            </w:rPrChange>
          </w:rPr>
          <w:t>Island Pacific PO data is refreshed in the Demand Spreading Module once per day during the nightly batch schedule.</w:t>
        </w:r>
      </w:ins>
    </w:p>
    <w:p w:rsidR="00BC1517" w:rsidRPr="00DE744B" w:rsidRDefault="002B0E74" w:rsidP="00BC1517">
      <w:pPr>
        <w:pStyle w:val="BodyText"/>
        <w:numPr>
          <w:ilvl w:val="0"/>
          <w:numId w:val="61"/>
        </w:numPr>
        <w:rPr>
          <w:ins w:id="12142" w:author="gsadi" w:date="2013-11-25T13:35:00Z"/>
          <w:rFonts w:ascii="Arial" w:hAnsi="Arial" w:cs="Arial"/>
          <w:sz w:val="24"/>
          <w:rPrChange w:id="12143" w:author="gsadi" w:date="2013-11-25T14:36:00Z">
            <w:rPr>
              <w:ins w:id="12144" w:author="gsadi" w:date="2013-11-25T13:35:00Z"/>
              <w:rFonts w:ascii="Arial" w:hAnsi="Arial" w:cs="Arial"/>
            </w:rPr>
          </w:rPrChange>
        </w:rPr>
      </w:pPr>
      <w:ins w:id="12145" w:author="gsadi" w:date="2013-11-25T13:35:00Z">
        <w:r w:rsidRPr="002B0E74">
          <w:rPr>
            <w:rFonts w:ascii="Arial" w:hAnsi="Arial" w:cs="Arial"/>
            <w:sz w:val="24"/>
            <w:rPrChange w:id="12146" w:author="gsadi" w:date="2013-11-25T14:36:00Z">
              <w:rPr>
                <w:rFonts w:ascii="Arial" w:hAnsi="Arial" w:cs="Arial"/>
                <w:color w:val="0000FF"/>
                <w:u w:val="single"/>
              </w:rPr>
            </w:rPrChange>
          </w:rPr>
          <w:t xml:space="preserve">Therefore, new Island Pacific PO’s created today, will be available to split and/or re-date using the Demand Spreading Module tomorrow. </w:t>
        </w:r>
      </w:ins>
    </w:p>
    <w:p w:rsidR="00BC1517" w:rsidRPr="00DE744B" w:rsidRDefault="00BC1517" w:rsidP="00BC1517">
      <w:pPr>
        <w:pStyle w:val="BodyText"/>
        <w:ind w:left="720"/>
        <w:rPr>
          <w:ins w:id="12147" w:author="gsadi" w:date="2013-11-25T13:35:00Z"/>
          <w:rFonts w:ascii="Arial" w:hAnsi="Arial" w:cs="Arial"/>
          <w:sz w:val="24"/>
          <w:rPrChange w:id="12148" w:author="gsadi" w:date="2013-11-25T14:36:00Z">
            <w:rPr>
              <w:ins w:id="12149" w:author="gsadi" w:date="2013-11-25T13:35:00Z"/>
              <w:rFonts w:ascii="Arial" w:hAnsi="Arial" w:cs="Arial"/>
            </w:rPr>
          </w:rPrChange>
        </w:rPr>
      </w:pPr>
    </w:p>
    <w:p w:rsidR="00BC1517" w:rsidRPr="00DE744B" w:rsidRDefault="002B0E74" w:rsidP="00BC1517">
      <w:pPr>
        <w:pStyle w:val="BodyText"/>
        <w:ind w:left="720"/>
        <w:rPr>
          <w:ins w:id="12150" w:author="gsadi" w:date="2013-11-25T13:35:00Z"/>
          <w:rFonts w:ascii="Arial" w:hAnsi="Arial" w:cs="Arial"/>
          <w:sz w:val="24"/>
          <w:rPrChange w:id="12151" w:author="gsadi" w:date="2013-11-25T14:36:00Z">
            <w:rPr>
              <w:ins w:id="12152" w:author="gsadi" w:date="2013-11-25T13:35:00Z"/>
              <w:rFonts w:ascii="Arial" w:hAnsi="Arial" w:cs="Arial"/>
            </w:rPr>
          </w:rPrChange>
        </w:rPr>
      </w:pPr>
      <w:ins w:id="12153" w:author="gsadi" w:date="2013-11-25T13:35:00Z">
        <w:r w:rsidRPr="002B0E74">
          <w:rPr>
            <w:rFonts w:ascii="Arial" w:hAnsi="Arial" w:cs="Arial"/>
            <w:sz w:val="24"/>
            <w:rPrChange w:id="12154" w:author="gsadi" w:date="2013-11-25T14:36:00Z">
              <w:rPr>
                <w:rFonts w:ascii="Arial" w:hAnsi="Arial" w:cs="Arial"/>
                <w:color w:val="0000FF"/>
                <w:u w:val="single"/>
              </w:rPr>
            </w:rPrChange>
          </w:rPr>
          <w:t>The functionality of the following buttons on the screen are</w:t>
        </w:r>
      </w:ins>
      <w:ins w:id="12155" w:author="gsadi" w:date="2013-11-25T13:36:00Z">
        <w:r w:rsidRPr="002B0E74">
          <w:rPr>
            <w:rFonts w:ascii="Arial" w:hAnsi="Arial" w:cs="Arial"/>
            <w:sz w:val="24"/>
            <w:rPrChange w:id="12156" w:author="gsadi" w:date="2013-11-25T14:36:00Z">
              <w:rPr>
                <w:rFonts w:ascii="Arial" w:hAnsi="Arial" w:cs="Arial"/>
                <w:color w:val="0000FF"/>
                <w:u w:val="single"/>
              </w:rPr>
            </w:rPrChange>
          </w:rPr>
          <w:t>:</w:t>
        </w:r>
      </w:ins>
      <w:ins w:id="12157" w:author="gsadi" w:date="2013-11-25T13:35:00Z">
        <w:r w:rsidRPr="002B0E74">
          <w:rPr>
            <w:rFonts w:ascii="Arial" w:hAnsi="Arial" w:cs="Arial"/>
            <w:sz w:val="24"/>
            <w:rPrChange w:id="12158" w:author="gsadi" w:date="2013-11-25T14:36:00Z">
              <w:rPr>
                <w:rFonts w:ascii="Arial" w:hAnsi="Arial" w:cs="Arial"/>
                <w:color w:val="0000FF"/>
                <w:u w:val="single"/>
              </w:rPr>
            </w:rPrChange>
          </w:rPr>
          <w:t xml:space="preserve"> - </w:t>
        </w:r>
      </w:ins>
    </w:p>
    <w:p w:rsidR="00BC1517" w:rsidRPr="00DE744B" w:rsidRDefault="00BC1517" w:rsidP="00BC1517">
      <w:pPr>
        <w:pStyle w:val="BodyText"/>
        <w:ind w:left="720"/>
        <w:rPr>
          <w:ins w:id="12159" w:author="gsadi" w:date="2013-11-25T13:35:00Z"/>
          <w:rFonts w:ascii="Arial" w:hAnsi="Arial" w:cs="Arial"/>
          <w:sz w:val="24"/>
          <w:rPrChange w:id="12160" w:author="gsadi" w:date="2013-11-25T14:36:00Z">
            <w:rPr>
              <w:ins w:id="12161" w:author="gsadi" w:date="2013-11-25T13:35:00Z"/>
              <w:rFonts w:ascii="Arial" w:hAnsi="Arial" w:cs="Arial"/>
            </w:rPr>
          </w:rPrChange>
        </w:rPr>
      </w:pPr>
    </w:p>
    <w:p w:rsidR="00BC1517" w:rsidRPr="00DE744B" w:rsidRDefault="002B0E74" w:rsidP="00BC1517">
      <w:pPr>
        <w:pStyle w:val="BodyText"/>
        <w:ind w:left="720"/>
        <w:rPr>
          <w:ins w:id="12162" w:author="gsadi" w:date="2013-11-25T13:35:00Z"/>
          <w:rFonts w:ascii="Arial" w:hAnsi="Arial" w:cs="Arial"/>
          <w:sz w:val="24"/>
          <w:rPrChange w:id="12163" w:author="gsadi" w:date="2013-11-25T14:36:00Z">
            <w:rPr>
              <w:ins w:id="12164" w:author="gsadi" w:date="2013-11-25T13:35:00Z"/>
              <w:rFonts w:ascii="Arial" w:hAnsi="Arial" w:cs="Arial"/>
            </w:rPr>
          </w:rPrChange>
        </w:rPr>
      </w:pPr>
      <w:ins w:id="12165" w:author="gsadi" w:date="2013-11-25T13:35:00Z">
        <w:r w:rsidRPr="002B0E74">
          <w:rPr>
            <w:rFonts w:ascii="Arial" w:hAnsi="Arial" w:cs="Arial"/>
            <w:bCs/>
            <w:i/>
            <w:sz w:val="24"/>
            <w:rPrChange w:id="12166" w:author="gsadi" w:date="2013-11-25T14:36:00Z">
              <w:rPr>
                <w:rFonts w:ascii="Arial" w:hAnsi="Arial" w:cs="Arial"/>
                <w:bCs/>
                <w:i/>
                <w:color w:val="0000FF"/>
                <w:u w:val="single"/>
              </w:rPr>
            </w:rPrChange>
          </w:rPr>
          <w:t>Modify Split</w:t>
        </w:r>
        <w:r w:rsidRPr="002B0E74">
          <w:rPr>
            <w:rFonts w:ascii="Arial" w:hAnsi="Arial" w:cs="Arial"/>
            <w:i/>
            <w:sz w:val="24"/>
            <w:rPrChange w:id="12167" w:author="gsadi" w:date="2013-11-25T14:36:00Z">
              <w:rPr>
                <w:rFonts w:ascii="Arial" w:hAnsi="Arial" w:cs="Arial"/>
                <w:i/>
                <w:color w:val="0000FF"/>
                <w:u w:val="single"/>
              </w:rPr>
            </w:rPrChange>
          </w:rPr>
          <w:t>:</w:t>
        </w:r>
        <w:r w:rsidRPr="002B0E74">
          <w:rPr>
            <w:rFonts w:ascii="Arial" w:hAnsi="Arial" w:cs="Arial"/>
            <w:sz w:val="24"/>
            <w:rPrChange w:id="12168" w:author="gsadi" w:date="2013-11-25T14:36:00Z">
              <w:rPr>
                <w:rFonts w:ascii="Arial" w:hAnsi="Arial" w:cs="Arial"/>
                <w:color w:val="0000FF"/>
                <w:u w:val="single"/>
              </w:rPr>
            </w:rPrChange>
          </w:rPr>
          <w:t xml:space="preserve">  To change multiple records at one time.</w:t>
        </w:r>
      </w:ins>
    </w:p>
    <w:p w:rsidR="00BC1517" w:rsidRPr="00DE744B" w:rsidRDefault="002B0E74" w:rsidP="00BC1517">
      <w:pPr>
        <w:pStyle w:val="BodyText"/>
        <w:ind w:left="720"/>
        <w:rPr>
          <w:ins w:id="12169" w:author="gsadi" w:date="2013-11-25T13:35:00Z"/>
          <w:rFonts w:ascii="Arial" w:hAnsi="Arial" w:cs="Arial"/>
          <w:sz w:val="24"/>
          <w:rPrChange w:id="12170" w:author="gsadi" w:date="2013-11-25T14:36:00Z">
            <w:rPr>
              <w:ins w:id="12171" w:author="gsadi" w:date="2013-11-25T13:35:00Z"/>
              <w:rFonts w:ascii="Arial" w:hAnsi="Arial" w:cs="Arial"/>
            </w:rPr>
          </w:rPrChange>
        </w:rPr>
      </w:pPr>
      <w:ins w:id="12172" w:author="gsadi" w:date="2013-11-25T13:35:00Z">
        <w:r w:rsidRPr="002B0E74">
          <w:rPr>
            <w:rFonts w:ascii="Arial" w:hAnsi="Arial" w:cs="Arial"/>
            <w:bCs/>
            <w:i/>
            <w:sz w:val="24"/>
            <w:rPrChange w:id="12173" w:author="gsadi" w:date="2013-11-25T14:36:00Z">
              <w:rPr>
                <w:rFonts w:ascii="Arial" w:hAnsi="Arial" w:cs="Arial"/>
                <w:bCs/>
                <w:i/>
                <w:color w:val="0000FF"/>
                <w:u w:val="single"/>
              </w:rPr>
            </w:rPrChange>
          </w:rPr>
          <w:t>Delete Split</w:t>
        </w:r>
        <w:r w:rsidRPr="002B0E74">
          <w:rPr>
            <w:rFonts w:ascii="Arial" w:hAnsi="Arial" w:cs="Arial"/>
            <w:sz w:val="24"/>
            <w:rPrChange w:id="12174" w:author="gsadi" w:date="2013-11-25T14:36:00Z">
              <w:rPr>
                <w:rFonts w:ascii="Arial" w:hAnsi="Arial" w:cs="Arial"/>
                <w:color w:val="0000FF"/>
                <w:u w:val="single"/>
              </w:rPr>
            </w:rPrChange>
          </w:rPr>
          <w:t>:   To delete split rules on multiple records at one time.</w:t>
        </w:r>
      </w:ins>
    </w:p>
    <w:p w:rsidR="00BC1517" w:rsidRPr="00DE744B" w:rsidRDefault="002B0E74" w:rsidP="00BC1517">
      <w:pPr>
        <w:pStyle w:val="BodyText"/>
        <w:ind w:left="720"/>
        <w:rPr>
          <w:ins w:id="12175" w:author="gsadi" w:date="2013-11-25T13:35:00Z"/>
          <w:rFonts w:ascii="Arial" w:hAnsi="Arial" w:cs="Arial"/>
          <w:sz w:val="24"/>
          <w:rPrChange w:id="12176" w:author="gsadi" w:date="2013-11-25T14:36:00Z">
            <w:rPr>
              <w:ins w:id="12177" w:author="gsadi" w:date="2013-11-25T13:35:00Z"/>
              <w:rFonts w:ascii="Arial" w:hAnsi="Arial" w:cs="Arial"/>
            </w:rPr>
          </w:rPrChange>
        </w:rPr>
      </w:pPr>
      <w:ins w:id="12178" w:author="gsadi" w:date="2013-11-25T13:35:00Z">
        <w:r w:rsidRPr="002B0E74">
          <w:rPr>
            <w:rFonts w:ascii="Arial" w:hAnsi="Arial" w:cs="Arial"/>
            <w:bCs/>
            <w:i/>
            <w:sz w:val="24"/>
            <w:rPrChange w:id="12179" w:author="gsadi" w:date="2013-11-25T14:36:00Z">
              <w:rPr>
                <w:rFonts w:ascii="Arial" w:hAnsi="Arial" w:cs="Arial"/>
                <w:bCs/>
                <w:i/>
                <w:color w:val="0000FF"/>
                <w:u w:val="single"/>
              </w:rPr>
            </w:rPrChange>
          </w:rPr>
          <w:t>Save:</w:t>
        </w:r>
        <w:r w:rsidRPr="002B0E74">
          <w:rPr>
            <w:rFonts w:ascii="Arial" w:hAnsi="Arial" w:cs="Arial"/>
            <w:sz w:val="24"/>
            <w:rPrChange w:id="12180" w:author="gsadi" w:date="2013-11-25T14:36:00Z">
              <w:rPr>
                <w:rFonts w:ascii="Arial" w:hAnsi="Arial" w:cs="Arial"/>
                <w:color w:val="0000FF"/>
                <w:u w:val="single"/>
              </w:rPr>
            </w:rPrChange>
          </w:rPr>
          <w:t xml:space="preserve">  To save changes</w:t>
        </w:r>
      </w:ins>
    </w:p>
    <w:p w:rsidR="00BC1517" w:rsidRPr="00DE744B" w:rsidRDefault="002B0E74" w:rsidP="00BC1517">
      <w:pPr>
        <w:pStyle w:val="BodyText"/>
        <w:ind w:left="720"/>
        <w:rPr>
          <w:ins w:id="12181" w:author="gsadi" w:date="2013-11-25T13:35:00Z"/>
          <w:rFonts w:ascii="Arial" w:hAnsi="Arial" w:cs="Arial"/>
          <w:sz w:val="24"/>
          <w:rPrChange w:id="12182" w:author="gsadi" w:date="2013-11-25T14:36:00Z">
            <w:rPr>
              <w:ins w:id="12183" w:author="gsadi" w:date="2013-11-25T13:35:00Z"/>
              <w:rFonts w:ascii="Arial" w:hAnsi="Arial" w:cs="Arial"/>
            </w:rPr>
          </w:rPrChange>
        </w:rPr>
      </w:pPr>
      <w:ins w:id="12184" w:author="gsadi" w:date="2013-11-25T13:35:00Z">
        <w:r w:rsidRPr="002B0E74">
          <w:rPr>
            <w:rFonts w:ascii="Arial" w:hAnsi="Arial" w:cs="Arial"/>
            <w:bCs/>
            <w:i/>
            <w:sz w:val="24"/>
            <w:rPrChange w:id="12185" w:author="gsadi" w:date="2013-11-25T14:36:00Z">
              <w:rPr>
                <w:rFonts w:ascii="Arial" w:hAnsi="Arial" w:cs="Arial"/>
                <w:bCs/>
                <w:i/>
                <w:color w:val="0000FF"/>
                <w:u w:val="single"/>
              </w:rPr>
            </w:rPrChange>
          </w:rPr>
          <w:t>Cancel:</w:t>
        </w:r>
        <w:r w:rsidRPr="002B0E74">
          <w:rPr>
            <w:rFonts w:ascii="Arial" w:hAnsi="Arial" w:cs="Arial"/>
            <w:sz w:val="24"/>
            <w:rPrChange w:id="12186" w:author="gsadi" w:date="2013-11-25T14:36:00Z">
              <w:rPr>
                <w:rFonts w:ascii="Arial" w:hAnsi="Arial" w:cs="Arial"/>
                <w:color w:val="0000FF"/>
                <w:u w:val="single"/>
              </w:rPr>
            </w:rPrChange>
          </w:rPr>
          <w:t xml:space="preserve">  to revert back to last save</w:t>
        </w:r>
      </w:ins>
    </w:p>
    <w:p w:rsidR="00116A39" w:rsidRDefault="004D4CAD" w:rsidP="00116A39">
      <w:pPr>
        <w:pStyle w:val="Heading4"/>
      </w:pPr>
      <w:ins w:id="12187" w:author="gsadi" w:date="2013-11-25T14:36:00Z">
        <w:r>
          <w:t xml:space="preserve"> </w:t>
        </w:r>
      </w:ins>
      <w:bookmarkStart w:id="12188" w:name="_Toc373183990"/>
      <w:moveToRangeStart w:id="12189" w:author="gsadi" w:date="2013-11-25T13:26:00Z" w:name="move373149344"/>
      <w:moveTo w:id="12190" w:author="gsadi" w:date="2013-11-25T13:26:00Z">
        <w:r w:rsidR="00116A39">
          <w:t>Plan</w:t>
        </w:r>
      </w:moveTo>
      <w:ins w:id="12191" w:author="gsadi" w:date="2013-11-25T15:54:00Z">
        <w:r w:rsidR="00F46226">
          <w:t>ned</w:t>
        </w:r>
      </w:ins>
      <w:moveTo w:id="12192" w:author="gsadi" w:date="2013-11-25T13:26:00Z">
        <w:r w:rsidR="00116A39">
          <w:t xml:space="preserve"> Orders</w:t>
        </w:r>
      </w:moveTo>
      <w:bookmarkEnd w:id="12188"/>
    </w:p>
    <w:moveToRangeEnd w:id="12189"/>
    <w:p w:rsidR="003A5194" w:rsidRDefault="003A5194" w:rsidP="003A5194">
      <w:pPr>
        <w:rPr>
          <w:ins w:id="12193" w:author="gsadi" w:date="2013-11-25T13:37:00Z"/>
          <w:rFonts w:ascii="Arial" w:hAnsi="Arial" w:cs="Arial"/>
          <w:sz w:val="20"/>
          <w:szCs w:val="20"/>
        </w:rPr>
      </w:pPr>
    </w:p>
    <w:p w:rsidR="00000000" w:rsidRDefault="002B0E74">
      <w:pPr>
        <w:rPr>
          <w:ins w:id="12194" w:author="gsadi" w:date="2013-11-25T13:36:00Z"/>
          <w:rFonts w:ascii="Arial" w:hAnsi="Arial" w:cs="Arial"/>
          <w:sz w:val="32"/>
          <w:rPrChange w:id="12195" w:author="gsadi" w:date="2013-11-25T16:21:00Z">
            <w:rPr>
              <w:ins w:id="12196" w:author="gsadi" w:date="2013-11-25T13:36:00Z"/>
              <w:rFonts w:ascii="Arial" w:hAnsi="Arial" w:cs="Arial"/>
            </w:rPr>
          </w:rPrChange>
        </w:rPr>
        <w:pPrChange w:id="12197" w:author="gsadi" w:date="2013-11-25T16:22:00Z">
          <w:pPr>
            <w:ind w:right="-540"/>
          </w:pPr>
        </w:pPrChange>
      </w:pPr>
      <w:ins w:id="12198" w:author="gsadi" w:date="2013-11-25T13:36:00Z">
        <w:r w:rsidRPr="002B0E74">
          <w:rPr>
            <w:rFonts w:ascii="Arial" w:hAnsi="Arial" w:cs="Arial"/>
            <w:szCs w:val="20"/>
            <w:rPrChange w:id="12199" w:author="gsadi" w:date="2013-11-25T16:21:00Z">
              <w:rPr>
                <w:rFonts w:ascii="Arial" w:hAnsi="Arial" w:cs="Arial"/>
                <w:color w:val="0000FF"/>
                <w:sz w:val="20"/>
                <w:szCs w:val="20"/>
                <w:u w:val="single"/>
              </w:rPr>
            </w:rPrChange>
          </w:rPr>
          <w:t xml:space="preserve">This module </w:t>
        </w:r>
      </w:ins>
      <w:ins w:id="12200" w:author="gsadi" w:date="2013-11-25T13:37:00Z">
        <w:r w:rsidRPr="002B0E74">
          <w:rPr>
            <w:rFonts w:ascii="Arial" w:hAnsi="Arial" w:cs="Arial"/>
            <w:szCs w:val="20"/>
            <w:rPrChange w:id="12201" w:author="gsadi" w:date="2013-11-25T16:21:00Z">
              <w:rPr>
                <w:rFonts w:ascii="Arial" w:hAnsi="Arial" w:cs="Arial"/>
                <w:color w:val="0000FF"/>
                <w:sz w:val="20"/>
                <w:szCs w:val="20"/>
                <w:u w:val="single"/>
              </w:rPr>
            </w:rPrChange>
          </w:rPr>
          <w:t xml:space="preserve">contains mainly two kinds of views: </w:t>
        </w:r>
      </w:ins>
      <w:ins w:id="12202" w:author="gsadi" w:date="2013-11-25T13:36:00Z">
        <w:r w:rsidRPr="002B0E74">
          <w:rPr>
            <w:rFonts w:ascii="Arial" w:hAnsi="Arial" w:cs="Arial"/>
            <w:szCs w:val="20"/>
            <w:rPrChange w:id="12203" w:author="gsadi" w:date="2013-11-25T16:21:00Z">
              <w:rPr>
                <w:rFonts w:ascii="Arial" w:hAnsi="Arial" w:cs="Arial"/>
                <w:color w:val="0000FF"/>
                <w:sz w:val="20"/>
                <w:szCs w:val="20"/>
                <w:u w:val="single"/>
              </w:rPr>
            </w:rPrChange>
          </w:rPr>
          <w:t>Planned Order View</w:t>
        </w:r>
      </w:ins>
      <w:ins w:id="12204" w:author="gsadi" w:date="2013-11-25T13:37:00Z">
        <w:r w:rsidRPr="002B0E74">
          <w:rPr>
            <w:rFonts w:ascii="Arial" w:hAnsi="Arial" w:cs="Arial"/>
            <w:szCs w:val="20"/>
            <w:rPrChange w:id="12205" w:author="gsadi" w:date="2013-11-25T16:21:00Z">
              <w:rPr>
                <w:rFonts w:ascii="Arial" w:hAnsi="Arial" w:cs="Arial"/>
                <w:color w:val="0000FF"/>
                <w:sz w:val="20"/>
                <w:szCs w:val="20"/>
                <w:u w:val="single"/>
              </w:rPr>
            </w:rPrChange>
          </w:rPr>
          <w:t xml:space="preserve"> and Planned Order Execution</w:t>
        </w:r>
      </w:ins>
      <w:ins w:id="12206" w:author="gsadi" w:date="2013-11-25T13:36:00Z">
        <w:r w:rsidRPr="002B0E74">
          <w:rPr>
            <w:rFonts w:ascii="Arial" w:hAnsi="Arial" w:cs="Arial"/>
            <w:szCs w:val="20"/>
            <w:rPrChange w:id="12207" w:author="gsadi" w:date="2013-11-25T16:21:00Z">
              <w:rPr>
                <w:rFonts w:ascii="Arial" w:hAnsi="Arial" w:cs="Arial"/>
                <w:color w:val="0000FF"/>
                <w:sz w:val="20"/>
                <w:szCs w:val="20"/>
                <w:u w:val="single"/>
              </w:rPr>
            </w:rPrChange>
          </w:rPr>
          <w:t xml:space="preserve">. </w:t>
        </w:r>
      </w:ins>
      <w:ins w:id="12208" w:author="gsadi" w:date="2013-11-25T13:38:00Z">
        <w:r w:rsidRPr="002B0E74">
          <w:rPr>
            <w:rFonts w:ascii="Arial" w:hAnsi="Arial" w:cs="Arial"/>
            <w:szCs w:val="20"/>
            <w:rPrChange w:id="12209" w:author="gsadi" w:date="2013-11-25T16:21:00Z">
              <w:rPr>
                <w:rFonts w:ascii="Arial" w:hAnsi="Arial" w:cs="Arial"/>
                <w:color w:val="0000FF"/>
                <w:sz w:val="20"/>
                <w:szCs w:val="20"/>
                <w:u w:val="single"/>
              </w:rPr>
            </w:rPrChange>
          </w:rPr>
          <w:t>They</w:t>
        </w:r>
      </w:ins>
      <w:ins w:id="12210" w:author="gsadi" w:date="2013-11-25T13:36:00Z">
        <w:r w:rsidRPr="002B0E74">
          <w:rPr>
            <w:rFonts w:ascii="Arial" w:hAnsi="Arial" w:cs="Arial"/>
            <w:szCs w:val="20"/>
            <w:rPrChange w:id="12211" w:author="gsadi" w:date="2013-11-25T16:21:00Z">
              <w:rPr>
                <w:rFonts w:ascii="Arial" w:hAnsi="Arial" w:cs="Arial"/>
                <w:color w:val="0000FF"/>
                <w:sz w:val="20"/>
                <w:szCs w:val="20"/>
                <w:u w:val="single"/>
              </w:rPr>
            </w:rPrChange>
          </w:rPr>
          <w:t xml:space="preserve"> </w:t>
        </w:r>
      </w:ins>
      <w:ins w:id="12212" w:author="gsadi" w:date="2013-11-25T13:38:00Z">
        <w:r w:rsidRPr="002B0E74">
          <w:rPr>
            <w:rFonts w:ascii="Arial" w:hAnsi="Arial" w:cs="Arial"/>
            <w:szCs w:val="20"/>
            <w:rPrChange w:id="12213" w:author="gsadi" w:date="2013-11-25T16:21:00Z">
              <w:rPr>
                <w:rFonts w:ascii="Arial" w:hAnsi="Arial" w:cs="Arial"/>
                <w:color w:val="0000FF"/>
                <w:sz w:val="20"/>
                <w:szCs w:val="20"/>
                <w:u w:val="single"/>
              </w:rPr>
            </w:rPrChange>
          </w:rPr>
          <w:t xml:space="preserve">are </w:t>
        </w:r>
      </w:ins>
      <w:ins w:id="12214" w:author="gsadi" w:date="2013-11-25T13:36:00Z">
        <w:r w:rsidRPr="002B0E74">
          <w:rPr>
            <w:rFonts w:ascii="Arial" w:hAnsi="Arial" w:cs="Arial"/>
            <w:szCs w:val="20"/>
            <w:rPrChange w:id="12215" w:author="gsadi" w:date="2013-11-25T16:21:00Z">
              <w:rPr>
                <w:rFonts w:ascii="Arial" w:hAnsi="Arial" w:cs="Arial"/>
                <w:color w:val="0000FF"/>
                <w:sz w:val="20"/>
                <w:szCs w:val="20"/>
                <w:u w:val="single"/>
              </w:rPr>
            </w:rPrChange>
          </w:rPr>
          <w:t xml:space="preserve">mainly used for generating the reports and at the same time </w:t>
        </w:r>
      </w:ins>
      <w:ins w:id="12216" w:author="gsadi" w:date="2013-11-25T13:38:00Z">
        <w:r w:rsidRPr="002B0E74">
          <w:rPr>
            <w:rFonts w:ascii="Arial" w:hAnsi="Arial" w:cs="Arial"/>
            <w:szCs w:val="20"/>
            <w:rPrChange w:id="12217" w:author="gsadi" w:date="2013-11-25T16:21:00Z">
              <w:rPr>
                <w:rFonts w:ascii="Arial" w:hAnsi="Arial" w:cs="Arial"/>
                <w:color w:val="0000FF"/>
                <w:sz w:val="20"/>
                <w:szCs w:val="20"/>
                <w:u w:val="single"/>
              </w:rPr>
            </w:rPrChange>
          </w:rPr>
          <w:t>they</w:t>
        </w:r>
      </w:ins>
      <w:ins w:id="12218" w:author="gsadi" w:date="2013-11-25T13:36:00Z">
        <w:r w:rsidRPr="002B0E74">
          <w:rPr>
            <w:rFonts w:ascii="Arial" w:hAnsi="Arial" w:cs="Arial"/>
            <w:szCs w:val="20"/>
            <w:rPrChange w:id="12219" w:author="gsadi" w:date="2013-11-25T16:21:00Z">
              <w:rPr>
                <w:rFonts w:ascii="Arial" w:hAnsi="Arial" w:cs="Arial"/>
                <w:color w:val="0000FF"/>
                <w:sz w:val="20"/>
                <w:szCs w:val="20"/>
                <w:u w:val="single"/>
              </w:rPr>
            </w:rPrChange>
          </w:rPr>
          <w:t xml:space="preserve"> allow to perform modifications in the existing Planned Order so as to </w:t>
        </w:r>
      </w:ins>
      <w:ins w:id="12220" w:author="gsadi" w:date="2013-11-25T13:38:00Z">
        <w:r w:rsidRPr="002B0E74">
          <w:rPr>
            <w:rFonts w:ascii="Arial" w:hAnsi="Arial" w:cs="Arial"/>
            <w:szCs w:val="20"/>
            <w:rPrChange w:id="12221" w:author="gsadi" w:date="2013-11-25T16:21:00Z">
              <w:rPr>
                <w:rFonts w:ascii="Arial" w:hAnsi="Arial" w:cs="Arial"/>
                <w:color w:val="0000FF"/>
                <w:sz w:val="20"/>
                <w:szCs w:val="20"/>
                <w:u w:val="single"/>
              </w:rPr>
            </w:rPrChange>
          </w:rPr>
          <w:t>trigger</w:t>
        </w:r>
      </w:ins>
      <w:ins w:id="12222" w:author="gsadi" w:date="2013-11-25T13:36:00Z">
        <w:r w:rsidRPr="002B0E74">
          <w:rPr>
            <w:rFonts w:ascii="Arial" w:hAnsi="Arial" w:cs="Arial"/>
            <w:szCs w:val="20"/>
            <w:rPrChange w:id="12223" w:author="gsadi" w:date="2013-11-25T16:21:00Z">
              <w:rPr>
                <w:rFonts w:ascii="Arial" w:hAnsi="Arial" w:cs="Arial"/>
                <w:color w:val="0000FF"/>
                <w:sz w:val="20"/>
                <w:szCs w:val="20"/>
                <w:u w:val="single"/>
              </w:rPr>
            </w:rPrChange>
          </w:rPr>
          <w:t xml:space="preserve"> Purchase Orders</w:t>
        </w:r>
      </w:ins>
      <w:ins w:id="12224" w:author="gsadi" w:date="2013-11-25T13:38:00Z">
        <w:r w:rsidRPr="002B0E74">
          <w:rPr>
            <w:rFonts w:ascii="Arial" w:hAnsi="Arial" w:cs="Arial"/>
            <w:szCs w:val="20"/>
            <w:rPrChange w:id="12225" w:author="gsadi" w:date="2013-11-25T16:21:00Z">
              <w:rPr>
                <w:rFonts w:ascii="Arial" w:hAnsi="Arial" w:cs="Arial"/>
                <w:color w:val="0000FF"/>
                <w:sz w:val="20"/>
                <w:szCs w:val="20"/>
                <w:u w:val="single"/>
              </w:rPr>
            </w:rPrChange>
          </w:rPr>
          <w:t xml:space="preserve"> in SAP</w:t>
        </w:r>
      </w:ins>
      <w:ins w:id="12226" w:author="gsadi" w:date="2013-11-25T13:36:00Z">
        <w:r w:rsidRPr="002B0E74">
          <w:rPr>
            <w:rFonts w:ascii="Arial" w:hAnsi="Arial" w:cs="Arial"/>
            <w:szCs w:val="20"/>
            <w:rPrChange w:id="12227" w:author="gsadi" w:date="2013-11-25T16:21:00Z">
              <w:rPr>
                <w:rFonts w:ascii="Arial" w:hAnsi="Arial" w:cs="Arial"/>
                <w:color w:val="0000FF"/>
                <w:sz w:val="20"/>
                <w:szCs w:val="20"/>
                <w:u w:val="single"/>
              </w:rPr>
            </w:rPrChange>
          </w:rPr>
          <w:t>.</w:t>
        </w:r>
        <w:r w:rsidRPr="002B0E74">
          <w:rPr>
            <w:rFonts w:ascii="Arial" w:hAnsi="Arial" w:cs="Arial"/>
            <w:sz w:val="32"/>
            <w:rPrChange w:id="12228" w:author="gsadi" w:date="2013-11-25T16:21:00Z">
              <w:rPr>
                <w:rFonts w:ascii="Arial" w:hAnsi="Arial" w:cs="Arial"/>
                <w:color w:val="0000FF"/>
                <w:u w:val="single"/>
              </w:rPr>
            </w:rPrChange>
          </w:rPr>
          <w:tab/>
        </w:r>
      </w:ins>
    </w:p>
    <w:p w:rsidR="003A5194" w:rsidRPr="0094351E" w:rsidRDefault="003A5194" w:rsidP="0008030E">
      <w:pPr>
        <w:autoSpaceDE w:val="0"/>
        <w:autoSpaceDN w:val="0"/>
        <w:ind w:left="720" w:right="-540"/>
        <w:rPr>
          <w:ins w:id="12229" w:author="gsadi" w:date="2013-11-25T13:36:00Z"/>
          <w:rFonts w:ascii="Arial" w:hAnsi="Arial" w:cs="Arial"/>
          <w:b/>
          <w:szCs w:val="20"/>
          <w:rPrChange w:id="12230" w:author="gsadi" w:date="2013-11-25T16:21:00Z">
            <w:rPr>
              <w:ins w:id="12231" w:author="gsadi" w:date="2013-11-25T13:36:00Z"/>
              <w:rFonts w:ascii="Arial" w:hAnsi="Arial" w:cs="Arial"/>
              <w:b/>
              <w:sz w:val="20"/>
              <w:szCs w:val="20"/>
            </w:rPr>
          </w:rPrChange>
        </w:rPr>
      </w:pPr>
    </w:p>
    <w:p w:rsidR="00000000" w:rsidRDefault="002B0E74">
      <w:pPr>
        <w:rPr>
          <w:ins w:id="12232" w:author="gsadi" w:date="2013-11-25T13:36:00Z"/>
          <w:rFonts w:ascii="Arial" w:hAnsi="Arial" w:cs="Arial"/>
          <w:szCs w:val="20"/>
          <w:rPrChange w:id="12233" w:author="gsadi" w:date="2013-11-25T16:21:00Z">
            <w:rPr>
              <w:ins w:id="12234" w:author="gsadi" w:date="2013-11-25T13:36:00Z"/>
              <w:rFonts w:ascii="Arial" w:hAnsi="Arial" w:cs="Arial"/>
              <w:sz w:val="20"/>
              <w:szCs w:val="20"/>
            </w:rPr>
          </w:rPrChange>
        </w:rPr>
        <w:pPrChange w:id="12235" w:author="gsadi" w:date="2013-11-25T16:22:00Z">
          <w:pPr>
            <w:autoSpaceDE w:val="0"/>
            <w:autoSpaceDN w:val="0"/>
            <w:ind w:left="720"/>
          </w:pPr>
        </w:pPrChange>
      </w:pPr>
      <w:ins w:id="12236" w:author="gsadi" w:date="2013-11-25T13:38:00Z">
        <w:r w:rsidRPr="002B0E74">
          <w:rPr>
            <w:rFonts w:ascii="Arial" w:hAnsi="Arial" w:cs="Arial"/>
            <w:b/>
            <w:szCs w:val="20"/>
            <w:u w:val="single"/>
            <w:rPrChange w:id="12237" w:author="gsadi" w:date="2013-11-25T16:21:00Z">
              <w:rPr>
                <w:rFonts w:ascii="Arial" w:hAnsi="Arial" w:cs="Arial"/>
                <w:color w:val="0000FF"/>
                <w:sz w:val="20"/>
                <w:szCs w:val="20"/>
                <w:u w:val="single"/>
              </w:rPr>
            </w:rPrChange>
          </w:rPr>
          <w:t>Planned Order Execution:</w:t>
        </w:r>
        <w:r w:rsidRPr="002B0E74">
          <w:rPr>
            <w:rFonts w:ascii="Arial" w:hAnsi="Arial" w:cs="Arial"/>
            <w:b/>
            <w:szCs w:val="20"/>
            <w:rPrChange w:id="12238" w:author="gsadi" w:date="2013-11-25T16:21:00Z">
              <w:rPr>
                <w:rFonts w:ascii="Arial" w:hAnsi="Arial" w:cs="Arial"/>
                <w:b/>
                <w:color w:val="0000FF"/>
                <w:sz w:val="20"/>
                <w:szCs w:val="20"/>
                <w:u w:val="single"/>
              </w:rPr>
            </w:rPrChange>
          </w:rPr>
          <w:t xml:space="preserve"> </w:t>
        </w:r>
      </w:ins>
      <w:ins w:id="12239" w:author="gsadi" w:date="2013-11-25T13:36:00Z">
        <w:r w:rsidRPr="002B0E74">
          <w:rPr>
            <w:rFonts w:ascii="Arial" w:hAnsi="Arial" w:cs="Arial"/>
            <w:szCs w:val="20"/>
            <w:rPrChange w:id="12240" w:author="gsadi" w:date="2013-11-25T16:21:00Z">
              <w:rPr>
                <w:rFonts w:ascii="Arial" w:hAnsi="Arial" w:cs="Arial"/>
                <w:color w:val="0000FF"/>
                <w:sz w:val="20"/>
                <w:szCs w:val="20"/>
                <w:u w:val="single"/>
              </w:rPr>
            </w:rPrChange>
          </w:rPr>
          <w:t>There are various functionalit</w:t>
        </w:r>
      </w:ins>
      <w:ins w:id="12241" w:author="gsadi" w:date="2013-11-25T13:38:00Z">
        <w:r w:rsidRPr="002B0E74">
          <w:rPr>
            <w:rFonts w:ascii="Arial" w:hAnsi="Arial" w:cs="Arial"/>
            <w:szCs w:val="20"/>
            <w:rPrChange w:id="12242" w:author="gsadi" w:date="2013-11-25T16:21:00Z">
              <w:rPr>
                <w:rFonts w:ascii="Arial" w:hAnsi="Arial" w:cs="Arial"/>
                <w:color w:val="0000FF"/>
                <w:sz w:val="20"/>
                <w:szCs w:val="20"/>
                <w:u w:val="single"/>
              </w:rPr>
            </w:rPrChange>
          </w:rPr>
          <w:t>ies</w:t>
        </w:r>
      </w:ins>
      <w:ins w:id="12243" w:author="gsadi" w:date="2013-11-25T13:36:00Z">
        <w:r w:rsidRPr="002B0E74">
          <w:rPr>
            <w:rFonts w:ascii="Arial" w:hAnsi="Arial" w:cs="Arial"/>
            <w:szCs w:val="20"/>
            <w:rPrChange w:id="12244" w:author="gsadi" w:date="2013-11-25T16:21:00Z">
              <w:rPr>
                <w:rFonts w:ascii="Arial" w:hAnsi="Arial" w:cs="Arial"/>
                <w:color w:val="0000FF"/>
                <w:sz w:val="20"/>
                <w:szCs w:val="20"/>
                <w:u w:val="single"/>
              </w:rPr>
            </w:rPrChange>
          </w:rPr>
          <w:t xml:space="preserve"> </w:t>
        </w:r>
      </w:ins>
      <w:ins w:id="12245" w:author="gsadi" w:date="2013-11-25T13:39:00Z">
        <w:r w:rsidRPr="002B0E74">
          <w:rPr>
            <w:rFonts w:ascii="Arial" w:hAnsi="Arial" w:cs="Arial"/>
            <w:szCs w:val="20"/>
            <w:rPrChange w:id="12246" w:author="gsadi" w:date="2013-11-25T16:21:00Z">
              <w:rPr>
                <w:rFonts w:ascii="Arial" w:hAnsi="Arial" w:cs="Arial"/>
                <w:color w:val="0000FF"/>
                <w:sz w:val="20"/>
                <w:szCs w:val="20"/>
                <w:u w:val="single"/>
              </w:rPr>
            </w:rPrChange>
          </w:rPr>
          <w:t xml:space="preserve">this screen - </w:t>
        </w:r>
      </w:ins>
      <w:ins w:id="12247" w:author="gsadi" w:date="2013-11-25T13:36:00Z">
        <w:r w:rsidRPr="002B0E74">
          <w:rPr>
            <w:rFonts w:ascii="Arial" w:hAnsi="Arial" w:cs="Arial"/>
            <w:szCs w:val="20"/>
            <w:rPrChange w:id="12248" w:author="gsadi" w:date="2013-11-25T16:21:00Z">
              <w:rPr>
                <w:rFonts w:ascii="Arial" w:hAnsi="Arial" w:cs="Arial"/>
                <w:color w:val="0000FF"/>
                <w:sz w:val="20"/>
                <w:szCs w:val="20"/>
                <w:u w:val="single"/>
              </w:rPr>
            </w:rPrChange>
          </w:rPr>
          <w:t xml:space="preserve">user can do </w:t>
        </w:r>
      </w:ins>
      <w:ins w:id="12249" w:author="gsadi" w:date="2013-11-25T13:39:00Z">
        <w:r w:rsidRPr="002B0E74">
          <w:rPr>
            <w:rFonts w:ascii="Arial" w:hAnsi="Arial" w:cs="Arial"/>
            <w:szCs w:val="20"/>
            <w:rPrChange w:id="12250" w:author="gsadi" w:date="2013-11-25T16:21:00Z">
              <w:rPr>
                <w:rFonts w:ascii="Arial" w:hAnsi="Arial" w:cs="Arial"/>
                <w:color w:val="0000FF"/>
                <w:sz w:val="20"/>
                <w:szCs w:val="20"/>
                <w:u w:val="single"/>
              </w:rPr>
            </w:rPrChange>
          </w:rPr>
          <w:t xml:space="preserve">a </w:t>
        </w:r>
      </w:ins>
      <w:ins w:id="12251" w:author="gsadi" w:date="2013-11-25T13:36:00Z">
        <w:r w:rsidRPr="002B0E74">
          <w:rPr>
            <w:rFonts w:ascii="Arial" w:hAnsi="Arial" w:cs="Arial"/>
            <w:szCs w:val="20"/>
            <w:rPrChange w:id="12252" w:author="gsadi" w:date="2013-11-25T16:21:00Z">
              <w:rPr>
                <w:rFonts w:ascii="Arial" w:hAnsi="Arial" w:cs="Arial"/>
                <w:color w:val="0000FF"/>
                <w:sz w:val="20"/>
                <w:szCs w:val="20"/>
                <w:u w:val="single"/>
              </w:rPr>
            </w:rPrChange>
          </w:rPr>
          <w:t>split, combine,</w:t>
        </w:r>
      </w:ins>
      <w:ins w:id="12253" w:author="gsadi" w:date="2013-11-25T14:04:00Z">
        <w:r w:rsidRPr="002B0E74">
          <w:rPr>
            <w:rFonts w:ascii="Arial" w:hAnsi="Arial" w:cs="Arial"/>
            <w:szCs w:val="20"/>
            <w:rPrChange w:id="12254" w:author="gsadi" w:date="2013-11-25T16:21:00Z">
              <w:rPr>
                <w:rFonts w:ascii="Arial" w:hAnsi="Arial" w:cs="Arial"/>
                <w:color w:val="0000FF"/>
                <w:sz w:val="20"/>
                <w:szCs w:val="20"/>
                <w:u w:val="single"/>
              </w:rPr>
            </w:rPrChange>
          </w:rPr>
          <w:t xml:space="preserve"> </w:t>
        </w:r>
      </w:ins>
      <w:ins w:id="12255" w:author="gsadi" w:date="2013-11-25T13:36:00Z">
        <w:r w:rsidRPr="002B0E74">
          <w:rPr>
            <w:rFonts w:ascii="Arial" w:hAnsi="Arial" w:cs="Arial"/>
            <w:szCs w:val="20"/>
            <w:rPrChange w:id="12256" w:author="gsadi" w:date="2013-11-25T16:21:00Z">
              <w:rPr>
                <w:rFonts w:ascii="Arial" w:hAnsi="Arial" w:cs="Arial"/>
                <w:color w:val="0000FF"/>
                <w:sz w:val="20"/>
                <w:szCs w:val="20"/>
                <w:u w:val="single"/>
              </w:rPr>
            </w:rPrChange>
          </w:rPr>
          <w:t xml:space="preserve">change </w:t>
        </w:r>
      </w:ins>
      <w:ins w:id="12257" w:author="gsadi" w:date="2013-11-25T14:09:00Z">
        <w:r w:rsidRPr="002B0E74">
          <w:rPr>
            <w:rFonts w:ascii="Arial" w:hAnsi="Arial" w:cs="Arial"/>
            <w:szCs w:val="20"/>
            <w:rPrChange w:id="12258" w:author="gsadi" w:date="2013-11-25T16:21:00Z">
              <w:rPr>
                <w:rFonts w:ascii="Arial" w:hAnsi="Arial" w:cs="Arial"/>
                <w:color w:val="0000FF"/>
                <w:sz w:val="20"/>
                <w:szCs w:val="20"/>
                <w:u w:val="single"/>
              </w:rPr>
            </w:rPrChange>
          </w:rPr>
          <w:t xml:space="preserve">vendor </w:t>
        </w:r>
      </w:ins>
      <w:ins w:id="12259" w:author="gsadi" w:date="2013-11-25T13:36:00Z">
        <w:r w:rsidRPr="002B0E74">
          <w:rPr>
            <w:rFonts w:ascii="Arial" w:hAnsi="Arial" w:cs="Arial"/>
            <w:szCs w:val="20"/>
            <w:rPrChange w:id="12260" w:author="gsadi" w:date="2013-11-25T16:21:00Z">
              <w:rPr>
                <w:rFonts w:ascii="Arial" w:hAnsi="Arial" w:cs="Arial"/>
                <w:color w:val="0000FF"/>
                <w:sz w:val="20"/>
                <w:szCs w:val="20"/>
                <w:u w:val="single"/>
              </w:rPr>
            </w:rPrChange>
          </w:rPr>
          <w:t>and then</w:t>
        </w:r>
      </w:ins>
      <w:ins w:id="12261" w:author="gsadi" w:date="2013-11-25T13:39:00Z">
        <w:r w:rsidRPr="002B0E74">
          <w:rPr>
            <w:rFonts w:ascii="Arial" w:hAnsi="Arial" w:cs="Arial"/>
            <w:szCs w:val="20"/>
            <w:rPrChange w:id="12262" w:author="gsadi" w:date="2013-11-25T16:21:00Z">
              <w:rPr>
                <w:rFonts w:ascii="Arial" w:hAnsi="Arial" w:cs="Arial"/>
                <w:color w:val="0000FF"/>
                <w:sz w:val="20"/>
                <w:szCs w:val="20"/>
                <w:u w:val="single"/>
              </w:rPr>
            </w:rPrChange>
          </w:rPr>
          <w:t xml:space="preserve"> push the modified p</w:t>
        </w:r>
      </w:ins>
      <w:ins w:id="12263" w:author="gsadi" w:date="2013-11-25T13:36:00Z">
        <w:r w:rsidRPr="002B0E74">
          <w:rPr>
            <w:rFonts w:ascii="Arial" w:hAnsi="Arial" w:cs="Arial"/>
            <w:szCs w:val="20"/>
            <w:rPrChange w:id="12264" w:author="gsadi" w:date="2013-11-25T16:21:00Z">
              <w:rPr>
                <w:rFonts w:ascii="Arial" w:hAnsi="Arial" w:cs="Arial"/>
                <w:color w:val="0000FF"/>
                <w:sz w:val="20"/>
                <w:szCs w:val="20"/>
                <w:u w:val="single"/>
              </w:rPr>
            </w:rPrChange>
          </w:rPr>
          <w:t xml:space="preserve">lanned </w:t>
        </w:r>
      </w:ins>
      <w:ins w:id="12265" w:author="gsadi" w:date="2013-11-25T13:39:00Z">
        <w:r w:rsidRPr="002B0E74">
          <w:rPr>
            <w:rFonts w:ascii="Arial" w:hAnsi="Arial" w:cs="Arial"/>
            <w:szCs w:val="20"/>
            <w:rPrChange w:id="12266" w:author="gsadi" w:date="2013-11-25T16:21:00Z">
              <w:rPr>
                <w:rFonts w:ascii="Arial" w:hAnsi="Arial" w:cs="Arial"/>
                <w:color w:val="0000FF"/>
                <w:sz w:val="20"/>
                <w:szCs w:val="20"/>
                <w:u w:val="single"/>
              </w:rPr>
            </w:rPrChange>
          </w:rPr>
          <w:t>to SAP to create a PR. The following are salient features of this functionality:</w:t>
        </w:r>
      </w:ins>
    </w:p>
    <w:p w:rsidR="00000000" w:rsidRDefault="003F6914">
      <w:pPr>
        <w:autoSpaceDE w:val="0"/>
        <w:autoSpaceDN w:val="0"/>
        <w:ind w:left="1440" w:right="-540"/>
        <w:rPr>
          <w:ins w:id="12267" w:author="gsadi" w:date="2013-11-25T13:36:00Z"/>
          <w:rFonts w:ascii="Arial" w:hAnsi="Arial" w:cs="Arial"/>
          <w:b/>
          <w:szCs w:val="20"/>
          <w:rPrChange w:id="12268" w:author="gsadi" w:date="2013-11-25T16:21:00Z">
            <w:rPr>
              <w:ins w:id="12269" w:author="gsadi" w:date="2013-11-25T13:36:00Z"/>
              <w:rFonts w:ascii="Arial" w:hAnsi="Arial" w:cs="Arial"/>
              <w:b/>
              <w:sz w:val="20"/>
              <w:szCs w:val="20"/>
            </w:rPr>
          </w:rPrChange>
        </w:rPr>
        <w:pPrChange w:id="12270" w:author="gsadi" w:date="2013-11-25T13:39:00Z">
          <w:pPr>
            <w:autoSpaceDE w:val="0"/>
            <w:autoSpaceDN w:val="0"/>
            <w:ind w:left="720"/>
          </w:pPr>
        </w:pPrChange>
      </w:pPr>
    </w:p>
    <w:p w:rsidR="00000000" w:rsidRDefault="002B0E74">
      <w:pPr>
        <w:numPr>
          <w:ilvl w:val="1"/>
          <w:numId w:val="62"/>
        </w:numPr>
        <w:autoSpaceDE w:val="0"/>
        <w:autoSpaceDN w:val="0"/>
        <w:ind w:left="900"/>
        <w:rPr>
          <w:ins w:id="12271" w:author="gsadi" w:date="2013-11-25T13:36:00Z"/>
          <w:rFonts w:ascii="Arial" w:hAnsi="Arial" w:cs="Arial"/>
          <w:szCs w:val="20"/>
          <w:rPrChange w:id="12272" w:author="gsadi" w:date="2013-11-25T16:21:00Z">
            <w:rPr>
              <w:ins w:id="12273" w:author="gsadi" w:date="2013-11-25T13:36:00Z"/>
              <w:rFonts w:ascii="Arial" w:hAnsi="Arial" w:cs="Arial"/>
              <w:sz w:val="20"/>
              <w:szCs w:val="20"/>
            </w:rPr>
          </w:rPrChange>
        </w:rPr>
        <w:pPrChange w:id="12274" w:author="gsadi" w:date="2013-11-25T16:22:00Z">
          <w:pPr>
            <w:numPr>
              <w:ilvl w:val="1"/>
              <w:numId w:val="62"/>
            </w:numPr>
            <w:autoSpaceDE w:val="0"/>
            <w:autoSpaceDN w:val="0"/>
            <w:ind w:left="1440" w:hanging="360"/>
          </w:pPr>
        </w:pPrChange>
      </w:pPr>
      <w:ins w:id="12275" w:author="gsadi" w:date="2013-11-25T13:36:00Z">
        <w:r w:rsidRPr="002B0E74">
          <w:rPr>
            <w:rFonts w:ascii="Arial" w:hAnsi="Arial" w:cs="Arial"/>
            <w:b/>
            <w:szCs w:val="20"/>
            <w:rPrChange w:id="12276" w:author="gsadi" w:date="2013-11-25T16:21:00Z">
              <w:rPr>
                <w:rFonts w:ascii="Arial" w:hAnsi="Arial" w:cs="Arial"/>
                <w:b/>
                <w:color w:val="0000FF"/>
                <w:sz w:val="20"/>
                <w:szCs w:val="20"/>
                <w:u w:val="single"/>
              </w:rPr>
            </w:rPrChange>
          </w:rPr>
          <w:t>Combine</w:t>
        </w:r>
      </w:ins>
      <w:ins w:id="12277" w:author="gsadi" w:date="2013-11-25T13:40:00Z">
        <w:r w:rsidRPr="002B0E74">
          <w:rPr>
            <w:rFonts w:ascii="Arial" w:hAnsi="Arial" w:cs="Arial"/>
            <w:szCs w:val="20"/>
            <w:rPrChange w:id="12278" w:author="gsadi" w:date="2013-11-25T16:21:00Z">
              <w:rPr>
                <w:rFonts w:ascii="Arial" w:hAnsi="Arial" w:cs="Arial"/>
                <w:color w:val="0000FF"/>
                <w:sz w:val="20"/>
                <w:szCs w:val="20"/>
                <w:u w:val="single"/>
              </w:rPr>
            </w:rPrChange>
          </w:rPr>
          <w:t>: Allows</w:t>
        </w:r>
      </w:ins>
      <w:ins w:id="12279" w:author="gsadi" w:date="2013-11-25T13:36:00Z">
        <w:r w:rsidRPr="002B0E74">
          <w:rPr>
            <w:rFonts w:ascii="Arial" w:hAnsi="Arial" w:cs="Arial"/>
            <w:szCs w:val="20"/>
            <w:rPrChange w:id="12280" w:author="gsadi" w:date="2013-11-25T16:21:00Z">
              <w:rPr>
                <w:rFonts w:ascii="Arial" w:hAnsi="Arial" w:cs="Arial"/>
                <w:color w:val="0000FF"/>
                <w:sz w:val="20"/>
                <w:szCs w:val="20"/>
                <w:u w:val="single"/>
              </w:rPr>
            </w:rPrChange>
          </w:rPr>
          <w:t xml:space="preserve"> </w:t>
        </w:r>
      </w:ins>
      <w:ins w:id="12281" w:author="gsadi" w:date="2013-11-25T13:40:00Z">
        <w:r w:rsidRPr="002B0E74">
          <w:rPr>
            <w:rFonts w:ascii="Arial" w:hAnsi="Arial" w:cs="Arial"/>
            <w:szCs w:val="20"/>
            <w:rPrChange w:id="12282" w:author="gsadi" w:date="2013-11-25T16:21:00Z">
              <w:rPr>
                <w:rFonts w:ascii="Arial" w:hAnsi="Arial" w:cs="Arial"/>
                <w:color w:val="0000FF"/>
                <w:sz w:val="20"/>
                <w:szCs w:val="20"/>
                <w:u w:val="single"/>
              </w:rPr>
            </w:rPrChange>
          </w:rPr>
          <w:t xml:space="preserve">planners </w:t>
        </w:r>
      </w:ins>
      <w:ins w:id="12283" w:author="gsadi" w:date="2013-11-25T13:36:00Z">
        <w:r w:rsidRPr="002B0E74">
          <w:rPr>
            <w:rFonts w:ascii="Arial" w:hAnsi="Arial" w:cs="Arial"/>
            <w:szCs w:val="20"/>
            <w:rPrChange w:id="12284" w:author="gsadi" w:date="2013-11-25T16:21:00Z">
              <w:rPr>
                <w:rFonts w:ascii="Arial" w:hAnsi="Arial" w:cs="Arial"/>
                <w:color w:val="0000FF"/>
                <w:sz w:val="20"/>
                <w:szCs w:val="20"/>
                <w:u w:val="single"/>
              </w:rPr>
            </w:rPrChange>
          </w:rPr>
          <w:t xml:space="preserve">to combine multiple Planned Orders [provided Materials, Vendor &amp; DC are same for all the selected </w:t>
        </w:r>
      </w:ins>
      <w:ins w:id="12285" w:author="gsadi" w:date="2013-11-25T13:40:00Z">
        <w:r w:rsidRPr="002B0E74">
          <w:rPr>
            <w:rFonts w:ascii="Arial" w:hAnsi="Arial" w:cs="Arial"/>
            <w:szCs w:val="20"/>
            <w:rPrChange w:id="12286" w:author="gsadi" w:date="2013-11-25T16:21:00Z">
              <w:rPr>
                <w:rFonts w:ascii="Arial" w:hAnsi="Arial" w:cs="Arial"/>
                <w:color w:val="0000FF"/>
                <w:sz w:val="20"/>
                <w:szCs w:val="20"/>
                <w:u w:val="single"/>
              </w:rPr>
            </w:rPrChange>
          </w:rPr>
          <w:t>planed orders</w:t>
        </w:r>
      </w:ins>
      <w:ins w:id="12287" w:author="gsadi" w:date="2013-11-25T13:36:00Z">
        <w:r w:rsidRPr="002B0E74">
          <w:rPr>
            <w:rFonts w:ascii="Arial" w:hAnsi="Arial" w:cs="Arial"/>
            <w:szCs w:val="20"/>
            <w:rPrChange w:id="12288" w:author="gsadi" w:date="2013-11-25T16:21:00Z">
              <w:rPr>
                <w:rFonts w:ascii="Arial" w:hAnsi="Arial" w:cs="Arial"/>
                <w:color w:val="0000FF"/>
                <w:sz w:val="20"/>
                <w:szCs w:val="20"/>
                <w:u w:val="single"/>
              </w:rPr>
            </w:rPrChange>
          </w:rPr>
          <w:t>.] The combine functionality also involved an advance logic   which involve</w:t>
        </w:r>
      </w:ins>
      <w:ins w:id="12289" w:author="gsadi" w:date="2013-11-25T13:40:00Z">
        <w:r w:rsidRPr="002B0E74">
          <w:rPr>
            <w:rFonts w:ascii="Arial" w:hAnsi="Arial" w:cs="Arial"/>
            <w:szCs w:val="20"/>
            <w:rPrChange w:id="12290" w:author="gsadi" w:date="2013-11-25T16:21:00Z">
              <w:rPr>
                <w:rFonts w:ascii="Arial" w:hAnsi="Arial" w:cs="Arial"/>
                <w:color w:val="0000FF"/>
                <w:sz w:val="20"/>
                <w:szCs w:val="20"/>
                <w:u w:val="single"/>
              </w:rPr>
            </w:rPrChange>
          </w:rPr>
          <w:t>s</w:t>
        </w:r>
      </w:ins>
      <w:ins w:id="12291" w:author="gsadi" w:date="2013-11-25T13:36:00Z">
        <w:r w:rsidRPr="002B0E74">
          <w:rPr>
            <w:rFonts w:ascii="Arial" w:hAnsi="Arial" w:cs="Arial"/>
            <w:szCs w:val="20"/>
            <w:rPrChange w:id="12292" w:author="gsadi" w:date="2013-11-25T16:21:00Z">
              <w:rPr>
                <w:rFonts w:ascii="Arial" w:hAnsi="Arial" w:cs="Arial"/>
                <w:color w:val="0000FF"/>
                <w:sz w:val="20"/>
                <w:szCs w:val="20"/>
                <w:u w:val="single"/>
              </w:rPr>
            </w:rPrChange>
          </w:rPr>
          <w:t xml:space="preserve"> </w:t>
        </w:r>
      </w:ins>
      <w:ins w:id="12293" w:author="gsadi" w:date="2013-11-25T13:41:00Z">
        <w:r w:rsidRPr="002B0E74">
          <w:rPr>
            <w:rFonts w:ascii="Arial" w:hAnsi="Arial" w:cs="Arial"/>
            <w:szCs w:val="20"/>
            <w:rPrChange w:id="12294" w:author="gsadi" w:date="2013-11-25T16:21:00Z">
              <w:rPr>
                <w:rFonts w:ascii="Arial" w:hAnsi="Arial" w:cs="Arial"/>
                <w:color w:val="0000FF"/>
                <w:sz w:val="20"/>
                <w:szCs w:val="20"/>
                <w:u w:val="single"/>
              </w:rPr>
            </w:rPrChange>
          </w:rPr>
          <w:t>adding “</w:t>
        </w:r>
      </w:ins>
      <w:ins w:id="12295" w:author="gsadi" w:date="2013-11-25T13:36:00Z">
        <w:r w:rsidRPr="002B0E74">
          <w:rPr>
            <w:rFonts w:ascii="Arial" w:hAnsi="Arial" w:cs="Arial"/>
            <w:szCs w:val="20"/>
            <w:rPrChange w:id="12296" w:author="gsadi" w:date="2013-11-25T16:21:00Z">
              <w:rPr>
                <w:rFonts w:ascii="Arial" w:hAnsi="Arial" w:cs="Arial"/>
                <w:color w:val="0000FF"/>
                <w:sz w:val="20"/>
                <w:szCs w:val="20"/>
                <w:u w:val="single"/>
              </w:rPr>
            </w:rPrChange>
          </w:rPr>
          <w:t>minimum delivery quantity" and "delivery intervals" as optional parameters when using the planned order combine feature. This automatically split planned orders if necessary to meet the minimum delivery quantity. The optional parameters are user entered when using the Combine Function (no pre</w:t>
        </w:r>
      </w:ins>
      <w:ins w:id="12297" w:author="gsadi" w:date="2013-11-25T13:41:00Z">
        <w:r w:rsidRPr="002B0E74">
          <w:rPr>
            <w:rFonts w:ascii="Arial" w:hAnsi="Arial" w:cs="Arial"/>
            <w:szCs w:val="20"/>
            <w:rPrChange w:id="12298" w:author="gsadi" w:date="2013-11-25T16:21:00Z">
              <w:rPr>
                <w:rFonts w:ascii="Arial" w:hAnsi="Arial" w:cs="Arial"/>
                <w:color w:val="0000FF"/>
                <w:sz w:val="20"/>
                <w:szCs w:val="20"/>
                <w:u w:val="single"/>
              </w:rPr>
            </w:rPrChange>
          </w:rPr>
          <w:t>-</w:t>
        </w:r>
      </w:ins>
      <w:ins w:id="12299" w:author="gsadi" w:date="2013-11-25T13:36:00Z">
        <w:r w:rsidRPr="002B0E74">
          <w:rPr>
            <w:rFonts w:ascii="Arial" w:hAnsi="Arial" w:cs="Arial"/>
            <w:szCs w:val="20"/>
            <w:rPrChange w:id="12300" w:author="gsadi" w:date="2013-11-25T16:21:00Z">
              <w:rPr>
                <w:rFonts w:ascii="Arial" w:hAnsi="Arial" w:cs="Arial"/>
                <w:color w:val="0000FF"/>
                <w:sz w:val="20"/>
                <w:szCs w:val="20"/>
                <w:u w:val="single"/>
              </w:rPr>
            </w:rPrChange>
          </w:rPr>
          <w:t>determined master data set-up).</w:t>
        </w:r>
      </w:ins>
    </w:p>
    <w:p w:rsidR="00000000" w:rsidRDefault="002B0E74">
      <w:pPr>
        <w:ind w:left="540" w:firstLine="360"/>
        <w:jc w:val="both"/>
        <w:rPr>
          <w:ins w:id="12301" w:author="gsadi" w:date="2013-11-25T13:36:00Z"/>
          <w:rFonts w:ascii="Arial" w:hAnsi="Arial" w:cs="Arial"/>
          <w:szCs w:val="20"/>
          <w:rPrChange w:id="12302" w:author="gsadi" w:date="2013-11-25T16:21:00Z">
            <w:rPr>
              <w:ins w:id="12303" w:author="gsadi" w:date="2013-11-25T13:36:00Z"/>
              <w:rFonts w:ascii="Arial" w:hAnsi="Arial" w:cs="Arial"/>
              <w:sz w:val="20"/>
              <w:szCs w:val="20"/>
            </w:rPr>
          </w:rPrChange>
        </w:rPr>
        <w:pPrChange w:id="12304" w:author="gsadi" w:date="2013-11-25T13:41:00Z">
          <w:pPr>
            <w:ind w:left="1080" w:firstLine="360"/>
            <w:jc w:val="both"/>
          </w:pPr>
        </w:pPrChange>
      </w:pPr>
      <w:ins w:id="12305" w:author="gsadi" w:date="2013-11-25T13:36:00Z">
        <w:r w:rsidRPr="002B0E74">
          <w:rPr>
            <w:rFonts w:ascii="Arial" w:hAnsi="Arial" w:cs="Arial"/>
            <w:szCs w:val="20"/>
            <w:rPrChange w:id="12306" w:author="gsadi" w:date="2013-11-25T16:21:00Z">
              <w:rPr>
                <w:rFonts w:ascii="Arial" w:hAnsi="Arial" w:cs="Arial"/>
                <w:color w:val="0000FF"/>
                <w:sz w:val="20"/>
                <w:szCs w:val="20"/>
                <w:u w:val="single"/>
              </w:rPr>
            </w:rPrChange>
          </w:rPr>
          <w:t>Advance combine would provide the ability to:</w:t>
        </w:r>
      </w:ins>
    </w:p>
    <w:p w:rsidR="00000000" w:rsidRDefault="002B0E74">
      <w:pPr>
        <w:pStyle w:val="ListParagraph"/>
        <w:numPr>
          <w:ilvl w:val="2"/>
          <w:numId w:val="62"/>
        </w:numPr>
        <w:ind w:left="1620"/>
        <w:jc w:val="both"/>
        <w:rPr>
          <w:ins w:id="12307" w:author="gsadi" w:date="2013-11-25T13:36:00Z"/>
          <w:rFonts w:ascii="Arial" w:hAnsi="Arial" w:cs="Arial"/>
          <w:szCs w:val="20"/>
          <w:rPrChange w:id="12308" w:author="gsadi" w:date="2013-11-25T16:21:00Z">
            <w:rPr>
              <w:ins w:id="12309" w:author="gsadi" w:date="2013-11-25T13:36:00Z"/>
              <w:rFonts w:ascii="Arial" w:hAnsi="Arial" w:cs="Arial"/>
              <w:sz w:val="20"/>
              <w:szCs w:val="20"/>
            </w:rPr>
          </w:rPrChange>
        </w:rPr>
        <w:pPrChange w:id="12310" w:author="gsadi" w:date="2013-11-25T13:41:00Z">
          <w:pPr>
            <w:pStyle w:val="ListParagraph"/>
            <w:numPr>
              <w:ilvl w:val="2"/>
              <w:numId w:val="62"/>
            </w:numPr>
            <w:ind w:left="2160" w:hanging="180"/>
            <w:jc w:val="both"/>
          </w:pPr>
        </w:pPrChange>
      </w:pPr>
      <w:ins w:id="12311" w:author="gsadi" w:date="2013-11-25T13:36:00Z">
        <w:r w:rsidRPr="002B0E74">
          <w:rPr>
            <w:rFonts w:ascii="Arial" w:hAnsi="Arial" w:cs="Arial"/>
            <w:szCs w:val="20"/>
            <w:rPrChange w:id="12312" w:author="gsadi" w:date="2013-11-25T16:21:00Z">
              <w:rPr>
                <w:rFonts w:ascii="Arial" w:hAnsi="Arial" w:cs="Arial"/>
                <w:color w:val="0000FF"/>
                <w:sz w:val="20"/>
                <w:szCs w:val="20"/>
                <w:u w:val="single"/>
              </w:rPr>
            </w:rPrChange>
          </w:rPr>
          <w:t>Combine the planned orders such that the resultant planned orders created with a certain interval apart</w:t>
        </w:r>
      </w:ins>
    </w:p>
    <w:p w:rsidR="00000000" w:rsidRDefault="002B0E74">
      <w:pPr>
        <w:pStyle w:val="ListParagraph"/>
        <w:numPr>
          <w:ilvl w:val="2"/>
          <w:numId w:val="62"/>
        </w:numPr>
        <w:tabs>
          <w:tab w:val="left" w:pos="720"/>
          <w:tab w:val="left" w:pos="810"/>
        </w:tabs>
        <w:ind w:left="1620"/>
        <w:jc w:val="both"/>
        <w:rPr>
          <w:ins w:id="12313" w:author="gsadi" w:date="2013-11-25T13:36:00Z"/>
          <w:rFonts w:ascii="Arial" w:hAnsi="Arial" w:cs="Arial"/>
          <w:szCs w:val="20"/>
          <w:rPrChange w:id="12314" w:author="gsadi" w:date="2013-11-25T16:21:00Z">
            <w:rPr>
              <w:ins w:id="12315" w:author="gsadi" w:date="2013-11-25T13:36:00Z"/>
              <w:rFonts w:ascii="Arial" w:hAnsi="Arial" w:cs="Arial"/>
              <w:sz w:val="20"/>
              <w:szCs w:val="20"/>
            </w:rPr>
          </w:rPrChange>
        </w:rPr>
        <w:pPrChange w:id="12316" w:author="gsadi" w:date="2013-11-25T13:42:00Z">
          <w:pPr>
            <w:pStyle w:val="ListParagraph"/>
            <w:numPr>
              <w:ilvl w:val="2"/>
              <w:numId w:val="62"/>
            </w:numPr>
            <w:ind w:left="2160" w:hanging="180"/>
            <w:jc w:val="both"/>
          </w:pPr>
        </w:pPrChange>
      </w:pPr>
      <w:ins w:id="12317" w:author="gsadi" w:date="2013-11-25T13:36:00Z">
        <w:r w:rsidRPr="002B0E74">
          <w:rPr>
            <w:rFonts w:ascii="Arial" w:hAnsi="Arial" w:cs="Arial"/>
            <w:szCs w:val="20"/>
            <w:rPrChange w:id="12318" w:author="gsadi" w:date="2013-11-25T16:21:00Z">
              <w:rPr>
                <w:rFonts w:ascii="Arial" w:hAnsi="Arial" w:cs="Arial"/>
                <w:color w:val="0000FF"/>
                <w:sz w:val="20"/>
                <w:szCs w:val="20"/>
                <w:u w:val="single"/>
              </w:rPr>
            </w:rPrChange>
          </w:rPr>
          <w:lastRenderedPageBreak/>
          <w:t>Combine the planned orders such that the resultant planned orders is created with the selected quantity</w:t>
        </w:r>
      </w:ins>
    </w:p>
    <w:p w:rsidR="003A5194" w:rsidRPr="0094351E" w:rsidRDefault="003A5194" w:rsidP="0008030E">
      <w:pPr>
        <w:autoSpaceDE w:val="0"/>
        <w:autoSpaceDN w:val="0"/>
        <w:ind w:left="990" w:right="-540" w:hanging="450"/>
        <w:rPr>
          <w:ins w:id="12319" w:author="gsadi" w:date="2013-11-25T13:36:00Z"/>
          <w:rFonts w:ascii="Arial" w:hAnsi="Arial" w:cs="Arial"/>
          <w:szCs w:val="20"/>
          <w:rPrChange w:id="12320" w:author="gsadi" w:date="2013-11-25T16:21:00Z">
            <w:rPr>
              <w:ins w:id="12321" w:author="gsadi" w:date="2013-11-25T13:36:00Z"/>
              <w:rFonts w:ascii="Arial" w:hAnsi="Arial" w:cs="Arial"/>
              <w:sz w:val="20"/>
              <w:szCs w:val="20"/>
            </w:rPr>
          </w:rPrChange>
        </w:rPr>
      </w:pPr>
    </w:p>
    <w:p w:rsidR="00000000" w:rsidRDefault="002B0E74">
      <w:pPr>
        <w:numPr>
          <w:ilvl w:val="1"/>
          <w:numId w:val="62"/>
        </w:numPr>
        <w:autoSpaceDE w:val="0"/>
        <w:autoSpaceDN w:val="0"/>
        <w:ind w:left="990" w:hanging="450"/>
        <w:rPr>
          <w:ins w:id="12322" w:author="gsadi" w:date="2013-11-25T13:36:00Z"/>
          <w:rFonts w:ascii="Arial" w:hAnsi="Arial" w:cs="Arial"/>
          <w:szCs w:val="20"/>
          <w:rPrChange w:id="12323" w:author="gsadi" w:date="2013-11-25T16:21:00Z">
            <w:rPr>
              <w:ins w:id="12324" w:author="gsadi" w:date="2013-11-25T13:36:00Z"/>
              <w:rFonts w:ascii="Arial" w:hAnsi="Arial" w:cs="Arial"/>
              <w:sz w:val="20"/>
              <w:szCs w:val="20"/>
            </w:rPr>
          </w:rPrChange>
        </w:rPr>
        <w:pPrChange w:id="12325" w:author="gsadi" w:date="2013-11-25T16:22:00Z">
          <w:pPr>
            <w:numPr>
              <w:ilvl w:val="1"/>
              <w:numId w:val="62"/>
            </w:numPr>
            <w:autoSpaceDE w:val="0"/>
            <w:autoSpaceDN w:val="0"/>
            <w:ind w:left="990" w:right="-540" w:hanging="450"/>
          </w:pPr>
        </w:pPrChange>
      </w:pPr>
      <w:ins w:id="12326" w:author="gsadi" w:date="2013-11-25T13:36:00Z">
        <w:r w:rsidRPr="002B0E74">
          <w:rPr>
            <w:rFonts w:ascii="Arial" w:hAnsi="Arial" w:cs="Arial"/>
            <w:b/>
            <w:szCs w:val="20"/>
            <w:rPrChange w:id="12327" w:author="gsadi" w:date="2013-11-25T16:21:00Z">
              <w:rPr>
                <w:rFonts w:ascii="Arial" w:hAnsi="Arial" w:cs="Arial"/>
                <w:b/>
                <w:color w:val="0000FF"/>
                <w:sz w:val="20"/>
                <w:szCs w:val="20"/>
                <w:u w:val="single"/>
              </w:rPr>
            </w:rPrChange>
          </w:rPr>
          <w:t>Split</w:t>
        </w:r>
      </w:ins>
      <w:ins w:id="12328" w:author="gsadi" w:date="2013-11-25T14:03:00Z">
        <w:r w:rsidRPr="002B0E74">
          <w:rPr>
            <w:rFonts w:ascii="Arial" w:hAnsi="Arial" w:cs="Arial"/>
            <w:szCs w:val="20"/>
            <w:rPrChange w:id="12329" w:author="gsadi" w:date="2013-11-25T16:21:00Z">
              <w:rPr>
                <w:rFonts w:ascii="Arial" w:hAnsi="Arial" w:cs="Arial"/>
                <w:color w:val="0000FF"/>
                <w:sz w:val="20"/>
                <w:szCs w:val="20"/>
                <w:u w:val="single"/>
              </w:rPr>
            </w:rPrChange>
          </w:rPr>
          <w:t xml:space="preserve">: </w:t>
        </w:r>
      </w:ins>
      <w:ins w:id="12330" w:author="gsadi" w:date="2013-11-25T13:36:00Z">
        <w:r w:rsidRPr="002B0E74">
          <w:rPr>
            <w:rFonts w:ascii="Arial" w:hAnsi="Arial" w:cs="Arial"/>
            <w:szCs w:val="20"/>
            <w:rPrChange w:id="12331" w:author="gsadi" w:date="2013-11-25T16:21:00Z">
              <w:rPr>
                <w:rFonts w:ascii="Arial" w:hAnsi="Arial" w:cs="Arial"/>
                <w:color w:val="0000FF"/>
                <w:sz w:val="20"/>
                <w:szCs w:val="20"/>
                <w:u w:val="single"/>
              </w:rPr>
            </w:rPrChange>
          </w:rPr>
          <w:t xml:space="preserve">Allows the planners to split </w:t>
        </w:r>
      </w:ins>
      <w:ins w:id="12332" w:author="gsadi" w:date="2013-11-25T13:42:00Z">
        <w:r w:rsidRPr="002B0E74">
          <w:rPr>
            <w:rFonts w:ascii="Arial" w:hAnsi="Arial" w:cs="Arial"/>
            <w:szCs w:val="20"/>
            <w:rPrChange w:id="12333" w:author="gsadi" w:date="2013-11-25T16:21:00Z">
              <w:rPr>
                <w:rFonts w:ascii="Arial" w:hAnsi="Arial" w:cs="Arial"/>
                <w:color w:val="0000FF"/>
                <w:sz w:val="20"/>
                <w:szCs w:val="20"/>
                <w:u w:val="single"/>
              </w:rPr>
            </w:rPrChange>
          </w:rPr>
          <w:t>a</w:t>
        </w:r>
      </w:ins>
      <w:ins w:id="12334" w:author="gsadi" w:date="2013-11-25T13:36:00Z">
        <w:r w:rsidRPr="002B0E74">
          <w:rPr>
            <w:rFonts w:ascii="Arial" w:hAnsi="Arial" w:cs="Arial"/>
            <w:szCs w:val="20"/>
            <w:rPrChange w:id="12335" w:author="gsadi" w:date="2013-11-25T16:21:00Z">
              <w:rPr>
                <w:rFonts w:ascii="Arial" w:hAnsi="Arial" w:cs="Arial"/>
                <w:color w:val="0000FF"/>
                <w:sz w:val="20"/>
                <w:szCs w:val="20"/>
                <w:u w:val="single"/>
              </w:rPr>
            </w:rPrChange>
          </w:rPr>
          <w:t xml:space="preserve"> Planned Order based on the split quantity provided. When the quantity gets split at </w:t>
        </w:r>
      </w:ins>
      <w:ins w:id="12336" w:author="gsadi" w:date="2013-11-25T14:01:00Z">
        <w:r w:rsidRPr="002B0E74">
          <w:rPr>
            <w:rFonts w:ascii="Arial" w:hAnsi="Arial" w:cs="Arial"/>
            <w:szCs w:val="20"/>
            <w:rPrChange w:id="12337" w:author="gsadi" w:date="2013-11-25T16:21:00Z">
              <w:rPr>
                <w:rFonts w:ascii="Arial" w:hAnsi="Arial" w:cs="Arial"/>
                <w:color w:val="0000FF"/>
                <w:sz w:val="20"/>
                <w:szCs w:val="20"/>
                <w:u w:val="single"/>
              </w:rPr>
            </w:rPrChange>
          </w:rPr>
          <w:t>M</w:t>
        </w:r>
      </w:ins>
      <w:ins w:id="12338" w:author="gsadi" w:date="2013-11-25T13:36:00Z">
        <w:r w:rsidRPr="002B0E74">
          <w:rPr>
            <w:rFonts w:ascii="Arial" w:hAnsi="Arial" w:cs="Arial"/>
            <w:szCs w:val="20"/>
            <w:rPrChange w:id="12339" w:author="gsadi" w:date="2013-11-25T16:21:00Z">
              <w:rPr>
                <w:rFonts w:ascii="Arial" w:hAnsi="Arial" w:cs="Arial"/>
                <w:color w:val="0000FF"/>
                <w:sz w:val="20"/>
                <w:szCs w:val="20"/>
                <w:u w:val="single"/>
              </w:rPr>
            </w:rPrChange>
          </w:rPr>
          <w:t>aterial</w:t>
        </w:r>
      </w:ins>
      <w:ins w:id="12340" w:author="gsadi" w:date="2013-11-25T14:01:00Z">
        <w:r w:rsidRPr="002B0E74">
          <w:rPr>
            <w:rFonts w:ascii="Arial" w:hAnsi="Arial" w:cs="Arial"/>
            <w:szCs w:val="20"/>
            <w:rPrChange w:id="12341" w:author="gsadi" w:date="2013-11-25T16:21:00Z">
              <w:rPr>
                <w:rFonts w:ascii="Arial" w:hAnsi="Arial" w:cs="Arial"/>
                <w:color w:val="0000FF"/>
                <w:sz w:val="20"/>
                <w:szCs w:val="20"/>
                <w:u w:val="single"/>
              </w:rPr>
            </w:rPrChange>
          </w:rPr>
          <w:t xml:space="preserve">/DC </w:t>
        </w:r>
      </w:ins>
      <w:ins w:id="12342" w:author="gsadi" w:date="2013-11-25T13:36:00Z">
        <w:r w:rsidRPr="002B0E74">
          <w:rPr>
            <w:rFonts w:ascii="Arial" w:hAnsi="Arial" w:cs="Arial"/>
            <w:szCs w:val="20"/>
            <w:rPrChange w:id="12343" w:author="gsadi" w:date="2013-11-25T16:21:00Z">
              <w:rPr>
                <w:rFonts w:ascii="Arial" w:hAnsi="Arial" w:cs="Arial"/>
                <w:color w:val="0000FF"/>
                <w:sz w:val="20"/>
                <w:szCs w:val="20"/>
                <w:u w:val="single"/>
              </w:rPr>
            </w:rPrChange>
          </w:rPr>
          <w:t>level, level it will split the material</w:t>
        </w:r>
      </w:ins>
      <w:ins w:id="12344" w:author="gsadi" w:date="2013-11-25T13:43:00Z">
        <w:r w:rsidRPr="002B0E74">
          <w:rPr>
            <w:rFonts w:ascii="Arial" w:hAnsi="Arial" w:cs="Arial"/>
            <w:szCs w:val="20"/>
            <w:rPrChange w:id="12345" w:author="gsadi" w:date="2013-11-25T16:21:00Z">
              <w:rPr>
                <w:rFonts w:ascii="Arial" w:hAnsi="Arial" w:cs="Arial"/>
                <w:color w:val="0000FF"/>
                <w:sz w:val="20"/>
                <w:szCs w:val="20"/>
                <w:u w:val="single"/>
              </w:rPr>
            </w:rPrChange>
          </w:rPr>
          <w:t xml:space="preserve"> </w:t>
        </w:r>
      </w:ins>
      <w:ins w:id="12346" w:author="gsadi" w:date="2013-11-25T13:36:00Z">
        <w:r w:rsidRPr="002B0E74">
          <w:rPr>
            <w:rFonts w:ascii="Arial" w:hAnsi="Arial" w:cs="Arial"/>
            <w:szCs w:val="20"/>
            <w:rPrChange w:id="12347" w:author="gsadi" w:date="2013-11-25T16:21:00Z">
              <w:rPr>
                <w:rFonts w:ascii="Arial" w:hAnsi="Arial" w:cs="Arial"/>
                <w:color w:val="0000FF"/>
                <w:sz w:val="20"/>
                <w:szCs w:val="20"/>
                <w:u w:val="single"/>
              </w:rPr>
            </w:rPrChange>
          </w:rPr>
          <w:t>proportionately.</w:t>
        </w:r>
      </w:ins>
    </w:p>
    <w:p w:rsidR="003A5194" w:rsidRPr="0094351E" w:rsidRDefault="003A5194" w:rsidP="0008030E">
      <w:pPr>
        <w:autoSpaceDE w:val="0"/>
        <w:autoSpaceDN w:val="0"/>
        <w:ind w:left="1440" w:right="-540"/>
        <w:rPr>
          <w:ins w:id="12348" w:author="gsadi" w:date="2013-11-25T13:36:00Z"/>
          <w:rFonts w:ascii="Arial" w:hAnsi="Arial" w:cs="Arial"/>
          <w:szCs w:val="20"/>
          <w:rPrChange w:id="12349" w:author="gsadi" w:date="2013-11-25T16:21:00Z">
            <w:rPr>
              <w:ins w:id="12350" w:author="gsadi" w:date="2013-11-25T13:36:00Z"/>
              <w:rFonts w:ascii="Arial" w:hAnsi="Arial" w:cs="Arial"/>
              <w:sz w:val="20"/>
              <w:szCs w:val="20"/>
            </w:rPr>
          </w:rPrChange>
        </w:rPr>
      </w:pPr>
    </w:p>
    <w:p w:rsidR="00000000" w:rsidRDefault="002B0E74">
      <w:pPr>
        <w:numPr>
          <w:ilvl w:val="1"/>
          <w:numId w:val="62"/>
        </w:numPr>
        <w:autoSpaceDE w:val="0"/>
        <w:autoSpaceDN w:val="0"/>
        <w:ind w:left="990" w:hanging="450"/>
        <w:rPr>
          <w:ins w:id="12351" w:author="gsadi" w:date="2013-11-25T13:36:00Z"/>
          <w:rFonts w:ascii="Arial" w:hAnsi="Arial" w:cs="Arial"/>
          <w:szCs w:val="20"/>
          <w:rPrChange w:id="12352" w:author="gsadi" w:date="2013-11-25T16:21:00Z">
            <w:rPr>
              <w:ins w:id="12353" w:author="gsadi" w:date="2013-11-25T13:36:00Z"/>
              <w:rFonts w:ascii="Arial" w:hAnsi="Arial" w:cs="Arial"/>
              <w:sz w:val="20"/>
              <w:szCs w:val="20"/>
            </w:rPr>
          </w:rPrChange>
        </w:rPr>
        <w:pPrChange w:id="12354" w:author="gsadi" w:date="2013-11-25T16:22:00Z">
          <w:pPr>
            <w:numPr>
              <w:ilvl w:val="1"/>
              <w:numId w:val="62"/>
            </w:numPr>
            <w:autoSpaceDE w:val="0"/>
            <w:autoSpaceDN w:val="0"/>
            <w:ind w:left="1440" w:hanging="360"/>
          </w:pPr>
        </w:pPrChange>
      </w:pPr>
      <w:ins w:id="12355" w:author="gsadi" w:date="2013-11-25T13:36:00Z">
        <w:r w:rsidRPr="002B0E74">
          <w:rPr>
            <w:rFonts w:ascii="Arial" w:hAnsi="Arial" w:cs="Arial"/>
            <w:b/>
            <w:szCs w:val="20"/>
            <w:rPrChange w:id="12356" w:author="gsadi" w:date="2013-11-25T16:21:00Z">
              <w:rPr>
                <w:rFonts w:ascii="Arial" w:hAnsi="Arial" w:cs="Arial"/>
                <w:b/>
                <w:color w:val="0000FF"/>
                <w:sz w:val="20"/>
                <w:szCs w:val="20"/>
                <w:u w:val="single"/>
              </w:rPr>
            </w:rPrChange>
          </w:rPr>
          <w:t>Change Vendor</w:t>
        </w:r>
      </w:ins>
      <w:ins w:id="12357" w:author="gsadi" w:date="2013-11-25T14:03:00Z">
        <w:r w:rsidRPr="002B0E74">
          <w:rPr>
            <w:rFonts w:ascii="Arial" w:hAnsi="Arial" w:cs="Arial"/>
            <w:b/>
            <w:szCs w:val="20"/>
            <w:rPrChange w:id="12358" w:author="gsadi" w:date="2013-11-25T16:21:00Z">
              <w:rPr>
                <w:rFonts w:ascii="Arial" w:hAnsi="Arial" w:cs="Arial"/>
                <w:b/>
                <w:color w:val="0000FF"/>
                <w:sz w:val="20"/>
                <w:szCs w:val="20"/>
                <w:u w:val="single"/>
              </w:rPr>
            </w:rPrChange>
          </w:rPr>
          <w:t xml:space="preserve">: </w:t>
        </w:r>
        <w:r w:rsidRPr="002B0E74">
          <w:rPr>
            <w:rFonts w:ascii="Arial" w:hAnsi="Arial" w:cs="Arial"/>
            <w:szCs w:val="20"/>
            <w:rPrChange w:id="12359" w:author="gsadi" w:date="2013-11-25T16:21:00Z">
              <w:rPr>
                <w:rFonts w:ascii="Arial" w:hAnsi="Arial" w:cs="Arial"/>
                <w:color w:val="0000FF"/>
                <w:sz w:val="20"/>
                <w:szCs w:val="20"/>
                <w:u w:val="single"/>
              </w:rPr>
            </w:rPrChange>
          </w:rPr>
          <w:t>Vendor on a planned order can be changed</w:t>
        </w:r>
      </w:ins>
      <w:ins w:id="12360" w:author="gsadi" w:date="2013-11-25T14:04:00Z">
        <w:r w:rsidRPr="002B0E74">
          <w:rPr>
            <w:rFonts w:ascii="Arial" w:hAnsi="Arial" w:cs="Arial"/>
            <w:szCs w:val="20"/>
            <w:rPrChange w:id="12361" w:author="gsadi" w:date="2013-11-25T16:21:00Z">
              <w:rPr>
                <w:rFonts w:ascii="Arial" w:hAnsi="Arial" w:cs="Arial"/>
                <w:color w:val="0000FF"/>
                <w:sz w:val="20"/>
                <w:szCs w:val="20"/>
                <w:u w:val="single"/>
              </w:rPr>
            </w:rPrChange>
          </w:rPr>
          <w:t xml:space="preserve"> in order to balance capacity</w:t>
        </w:r>
      </w:ins>
      <w:ins w:id="12362" w:author="gsadi" w:date="2013-11-25T14:03:00Z">
        <w:r w:rsidRPr="002B0E74">
          <w:rPr>
            <w:rFonts w:ascii="Arial" w:hAnsi="Arial" w:cs="Arial"/>
            <w:szCs w:val="20"/>
            <w:rPrChange w:id="12363" w:author="gsadi" w:date="2013-11-25T16:21:00Z">
              <w:rPr>
                <w:rFonts w:ascii="Arial" w:hAnsi="Arial" w:cs="Arial"/>
                <w:color w:val="0000FF"/>
                <w:sz w:val="20"/>
                <w:szCs w:val="20"/>
                <w:u w:val="single"/>
              </w:rPr>
            </w:rPrChange>
          </w:rPr>
          <w:t>.</w:t>
        </w:r>
      </w:ins>
      <w:ins w:id="12364" w:author="gsadi" w:date="2013-11-25T13:36:00Z">
        <w:r w:rsidRPr="002B0E74">
          <w:rPr>
            <w:rFonts w:ascii="Arial" w:hAnsi="Arial" w:cs="Arial"/>
            <w:szCs w:val="20"/>
            <w:rPrChange w:id="12365" w:author="gsadi" w:date="2013-11-25T16:21:00Z">
              <w:rPr>
                <w:rFonts w:ascii="Arial" w:hAnsi="Arial" w:cs="Arial"/>
                <w:color w:val="0000FF"/>
                <w:sz w:val="20"/>
                <w:szCs w:val="20"/>
                <w:u w:val="single"/>
              </w:rPr>
            </w:rPrChange>
          </w:rPr>
          <w:t xml:space="preserve"> </w:t>
        </w:r>
      </w:ins>
      <w:ins w:id="12366" w:author="gsadi" w:date="2013-11-25T14:05:00Z">
        <w:r w:rsidRPr="002B0E74">
          <w:rPr>
            <w:rFonts w:ascii="Arial" w:hAnsi="Arial" w:cs="Arial"/>
            <w:szCs w:val="20"/>
            <w:rPrChange w:id="12367" w:author="gsadi" w:date="2013-11-25T16:21:00Z">
              <w:rPr>
                <w:rFonts w:ascii="Arial" w:hAnsi="Arial" w:cs="Arial"/>
                <w:color w:val="0000FF"/>
                <w:sz w:val="20"/>
                <w:szCs w:val="20"/>
                <w:u w:val="single"/>
              </w:rPr>
            </w:rPrChange>
          </w:rPr>
          <w:t>On</w:t>
        </w:r>
      </w:ins>
      <w:ins w:id="12368" w:author="gsadi" w:date="2013-11-25T13:36:00Z">
        <w:r w:rsidRPr="002B0E74">
          <w:rPr>
            <w:rFonts w:ascii="Arial" w:hAnsi="Arial" w:cs="Arial"/>
            <w:szCs w:val="20"/>
            <w:rPrChange w:id="12369" w:author="gsadi" w:date="2013-11-25T16:21:00Z">
              <w:rPr>
                <w:rFonts w:ascii="Arial" w:hAnsi="Arial" w:cs="Arial"/>
                <w:color w:val="0000FF"/>
                <w:sz w:val="20"/>
                <w:szCs w:val="20"/>
                <w:u w:val="single"/>
              </w:rPr>
            </w:rPrChange>
          </w:rPr>
          <w:t xml:space="preserve"> chan</w:t>
        </w:r>
      </w:ins>
      <w:ins w:id="12370" w:author="gsadi" w:date="2013-11-25T14:05:00Z">
        <w:r w:rsidRPr="002B0E74">
          <w:rPr>
            <w:rFonts w:ascii="Arial" w:hAnsi="Arial" w:cs="Arial"/>
            <w:szCs w:val="20"/>
            <w:rPrChange w:id="12371" w:author="gsadi" w:date="2013-11-25T16:21:00Z">
              <w:rPr>
                <w:rFonts w:ascii="Arial" w:hAnsi="Arial" w:cs="Arial"/>
                <w:color w:val="0000FF"/>
                <w:sz w:val="20"/>
                <w:szCs w:val="20"/>
                <w:u w:val="single"/>
              </w:rPr>
            </w:rPrChange>
          </w:rPr>
          <w:t xml:space="preserve">ging the </w:t>
        </w:r>
      </w:ins>
      <w:ins w:id="12372" w:author="gsadi" w:date="2013-11-25T13:36:00Z">
        <w:r w:rsidRPr="002B0E74">
          <w:rPr>
            <w:rFonts w:ascii="Arial" w:hAnsi="Arial" w:cs="Arial"/>
            <w:szCs w:val="20"/>
            <w:rPrChange w:id="12373" w:author="gsadi" w:date="2013-11-25T16:21:00Z">
              <w:rPr>
                <w:rFonts w:ascii="Arial" w:hAnsi="Arial" w:cs="Arial"/>
                <w:color w:val="0000FF"/>
                <w:sz w:val="20"/>
                <w:szCs w:val="20"/>
                <w:u w:val="single"/>
              </w:rPr>
            </w:rPrChange>
          </w:rPr>
          <w:t>vendor Exit factory date</w:t>
        </w:r>
      </w:ins>
      <w:ins w:id="12374" w:author="gsadi" w:date="2013-11-25T14:05:00Z">
        <w:r w:rsidRPr="002B0E74">
          <w:rPr>
            <w:rFonts w:ascii="Arial" w:hAnsi="Arial" w:cs="Arial"/>
            <w:szCs w:val="20"/>
            <w:rPrChange w:id="12375" w:author="gsadi" w:date="2013-11-25T16:21:00Z">
              <w:rPr>
                <w:rFonts w:ascii="Arial" w:hAnsi="Arial" w:cs="Arial"/>
                <w:color w:val="0000FF"/>
                <w:sz w:val="20"/>
                <w:szCs w:val="20"/>
                <w:u w:val="single"/>
              </w:rPr>
            </w:rPrChange>
          </w:rPr>
          <w:t xml:space="preserve"> and </w:t>
        </w:r>
      </w:ins>
      <w:ins w:id="12376" w:author="gsadi" w:date="2013-11-25T13:36:00Z">
        <w:r w:rsidRPr="002B0E74">
          <w:rPr>
            <w:rFonts w:ascii="Arial" w:hAnsi="Arial" w:cs="Arial"/>
            <w:szCs w:val="20"/>
            <w:rPrChange w:id="12377" w:author="gsadi" w:date="2013-11-25T16:21:00Z">
              <w:rPr>
                <w:rFonts w:ascii="Arial" w:hAnsi="Arial" w:cs="Arial"/>
                <w:color w:val="0000FF"/>
                <w:sz w:val="20"/>
                <w:szCs w:val="20"/>
                <w:u w:val="single"/>
              </w:rPr>
            </w:rPrChange>
          </w:rPr>
          <w:t xml:space="preserve">Start date </w:t>
        </w:r>
      </w:ins>
      <w:ins w:id="12378" w:author="gsadi" w:date="2013-11-25T14:06:00Z">
        <w:r w:rsidRPr="002B0E74">
          <w:rPr>
            <w:rFonts w:ascii="Arial" w:hAnsi="Arial" w:cs="Arial"/>
            <w:szCs w:val="20"/>
            <w:rPrChange w:id="12379" w:author="gsadi" w:date="2013-11-25T16:21:00Z">
              <w:rPr>
                <w:rFonts w:ascii="Arial" w:hAnsi="Arial" w:cs="Arial"/>
                <w:color w:val="0000FF"/>
                <w:sz w:val="20"/>
                <w:szCs w:val="20"/>
                <w:u w:val="single"/>
              </w:rPr>
            </w:rPrChange>
          </w:rPr>
          <w:t>will change based on the lead time of new vendor.</w:t>
        </w:r>
      </w:ins>
    </w:p>
    <w:p w:rsidR="003A5194" w:rsidRPr="0094351E" w:rsidRDefault="003A5194" w:rsidP="0008030E">
      <w:pPr>
        <w:autoSpaceDE w:val="0"/>
        <w:autoSpaceDN w:val="0"/>
        <w:ind w:left="1440" w:right="-540"/>
        <w:rPr>
          <w:ins w:id="12380" w:author="gsadi" w:date="2013-11-25T13:36:00Z"/>
          <w:rFonts w:ascii="Arial" w:hAnsi="Arial" w:cs="Arial"/>
          <w:szCs w:val="20"/>
          <w:rPrChange w:id="12381" w:author="gsadi" w:date="2013-11-25T16:21:00Z">
            <w:rPr>
              <w:ins w:id="12382" w:author="gsadi" w:date="2013-11-25T13:36:00Z"/>
              <w:rFonts w:ascii="Arial" w:hAnsi="Arial" w:cs="Arial"/>
              <w:sz w:val="20"/>
              <w:szCs w:val="20"/>
            </w:rPr>
          </w:rPrChange>
        </w:rPr>
      </w:pPr>
    </w:p>
    <w:p w:rsidR="00000000" w:rsidRDefault="002B0E74">
      <w:pPr>
        <w:numPr>
          <w:ilvl w:val="1"/>
          <w:numId w:val="62"/>
        </w:numPr>
        <w:autoSpaceDE w:val="0"/>
        <w:autoSpaceDN w:val="0"/>
        <w:ind w:left="990" w:hanging="450"/>
        <w:rPr>
          <w:ins w:id="12383" w:author="gsadi" w:date="2013-11-25T13:36:00Z"/>
          <w:rFonts w:ascii="Arial" w:hAnsi="Arial" w:cs="Arial"/>
          <w:szCs w:val="20"/>
          <w:rPrChange w:id="12384" w:author="gsadi" w:date="2013-11-25T16:21:00Z">
            <w:rPr>
              <w:ins w:id="12385" w:author="gsadi" w:date="2013-11-25T13:36:00Z"/>
              <w:rFonts w:ascii="Arial" w:hAnsi="Arial" w:cs="Arial"/>
              <w:sz w:val="20"/>
              <w:szCs w:val="20"/>
            </w:rPr>
          </w:rPrChange>
        </w:rPr>
        <w:pPrChange w:id="12386" w:author="gsadi" w:date="2013-11-25T16:22:00Z">
          <w:pPr>
            <w:numPr>
              <w:ilvl w:val="1"/>
              <w:numId w:val="62"/>
            </w:numPr>
            <w:autoSpaceDE w:val="0"/>
            <w:autoSpaceDN w:val="0"/>
            <w:ind w:left="1440" w:hanging="360"/>
          </w:pPr>
        </w:pPrChange>
      </w:pPr>
      <w:ins w:id="12387" w:author="gsadi" w:date="2013-11-25T13:36:00Z">
        <w:r w:rsidRPr="002B0E74">
          <w:rPr>
            <w:rFonts w:ascii="Arial" w:hAnsi="Arial" w:cs="Arial"/>
            <w:b/>
            <w:szCs w:val="20"/>
            <w:rPrChange w:id="12388" w:author="gsadi" w:date="2013-11-25T16:21:00Z">
              <w:rPr>
                <w:rFonts w:ascii="Arial" w:hAnsi="Arial" w:cs="Arial"/>
                <w:b/>
                <w:color w:val="0000FF"/>
                <w:sz w:val="20"/>
                <w:szCs w:val="20"/>
                <w:u w:val="single"/>
              </w:rPr>
            </w:rPrChange>
          </w:rPr>
          <w:t>Mass change Dates</w:t>
        </w:r>
      </w:ins>
      <w:ins w:id="12389" w:author="gsadi" w:date="2013-11-25T14:06:00Z">
        <w:r w:rsidRPr="002B0E74">
          <w:rPr>
            <w:rFonts w:ascii="Arial" w:hAnsi="Arial" w:cs="Arial"/>
            <w:b/>
            <w:szCs w:val="20"/>
            <w:rPrChange w:id="12390" w:author="gsadi" w:date="2013-11-25T16:21:00Z">
              <w:rPr>
                <w:rFonts w:ascii="Arial" w:hAnsi="Arial" w:cs="Arial"/>
                <w:b/>
                <w:color w:val="0000FF"/>
                <w:sz w:val="20"/>
                <w:szCs w:val="20"/>
                <w:u w:val="single"/>
              </w:rPr>
            </w:rPrChange>
          </w:rPr>
          <w:t xml:space="preserve">: </w:t>
        </w:r>
      </w:ins>
      <w:ins w:id="12391" w:author="gsadi" w:date="2013-11-25T13:36:00Z">
        <w:r w:rsidRPr="002B0E74">
          <w:rPr>
            <w:rFonts w:ascii="Arial" w:hAnsi="Arial" w:cs="Arial"/>
            <w:szCs w:val="20"/>
            <w:rPrChange w:id="12392" w:author="gsadi" w:date="2013-11-25T16:21:00Z">
              <w:rPr>
                <w:rFonts w:ascii="Arial" w:hAnsi="Arial" w:cs="Arial"/>
                <w:color w:val="0000FF"/>
                <w:sz w:val="20"/>
                <w:szCs w:val="20"/>
                <w:u w:val="single"/>
              </w:rPr>
            </w:rPrChange>
          </w:rPr>
          <w:t xml:space="preserve">The mass change can be applied on the production date, exit factory date and DC date. It can also set the Buy month and </w:t>
        </w:r>
      </w:ins>
      <w:ins w:id="12393" w:author="gsadi" w:date="2013-11-25T14:06:00Z">
        <w:r w:rsidRPr="002B0E74">
          <w:rPr>
            <w:rFonts w:ascii="Arial" w:hAnsi="Arial" w:cs="Arial"/>
            <w:szCs w:val="20"/>
            <w:rPrChange w:id="12394" w:author="gsadi" w:date="2013-11-25T16:21:00Z">
              <w:rPr>
                <w:rFonts w:ascii="Arial" w:hAnsi="Arial" w:cs="Arial"/>
                <w:color w:val="0000FF"/>
                <w:sz w:val="20"/>
                <w:szCs w:val="20"/>
                <w:u w:val="single"/>
              </w:rPr>
            </w:rPrChange>
          </w:rPr>
          <w:t>Buy S</w:t>
        </w:r>
      </w:ins>
      <w:ins w:id="12395" w:author="gsadi" w:date="2013-11-25T13:36:00Z">
        <w:r w:rsidRPr="002B0E74">
          <w:rPr>
            <w:rFonts w:ascii="Arial" w:hAnsi="Arial" w:cs="Arial"/>
            <w:szCs w:val="20"/>
            <w:rPrChange w:id="12396" w:author="gsadi" w:date="2013-11-25T16:21:00Z">
              <w:rPr>
                <w:rFonts w:ascii="Arial" w:hAnsi="Arial" w:cs="Arial"/>
                <w:color w:val="0000FF"/>
                <w:sz w:val="20"/>
                <w:szCs w:val="20"/>
                <w:u w:val="single"/>
              </w:rPr>
            </w:rPrChange>
          </w:rPr>
          <w:t xml:space="preserve">eason. A material can be associated to one or more season. </w:t>
        </w:r>
      </w:ins>
      <w:ins w:id="12397" w:author="gsadi" w:date="2013-11-25T14:07:00Z">
        <w:r w:rsidRPr="002B0E74">
          <w:rPr>
            <w:rFonts w:ascii="Arial" w:hAnsi="Arial" w:cs="Arial"/>
            <w:szCs w:val="20"/>
            <w:rPrChange w:id="12398" w:author="gsadi" w:date="2013-11-25T16:21:00Z">
              <w:rPr>
                <w:rFonts w:ascii="Arial" w:hAnsi="Arial" w:cs="Arial"/>
                <w:color w:val="0000FF"/>
                <w:sz w:val="20"/>
                <w:szCs w:val="20"/>
                <w:u w:val="single"/>
              </w:rPr>
            </w:rPrChange>
          </w:rPr>
          <w:t>Only the seasons that are associated with the material on the planned order will be allowed to be applied</w:t>
        </w:r>
      </w:ins>
      <w:ins w:id="12399" w:author="gsadi" w:date="2013-11-25T13:36:00Z">
        <w:r w:rsidRPr="002B0E74">
          <w:rPr>
            <w:rFonts w:ascii="Arial" w:hAnsi="Arial" w:cs="Arial"/>
            <w:szCs w:val="20"/>
            <w:rPrChange w:id="12400" w:author="gsadi" w:date="2013-11-25T16:21:00Z">
              <w:rPr>
                <w:rFonts w:ascii="Arial" w:hAnsi="Arial" w:cs="Arial"/>
                <w:color w:val="0000FF"/>
                <w:sz w:val="20"/>
                <w:szCs w:val="20"/>
                <w:u w:val="single"/>
              </w:rPr>
            </w:rPrChange>
          </w:rPr>
          <w:t>. Any other season cannot be applied on the material.</w:t>
        </w:r>
      </w:ins>
    </w:p>
    <w:p w:rsidR="003A5194" w:rsidRPr="0094351E" w:rsidRDefault="002B0E74" w:rsidP="0008030E">
      <w:pPr>
        <w:autoSpaceDE w:val="0"/>
        <w:autoSpaceDN w:val="0"/>
        <w:ind w:left="1440" w:right="-540"/>
        <w:rPr>
          <w:ins w:id="12401" w:author="gsadi" w:date="2013-11-25T13:36:00Z"/>
          <w:rFonts w:ascii="Arial" w:hAnsi="Arial" w:cs="Arial"/>
          <w:szCs w:val="20"/>
          <w:rPrChange w:id="12402" w:author="gsadi" w:date="2013-11-25T16:21:00Z">
            <w:rPr>
              <w:ins w:id="12403" w:author="gsadi" w:date="2013-11-25T13:36:00Z"/>
              <w:rFonts w:ascii="Arial" w:hAnsi="Arial" w:cs="Arial"/>
              <w:sz w:val="20"/>
              <w:szCs w:val="20"/>
            </w:rPr>
          </w:rPrChange>
        </w:rPr>
      </w:pPr>
      <w:ins w:id="12404" w:author="gsadi" w:date="2013-11-25T13:36:00Z">
        <w:r w:rsidRPr="002B0E74">
          <w:rPr>
            <w:rFonts w:ascii="Arial" w:hAnsi="Arial" w:cs="Arial"/>
            <w:szCs w:val="20"/>
            <w:rPrChange w:id="12405" w:author="gsadi" w:date="2013-11-25T16:21:00Z">
              <w:rPr>
                <w:rFonts w:ascii="Arial" w:hAnsi="Arial" w:cs="Arial"/>
                <w:color w:val="0000FF"/>
                <w:sz w:val="20"/>
                <w:szCs w:val="20"/>
                <w:u w:val="single"/>
              </w:rPr>
            </w:rPrChange>
          </w:rPr>
          <w:t xml:space="preserve"> </w:t>
        </w:r>
      </w:ins>
    </w:p>
    <w:p w:rsidR="00000000" w:rsidRDefault="002B0E74">
      <w:pPr>
        <w:numPr>
          <w:ilvl w:val="1"/>
          <w:numId w:val="62"/>
        </w:numPr>
        <w:autoSpaceDE w:val="0"/>
        <w:autoSpaceDN w:val="0"/>
        <w:ind w:left="990" w:hanging="450"/>
        <w:rPr>
          <w:ins w:id="12406" w:author="gsadi" w:date="2013-11-25T14:10:00Z"/>
          <w:rFonts w:ascii="Arial" w:hAnsi="Arial" w:cs="Arial"/>
          <w:szCs w:val="20"/>
          <w:rPrChange w:id="12407" w:author="gsadi" w:date="2013-11-25T16:21:00Z">
            <w:rPr>
              <w:ins w:id="12408" w:author="gsadi" w:date="2013-11-25T14:10:00Z"/>
              <w:rFonts w:ascii="Arial" w:hAnsi="Arial" w:cs="Arial"/>
              <w:sz w:val="20"/>
              <w:szCs w:val="20"/>
            </w:rPr>
          </w:rPrChange>
        </w:rPr>
        <w:pPrChange w:id="12409" w:author="gsadi" w:date="2013-11-25T16:22:00Z">
          <w:pPr>
            <w:numPr>
              <w:ilvl w:val="1"/>
              <w:numId w:val="62"/>
            </w:numPr>
            <w:autoSpaceDE w:val="0"/>
            <w:autoSpaceDN w:val="0"/>
            <w:ind w:left="1440" w:hanging="360"/>
          </w:pPr>
        </w:pPrChange>
      </w:pPr>
      <w:ins w:id="12410" w:author="gsadi" w:date="2013-11-25T13:36:00Z">
        <w:r w:rsidRPr="002B0E74">
          <w:rPr>
            <w:rFonts w:ascii="Arial" w:hAnsi="Arial" w:cs="Arial"/>
            <w:b/>
            <w:szCs w:val="20"/>
            <w:rPrChange w:id="12411" w:author="gsadi" w:date="2013-11-25T16:21:00Z">
              <w:rPr>
                <w:rFonts w:ascii="Arial" w:hAnsi="Arial" w:cs="Arial"/>
                <w:b/>
                <w:color w:val="0000FF"/>
                <w:sz w:val="20"/>
                <w:szCs w:val="20"/>
                <w:u w:val="single"/>
              </w:rPr>
            </w:rPrChange>
          </w:rPr>
          <w:t xml:space="preserve">Push to SAP: </w:t>
        </w:r>
        <w:r w:rsidRPr="002B0E74">
          <w:rPr>
            <w:rFonts w:ascii="Arial" w:hAnsi="Arial" w:cs="Arial"/>
            <w:szCs w:val="20"/>
            <w:rPrChange w:id="12412" w:author="gsadi" w:date="2013-11-25T16:21:00Z">
              <w:rPr>
                <w:rFonts w:ascii="Arial" w:hAnsi="Arial" w:cs="Arial"/>
                <w:color w:val="0000FF"/>
                <w:sz w:val="20"/>
                <w:szCs w:val="20"/>
                <w:u w:val="single"/>
              </w:rPr>
            </w:rPrChange>
          </w:rPr>
          <w:t xml:space="preserve">After performing these modifications , Planned Orders would be then submitted to SAP system where new Purchase Requests are created against these </w:t>
        </w:r>
      </w:ins>
      <w:ins w:id="12413" w:author="gsadi" w:date="2013-11-25T14:08:00Z">
        <w:r w:rsidRPr="002B0E74">
          <w:rPr>
            <w:rFonts w:ascii="Arial" w:hAnsi="Arial" w:cs="Arial"/>
            <w:szCs w:val="20"/>
            <w:rPrChange w:id="12414" w:author="gsadi" w:date="2013-11-25T16:21:00Z">
              <w:rPr>
                <w:rFonts w:ascii="Arial" w:hAnsi="Arial" w:cs="Arial"/>
                <w:color w:val="0000FF"/>
                <w:sz w:val="20"/>
                <w:szCs w:val="20"/>
                <w:u w:val="single"/>
              </w:rPr>
            </w:rPrChange>
          </w:rPr>
          <w:t>Planned O</w:t>
        </w:r>
      </w:ins>
      <w:ins w:id="12415" w:author="gsadi" w:date="2013-11-25T14:10:00Z">
        <w:r w:rsidRPr="002B0E74">
          <w:rPr>
            <w:rFonts w:ascii="Arial" w:hAnsi="Arial" w:cs="Arial"/>
            <w:szCs w:val="20"/>
            <w:rPrChange w:id="12416" w:author="gsadi" w:date="2013-11-25T16:21:00Z">
              <w:rPr>
                <w:rFonts w:ascii="Arial" w:hAnsi="Arial" w:cs="Arial"/>
                <w:color w:val="0000FF"/>
                <w:sz w:val="20"/>
                <w:szCs w:val="20"/>
                <w:u w:val="single"/>
              </w:rPr>
            </w:rPrChange>
          </w:rPr>
          <w:t>rders</w:t>
        </w:r>
      </w:ins>
    </w:p>
    <w:p w:rsidR="00000000" w:rsidRDefault="003F6914">
      <w:pPr>
        <w:ind w:right="-540"/>
        <w:rPr>
          <w:ins w:id="12417" w:author="gsadi" w:date="2013-11-25T14:10:00Z"/>
          <w:rFonts w:ascii="Arial" w:hAnsi="Arial" w:cs="Arial"/>
          <w:szCs w:val="20"/>
          <w:rPrChange w:id="12418" w:author="gsadi" w:date="2013-11-25T16:21:00Z">
            <w:rPr>
              <w:ins w:id="12419" w:author="gsadi" w:date="2013-11-25T14:10:00Z"/>
              <w:rFonts w:ascii="Arial" w:hAnsi="Arial" w:cs="Arial"/>
              <w:sz w:val="20"/>
              <w:szCs w:val="20"/>
            </w:rPr>
          </w:rPrChange>
        </w:rPr>
        <w:pPrChange w:id="12420" w:author="gsadi" w:date="2013-11-25T14:10:00Z">
          <w:pPr>
            <w:ind w:left="1440"/>
            <w:jc w:val="both"/>
          </w:pPr>
        </w:pPrChange>
      </w:pPr>
    </w:p>
    <w:p w:rsidR="00000000" w:rsidRDefault="002B0E74">
      <w:pPr>
        <w:pStyle w:val="ListParagraph"/>
        <w:ind w:left="0"/>
        <w:jc w:val="both"/>
        <w:rPr>
          <w:ins w:id="12421" w:author="gsadi" w:date="2013-11-25T14:16:00Z"/>
          <w:rFonts w:ascii="Arial" w:hAnsi="Arial" w:cs="Arial"/>
          <w:szCs w:val="20"/>
          <w:rPrChange w:id="12422" w:author="gsadi" w:date="2013-11-25T16:21:00Z">
            <w:rPr>
              <w:ins w:id="12423" w:author="gsadi" w:date="2013-11-25T14:16:00Z"/>
              <w:rFonts w:ascii="Arial" w:hAnsi="Arial" w:cs="Arial"/>
              <w:sz w:val="20"/>
              <w:szCs w:val="20"/>
            </w:rPr>
          </w:rPrChange>
        </w:rPr>
        <w:pPrChange w:id="12424" w:author="gsadi" w:date="2013-11-25T16:23:00Z">
          <w:pPr>
            <w:ind w:left="1800"/>
            <w:jc w:val="both"/>
          </w:pPr>
        </w:pPrChange>
      </w:pPr>
      <w:ins w:id="12425" w:author="gsadi" w:date="2013-11-25T13:36:00Z">
        <w:r w:rsidRPr="002B0E74">
          <w:rPr>
            <w:rFonts w:ascii="Arial" w:hAnsi="Arial" w:cs="Arial"/>
            <w:b/>
            <w:szCs w:val="20"/>
            <w:u w:val="single"/>
            <w:rPrChange w:id="12426" w:author="gsadi" w:date="2013-11-25T16:21:00Z">
              <w:rPr>
                <w:rFonts w:ascii="Arial" w:hAnsi="Arial" w:cs="Arial"/>
                <w:color w:val="0000FF"/>
                <w:sz w:val="20"/>
                <w:szCs w:val="20"/>
                <w:u w:val="single"/>
              </w:rPr>
            </w:rPrChange>
          </w:rPr>
          <w:t xml:space="preserve">Planned </w:t>
        </w:r>
      </w:ins>
      <w:ins w:id="12427" w:author="gsadi" w:date="2013-11-25T14:10:00Z">
        <w:r w:rsidRPr="002B0E74">
          <w:rPr>
            <w:rFonts w:ascii="Arial" w:hAnsi="Arial" w:cs="Arial"/>
            <w:b/>
            <w:szCs w:val="20"/>
            <w:u w:val="single"/>
            <w:rPrChange w:id="12428" w:author="gsadi" w:date="2013-11-25T16:21:00Z">
              <w:rPr>
                <w:rFonts w:ascii="Arial" w:hAnsi="Arial" w:cs="Arial"/>
                <w:color w:val="0000FF"/>
                <w:sz w:val="20"/>
                <w:szCs w:val="20"/>
                <w:u w:val="single"/>
              </w:rPr>
            </w:rPrChange>
          </w:rPr>
          <w:t>O</w:t>
        </w:r>
      </w:ins>
      <w:ins w:id="12429" w:author="gsadi" w:date="2013-11-25T13:36:00Z">
        <w:r w:rsidRPr="002B0E74">
          <w:rPr>
            <w:rFonts w:ascii="Arial" w:hAnsi="Arial" w:cs="Arial"/>
            <w:b/>
            <w:szCs w:val="20"/>
            <w:u w:val="single"/>
            <w:rPrChange w:id="12430" w:author="gsadi" w:date="2013-11-25T16:21:00Z">
              <w:rPr>
                <w:b/>
                <w:color w:val="0000FF"/>
                <w:u w:val="single"/>
              </w:rPr>
            </w:rPrChange>
          </w:rPr>
          <w:t>rder View</w:t>
        </w:r>
      </w:ins>
      <w:ins w:id="12431" w:author="gsadi" w:date="2013-11-25T14:10:00Z">
        <w:r w:rsidRPr="002B0E74">
          <w:rPr>
            <w:rFonts w:ascii="Arial" w:hAnsi="Arial" w:cs="Arial"/>
            <w:b/>
            <w:szCs w:val="20"/>
            <w:u w:val="single"/>
            <w:rPrChange w:id="12432" w:author="gsadi" w:date="2013-11-25T16:21:00Z">
              <w:rPr>
                <w:rFonts w:ascii="Arial" w:hAnsi="Arial" w:cs="Arial"/>
                <w:color w:val="0000FF"/>
                <w:sz w:val="20"/>
                <w:szCs w:val="20"/>
                <w:u w:val="single"/>
              </w:rPr>
            </w:rPrChange>
          </w:rPr>
          <w:t>:</w:t>
        </w:r>
      </w:ins>
      <w:ins w:id="12433" w:author="gsadi" w:date="2013-11-25T14:16:00Z">
        <w:r w:rsidRPr="002B0E74">
          <w:rPr>
            <w:rFonts w:ascii="Arial" w:hAnsi="Arial" w:cs="Arial"/>
            <w:szCs w:val="20"/>
            <w:rPrChange w:id="12434" w:author="gsadi" w:date="2013-11-25T16:21:00Z">
              <w:rPr>
                <w:rFonts w:ascii="Arial" w:hAnsi="Arial" w:cs="Arial"/>
                <w:color w:val="0000FF"/>
                <w:sz w:val="20"/>
                <w:szCs w:val="20"/>
                <w:u w:val="single"/>
              </w:rPr>
            </w:rPrChange>
          </w:rPr>
          <w:t xml:space="preserve"> This is a new GUI that was built as part of project Acadia.</w:t>
        </w:r>
      </w:ins>
      <w:ins w:id="12435" w:author="gsadi" w:date="2013-11-25T14:17:00Z">
        <w:r w:rsidRPr="002B0E74">
          <w:rPr>
            <w:rFonts w:ascii="Arial" w:hAnsi="Arial" w:cs="Arial"/>
            <w:szCs w:val="20"/>
            <w:rPrChange w:id="12436" w:author="gsadi" w:date="2013-11-25T16:21:00Z">
              <w:rPr>
                <w:rFonts w:ascii="Arial" w:hAnsi="Arial" w:cs="Arial"/>
                <w:color w:val="0000FF"/>
                <w:sz w:val="20"/>
                <w:szCs w:val="20"/>
                <w:u w:val="single"/>
              </w:rPr>
            </w:rPrChange>
          </w:rPr>
          <w:t xml:space="preserve"> </w:t>
        </w:r>
      </w:ins>
      <w:ins w:id="12437" w:author="gsadi" w:date="2013-11-25T14:16:00Z">
        <w:r w:rsidRPr="002B0E74">
          <w:rPr>
            <w:rFonts w:ascii="Arial" w:hAnsi="Arial" w:cs="Arial"/>
            <w:szCs w:val="20"/>
            <w:rPrChange w:id="12438" w:author="gsadi" w:date="2013-11-25T16:21:00Z">
              <w:rPr>
                <w:rFonts w:ascii="Arial" w:hAnsi="Arial" w:cs="Arial"/>
                <w:color w:val="0000FF"/>
                <w:sz w:val="20"/>
                <w:szCs w:val="20"/>
                <w:u w:val="single"/>
              </w:rPr>
            </w:rPrChange>
          </w:rPr>
          <w:t xml:space="preserve">It is similar to YM49N transaction SAP 4.6. </w:t>
        </w:r>
      </w:ins>
      <w:ins w:id="12439" w:author="gsadi" w:date="2013-11-25T14:17:00Z">
        <w:r w:rsidRPr="002B0E74">
          <w:rPr>
            <w:rFonts w:ascii="Arial" w:hAnsi="Arial" w:cs="Arial"/>
            <w:szCs w:val="20"/>
            <w:rPrChange w:id="12440" w:author="gsadi" w:date="2013-11-25T16:21:00Z">
              <w:rPr>
                <w:rFonts w:ascii="Arial" w:hAnsi="Arial" w:cs="Arial"/>
                <w:color w:val="0000FF"/>
                <w:sz w:val="20"/>
                <w:szCs w:val="20"/>
                <w:u w:val="single"/>
              </w:rPr>
            </w:rPrChange>
          </w:rPr>
          <w:t>This view allows the PSE users to view the planned orders generated by i2 SCP, in a pivot view where the planned orders are categorized by their “Buy Type” as tagged by minimums logic and bucketed into weekly/monthly view (based on user selection)</w:t>
        </w:r>
      </w:ins>
      <w:ins w:id="12441" w:author="gsadi" w:date="2013-11-25T14:18:00Z">
        <w:r w:rsidRPr="002B0E74">
          <w:rPr>
            <w:rFonts w:ascii="Arial" w:hAnsi="Arial" w:cs="Arial"/>
            <w:szCs w:val="20"/>
            <w:rPrChange w:id="12442" w:author="gsadi" w:date="2013-11-25T16:21:00Z">
              <w:rPr>
                <w:rFonts w:ascii="Arial" w:hAnsi="Arial" w:cs="Arial"/>
                <w:color w:val="0000FF"/>
                <w:sz w:val="20"/>
                <w:szCs w:val="20"/>
                <w:u w:val="single"/>
              </w:rPr>
            </w:rPrChange>
          </w:rPr>
          <w:t xml:space="preserve">. </w:t>
        </w:r>
      </w:ins>
      <w:ins w:id="12443" w:author="gsadi" w:date="2013-11-25T14:16:00Z">
        <w:r w:rsidRPr="002B0E74">
          <w:rPr>
            <w:rFonts w:ascii="Arial" w:hAnsi="Arial" w:cs="Arial"/>
            <w:szCs w:val="20"/>
            <w:rPrChange w:id="12444" w:author="gsadi" w:date="2013-11-25T16:21:00Z">
              <w:rPr>
                <w:rFonts w:ascii="Arial" w:hAnsi="Arial" w:cs="Arial"/>
                <w:color w:val="0000FF"/>
                <w:sz w:val="20"/>
                <w:szCs w:val="20"/>
                <w:u w:val="single"/>
              </w:rPr>
            </w:rPrChange>
          </w:rPr>
          <w:t xml:space="preserve">Users can select the planned orders from this view and perform </w:t>
        </w:r>
      </w:ins>
      <w:ins w:id="12445" w:author="gsadi" w:date="2013-11-25T14:18:00Z">
        <w:r w:rsidRPr="002B0E74">
          <w:rPr>
            <w:rFonts w:ascii="Arial" w:hAnsi="Arial" w:cs="Arial"/>
            <w:szCs w:val="20"/>
            <w:rPrChange w:id="12446" w:author="gsadi" w:date="2013-11-25T16:21:00Z">
              <w:rPr>
                <w:rFonts w:ascii="Arial" w:hAnsi="Arial" w:cs="Arial"/>
                <w:color w:val="0000FF"/>
                <w:sz w:val="20"/>
                <w:szCs w:val="20"/>
                <w:u w:val="single"/>
              </w:rPr>
            </w:rPrChange>
          </w:rPr>
          <w:t>the following</w:t>
        </w:r>
      </w:ins>
      <w:ins w:id="12447" w:author="gsadi" w:date="2013-11-25T14:16:00Z">
        <w:r w:rsidRPr="002B0E74">
          <w:rPr>
            <w:rFonts w:ascii="Arial" w:hAnsi="Arial" w:cs="Arial"/>
            <w:szCs w:val="20"/>
            <w:rPrChange w:id="12448" w:author="gsadi" w:date="2013-11-25T16:21:00Z">
              <w:rPr>
                <w:rFonts w:ascii="Arial" w:hAnsi="Arial" w:cs="Arial"/>
                <w:color w:val="0000FF"/>
                <w:sz w:val="20"/>
                <w:szCs w:val="20"/>
                <w:u w:val="single"/>
              </w:rPr>
            </w:rPrChange>
          </w:rPr>
          <w:t xml:space="preserve"> activities</w:t>
        </w:r>
      </w:ins>
      <w:ins w:id="12449" w:author="gsadi" w:date="2013-11-25T14:18:00Z">
        <w:r w:rsidRPr="002B0E74">
          <w:rPr>
            <w:rFonts w:ascii="Arial" w:hAnsi="Arial" w:cs="Arial"/>
            <w:szCs w:val="20"/>
            <w:rPrChange w:id="12450" w:author="gsadi" w:date="2013-11-25T16:21:00Z">
              <w:rPr>
                <w:rFonts w:ascii="Arial" w:hAnsi="Arial" w:cs="Arial"/>
                <w:color w:val="0000FF"/>
                <w:sz w:val="20"/>
                <w:szCs w:val="20"/>
                <w:u w:val="single"/>
              </w:rPr>
            </w:rPrChange>
          </w:rPr>
          <w:t>:</w:t>
        </w:r>
      </w:ins>
    </w:p>
    <w:p w:rsidR="00000000" w:rsidRDefault="003F6914">
      <w:pPr>
        <w:ind w:right="-540"/>
        <w:rPr>
          <w:ins w:id="12451" w:author="gsadi" w:date="2013-11-25T14:16:00Z"/>
          <w:rFonts w:ascii="Arial" w:hAnsi="Arial" w:cs="Arial"/>
          <w:szCs w:val="20"/>
          <w:rPrChange w:id="12452" w:author="gsadi" w:date="2013-11-25T16:21:00Z">
            <w:rPr>
              <w:ins w:id="12453" w:author="gsadi" w:date="2013-11-25T14:16:00Z"/>
              <w:rFonts w:ascii="Arial" w:hAnsi="Arial" w:cs="Arial"/>
              <w:sz w:val="20"/>
              <w:szCs w:val="20"/>
            </w:rPr>
          </w:rPrChange>
        </w:rPr>
        <w:pPrChange w:id="12454" w:author="gsadi" w:date="2013-11-25T14:10:00Z">
          <w:pPr>
            <w:ind w:left="1440"/>
            <w:jc w:val="both"/>
          </w:pPr>
        </w:pPrChange>
      </w:pPr>
    </w:p>
    <w:p w:rsidR="00000000" w:rsidRDefault="002B0E74">
      <w:pPr>
        <w:ind w:right="-540"/>
        <w:rPr>
          <w:ins w:id="12455" w:author="gsadi" w:date="2013-11-25T14:14:00Z"/>
          <w:rFonts w:ascii="Arial" w:hAnsi="Arial" w:cs="Arial"/>
          <w:szCs w:val="20"/>
          <w:rPrChange w:id="12456" w:author="gsadi" w:date="2013-11-25T16:21:00Z">
            <w:rPr>
              <w:ins w:id="12457" w:author="gsadi" w:date="2013-11-25T14:14:00Z"/>
              <w:rFonts w:ascii="Arial" w:hAnsi="Arial" w:cs="Arial"/>
              <w:sz w:val="20"/>
              <w:szCs w:val="20"/>
            </w:rPr>
          </w:rPrChange>
        </w:rPr>
        <w:pPrChange w:id="12458" w:author="gsadi" w:date="2013-11-25T14:10:00Z">
          <w:pPr>
            <w:ind w:left="1440"/>
            <w:jc w:val="both"/>
          </w:pPr>
        </w:pPrChange>
      </w:pPr>
      <w:ins w:id="12459" w:author="gsadi" w:date="2013-11-25T14:14:00Z">
        <w:r w:rsidRPr="002B0E74">
          <w:rPr>
            <w:rFonts w:ascii="Arial" w:hAnsi="Arial" w:cs="Arial"/>
            <w:szCs w:val="20"/>
            <w:rPrChange w:id="12460" w:author="gsadi" w:date="2013-11-25T16:21:00Z">
              <w:rPr>
                <w:rFonts w:ascii="Arial" w:hAnsi="Arial" w:cs="Arial"/>
                <w:color w:val="0000FF"/>
                <w:sz w:val="20"/>
                <w:szCs w:val="20"/>
                <w:u w:val="single"/>
              </w:rPr>
            </w:rPrChange>
          </w:rPr>
          <w:t>Following actions can be performed by planners on this screen:</w:t>
        </w:r>
      </w:ins>
    </w:p>
    <w:p w:rsidR="00000000" w:rsidRDefault="003F6914">
      <w:pPr>
        <w:ind w:right="-540"/>
        <w:rPr>
          <w:ins w:id="12461" w:author="gsadi" w:date="2013-11-25T14:14:00Z"/>
          <w:rFonts w:ascii="Arial" w:hAnsi="Arial" w:cs="Arial"/>
          <w:szCs w:val="20"/>
          <w:rPrChange w:id="12462" w:author="gsadi" w:date="2013-11-25T16:21:00Z">
            <w:rPr>
              <w:ins w:id="12463" w:author="gsadi" w:date="2013-11-25T14:14:00Z"/>
              <w:rFonts w:ascii="Arial" w:hAnsi="Arial" w:cs="Arial"/>
              <w:sz w:val="20"/>
              <w:szCs w:val="20"/>
            </w:rPr>
          </w:rPrChange>
        </w:rPr>
        <w:pPrChange w:id="12464" w:author="gsadi" w:date="2013-11-25T14:10:00Z">
          <w:pPr>
            <w:ind w:left="1440"/>
            <w:jc w:val="both"/>
          </w:pPr>
        </w:pPrChange>
      </w:pPr>
    </w:p>
    <w:p w:rsidR="00000000" w:rsidRDefault="002B0E74">
      <w:pPr>
        <w:numPr>
          <w:ilvl w:val="0"/>
          <w:numId w:val="66"/>
        </w:numPr>
        <w:autoSpaceDE w:val="0"/>
        <w:autoSpaceDN w:val="0"/>
        <w:ind w:left="990"/>
        <w:rPr>
          <w:ins w:id="12465" w:author="gsadi" w:date="2013-11-25T13:36:00Z"/>
          <w:rFonts w:ascii="Arial" w:hAnsi="Arial" w:cs="Arial"/>
          <w:szCs w:val="20"/>
          <w:rPrChange w:id="12466" w:author="gsadi" w:date="2013-11-25T16:21:00Z">
            <w:rPr>
              <w:ins w:id="12467" w:author="gsadi" w:date="2013-11-25T13:36:00Z"/>
              <w:rFonts w:ascii="Arial" w:hAnsi="Arial" w:cs="Arial"/>
              <w:sz w:val="20"/>
              <w:szCs w:val="20"/>
            </w:rPr>
          </w:rPrChange>
        </w:rPr>
        <w:pPrChange w:id="12468" w:author="gsadi" w:date="2013-11-25T14:14:00Z">
          <w:pPr>
            <w:jc w:val="both"/>
          </w:pPr>
        </w:pPrChange>
      </w:pPr>
      <w:ins w:id="12469" w:author="gsadi" w:date="2013-11-25T14:14:00Z">
        <w:r w:rsidRPr="002B0E74">
          <w:rPr>
            <w:rFonts w:ascii="Arial" w:hAnsi="Arial" w:cs="Arial"/>
            <w:szCs w:val="20"/>
            <w:rPrChange w:id="12470" w:author="gsadi" w:date="2013-11-25T16:21:00Z">
              <w:rPr>
                <w:rFonts w:ascii="Arial" w:hAnsi="Arial" w:cs="Arial"/>
                <w:color w:val="0000FF"/>
                <w:sz w:val="20"/>
                <w:szCs w:val="20"/>
                <w:u w:val="single"/>
              </w:rPr>
            </w:rPrChange>
          </w:rPr>
          <w:t>S</w:t>
        </w:r>
      </w:ins>
      <w:ins w:id="12471" w:author="gsadi" w:date="2013-11-25T13:36:00Z">
        <w:r w:rsidRPr="002B0E74">
          <w:rPr>
            <w:rFonts w:ascii="Arial" w:hAnsi="Arial" w:cs="Arial"/>
            <w:szCs w:val="20"/>
            <w:rPrChange w:id="12472" w:author="gsadi" w:date="2013-11-25T16:21:00Z">
              <w:rPr>
                <w:color w:val="0000FF"/>
                <w:u w:val="single"/>
              </w:rPr>
            </w:rPrChange>
          </w:rPr>
          <w:t xml:space="preserve">earch the planned orders by providing search criteria on various data fields. The search criteria should be similar to what is currently available in </w:t>
        </w:r>
      </w:ins>
      <w:ins w:id="12473" w:author="gsadi" w:date="2013-11-25T14:12:00Z">
        <w:r w:rsidRPr="002B0E74">
          <w:rPr>
            <w:rFonts w:ascii="Arial" w:hAnsi="Arial" w:cs="Arial"/>
            <w:szCs w:val="20"/>
            <w:rPrChange w:id="12474" w:author="gsadi" w:date="2013-11-25T16:21:00Z">
              <w:rPr>
                <w:color w:val="0000FF"/>
                <w:u w:val="single"/>
              </w:rPr>
            </w:rPrChange>
          </w:rPr>
          <w:t>“Planned Order Execution” screen</w:t>
        </w:r>
      </w:ins>
      <w:ins w:id="12475" w:author="gsadi" w:date="2013-11-25T13:36:00Z">
        <w:r w:rsidRPr="002B0E74">
          <w:rPr>
            <w:rFonts w:ascii="Arial" w:hAnsi="Arial" w:cs="Arial"/>
            <w:szCs w:val="20"/>
            <w:rPrChange w:id="12476" w:author="gsadi" w:date="2013-11-25T16:21:00Z">
              <w:rPr>
                <w:color w:val="0000FF"/>
                <w:u w:val="single"/>
              </w:rPr>
            </w:rPrChange>
          </w:rPr>
          <w:t xml:space="preserve"> of PSE.</w:t>
        </w:r>
      </w:ins>
      <w:ins w:id="12477" w:author="gsadi" w:date="2013-11-25T14:12:00Z">
        <w:r w:rsidRPr="002B0E74">
          <w:rPr>
            <w:rFonts w:ascii="Arial" w:hAnsi="Arial" w:cs="Arial"/>
            <w:szCs w:val="20"/>
            <w:rPrChange w:id="12478" w:author="gsadi" w:date="2013-11-25T16:21:00Z">
              <w:rPr>
                <w:color w:val="0000FF"/>
                <w:u w:val="single"/>
              </w:rPr>
            </w:rPrChange>
          </w:rPr>
          <w:t xml:space="preserve"> </w:t>
        </w:r>
      </w:ins>
    </w:p>
    <w:p w:rsidR="00000000" w:rsidRDefault="002B0E74">
      <w:pPr>
        <w:numPr>
          <w:ilvl w:val="0"/>
          <w:numId w:val="66"/>
        </w:numPr>
        <w:autoSpaceDE w:val="0"/>
        <w:autoSpaceDN w:val="0"/>
        <w:ind w:left="990"/>
        <w:rPr>
          <w:ins w:id="12479" w:author="gsadi" w:date="2013-11-25T13:36:00Z"/>
          <w:rFonts w:ascii="Arial" w:hAnsi="Arial" w:cs="Arial"/>
          <w:szCs w:val="20"/>
          <w:rPrChange w:id="12480" w:author="gsadi" w:date="2013-11-25T16:21:00Z">
            <w:rPr>
              <w:ins w:id="12481" w:author="gsadi" w:date="2013-11-25T13:36:00Z"/>
              <w:rFonts w:ascii="Arial" w:hAnsi="Arial" w:cs="Arial"/>
              <w:sz w:val="20"/>
              <w:szCs w:val="20"/>
            </w:rPr>
          </w:rPrChange>
        </w:rPr>
        <w:pPrChange w:id="12482" w:author="gsadi" w:date="2013-11-25T14:15:00Z">
          <w:pPr>
            <w:pStyle w:val="ListParagraph"/>
            <w:numPr>
              <w:ilvl w:val="1"/>
              <w:numId w:val="63"/>
            </w:numPr>
            <w:ind w:left="1800" w:hanging="360"/>
            <w:jc w:val="both"/>
          </w:pPr>
        </w:pPrChange>
      </w:pPr>
      <w:ins w:id="12483" w:author="gsadi" w:date="2013-11-25T14:15:00Z">
        <w:r w:rsidRPr="002B0E74">
          <w:rPr>
            <w:rFonts w:ascii="Arial" w:hAnsi="Arial" w:cs="Arial"/>
            <w:szCs w:val="20"/>
            <w:rPrChange w:id="12484" w:author="gsadi" w:date="2013-11-25T16:21:00Z">
              <w:rPr>
                <w:rFonts w:ascii="Arial" w:hAnsi="Arial" w:cs="Arial"/>
                <w:color w:val="0000FF"/>
                <w:sz w:val="20"/>
                <w:szCs w:val="20"/>
                <w:u w:val="single"/>
              </w:rPr>
            </w:rPrChange>
          </w:rPr>
          <w:t>Choose</w:t>
        </w:r>
      </w:ins>
      <w:ins w:id="12485" w:author="gsadi" w:date="2013-11-25T13:36:00Z">
        <w:r w:rsidRPr="002B0E74">
          <w:rPr>
            <w:rFonts w:ascii="Arial" w:hAnsi="Arial" w:cs="Arial"/>
            <w:szCs w:val="20"/>
            <w:rPrChange w:id="12486" w:author="gsadi" w:date="2013-11-25T16:21:00Z">
              <w:rPr>
                <w:rFonts w:ascii="Arial" w:hAnsi="Arial" w:cs="Arial"/>
                <w:color w:val="0000FF"/>
                <w:sz w:val="20"/>
                <w:szCs w:val="20"/>
                <w:u w:val="single"/>
              </w:rPr>
            </w:rPrChange>
          </w:rPr>
          <w:t xml:space="preserve"> from list of view options- Weekly or Monthly. </w:t>
        </w:r>
      </w:ins>
    </w:p>
    <w:p w:rsidR="00000000" w:rsidRDefault="002B0E74">
      <w:pPr>
        <w:numPr>
          <w:ilvl w:val="0"/>
          <w:numId w:val="66"/>
        </w:numPr>
        <w:autoSpaceDE w:val="0"/>
        <w:autoSpaceDN w:val="0"/>
        <w:ind w:left="990"/>
        <w:rPr>
          <w:ins w:id="12487" w:author="gsadi" w:date="2013-11-25T13:36:00Z"/>
          <w:rFonts w:ascii="Arial" w:hAnsi="Arial" w:cs="Arial"/>
          <w:szCs w:val="20"/>
          <w:rPrChange w:id="12488" w:author="gsadi" w:date="2013-11-25T16:21:00Z">
            <w:rPr>
              <w:ins w:id="12489" w:author="gsadi" w:date="2013-11-25T13:36:00Z"/>
              <w:rFonts w:ascii="Arial" w:hAnsi="Arial" w:cs="Arial"/>
              <w:sz w:val="20"/>
              <w:szCs w:val="20"/>
            </w:rPr>
          </w:rPrChange>
        </w:rPr>
        <w:pPrChange w:id="12490" w:author="gsadi" w:date="2013-11-25T14:15:00Z">
          <w:pPr>
            <w:pStyle w:val="ListParagraph"/>
            <w:numPr>
              <w:ilvl w:val="1"/>
              <w:numId w:val="63"/>
            </w:numPr>
            <w:ind w:left="1800" w:hanging="360"/>
            <w:jc w:val="both"/>
          </w:pPr>
        </w:pPrChange>
      </w:pPr>
      <w:ins w:id="12491" w:author="gsadi" w:date="2013-11-25T14:15:00Z">
        <w:r w:rsidRPr="002B0E74">
          <w:rPr>
            <w:rFonts w:ascii="Arial" w:hAnsi="Arial" w:cs="Arial"/>
            <w:szCs w:val="20"/>
            <w:rPrChange w:id="12492" w:author="gsadi" w:date="2013-11-25T16:21:00Z">
              <w:rPr>
                <w:rFonts w:ascii="Arial" w:hAnsi="Arial" w:cs="Arial"/>
                <w:color w:val="0000FF"/>
                <w:sz w:val="20"/>
                <w:szCs w:val="20"/>
                <w:u w:val="single"/>
              </w:rPr>
            </w:rPrChange>
          </w:rPr>
          <w:t>Select</w:t>
        </w:r>
      </w:ins>
      <w:ins w:id="12493" w:author="gsadi" w:date="2013-11-25T13:36:00Z">
        <w:r w:rsidRPr="002B0E74">
          <w:rPr>
            <w:rFonts w:ascii="Arial" w:hAnsi="Arial" w:cs="Arial"/>
            <w:szCs w:val="20"/>
            <w:rPrChange w:id="12494" w:author="gsadi" w:date="2013-11-25T16:21:00Z">
              <w:rPr>
                <w:rFonts w:ascii="Arial" w:hAnsi="Arial" w:cs="Arial"/>
                <w:color w:val="0000FF"/>
                <w:sz w:val="20"/>
                <w:szCs w:val="20"/>
                <w:u w:val="single"/>
              </w:rPr>
            </w:rPrChange>
          </w:rPr>
          <w:t xml:space="preserve"> the level of reporting – By Material, By Material/DC or By Material/DC/Vendor</w:t>
        </w:r>
      </w:ins>
    </w:p>
    <w:p w:rsidR="00000000" w:rsidRDefault="002B0E74">
      <w:pPr>
        <w:numPr>
          <w:ilvl w:val="0"/>
          <w:numId w:val="66"/>
        </w:numPr>
        <w:autoSpaceDE w:val="0"/>
        <w:autoSpaceDN w:val="0"/>
        <w:ind w:left="990"/>
        <w:rPr>
          <w:ins w:id="12495" w:author="gsadi" w:date="2013-11-25T14:19:00Z"/>
          <w:rFonts w:ascii="Arial" w:hAnsi="Arial" w:cs="Arial"/>
          <w:szCs w:val="20"/>
          <w:rPrChange w:id="12496" w:author="gsadi" w:date="2013-11-25T16:21:00Z">
            <w:rPr>
              <w:ins w:id="12497" w:author="gsadi" w:date="2013-11-25T14:19:00Z"/>
              <w:rFonts w:ascii="Arial" w:hAnsi="Arial" w:cs="Arial"/>
              <w:sz w:val="20"/>
              <w:szCs w:val="20"/>
            </w:rPr>
          </w:rPrChange>
        </w:rPr>
        <w:pPrChange w:id="12498" w:author="gsadi" w:date="2013-11-25T14:19:00Z">
          <w:pPr>
            <w:pStyle w:val="ListParagraph"/>
            <w:ind w:left="0"/>
            <w:jc w:val="both"/>
          </w:pPr>
        </w:pPrChange>
      </w:pPr>
      <w:ins w:id="12499" w:author="gsadi" w:date="2013-11-25T14:18:00Z">
        <w:r w:rsidRPr="002B0E74">
          <w:rPr>
            <w:rFonts w:ascii="Arial" w:hAnsi="Arial" w:cs="Arial"/>
            <w:szCs w:val="20"/>
            <w:rPrChange w:id="12500" w:author="gsadi" w:date="2013-11-25T16:21:00Z">
              <w:rPr>
                <w:rFonts w:ascii="Arial" w:hAnsi="Arial" w:cs="Arial"/>
                <w:color w:val="0000FF"/>
                <w:sz w:val="20"/>
                <w:szCs w:val="20"/>
                <w:u w:val="single"/>
              </w:rPr>
            </w:rPrChange>
          </w:rPr>
          <w:t xml:space="preserve">View a </w:t>
        </w:r>
      </w:ins>
      <w:ins w:id="12501" w:author="gsadi" w:date="2013-11-25T13:36:00Z">
        <w:r w:rsidRPr="002B0E74">
          <w:rPr>
            <w:rFonts w:ascii="Arial" w:hAnsi="Arial" w:cs="Arial"/>
            <w:szCs w:val="20"/>
            <w:rPrChange w:id="12502" w:author="gsadi" w:date="2013-11-25T16:21:00Z">
              <w:rPr>
                <w:rFonts w:ascii="Arial" w:hAnsi="Arial" w:cs="Arial"/>
                <w:color w:val="0000FF"/>
                <w:sz w:val="20"/>
                <w:szCs w:val="20"/>
                <w:u w:val="single"/>
              </w:rPr>
            </w:rPrChange>
          </w:rPr>
          <w:t xml:space="preserve">horizontal buy plan view of planned orders entering the search criteria. This screen </w:t>
        </w:r>
      </w:ins>
      <w:ins w:id="12503" w:author="gsadi" w:date="2013-11-25T14:18:00Z">
        <w:r w:rsidRPr="002B0E74">
          <w:rPr>
            <w:rFonts w:ascii="Arial" w:hAnsi="Arial" w:cs="Arial"/>
            <w:szCs w:val="20"/>
            <w:rPrChange w:id="12504" w:author="gsadi" w:date="2013-11-25T16:21:00Z">
              <w:rPr>
                <w:rFonts w:ascii="Arial" w:hAnsi="Arial" w:cs="Arial"/>
                <w:color w:val="0000FF"/>
                <w:sz w:val="20"/>
                <w:szCs w:val="20"/>
                <w:u w:val="single"/>
              </w:rPr>
            </w:rPrChange>
          </w:rPr>
          <w:t>would</w:t>
        </w:r>
      </w:ins>
      <w:ins w:id="12505" w:author="gsadi" w:date="2013-11-25T13:36:00Z">
        <w:r w:rsidRPr="002B0E74">
          <w:rPr>
            <w:rFonts w:ascii="Arial" w:hAnsi="Arial" w:cs="Arial"/>
            <w:szCs w:val="20"/>
            <w:rPrChange w:id="12506" w:author="gsadi" w:date="2013-11-25T16:21:00Z">
              <w:rPr>
                <w:rFonts w:ascii="Arial" w:hAnsi="Arial" w:cs="Arial"/>
                <w:color w:val="0000FF"/>
                <w:sz w:val="20"/>
                <w:szCs w:val="20"/>
                <w:u w:val="single"/>
              </w:rPr>
            </w:rPrChange>
          </w:rPr>
          <w:t xml:space="preserve"> allow users to select certain planned orders, perform combine/split/change vendor/change quantity and push them to SAP as PRs</w:t>
        </w:r>
      </w:ins>
    </w:p>
    <w:p w:rsidR="00000000" w:rsidRDefault="002B0E74">
      <w:pPr>
        <w:numPr>
          <w:ilvl w:val="0"/>
          <w:numId w:val="66"/>
        </w:numPr>
        <w:autoSpaceDE w:val="0"/>
        <w:autoSpaceDN w:val="0"/>
        <w:ind w:left="990"/>
        <w:rPr>
          <w:ins w:id="12507" w:author="gsadi" w:date="2013-11-25T13:36:00Z"/>
          <w:rFonts w:ascii="Arial" w:hAnsi="Arial" w:cs="Arial"/>
          <w:szCs w:val="20"/>
          <w:rPrChange w:id="12508" w:author="gsadi" w:date="2013-11-25T16:21:00Z">
            <w:rPr>
              <w:ins w:id="12509" w:author="gsadi" w:date="2013-11-25T13:36:00Z"/>
              <w:sz w:val="20"/>
              <w:szCs w:val="20"/>
            </w:rPr>
          </w:rPrChange>
        </w:rPr>
        <w:pPrChange w:id="12510" w:author="gsadi" w:date="2013-11-25T14:19:00Z">
          <w:pPr>
            <w:pStyle w:val="ListParagraph"/>
            <w:ind w:left="0"/>
            <w:jc w:val="both"/>
          </w:pPr>
        </w:pPrChange>
      </w:pPr>
      <w:ins w:id="12511" w:author="gsadi" w:date="2013-11-25T14:19:00Z">
        <w:r w:rsidRPr="002B0E74">
          <w:rPr>
            <w:rFonts w:ascii="Arial" w:hAnsi="Arial" w:cs="Arial"/>
            <w:szCs w:val="20"/>
            <w:rPrChange w:id="12512" w:author="gsadi" w:date="2013-11-25T16:21:00Z">
              <w:rPr>
                <w:color w:val="0000FF"/>
                <w:sz w:val="20"/>
                <w:szCs w:val="20"/>
                <w:u w:val="single"/>
              </w:rPr>
            </w:rPrChange>
          </w:rPr>
          <w:lastRenderedPageBreak/>
          <w:t xml:space="preserve">It allows </w:t>
        </w:r>
      </w:ins>
      <w:ins w:id="12513" w:author="gsadi" w:date="2013-11-25T13:36:00Z">
        <w:r w:rsidRPr="002B0E74">
          <w:rPr>
            <w:rFonts w:ascii="Arial" w:hAnsi="Arial" w:cs="Arial"/>
            <w:szCs w:val="20"/>
            <w:rPrChange w:id="12514" w:author="gsadi" w:date="2013-11-25T16:21:00Z">
              <w:rPr>
                <w:color w:val="0000FF"/>
                <w:sz w:val="20"/>
                <w:szCs w:val="20"/>
                <w:u w:val="single"/>
              </w:rPr>
            </w:rPrChange>
          </w:rPr>
          <w:t>users to select certain planned orders and push them to SAP as PRs. As part of this process, users need the ability to perform following activities on the proposed view:</w:t>
        </w:r>
      </w:ins>
    </w:p>
    <w:p w:rsidR="003A5194" w:rsidRPr="0094351E" w:rsidRDefault="003A5194" w:rsidP="00A54ECE">
      <w:pPr>
        <w:pStyle w:val="ListParagraph"/>
        <w:jc w:val="both"/>
        <w:rPr>
          <w:ins w:id="12515" w:author="gsadi" w:date="2013-11-25T13:36:00Z"/>
          <w:sz w:val="22"/>
          <w:szCs w:val="18"/>
          <w:rPrChange w:id="12516" w:author="gsadi" w:date="2013-11-25T16:21:00Z">
            <w:rPr>
              <w:ins w:id="12517" w:author="gsadi" w:date="2013-11-25T13:36:00Z"/>
              <w:sz w:val="18"/>
              <w:szCs w:val="18"/>
            </w:rPr>
          </w:rPrChange>
        </w:rPr>
      </w:pPr>
    </w:p>
    <w:p w:rsidR="003A5194" w:rsidRPr="0094351E" w:rsidRDefault="002B0E74" w:rsidP="00A54ECE">
      <w:pPr>
        <w:pStyle w:val="ListParagraph"/>
        <w:numPr>
          <w:ilvl w:val="1"/>
          <w:numId w:val="64"/>
        </w:numPr>
        <w:ind w:hanging="270"/>
        <w:jc w:val="both"/>
        <w:rPr>
          <w:ins w:id="12518" w:author="gsadi" w:date="2013-11-25T13:36:00Z"/>
          <w:rFonts w:ascii="Arial" w:hAnsi="Arial" w:cs="Arial"/>
          <w:szCs w:val="20"/>
          <w:u w:val="single"/>
          <w:rPrChange w:id="12519" w:author="gsadi" w:date="2013-11-25T16:21:00Z">
            <w:rPr>
              <w:ins w:id="12520" w:author="gsadi" w:date="2013-11-25T13:36:00Z"/>
              <w:rFonts w:ascii="Arial" w:hAnsi="Arial" w:cs="Arial"/>
              <w:sz w:val="20"/>
              <w:szCs w:val="20"/>
              <w:u w:val="single"/>
            </w:rPr>
          </w:rPrChange>
        </w:rPr>
      </w:pPr>
      <w:ins w:id="12521" w:author="gsadi" w:date="2013-11-25T13:36:00Z">
        <w:r w:rsidRPr="002B0E74">
          <w:rPr>
            <w:rFonts w:ascii="Arial" w:hAnsi="Arial" w:cs="Arial"/>
            <w:szCs w:val="20"/>
            <w:rPrChange w:id="12522" w:author="gsadi" w:date="2013-11-25T16:21:00Z">
              <w:rPr>
                <w:rFonts w:ascii="Arial" w:hAnsi="Arial" w:cs="Arial"/>
                <w:color w:val="0000FF"/>
                <w:sz w:val="20"/>
                <w:szCs w:val="20"/>
                <w:u w:val="single"/>
              </w:rPr>
            </w:rPrChange>
          </w:rPr>
          <w:t>Select the planned orders by clicking a grid value</w:t>
        </w:r>
      </w:ins>
    </w:p>
    <w:p w:rsidR="003A5194" w:rsidRPr="0094351E" w:rsidRDefault="002B0E74" w:rsidP="00A54ECE">
      <w:pPr>
        <w:pStyle w:val="ListParagraph"/>
        <w:numPr>
          <w:ilvl w:val="1"/>
          <w:numId w:val="64"/>
        </w:numPr>
        <w:ind w:hanging="270"/>
        <w:jc w:val="both"/>
        <w:rPr>
          <w:ins w:id="12523" w:author="gsadi" w:date="2013-11-25T13:36:00Z"/>
          <w:rFonts w:ascii="Arial" w:hAnsi="Arial" w:cs="Arial"/>
          <w:szCs w:val="20"/>
          <w:u w:val="single"/>
          <w:rPrChange w:id="12524" w:author="gsadi" w:date="2013-11-25T16:21:00Z">
            <w:rPr>
              <w:ins w:id="12525" w:author="gsadi" w:date="2013-11-25T13:36:00Z"/>
              <w:rFonts w:ascii="Arial" w:hAnsi="Arial" w:cs="Arial"/>
              <w:sz w:val="20"/>
              <w:szCs w:val="20"/>
              <w:u w:val="single"/>
            </w:rPr>
          </w:rPrChange>
        </w:rPr>
      </w:pPr>
      <w:ins w:id="12526" w:author="gsadi" w:date="2013-11-25T13:36:00Z">
        <w:r w:rsidRPr="002B0E74">
          <w:rPr>
            <w:rFonts w:ascii="Arial" w:hAnsi="Arial" w:cs="Arial"/>
            <w:szCs w:val="20"/>
            <w:rPrChange w:id="12527" w:author="gsadi" w:date="2013-11-25T16:21:00Z">
              <w:rPr>
                <w:rFonts w:ascii="Arial" w:hAnsi="Arial" w:cs="Arial"/>
                <w:color w:val="0000FF"/>
                <w:sz w:val="20"/>
                <w:szCs w:val="20"/>
                <w:u w:val="single"/>
              </w:rPr>
            </w:rPrChange>
          </w:rPr>
          <w:t>View the planned orders that represent the grid selected</w:t>
        </w:r>
      </w:ins>
    </w:p>
    <w:p w:rsidR="003A5194" w:rsidRPr="0094351E" w:rsidRDefault="002B0E74" w:rsidP="00A54ECE">
      <w:pPr>
        <w:pStyle w:val="ListParagraph"/>
        <w:numPr>
          <w:ilvl w:val="1"/>
          <w:numId w:val="64"/>
        </w:numPr>
        <w:ind w:hanging="270"/>
        <w:jc w:val="both"/>
        <w:rPr>
          <w:ins w:id="12528" w:author="gsadi" w:date="2013-11-25T13:36:00Z"/>
          <w:rFonts w:ascii="Arial" w:hAnsi="Arial" w:cs="Arial"/>
          <w:szCs w:val="20"/>
          <w:u w:val="single"/>
          <w:rPrChange w:id="12529" w:author="gsadi" w:date="2013-11-25T16:21:00Z">
            <w:rPr>
              <w:ins w:id="12530" w:author="gsadi" w:date="2013-11-25T13:36:00Z"/>
              <w:rFonts w:ascii="Arial" w:hAnsi="Arial" w:cs="Arial"/>
              <w:sz w:val="20"/>
              <w:szCs w:val="20"/>
              <w:u w:val="single"/>
            </w:rPr>
          </w:rPrChange>
        </w:rPr>
      </w:pPr>
      <w:ins w:id="12531" w:author="gsadi" w:date="2013-11-25T13:36:00Z">
        <w:r w:rsidRPr="002B0E74">
          <w:rPr>
            <w:rFonts w:ascii="Arial" w:hAnsi="Arial" w:cs="Arial"/>
            <w:szCs w:val="20"/>
            <w:rPrChange w:id="12532" w:author="gsadi" w:date="2013-11-25T16:21:00Z">
              <w:rPr>
                <w:rFonts w:ascii="Arial" w:hAnsi="Arial" w:cs="Arial"/>
                <w:color w:val="0000FF"/>
                <w:sz w:val="20"/>
                <w:szCs w:val="20"/>
                <w:u w:val="single"/>
              </w:rPr>
            </w:rPrChange>
          </w:rPr>
          <w:t>Select certain planned orders from the list of planned orders and combine them</w:t>
        </w:r>
      </w:ins>
    </w:p>
    <w:p w:rsidR="003A5194" w:rsidRPr="0094351E" w:rsidRDefault="002B0E74" w:rsidP="00A54ECE">
      <w:pPr>
        <w:pStyle w:val="ListParagraph"/>
        <w:numPr>
          <w:ilvl w:val="1"/>
          <w:numId w:val="64"/>
        </w:numPr>
        <w:ind w:hanging="270"/>
        <w:jc w:val="both"/>
        <w:rPr>
          <w:ins w:id="12533" w:author="gsadi" w:date="2013-11-25T13:36:00Z"/>
          <w:rFonts w:ascii="Arial" w:hAnsi="Arial" w:cs="Arial"/>
          <w:szCs w:val="20"/>
          <w:u w:val="single"/>
          <w:rPrChange w:id="12534" w:author="gsadi" w:date="2013-11-25T16:21:00Z">
            <w:rPr>
              <w:ins w:id="12535" w:author="gsadi" w:date="2013-11-25T13:36:00Z"/>
              <w:rFonts w:ascii="Arial" w:hAnsi="Arial" w:cs="Arial"/>
              <w:sz w:val="20"/>
              <w:szCs w:val="20"/>
              <w:u w:val="single"/>
            </w:rPr>
          </w:rPrChange>
        </w:rPr>
      </w:pPr>
      <w:ins w:id="12536" w:author="gsadi" w:date="2013-11-25T13:36:00Z">
        <w:r w:rsidRPr="002B0E74">
          <w:rPr>
            <w:rFonts w:ascii="Arial" w:hAnsi="Arial" w:cs="Arial"/>
            <w:szCs w:val="20"/>
            <w:rPrChange w:id="12537" w:author="gsadi" w:date="2013-11-25T16:21:00Z">
              <w:rPr>
                <w:rFonts w:ascii="Arial" w:hAnsi="Arial" w:cs="Arial"/>
                <w:color w:val="0000FF"/>
                <w:sz w:val="20"/>
                <w:szCs w:val="20"/>
                <w:u w:val="single"/>
              </w:rPr>
            </w:rPrChange>
          </w:rPr>
          <w:t>Split the planned orders</w:t>
        </w:r>
      </w:ins>
    </w:p>
    <w:p w:rsidR="003A5194" w:rsidRPr="0094351E" w:rsidRDefault="002B0E74" w:rsidP="00A54ECE">
      <w:pPr>
        <w:pStyle w:val="ListParagraph"/>
        <w:numPr>
          <w:ilvl w:val="1"/>
          <w:numId w:val="64"/>
        </w:numPr>
        <w:ind w:hanging="270"/>
        <w:jc w:val="both"/>
        <w:rPr>
          <w:ins w:id="12538" w:author="gsadi" w:date="2013-11-25T13:36:00Z"/>
          <w:sz w:val="22"/>
          <w:szCs w:val="18"/>
          <w:rPrChange w:id="12539" w:author="gsadi" w:date="2013-11-25T16:21:00Z">
            <w:rPr>
              <w:ins w:id="12540" w:author="gsadi" w:date="2013-11-25T13:36:00Z"/>
              <w:sz w:val="18"/>
              <w:szCs w:val="18"/>
            </w:rPr>
          </w:rPrChange>
        </w:rPr>
      </w:pPr>
      <w:ins w:id="12541" w:author="gsadi" w:date="2013-11-25T13:36:00Z">
        <w:r w:rsidRPr="002B0E74">
          <w:rPr>
            <w:rFonts w:ascii="Arial" w:hAnsi="Arial" w:cs="Arial"/>
            <w:szCs w:val="20"/>
            <w:rPrChange w:id="12542" w:author="gsadi" w:date="2013-11-25T16:21:00Z">
              <w:rPr>
                <w:rFonts w:ascii="Arial" w:hAnsi="Arial" w:cs="Arial"/>
                <w:color w:val="0000FF"/>
                <w:sz w:val="20"/>
                <w:szCs w:val="20"/>
                <w:u w:val="single"/>
              </w:rPr>
            </w:rPrChange>
          </w:rPr>
          <w:t>Push the combined/split planned orders to SAP as PRs.</w:t>
        </w:r>
      </w:ins>
    </w:p>
    <w:p w:rsidR="003A5194" w:rsidRPr="0094351E" w:rsidRDefault="003A5194" w:rsidP="00A54ECE">
      <w:pPr>
        <w:ind w:left="1440"/>
        <w:jc w:val="both"/>
        <w:rPr>
          <w:ins w:id="12543" w:author="gsadi" w:date="2013-11-25T13:36:00Z"/>
          <w:sz w:val="22"/>
          <w:szCs w:val="18"/>
          <w:rPrChange w:id="12544" w:author="gsadi" w:date="2013-11-25T16:21:00Z">
            <w:rPr>
              <w:ins w:id="12545" w:author="gsadi" w:date="2013-11-25T13:36:00Z"/>
              <w:sz w:val="18"/>
              <w:szCs w:val="18"/>
            </w:rPr>
          </w:rPrChange>
        </w:rPr>
      </w:pPr>
    </w:p>
    <w:p w:rsidR="00000000" w:rsidRDefault="002B0E74">
      <w:pPr>
        <w:pStyle w:val="ListParagraph"/>
        <w:numPr>
          <w:ilvl w:val="0"/>
          <w:numId w:val="66"/>
        </w:numPr>
        <w:ind w:left="1080"/>
        <w:jc w:val="both"/>
        <w:rPr>
          <w:ins w:id="12546" w:author="gsadi" w:date="2013-11-25T14:37:00Z"/>
          <w:rFonts w:ascii="Arial" w:hAnsi="Arial" w:cs="Arial"/>
          <w:szCs w:val="20"/>
          <w:rPrChange w:id="12547" w:author="gsadi" w:date="2013-11-25T16:21:00Z">
            <w:rPr>
              <w:ins w:id="12548" w:author="gsadi" w:date="2013-11-25T14:37:00Z"/>
              <w:rFonts w:ascii="Arial" w:hAnsi="Arial" w:cs="Arial"/>
              <w:sz w:val="20"/>
              <w:szCs w:val="20"/>
            </w:rPr>
          </w:rPrChange>
        </w:rPr>
        <w:pPrChange w:id="12549" w:author="gsadi" w:date="2013-11-25T14:21:00Z">
          <w:pPr>
            <w:jc w:val="both"/>
          </w:pPr>
        </w:pPrChange>
      </w:pPr>
      <w:ins w:id="12550" w:author="gsadi" w:date="2013-11-25T13:36:00Z">
        <w:r w:rsidRPr="002B0E74">
          <w:rPr>
            <w:rFonts w:ascii="Arial" w:hAnsi="Arial" w:cs="Arial"/>
            <w:b/>
            <w:szCs w:val="20"/>
            <w:rPrChange w:id="12551" w:author="gsadi" w:date="2013-11-25T16:21:00Z">
              <w:rPr>
                <w:b/>
                <w:color w:val="0000FF"/>
                <w:u w:val="single"/>
              </w:rPr>
            </w:rPrChange>
          </w:rPr>
          <w:t xml:space="preserve">Push Report: </w:t>
        </w:r>
      </w:ins>
      <w:ins w:id="12552" w:author="gsadi" w:date="2013-11-25T14:21:00Z">
        <w:r w:rsidRPr="002B0E74">
          <w:rPr>
            <w:rFonts w:ascii="Arial" w:hAnsi="Arial" w:cs="Arial"/>
            <w:szCs w:val="20"/>
            <w:rPrChange w:id="12553" w:author="gsadi" w:date="2013-11-25T16:21:00Z">
              <w:rPr>
                <w:rFonts w:ascii="Arial" w:hAnsi="Arial" w:cs="Arial"/>
                <w:color w:val="0000FF"/>
                <w:sz w:val="20"/>
                <w:szCs w:val="20"/>
                <w:u w:val="single"/>
              </w:rPr>
            </w:rPrChange>
          </w:rPr>
          <w:t xml:space="preserve">Status of PRs that </w:t>
        </w:r>
      </w:ins>
      <w:ins w:id="12554" w:author="gsadi" w:date="2013-11-25T14:22:00Z">
        <w:r w:rsidRPr="002B0E74">
          <w:rPr>
            <w:rFonts w:ascii="Arial" w:hAnsi="Arial" w:cs="Arial"/>
            <w:szCs w:val="20"/>
            <w:rPrChange w:id="12555" w:author="gsadi" w:date="2013-11-25T16:21:00Z">
              <w:rPr>
                <w:rFonts w:ascii="Arial" w:hAnsi="Arial" w:cs="Arial"/>
                <w:color w:val="0000FF"/>
                <w:sz w:val="20"/>
                <w:szCs w:val="20"/>
                <w:u w:val="single"/>
              </w:rPr>
            </w:rPrChange>
          </w:rPr>
          <w:t>are pushed to SAP is displayed on Push Report screen. It shows status of each push. If a PR is created successfully, it displays the PR number. Otherwise, it displays the error description</w:t>
        </w:r>
      </w:ins>
      <w:ins w:id="12556" w:author="gsadi" w:date="2013-11-25T14:23:00Z">
        <w:r w:rsidRPr="002B0E74">
          <w:rPr>
            <w:rFonts w:ascii="Arial" w:hAnsi="Arial" w:cs="Arial"/>
            <w:szCs w:val="20"/>
            <w:rPrChange w:id="12557" w:author="gsadi" w:date="2013-11-25T16:21:00Z">
              <w:rPr>
                <w:rFonts w:ascii="Arial" w:hAnsi="Arial" w:cs="Arial"/>
                <w:color w:val="0000FF"/>
                <w:sz w:val="20"/>
                <w:szCs w:val="20"/>
                <w:u w:val="single"/>
              </w:rPr>
            </w:rPrChange>
          </w:rPr>
          <w:t>.</w:t>
        </w:r>
      </w:ins>
      <w:ins w:id="12558" w:author="gsadi" w:date="2013-11-25T13:36:00Z">
        <w:r w:rsidRPr="002B0E74">
          <w:rPr>
            <w:rFonts w:ascii="Arial" w:hAnsi="Arial" w:cs="Arial"/>
            <w:szCs w:val="20"/>
            <w:rPrChange w:id="12559" w:author="gsadi" w:date="2013-11-25T16:21:00Z">
              <w:rPr>
                <w:color w:val="0000FF"/>
                <w:u w:val="single"/>
              </w:rPr>
            </w:rPrChange>
          </w:rPr>
          <w:t xml:space="preserve"> </w:t>
        </w:r>
      </w:ins>
    </w:p>
    <w:p w:rsidR="008C3056" w:rsidDel="0098498E" w:rsidRDefault="0098498E" w:rsidP="00E65C56">
      <w:pPr>
        <w:pStyle w:val="Heading2"/>
        <w:tabs>
          <w:tab w:val="clear" w:pos="1116"/>
          <w:tab w:val="num" w:pos="450"/>
        </w:tabs>
        <w:ind w:hanging="1026"/>
        <w:rPr>
          <w:del w:id="12560" w:author="gsadi" w:date="2013-11-25T14:10:00Z"/>
        </w:rPr>
      </w:pPr>
      <w:bookmarkStart w:id="12561" w:name="_Toc373153620"/>
      <w:bookmarkStart w:id="12562" w:name="_Toc373153771"/>
      <w:bookmarkEnd w:id="12561"/>
      <w:bookmarkEnd w:id="12562"/>
      <w:ins w:id="12563" w:author="gsadi" w:date="2013-11-25T14:42:00Z">
        <w:r>
          <w:t xml:space="preserve"> </w:t>
        </w:r>
      </w:ins>
      <w:bookmarkStart w:id="12564" w:name="_Toc373158187"/>
      <w:bookmarkStart w:id="12565" w:name="_Toc373158261"/>
      <w:bookmarkStart w:id="12566" w:name="_Toc373162638"/>
      <w:bookmarkStart w:id="12567" w:name="_Toc373183991"/>
      <w:bookmarkEnd w:id="12564"/>
      <w:bookmarkEnd w:id="12565"/>
      <w:bookmarkEnd w:id="12566"/>
      <w:bookmarkEnd w:id="12567"/>
    </w:p>
    <w:p w:rsidR="0098498E" w:rsidRDefault="00BE278B">
      <w:pPr>
        <w:pStyle w:val="Heading4"/>
        <w:rPr>
          <w:ins w:id="12568" w:author="gsadi" w:date="2013-11-25T14:45:00Z"/>
        </w:rPr>
      </w:pPr>
      <w:bookmarkStart w:id="12569" w:name="_Toc373183992"/>
      <w:ins w:id="12570" w:author="gsadi" w:date="2013-11-25T14:42:00Z">
        <w:r>
          <w:t xml:space="preserve">Technical </w:t>
        </w:r>
      </w:ins>
      <w:ins w:id="12571" w:author="gsadi" w:date="2013-11-25T14:43:00Z">
        <w:r w:rsidR="006F2A21">
          <w:t>Details</w:t>
        </w:r>
      </w:ins>
      <w:bookmarkEnd w:id="12569"/>
    </w:p>
    <w:p w:rsidR="00000000" w:rsidRDefault="002B0E74">
      <w:pPr>
        <w:rPr>
          <w:ins w:id="12572" w:author="gsadi" w:date="2013-11-25T14:44:00Z"/>
          <w:rPrChange w:id="12573" w:author="gsadi" w:date="2013-11-25T14:45:00Z">
            <w:rPr>
              <w:ins w:id="12574" w:author="gsadi" w:date="2013-11-25T14:44:00Z"/>
            </w:rPr>
          </w:rPrChange>
        </w:rPr>
        <w:pPrChange w:id="12575" w:author="gsadi" w:date="2013-11-25T14:45:00Z">
          <w:pPr>
            <w:pStyle w:val="Heading4"/>
          </w:pPr>
        </w:pPrChange>
      </w:pPr>
      <w:ins w:id="12576" w:author="gsadi" w:date="2013-11-25T14:45:00Z">
        <w:r w:rsidRPr="002B0E74">
          <w:rPr>
            <w:rFonts w:ascii="Arial" w:hAnsi="Arial" w:cs="Arial"/>
            <w:rPrChange w:id="12577" w:author="gsadi" w:date="2013-11-25T14:45:00Z">
              <w:rPr>
                <w:color w:val="0000FF"/>
                <w:u w:val="single"/>
              </w:rPr>
            </w:rPrChange>
          </w:rPr>
          <w:t>Technical details of PSE application are covered in this section:</w:t>
        </w:r>
      </w:ins>
    </w:p>
    <w:p w:rsidR="00000000" w:rsidRDefault="00896BAE">
      <w:pPr>
        <w:pStyle w:val="Heading5"/>
        <w:tabs>
          <w:tab w:val="left" w:pos="1080"/>
        </w:tabs>
        <w:rPr>
          <w:ins w:id="12578" w:author="gsadi" w:date="2013-11-25T14:45:00Z"/>
        </w:rPr>
        <w:pPrChange w:id="12579" w:author="gsadi" w:date="2013-11-25T14:45:00Z">
          <w:pPr>
            <w:pStyle w:val="Heading4"/>
          </w:pPr>
        </w:pPrChange>
      </w:pPr>
      <w:ins w:id="12580" w:author="gsadi" w:date="2013-11-25T14:45:00Z">
        <w:r>
          <w:rPr>
            <w:rFonts w:ascii="Arial" w:hAnsi="Arial" w:cs="Arial"/>
          </w:rPr>
          <w:t xml:space="preserve"> </w:t>
        </w:r>
      </w:ins>
      <w:bookmarkStart w:id="12581" w:name="_Toc373183993"/>
      <w:ins w:id="12582" w:author="gsadi" w:date="2013-11-25T14:44:00Z">
        <w:r w:rsidR="002B0E74" w:rsidRPr="002B0E74">
          <w:rPr>
            <w:rFonts w:ascii="Arial" w:hAnsi="Arial" w:cs="Arial"/>
            <w:rPrChange w:id="12583" w:author="gsadi" w:date="2013-11-25T14:44:00Z">
              <w:rPr>
                <w:iCs/>
                <w:color w:val="0000FF"/>
                <w:u w:val="single"/>
              </w:rPr>
            </w:rPrChange>
          </w:rPr>
          <w:t>Application Modules / Framework Components</w:t>
        </w:r>
      </w:ins>
      <w:bookmarkEnd w:id="12581"/>
    </w:p>
    <w:p w:rsidR="00000000" w:rsidRDefault="003F6914">
      <w:pPr>
        <w:rPr>
          <w:ins w:id="12584" w:author="gsadi" w:date="2013-11-25T14:47:00Z"/>
        </w:rPr>
        <w:pPrChange w:id="12585" w:author="gsadi" w:date="2013-11-25T14:45:00Z">
          <w:pPr>
            <w:pStyle w:val="Heading4"/>
          </w:pPr>
        </w:pPrChange>
      </w:pPr>
      <w:ins w:id="12586" w:author="gsadi" w:date="2013-11-25T14:46:00Z">
        <w:r>
          <w:rPr>
            <w:noProof/>
            <w:rPrChange w:id="12587">
              <w:rPr>
                <w:noProof/>
                <w:color w:val="0000FF"/>
                <w:u w:val="single"/>
              </w:rPr>
            </w:rPrChange>
          </w:rPr>
          <w:drawing>
            <wp:inline distT="0" distB="0" distL="0" distR="0">
              <wp:extent cx="5597448" cy="3021496"/>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7525" cy="3021538"/>
                      </a:xfrm>
                      <a:prstGeom prst="rect">
                        <a:avLst/>
                      </a:prstGeom>
                      <a:noFill/>
                      <a:ln>
                        <a:noFill/>
                      </a:ln>
                    </pic:spPr>
                  </pic:pic>
                </a:graphicData>
              </a:graphic>
            </wp:inline>
          </w:drawing>
        </w:r>
      </w:ins>
    </w:p>
    <w:p w:rsidR="001E6522" w:rsidRDefault="00113939" w:rsidP="001E6522">
      <w:pPr>
        <w:pStyle w:val="Heading5"/>
        <w:tabs>
          <w:tab w:val="left" w:pos="1080"/>
        </w:tabs>
        <w:rPr>
          <w:ins w:id="12588" w:author="gsadi" w:date="2013-11-25T14:46:00Z"/>
          <w:rFonts w:ascii="Arial" w:hAnsi="Arial" w:cs="Arial"/>
        </w:rPr>
      </w:pPr>
      <w:ins w:id="12589" w:author="gsadi" w:date="2013-11-25T14:46:00Z">
        <w:r>
          <w:rPr>
            <w:rFonts w:ascii="Arial" w:hAnsi="Arial" w:cs="Arial"/>
          </w:rPr>
          <w:t xml:space="preserve"> </w:t>
        </w:r>
        <w:bookmarkStart w:id="12590" w:name="_Toc373183994"/>
        <w:r w:rsidR="001E6522">
          <w:rPr>
            <w:rFonts w:ascii="Arial" w:hAnsi="Arial" w:cs="Arial"/>
          </w:rPr>
          <w:t>System and Technical Architecture</w:t>
        </w:r>
        <w:bookmarkEnd w:id="12590"/>
      </w:ins>
    </w:p>
    <w:p w:rsidR="0098498E" w:rsidRDefault="003F6914">
      <w:pPr>
        <w:rPr>
          <w:ins w:id="12591" w:author="gsadi" w:date="2013-11-25T14:47:00Z"/>
        </w:rPr>
      </w:pPr>
      <w:ins w:id="12592" w:author="gsadi" w:date="2013-11-25T14:47:00Z">
        <w:r>
          <w:rPr>
            <w:noProof/>
            <w:rPrChange w:id="12593">
              <w:rPr>
                <w:rFonts w:ascii="Arial" w:eastAsiaTheme="majorEastAsia" w:hAnsi="Arial" w:cs="Arial"/>
                <w:b/>
                <w:bCs/>
                <w:i/>
                <w:noProof/>
                <w:color w:val="0000FF"/>
                <w:sz w:val="26"/>
                <w:szCs w:val="26"/>
                <w:u w:val="single"/>
              </w:rPr>
            </w:rPrChange>
          </w:rPr>
          <w:lastRenderedPageBreak/>
          <w:drawing>
            <wp:inline distT="0" distB="0" distL="0" distR="0">
              <wp:extent cx="5600700" cy="3847465"/>
              <wp:effectExtent l="0" t="0" r="0" b="635"/>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600700" cy="3847465"/>
                      </a:xfrm>
                      <a:prstGeom prst="rect">
                        <a:avLst/>
                      </a:prstGeom>
                      <a:noFill/>
                      <a:ln w="9525">
                        <a:noFill/>
                        <a:miter lim="800000"/>
                        <a:headEnd/>
                        <a:tailEnd/>
                      </a:ln>
                    </pic:spPr>
                  </pic:pic>
                </a:graphicData>
              </a:graphic>
            </wp:inline>
          </w:drawing>
        </w:r>
      </w:ins>
    </w:p>
    <w:p w:rsidR="004A36F1" w:rsidRDefault="004A36F1">
      <w:pPr>
        <w:rPr>
          <w:ins w:id="12594" w:author="gsadi" w:date="2013-11-25T14:47:00Z"/>
        </w:rPr>
      </w:pPr>
    </w:p>
    <w:p w:rsidR="004A36F1" w:rsidRDefault="003F6914">
      <w:pPr>
        <w:rPr>
          <w:ins w:id="12595" w:author="gsadi" w:date="2013-11-25T22:32:00Z"/>
        </w:rPr>
      </w:pPr>
      <w:ins w:id="12596" w:author="gsadi" w:date="2013-11-25T14:47:00Z">
        <w:r>
          <w:rPr>
            <w:noProof/>
            <w:rPrChange w:id="12597">
              <w:rPr>
                <w:rFonts w:ascii="Arial" w:eastAsiaTheme="majorEastAsia" w:hAnsi="Arial" w:cs="Arial"/>
                <w:b/>
                <w:bCs/>
                <w:i/>
                <w:noProof/>
                <w:color w:val="0000FF"/>
                <w:sz w:val="26"/>
                <w:szCs w:val="26"/>
                <w:u w:val="single"/>
              </w:rPr>
            </w:rPrChange>
          </w:rPr>
          <w:lastRenderedPageBreak/>
          <w:drawing>
            <wp:inline distT="0" distB="0" distL="0" distR="0">
              <wp:extent cx="5514975" cy="3848100"/>
              <wp:effectExtent l="19050" t="0" r="9525"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514975" cy="3848100"/>
                      </a:xfrm>
                      <a:prstGeom prst="rect">
                        <a:avLst/>
                      </a:prstGeom>
                      <a:noFill/>
                      <a:ln w="9525">
                        <a:noFill/>
                        <a:miter lim="800000"/>
                        <a:headEnd/>
                        <a:tailEnd/>
                      </a:ln>
                    </pic:spPr>
                  </pic:pic>
                </a:graphicData>
              </a:graphic>
            </wp:inline>
          </w:drawing>
        </w:r>
      </w:ins>
    </w:p>
    <w:p w:rsidR="009962BE" w:rsidRDefault="009962BE" w:rsidP="009962BE">
      <w:pPr>
        <w:pStyle w:val="Heading5"/>
        <w:tabs>
          <w:tab w:val="left" w:pos="1080"/>
        </w:tabs>
        <w:rPr>
          <w:ins w:id="12598" w:author="gsadi" w:date="2013-11-25T22:33:00Z"/>
          <w:rFonts w:ascii="Arial" w:hAnsi="Arial" w:cs="Arial"/>
        </w:rPr>
      </w:pPr>
      <w:bookmarkStart w:id="12599" w:name="_Toc373183995"/>
      <w:ins w:id="12600" w:author="gsadi" w:date="2013-11-25T22:32:00Z">
        <w:r>
          <w:rPr>
            <w:rFonts w:ascii="Arial" w:hAnsi="Arial" w:cs="Arial"/>
          </w:rPr>
          <w:t>Important PSE tables</w:t>
        </w:r>
      </w:ins>
      <w:bookmarkEnd w:id="12599"/>
    </w:p>
    <w:p w:rsidR="00000000" w:rsidRDefault="003F6914">
      <w:pPr>
        <w:rPr>
          <w:ins w:id="12601" w:author="gsadi" w:date="2013-11-25T22:32:00Z"/>
          <w:rPrChange w:id="12602" w:author="gsadi" w:date="2013-11-25T22:33:00Z">
            <w:rPr>
              <w:ins w:id="12603" w:author="gsadi" w:date="2013-11-25T22:32:00Z"/>
              <w:rFonts w:ascii="Arial" w:hAnsi="Arial" w:cs="Arial"/>
            </w:rPr>
          </w:rPrChange>
        </w:rPr>
        <w:pPrChange w:id="12604" w:author="gsadi" w:date="2013-11-25T22:33:00Z">
          <w:pPr>
            <w:pStyle w:val="Heading5"/>
            <w:tabs>
              <w:tab w:val="left" w:pos="1080"/>
            </w:tabs>
          </w:pPr>
        </w:pPrChange>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Change w:id="12605" w:author="gsadi" w:date="2013-11-25T22:34:00Z">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PrChange>
      </w:tblPr>
      <w:tblGrid>
        <w:gridCol w:w="4248"/>
        <w:gridCol w:w="4968"/>
        <w:tblGridChange w:id="12606">
          <w:tblGrid>
            <w:gridCol w:w="4706"/>
            <w:gridCol w:w="53"/>
            <w:gridCol w:w="4457"/>
          </w:tblGrid>
        </w:tblGridChange>
      </w:tblGrid>
      <w:tr w:rsidR="009962BE" w:rsidRPr="00AE6CA2" w:rsidTr="00AE6CA2">
        <w:trPr>
          <w:ins w:id="12607" w:author="gsadi" w:date="2013-11-25T22:32:00Z"/>
        </w:trPr>
        <w:tc>
          <w:tcPr>
            <w:tcW w:w="4248" w:type="dxa"/>
            <w:shd w:val="clear" w:color="auto" w:fill="A6A6A6" w:themeFill="background1" w:themeFillShade="A6"/>
            <w:tcPrChange w:id="12608" w:author="gsadi" w:date="2013-11-25T22:34:00Z">
              <w:tcPr>
                <w:tcW w:w="4788" w:type="dxa"/>
                <w:gridSpan w:val="2"/>
              </w:tcPr>
            </w:tcPrChange>
          </w:tcPr>
          <w:p w:rsidR="009962BE" w:rsidRPr="00AE6CA2" w:rsidRDefault="002B0E74" w:rsidP="005D063E">
            <w:pPr>
              <w:rPr>
                <w:ins w:id="12609" w:author="gsadi" w:date="2013-11-25T22:32:00Z"/>
                <w:rFonts w:ascii="Arial" w:hAnsi="Arial" w:cs="Arial"/>
                <w:b/>
                <w:sz w:val="20"/>
                <w:rPrChange w:id="12610" w:author="gsadi" w:date="2013-11-25T22:34:00Z">
                  <w:rPr>
                    <w:ins w:id="12611" w:author="gsadi" w:date="2013-11-25T22:32:00Z"/>
                    <w:b/>
                  </w:rPr>
                </w:rPrChange>
              </w:rPr>
            </w:pPr>
            <w:ins w:id="12612" w:author="gsadi" w:date="2013-11-25T22:32:00Z">
              <w:r w:rsidRPr="002B0E74">
                <w:rPr>
                  <w:rFonts w:ascii="Arial" w:hAnsi="Arial" w:cs="Arial"/>
                  <w:b/>
                  <w:sz w:val="20"/>
                  <w:rPrChange w:id="12613" w:author="gsadi" w:date="2013-11-25T22:34:00Z">
                    <w:rPr>
                      <w:b/>
                      <w:bCs/>
                      <w:i/>
                      <w:iCs/>
                      <w:color w:val="0000FF"/>
                      <w:sz w:val="26"/>
                      <w:szCs w:val="26"/>
                      <w:u w:val="single"/>
                    </w:rPr>
                  </w:rPrChange>
                </w:rPr>
                <w:t>Important DB tables</w:t>
              </w:r>
            </w:ins>
          </w:p>
        </w:tc>
        <w:tc>
          <w:tcPr>
            <w:tcW w:w="4968" w:type="dxa"/>
            <w:shd w:val="clear" w:color="auto" w:fill="A6A6A6" w:themeFill="background1" w:themeFillShade="A6"/>
            <w:tcPrChange w:id="12614" w:author="gsadi" w:date="2013-11-25T22:34:00Z">
              <w:tcPr>
                <w:tcW w:w="4788" w:type="dxa"/>
              </w:tcPr>
            </w:tcPrChange>
          </w:tcPr>
          <w:p w:rsidR="009962BE" w:rsidRPr="00AE6CA2" w:rsidRDefault="002B0E74" w:rsidP="005D063E">
            <w:pPr>
              <w:rPr>
                <w:ins w:id="12615" w:author="gsadi" w:date="2013-11-25T22:32:00Z"/>
                <w:rFonts w:ascii="Arial" w:hAnsi="Arial" w:cs="Arial"/>
                <w:b/>
                <w:sz w:val="20"/>
                <w:rPrChange w:id="12616" w:author="gsadi" w:date="2013-11-25T22:34:00Z">
                  <w:rPr>
                    <w:ins w:id="12617" w:author="gsadi" w:date="2013-11-25T22:32:00Z"/>
                    <w:b/>
                  </w:rPr>
                </w:rPrChange>
              </w:rPr>
            </w:pPr>
            <w:ins w:id="12618" w:author="gsadi" w:date="2013-11-25T22:32:00Z">
              <w:r w:rsidRPr="002B0E74">
                <w:rPr>
                  <w:rFonts w:ascii="Arial" w:hAnsi="Arial" w:cs="Arial"/>
                  <w:b/>
                  <w:sz w:val="20"/>
                  <w:rPrChange w:id="12619" w:author="gsadi" w:date="2013-11-25T22:34:00Z">
                    <w:rPr>
                      <w:b/>
                      <w:bCs/>
                      <w:i/>
                      <w:iCs/>
                      <w:color w:val="0000FF"/>
                      <w:sz w:val="26"/>
                      <w:szCs w:val="26"/>
                      <w:u w:val="single"/>
                    </w:rPr>
                  </w:rPrChange>
                </w:rPr>
                <w:t>Purpose</w:t>
              </w:r>
            </w:ins>
          </w:p>
        </w:tc>
      </w:tr>
      <w:tr w:rsidR="009962BE" w:rsidRPr="00AE6CA2" w:rsidTr="00AE6CA2">
        <w:trPr>
          <w:ins w:id="12620" w:author="gsadi" w:date="2013-11-25T22:32:00Z"/>
        </w:trPr>
        <w:tc>
          <w:tcPr>
            <w:tcW w:w="4248" w:type="dxa"/>
            <w:tcPrChange w:id="12621" w:author="gsadi" w:date="2013-11-25T22:34:00Z">
              <w:tcPr>
                <w:tcW w:w="4788" w:type="dxa"/>
              </w:tcPr>
            </w:tcPrChange>
          </w:tcPr>
          <w:p w:rsidR="009962BE" w:rsidRPr="00AE6CA2" w:rsidRDefault="002B0E74" w:rsidP="005D063E">
            <w:pPr>
              <w:rPr>
                <w:ins w:id="12622" w:author="gsadi" w:date="2013-11-25T22:32:00Z"/>
                <w:rFonts w:ascii="Arial" w:hAnsi="Arial" w:cs="Arial"/>
                <w:sz w:val="20"/>
                <w:rPrChange w:id="12623" w:author="gsadi" w:date="2013-11-25T22:34:00Z">
                  <w:rPr>
                    <w:ins w:id="12624" w:author="gsadi" w:date="2013-11-25T22:32:00Z"/>
                  </w:rPr>
                </w:rPrChange>
              </w:rPr>
            </w:pPr>
            <w:ins w:id="12625" w:author="gsadi" w:date="2013-11-25T22:32:00Z">
              <w:r w:rsidRPr="002B0E74">
                <w:rPr>
                  <w:rFonts w:ascii="Arial" w:hAnsi="Arial" w:cs="Arial"/>
                  <w:sz w:val="20"/>
                  <w:rPrChange w:id="12626" w:author="gsadi" w:date="2013-11-25T22:34:00Z">
                    <w:rPr>
                      <w:b/>
                      <w:bCs/>
                      <w:i/>
                      <w:iCs/>
                      <w:color w:val="0000FF"/>
                      <w:sz w:val="26"/>
                      <w:szCs w:val="26"/>
                      <w:u w:val="single"/>
                    </w:rPr>
                  </w:rPrChange>
                </w:rPr>
                <w:t>MINS_RECORD_OD</w:t>
              </w:r>
            </w:ins>
          </w:p>
        </w:tc>
        <w:tc>
          <w:tcPr>
            <w:tcW w:w="4968" w:type="dxa"/>
            <w:tcPrChange w:id="12627" w:author="gsadi" w:date="2013-11-25T22:34:00Z">
              <w:tcPr>
                <w:tcW w:w="4788" w:type="dxa"/>
                <w:gridSpan w:val="2"/>
              </w:tcPr>
            </w:tcPrChange>
          </w:tcPr>
          <w:p w:rsidR="009962BE" w:rsidRPr="00AE6CA2" w:rsidRDefault="002B0E74" w:rsidP="005D063E">
            <w:pPr>
              <w:rPr>
                <w:ins w:id="12628" w:author="gsadi" w:date="2013-11-25T22:32:00Z"/>
                <w:rFonts w:ascii="Arial" w:hAnsi="Arial" w:cs="Arial"/>
                <w:sz w:val="20"/>
                <w:rPrChange w:id="12629" w:author="gsadi" w:date="2013-11-25T22:34:00Z">
                  <w:rPr>
                    <w:ins w:id="12630" w:author="gsadi" w:date="2013-11-25T22:32:00Z"/>
                  </w:rPr>
                </w:rPrChange>
              </w:rPr>
            </w:pPr>
            <w:ins w:id="12631" w:author="gsadi" w:date="2013-11-25T22:33:00Z">
              <w:r w:rsidRPr="002B0E74">
                <w:rPr>
                  <w:rFonts w:ascii="Arial" w:hAnsi="Arial" w:cs="Arial"/>
                  <w:sz w:val="20"/>
                  <w:rPrChange w:id="12632" w:author="gsadi" w:date="2013-11-25T22:34:00Z">
                    <w:rPr>
                      <w:rFonts w:ascii="Arial" w:hAnsi="Arial" w:cs="Arial"/>
                      <w:b/>
                      <w:bCs/>
                      <w:i/>
                      <w:iCs/>
                      <w:color w:val="0000FF"/>
                      <w:sz w:val="26"/>
                      <w:szCs w:val="26"/>
                      <w:u w:val="single"/>
                    </w:rPr>
                  </w:rPrChange>
                </w:rPr>
                <w:t>Buy Plan Report is built on this table</w:t>
              </w:r>
            </w:ins>
          </w:p>
        </w:tc>
      </w:tr>
      <w:tr w:rsidR="009962BE" w:rsidRPr="00AE6CA2" w:rsidTr="00AE6CA2">
        <w:trPr>
          <w:ins w:id="12633" w:author="gsadi" w:date="2013-11-25T22:32:00Z"/>
        </w:trPr>
        <w:tc>
          <w:tcPr>
            <w:tcW w:w="4248" w:type="dxa"/>
            <w:tcPrChange w:id="12634" w:author="gsadi" w:date="2013-11-25T22:34:00Z">
              <w:tcPr>
                <w:tcW w:w="4788" w:type="dxa"/>
              </w:tcPr>
            </w:tcPrChange>
          </w:tcPr>
          <w:p w:rsidR="009962BE" w:rsidRPr="00AE6CA2" w:rsidRDefault="002B0E74" w:rsidP="005D063E">
            <w:pPr>
              <w:rPr>
                <w:ins w:id="12635" w:author="gsadi" w:date="2013-11-25T22:32:00Z"/>
                <w:rFonts w:ascii="Arial" w:hAnsi="Arial" w:cs="Arial"/>
                <w:sz w:val="20"/>
                <w:rPrChange w:id="12636" w:author="gsadi" w:date="2013-11-25T22:34:00Z">
                  <w:rPr>
                    <w:ins w:id="12637" w:author="gsadi" w:date="2013-11-25T22:32:00Z"/>
                  </w:rPr>
                </w:rPrChange>
              </w:rPr>
            </w:pPr>
            <w:ins w:id="12638" w:author="gsadi" w:date="2013-11-25T22:32:00Z">
              <w:r w:rsidRPr="002B0E74">
                <w:rPr>
                  <w:rFonts w:ascii="Arial" w:hAnsi="Arial" w:cs="Arial"/>
                  <w:sz w:val="20"/>
                  <w:rPrChange w:id="12639" w:author="gsadi" w:date="2013-11-25T22:34:00Z">
                    <w:rPr>
                      <w:b/>
                      <w:bCs/>
                      <w:i/>
                      <w:iCs/>
                      <w:color w:val="0000FF"/>
                      <w:sz w:val="26"/>
                      <w:szCs w:val="26"/>
                      <w:u w:val="single"/>
                    </w:rPr>
                  </w:rPrChange>
                </w:rPr>
                <w:t>WORKORDER_PLANNED_OD</w:t>
              </w:r>
            </w:ins>
          </w:p>
          <w:p w:rsidR="009962BE" w:rsidRPr="00AE6CA2" w:rsidRDefault="002B0E74" w:rsidP="005D063E">
            <w:pPr>
              <w:rPr>
                <w:ins w:id="12640" w:author="gsadi" w:date="2013-11-25T22:32:00Z"/>
                <w:rFonts w:ascii="Arial" w:hAnsi="Arial" w:cs="Arial"/>
                <w:sz w:val="20"/>
                <w:rPrChange w:id="12641" w:author="gsadi" w:date="2013-11-25T22:34:00Z">
                  <w:rPr>
                    <w:ins w:id="12642" w:author="gsadi" w:date="2013-11-25T22:32:00Z"/>
                  </w:rPr>
                </w:rPrChange>
              </w:rPr>
            </w:pPr>
            <w:ins w:id="12643" w:author="gsadi" w:date="2013-11-25T22:32:00Z">
              <w:r w:rsidRPr="002B0E74">
                <w:rPr>
                  <w:rFonts w:ascii="Arial" w:hAnsi="Arial" w:cs="Arial"/>
                  <w:sz w:val="20"/>
                  <w:rPrChange w:id="12644" w:author="gsadi" w:date="2013-11-25T22:34:00Z">
                    <w:rPr>
                      <w:b/>
                      <w:bCs/>
                      <w:i/>
                      <w:iCs/>
                      <w:color w:val="0000FF"/>
                      <w:sz w:val="26"/>
                      <w:szCs w:val="26"/>
                      <w:u w:val="single"/>
                    </w:rPr>
                  </w:rPrChange>
                </w:rPr>
                <w:t>WORKORDER_PLANNED_OD_FLAGS</w:t>
              </w:r>
            </w:ins>
          </w:p>
        </w:tc>
        <w:tc>
          <w:tcPr>
            <w:tcW w:w="4968" w:type="dxa"/>
            <w:tcPrChange w:id="12645" w:author="gsadi" w:date="2013-11-25T22:34:00Z">
              <w:tcPr>
                <w:tcW w:w="4788" w:type="dxa"/>
                <w:gridSpan w:val="2"/>
              </w:tcPr>
            </w:tcPrChange>
          </w:tcPr>
          <w:p w:rsidR="009962BE" w:rsidRPr="00AE6CA2" w:rsidRDefault="002B0E74">
            <w:pPr>
              <w:rPr>
                <w:ins w:id="12646" w:author="gsadi" w:date="2013-11-25T22:32:00Z"/>
                <w:rFonts w:ascii="Arial" w:hAnsi="Arial" w:cs="Arial"/>
                <w:sz w:val="20"/>
                <w:rPrChange w:id="12647" w:author="gsadi" w:date="2013-11-25T22:34:00Z">
                  <w:rPr>
                    <w:ins w:id="12648" w:author="gsadi" w:date="2013-11-25T22:32:00Z"/>
                  </w:rPr>
                </w:rPrChange>
              </w:rPr>
            </w:pPr>
            <w:ins w:id="12649" w:author="gsadi" w:date="2013-11-25T22:32:00Z">
              <w:r w:rsidRPr="002B0E74">
                <w:rPr>
                  <w:rFonts w:ascii="Arial" w:hAnsi="Arial" w:cs="Arial"/>
                  <w:sz w:val="20"/>
                  <w:rPrChange w:id="12650" w:author="gsadi" w:date="2013-11-25T22:34:00Z">
                    <w:rPr>
                      <w:b/>
                      <w:bCs/>
                      <w:i/>
                      <w:iCs/>
                      <w:color w:val="0000FF"/>
                      <w:sz w:val="26"/>
                      <w:szCs w:val="26"/>
                      <w:u w:val="single"/>
                    </w:rPr>
                  </w:rPrChange>
                </w:rPr>
                <w:t xml:space="preserve">Contains the Planned Order Information </w:t>
              </w:r>
            </w:ins>
            <w:ins w:id="12651" w:author="gsadi" w:date="2013-11-25T22:33:00Z">
              <w:r w:rsidRPr="002B0E74">
                <w:rPr>
                  <w:rFonts w:ascii="Arial" w:hAnsi="Arial" w:cs="Arial"/>
                  <w:sz w:val="20"/>
                  <w:rPrChange w:id="12652" w:author="gsadi" w:date="2013-11-25T22:34:00Z">
                    <w:rPr>
                      <w:rFonts w:ascii="Arial" w:hAnsi="Arial" w:cs="Arial"/>
                      <w:b/>
                      <w:bCs/>
                      <w:i/>
                      <w:iCs/>
                      <w:color w:val="0000FF"/>
                      <w:sz w:val="26"/>
                      <w:szCs w:val="26"/>
                      <w:u w:val="single"/>
                    </w:rPr>
                  </w:rPrChange>
                </w:rPr>
                <w:t>from i2</w:t>
              </w:r>
            </w:ins>
          </w:p>
        </w:tc>
      </w:tr>
      <w:tr w:rsidR="009962BE" w:rsidRPr="00AE6CA2" w:rsidTr="00AE6CA2">
        <w:trPr>
          <w:ins w:id="12653" w:author="gsadi" w:date="2013-11-25T22:32:00Z"/>
        </w:trPr>
        <w:tc>
          <w:tcPr>
            <w:tcW w:w="4248" w:type="dxa"/>
            <w:tcPrChange w:id="12654" w:author="gsadi" w:date="2013-11-25T22:34:00Z">
              <w:tcPr>
                <w:tcW w:w="4788" w:type="dxa"/>
              </w:tcPr>
            </w:tcPrChange>
          </w:tcPr>
          <w:p w:rsidR="009962BE" w:rsidRPr="00AE6CA2" w:rsidRDefault="002B0E74" w:rsidP="005D063E">
            <w:pPr>
              <w:rPr>
                <w:ins w:id="12655" w:author="gsadi" w:date="2013-11-25T22:32:00Z"/>
                <w:rFonts w:ascii="Arial" w:hAnsi="Arial" w:cs="Arial"/>
                <w:sz w:val="20"/>
                <w:rPrChange w:id="12656" w:author="gsadi" w:date="2013-11-25T22:34:00Z">
                  <w:rPr>
                    <w:ins w:id="12657" w:author="gsadi" w:date="2013-11-25T22:32:00Z"/>
                  </w:rPr>
                </w:rPrChange>
              </w:rPr>
            </w:pPr>
            <w:ins w:id="12658" w:author="gsadi" w:date="2013-11-25T22:32:00Z">
              <w:r w:rsidRPr="002B0E74">
                <w:rPr>
                  <w:rFonts w:ascii="Arial" w:hAnsi="Arial" w:cs="Arial"/>
                  <w:sz w:val="20"/>
                  <w:rPrChange w:id="12659" w:author="gsadi" w:date="2013-11-25T22:34:00Z">
                    <w:rPr>
                      <w:b/>
                      <w:bCs/>
                      <w:i/>
                      <w:iCs/>
                      <w:color w:val="0000FF"/>
                      <w:sz w:val="26"/>
                      <w:szCs w:val="26"/>
                      <w:u w:val="single"/>
                    </w:rPr>
                  </w:rPrChange>
                </w:rPr>
                <w:t>CAPACITY</w:t>
              </w:r>
            </w:ins>
          </w:p>
          <w:p w:rsidR="009962BE" w:rsidRPr="00AE6CA2" w:rsidRDefault="002B0E74" w:rsidP="005D063E">
            <w:pPr>
              <w:rPr>
                <w:ins w:id="12660" w:author="gsadi" w:date="2013-11-25T22:32:00Z"/>
                <w:rFonts w:ascii="Arial" w:hAnsi="Arial" w:cs="Arial"/>
                <w:sz w:val="20"/>
                <w:rPrChange w:id="12661" w:author="gsadi" w:date="2013-11-25T22:34:00Z">
                  <w:rPr>
                    <w:ins w:id="12662" w:author="gsadi" w:date="2013-11-25T22:32:00Z"/>
                  </w:rPr>
                </w:rPrChange>
              </w:rPr>
            </w:pPr>
            <w:ins w:id="12663" w:author="gsadi" w:date="2013-11-25T22:32:00Z">
              <w:r w:rsidRPr="002B0E74">
                <w:rPr>
                  <w:rFonts w:ascii="Arial" w:hAnsi="Arial" w:cs="Arial"/>
                  <w:sz w:val="20"/>
                  <w:rPrChange w:id="12664" w:author="gsadi" w:date="2013-11-25T22:34:00Z">
                    <w:rPr>
                      <w:b/>
                      <w:bCs/>
                      <w:i/>
                      <w:iCs/>
                      <w:color w:val="0000FF"/>
                      <w:sz w:val="26"/>
                      <w:szCs w:val="26"/>
                      <w:u w:val="single"/>
                    </w:rPr>
                  </w:rPrChange>
                </w:rPr>
                <w:t>PLANNED_CAPACITY</w:t>
              </w:r>
            </w:ins>
          </w:p>
          <w:p w:rsidR="009962BE" w:rsidRPr="00AE6CA2" w:rsidRDefault="002B0E74" w:rsidP="005D063E">
            <w:pPr>
              <w:rPr>
                <w:ins w:id="12665" w:author="gsadi" w:date="2013-11-25T22:32:00Z"/>
                <w:rFonts w:ascii="Arial" w:hAnsi="Arial" w:cs="Arial"/>
                <w:sz w:val="20"/>
                <w:rPrChange w:id="12666" w:author="gsadi" w:date="2013-11-25T22:34:00Z">
                  <w:rPr>
                    <w:ins w:id="12667" w:author="gsadi" w:date="2013-11-25T22:32:00Z"/>
                  </w:rPr>
                </w:rPrChange>
              </w:rPr>
            </w:pPr>
            <w:ins w:id="12668" w:author="gsadi" w:date="2013-11-25T22:32:00Z">
              <w:r w:rsidRPr="002B0E74">
                <w:rPr>
                  <w:rFonts w:ascii="Arial" w:hAnsi="Arial" w:cs="Arial"/>
                  <w:sz w:val="20"/>
                  <w:rPrChange w:id="12669" w:author="gsadi" w:date="2013-11-25T22:34:00Z">
                    <w:rPr>
                      <w:b/>
                      <w:bCs/>
                      <w:i/>
                      <w:iCs/>
                      <w:color w:val="0000FF"/>
                      <w:sz w:val="26"/>
                      <w:szCs w:val="26"/>
                      <w:u w:val="single"/>
                    </w:rPr>
                  </w:rPrChange>
                </w:rPr>
                <w:t>UNIT_CAPACITY</w:t>
              </w:r>
            </w:ins>
          </w:p>
        </w:tc>
        <w:tc>
          <w:tcPr>
            <w:tcW w:w="4968" w:type="dxa"/>
            <w:tcPrChange w:id="12670" w:author="gsadi" w:date="2013-11-25T22:34:00Z">
              <w:tcPr>
                <w:tcW w:w="4788" w:type="dxa"/>
                <w:gridSpan w:val="2"/>
              </w:tcPr>
            </w:tcPrChange>
          </w:tcPr>
          <w:p w:rsidR="009962BE" w:rsidRPr="00AE6CA2" w:rsidRDefault="002B0E74" w:rsidP="005D063E">
            <w:pPr>
              <w:rPr>
                <w:ins w:id="12671" w:author="gsadi" w:date="2013-11-25T22:32:00Z"/>
                <w:rFonts w:ascii="Arial" w:hAnsi="Arial" w:cs="Arial"/>
                <w:sz w:val="20"/>
                <w:rPrChange w:id="12672" w:author="gsadi" w:date="2013-11-25T22:34:00Z">
                  <w:rPr>
                    <w:ins w:id="12673" w:author="gsadi" w:date="2013-11-25T22:32:00Z"/>
                  </w:rPr>
                </w:rPrChange>
              </w:rPr>
            </w:pPr>
            <w:ins w:id="12674" w:author="gsadi" w:date="2013-11-25T22:32:00Z">
              <w:r w:rsidRPr="002B0E74">
                <w:rPr>
                  <w:rFonts w:ascii="Arial" w:hAnsi="Arial" w:cs="Arial"/>
                  <w:sz w:val="20"/>
                  <w:rPrChange w:id="12675" w:author="gsadi" w:date="2013-11-25T22:34:00Z">
                    <w:rPr>
                      <w:b/>
                      <w:bCs/>
                      <w:i/>
                      <w:iCs/>
                      <w:color w:val="0000FF"/>
                      <w:sz w:val="26"/>
                      <w:szCs w:val="26"/>
                      <w:u w:val="single"/>
                    </w:rPr>
                  </w:rPrChange>
                </w:rPr>
                <w:t>Contains the details of Capacity Module</w:t>
              </w:r>
            </w:ins>
          </w:p>
        </w:tc>
      </w:tr>
      <w:tr w:rsidR="009962BE" w:rsidRPr="00AE6CA2" w:rsidTr="00AE6CA2">
        <w:trPr>
          <w:ins w:id="12676" w:author="gsadi" w:date="2013-11-25T22:32:00Z"/>
        </w:trPr>
        <w:tc>
          <w:tcPr>
            <w:tcW w:w="4248" w:type="dxa"/>
            <w:tcPrChange w:id="12677" w:author="gsadi" w:date="2013-11-25T22:34:00Z">
              <w:tcPr>
                <w:tcW w:w="4788" w:type="dxa"/>
              </w:tcPr>
            </w:tcPrChange>
          </w:tcPr>
          <w:p w:rsidR="009962BE" w:rsidRPr="00AE6CA2" w:rsidRDefault="002B0E74" w:rsidP="005D063E">
            <w:pPr>
              <w:rPr>
                <w:ins w:id="12678" w:author="gsadi" w:date="2013-11-25T22:32:00Z"/>
                <w:rFonts w:ascii="Arial" w:hAnsi="Arial" w:cs="Arial"/>
                <w:sz w:val="20"/>
                <w:rPrChange w:id="12679" w:author="gsadi" w:date="2013-11-25T22:34:00Z">
                  <w:rPr>
                    <w:ins w:id="12680" w:author="gsadi" w:date="2013-11-25T22:32:00Z"/>
                  </w:rPr>
                </w:rPrChange>
              </w:rPr>
            </w:pPr>
            <w:ins w:id="12681" w:author="gsadi" w:date="2013-11-25T22:32:00Z">
              <w:r w:rsidRPr="002B0E74">
                <w:rPr>
                  <w:rFonts w:ascii="Arial" w:hAnsi="Arial" w:cs="Arial"/>
                  <w:sz w:val="20"/>
                  <w:rPrChange w:id="12682" w:author="gsadi" w:date="2013-11-25T22:34:00Z">
                    <w:rPr>
                      <w:b/>
                      <w:bCs/>
                      <w:i/>
                      <w:iCs/>
                      <w:color w:val="0000FF"/>
                      <w:sz w:val="26"/>
                      <w:szCs w:val="26"/>
                      <w:u w:val="single"/>
                    </w:rPr>
                  </w:rPrChange>
                </w:rPr>
                <w:t>LOCATION</w:t>
              </w:r>
            </w:ins>
          </w:p>
          <w:p w:rsidR="009962BE" w:rsidRPr="00AE6CA2" w:rsidRDefault="002B0E74" w:rsidP="005D063E">
            <w:pPr>
              <w:rPr>
                <w:ins w:id="12683" w:author="gsadi" w:date="2013-11-25T22:32:00Z"/>
                <w:rFonts w:ascii="Arial" w:hAnsi="Arial" w:cs="Arial"/>
                <w:sz w:val="20"/>
                <w:rPrChange w:id="12684" w:author="gsadi" w:date="2013-11-25T22:34:00Z">
                  <w:rPr>
                    <w:ins w:id="12685" w:author="gsadi" w:date="2013-11-25T22:32:00Z"/>
                  </w:rPr>
                </w:rPrChange>
              </w:rPr>
            </w:pPr>
            <w:ins w:id="12686" w:author="gsadi" w:date="2013-11-25T22:32:00Z">
              <w:r w:rsidRPr="002B0E74">
                <w:rPr>
                  <w:rFonts w:ascii="Arial" w:hAnsi="Arial" w:cs="Arial"/>
                  <w:sz w:val="20"/>
                  <w:rPrChange w:id="12687" w:author="gsadi" w:date="2013-11-25T22:34:00Z">
                    <w:rPr>
                      <w:b/>
                      <w:bCs/>
                      <w:i/>
                      <w:iCs/>
                      <w:color w:val="0000FF"/>
                      <w:sz w:val="26"/>
                      <w:szCs w:val="26"/>
                      <w:u w:val="single"/>
                    </w:rPr>
                  </w:rPrChange>
                </w:rPr>
                <w:t>LOCATION_ATTRIBUTES</w:t>
              </w:r>
            </w:ins>
          </w:p>
        </w:tc>
        <w:tc>
          <w:tcPr>
            <w:tcW w:w="4968" w:type="dxa"/>
            <w:tcPrChange w:id="12688" w:author="gsadi" w:date="2013-11-25T22:34:00Z">
              <w:tcPr>
                <w:tcW w:w="4788" w:type="dxa"/>
                <w:gridSpan w:val="2"/>
              </w:tcPr>
            </w:tcPrChange>
          </w:tcPr>
          <w:p w:rsidR="009962BE" w:rsidRPr="00AE6CA2" w:rsidRDefault="002B0E74" w:rsidP="005D063E">
            <w:pPr>
              <w:rPr>
                <w:ins w:id="12689" w:author="gsadi" w:date="2013-11-25T22:32:00Z"/>
                <w:rFonts w:ascii="Arial" w:hAnsi="Arial" w:cs="Arial"/>
                <w:sz w:val="20"/>
                <w:rPrChange w:id="12690" w:author="gsadi" w:date="2013-11-25T22:34:00Z">
                  <w:rPr>
                    <w:ins w:id="12691" w:author="gsadi" w:date="2013-11-25T22:32:00Z"/>
                  </w:rPr>
                </w:rPrChange>
              </w:rPr>
            </w:pPr>
            <w:ins w:id="12692" w:author="gsadi" w:date="2013-11-25T22:32:00Z">
              <w:r w:rsidRPr="002B0E74">
                <w:rPr>
                  <w:rFonts w:ascii="Arial" w:hAnsi="Arial" w:cs="Arial"/>
                  <w:sz w:val="20"/>
                  <w:rPrChange w:id="12693" w:author="gsadi" w:date="2013-11-25T22:34:00Z">
                    <w:rPr>
                      <w:b/>
                      <w:bCs/>
                      <w:i/>
                      <w:iCs/>
                      <w:color w:val="0000FF"/>
                      <w:sz w:val="26"/>
                      <w:szCs w:val="26"/>
                      <w:u w:val="single"/>
                    </w:rPr>
                  </w:rPrChange>
                </w:rPr>
                <w:t xml:space="preserve">Contains location details of Vendor and DC </w:t>
              </w:r>
            </w:ins>
          </w:p>
        </w:tc>
      </w:tr>
      <w:tr w:rsidR="009962BE" w:rsidRPr="00AE6CA2" w:rsidTr="00AE6CA2">
        <w:trPr>
          <w:ins w:id="12694" w:author="gsadi" w:date="2013-11-25T22:32:00Z"/>
        </w:trPr>
        <w:tc>
          <w:tcPr>
            <w:tcW w:w="4248" w:type="dxa"/>
            <w:tcPrChange w:id="12695" w:author="gsadi" w:date="2013-11-25T22:34:00Z">
              <w:tcPr>
                <w:tcW w:w="4788" w:type="dxa"/>
              </w:tcPr>
            </w:tcPrChange>
          </w:tcPr>
          <w:p w:rsidR="009962BE" w:rsidRPr="00AE6CA2" w:rsidRDefault="002B0E74" w:rsidP="005D063E">
            <w:pPr>
              <w:rPr>
                <w:ins w:id="12696" w:author="gsadi" w:date="2013-11-25T22:32:00Z"/>
                <w:rFonts w:ascii="Arial" w:hAnsi="Arial" w:cs="Arial"/>
                <w:sz w:val="20"/>
                <w:rPrChange w:id="12697" w:author="gsadi" w:date="2013-11-25T22:34:00Z">
                  <w:rPr>
                    <w:ins w:id="12698" w:author="gsadi" w:date="2013-11-25T22:32:00Z"/>
                  </w:rPr>
                </w:rPrChange>
              </w:rPr>
            </w:pPr>
            <w:ins w:id="12699" w:author="gsadi" w:date="2013-11-25T22:32:00Z">
              <w:r w:rsidRPr="002B0E74">
                <w:rPr>
                  <w:rFonts w:ascii="Arial" w:hAnsi="Arial" w:cs="Arial"/>
                  <w:sz w:val="20"/>
                  <w:rPrChange w:id="12700" w:author="gsadi" w:date="2013-11-25T22:34:00Z">
                    <w:rPr>
                      <w:b/>
                      <w:bCs/>
                      <w:i/>
                      <w:iCs/>
                      <w:color w:val="0000FF"/>
                      <w:sz w:val="26"/>
                      <w:szCs w:val="26"/>
                      <w:u w:val="single"/>
                    </w:rPr>
                  </w:rPrChange>
                </w:rPr>
                <w:t>MATERIAL</w:t>
              </w:r>
            </w:ins>
          </w:p>
          <w:p w:rsidR="009962BE" w:rsidRPr="00AE6CA2" w:rsidRDefault="002B0E74" w:rsidP="005D063E">
            <w:pPr>
              <w:rPr>
                <w:ins w:id="12701" w:author="gsadi" w:date="2013-11-25T22:32:00Z"/>
                <w:rFonts w:ascii="Arial" w:hAnsi="Arial" w:cs="Arial"/>
                <w:sz w:val="20"/>
                <w:rPrChange w:id="12702" w:author="gsadi" w:date="2013-11-25T22:34:00Z">
                  <w:rPr>
                    <w:ins w:id="12703" w:author="gsadi" w:date="2013-11-25T22:32:00Z"/>
                  </w:rPr>
                </w:rPrChange>
              </w:rPr>
            </w:pPr>
            <w:ins w:id="12704" w:author="gsadi" w:date="2013-11-25T22:32:00Z">
              <w:r w:rsidRPr="002B0E74">
                <w:rPr>
                  <w:rFonts w:ascii="Arial" w:hAnsi="Arial" w:cs="Arial"/>
                  <w:sz w:val="20"/>
                  <w:rPrChange w:id="12705" w:author="gsadi" w:date="2013-11-25T22:34:00Z">
                    <w:rPr>
                      <w:b/>
                      <w:bCs/>
                      <w:i/>
                      <w:iCs/>
                      <w:color w:val="0000FF"/>
                      <w:sz w:val="26"/>
                      <w:szCs w:val="26"/>
                      <w:u w:val="single"/>
                    </w:rPr>
                  </w:rPrChange>
                </w:rPr>
                <w:t>PLAN_GRID</w:t>
              </w:r>
            </w:ins>
          </w:p>
          <w:p w:rsidR="009962BE" w:rsidRPr="00AE6CA2" w:rsidRDefault="002B0E74" w:rsidP="005D063E">
            <w:pPr>
              <w:rPr>
                <w:ins w:id="12706" w:author="gsadi" w:date="2013-11-25T22:32:00Z"/>
                <w:rFonts w:ascii="Arial" w:hAnsi="Arial" w:cs="Arial"/>
                <w:sz w:val="20"/>
                <w:rPrChange w:id="12707" w:author="gsadi" w:date="2013-11-25T22:34:00Z">
                  <w:rPr>
                    <w:ins w:id="12708" w:author="gsadi" w:date="2013-11-25T22:32:00Z"/>
                  </w:rPr>
                </w:rPrChange>
              </w:rPr>
            </w:pPr>
            <w:ins w:id="12709" w:author="gsadi" w:date="2013-11-25T22:32:00Z">
              <w:r w:rsidRPr="002B0E74">
                <w:rPr>
                  <w:rFonts w:ascii="Arial" w:hAnsi="Arial" w:cs="Arial"/>
                  <w:sz w:val="20"/>
                  <w:rPrChange w:id="12710" w:author="gsadi" w:date="2013-11-25T22:34:00Z">
                    <w:rPr>
                      <w:b/>
                      <w:bCs/>
                      <w:i/>
                      <w:iCs/>
                      <w:color w:val="0000FF"/>
                      <w:sz w:val="26"/>
                      <w:szCs w:val="26"/>
                      <w:u w:val="single"/>
                    </w:rPr>
                  </w:rPrChange>
                </w:rPr>
                <w:t>PLAN_GRID_STG</w:t>
              </w:r>
            </w:ins>
          </w:p>
        </w:tc>
        <w:tc>
          <w:tcPr>
            <w:tcW w:w="4968" w:type="dxa"/>
            <w:tcPrChange w:id="12711" w:author="gsadi" w:date="2013-11-25T22:34:00Z">
              <w:tcPr>
                <w:tcW w:w="4788" w:type="dxa"/>
                <w:gridSpan w:val="2"/>
              </w:tcPr>
            </w:tcPrChange>
          </w:tcPr>
          <w:p w:rsidR="009962BE" w:rsidRPr="00AE6CA2" w:rsidRDefault="002B0E74" w:rsidP="005D063E">
            <w:pPr>
              <w:rPr>
                <w:ins w:id="12712" w:author="gsadi" w:date="2013-11-25T22:32:00Z"/>
                <w:rFonts w:ascii="Arial" w:hAnsi="Arial" w:cs="Arial"/>
                <w:sz w:val="20"/>
                <w:rPrChange w:id="12713" w:author="gsadi" w:date="2013-11-25T22:34:00Z">
                  <w:rPr>
                    <w:ins w:id="12714" w:author="gsadi" w:date="2013-11-25T22:32:00Z"/>
                  </w:rPr>
                </w:rPrChange>
              </w:rPr>
            </w:pPr>
            <w:ins w:id="12715" w:author="gsadi" w:date="2013-11-25T22:32:00Z">
              <w:r w:rsidRPr="002B0E74">
                <w:rPr>
                  <w:rFonts w:ascii="Arial" w:hAnsi="Arial" w:cs="Arial"/>
                  <w:sz w:val="20"/>
                  <w:rPrChange w:id="12716" w:author="gsadi" w:date="2013-11-25T22:34:00Z">
                    <w:rPr>
                      <w:b/>
                      <w:bCs/>
                      <w:i/>
                      <w:iCs/>
                      <w:color w:val="0000FF"/>
                      <w:sz w:val="26"/>
                      <w:szCs w:val="26"/>
                      <w:u w:val="single"/>
                    </w:rPr>
                  </w:rPrChange>
                </w:rPr>
                <w:t>Material details</w:t>
              </w:r>
            </w:ins>
          </w:p>
        </w:tc>
      </w:tr>
      <w:tr w:rsidR="009962BE" w:rsidRPr="00AE6CA2" w:rsidTr="00AE6CA2">
        <w:trPr>
          <w:ins w:id="12717" w:author="gsadi" w:date="2013-11-25T22:32:00Z"/>
        </w:trPr>
        <w:tc>
          <w:tcPr>
            <w:tcW w:w="4248" w:type="dxa"/>
            <w:tcPrChange w:id="12718" w:author="gsadi" w:date="2013-11-25T22:34:00Z">
              <w:tcPr>
                <w:tcW w:w="4788" w:type="dxa"/>
              </w:tcPr>
            </w:tcPrChange>
          </w:tcPr>
          <w:p w:rsidR="009962BE" w:rsidRPr="00AE6CA2" w:rsidRDefault="002B0E74" w:rsidP="005D063E">
            <w:pPr>
              <w:rPr>
                <w:ins w:id="12719" w:author="gsadi" w:date="2013-11-25T22:32:00Z"/>
                <w:rFonts w:ascii="Arial" w:hAnsi="Arial" w:cs="Arial"/>
                <w:sz w:val="20"/>
                <w:rPrChange w:id="12720" w:author="gsadi" w:date="2013-11-25T22:34:00Z">
                  <w:rPr>
                    <w:ins w:id="12721" w:author="gsadi" w:date="2013-11-25T22:32:00Z"/>
                  </w:rPr>
                </w:rPrChange>
              </w:rPr>
            </w:pPr>
            <w:ins w:id="12722" w:author="gsadi" w:date="2013-11-25T22:32:00Z">
              <w:r w:rsidRPr="002B0E74">
                <w:rPr>
                  <w:rFonts w:ascii="Arial" w:hAnsi="Arial" w:cs="Arial"/>
                  <w:sz w:val="20"/>
                  <w:rPrChange w:id="12723" w:author="gsadi" w:date="2013-11-25T22:34:00Z">
                    <w:rPr>
                      <w:b/>
                      <w:bCs/>
                      <w:i/>
                      <w:iCs/>
                      <w:color w:val="0000FF"/>
                      <w:sz w:val="26"/>
                      <w:szCs w:val="26"/>
                      <w:u w:val="single"/>
                    </w:rPr>
                  </w:rPrChange>
                </w:rPr>
                <w:t>TRANS_MODE</w:t>
              </w:r>
            </w:ins>
          </w:p>
          <w:p w:rsidR="009962BE" w:rsidRPr="00AE6CA2" w:rsidRDefault="002B0E74" w:rsidP="005D063E">
            <w:pPr>
              <w:rPr>
                <w:ins w:id="12724" w:author="gsadi" w:date="2013-11-25T22:32:00Z"/>
                <w:rFonts w:ascii="Arial" w:hAnsi="Arial" w:cs="Arial"/>
                <w:sz w:val="20"/>
                <w:rPrChange w:id="12725" w:author="gsadi" w:date="2013-11-25T22:34:00Z">
                  <w:rPr>
                    <w:ins w:id="12726" w:author="gsadi" w:date="2013-11-25T22:32:00Z"/>
                  </w:rPr>
                </w:rPrChange>
              </w:rPr>
            </w:pPr>
            <w:ins w:id="12727" w:author="gsadi" w:date="2013-11-25T22:32:00Z">
              <w:r w:rsidRPr="002B0E74">
                <w:rPr>
                  <w:rFonts w:ascii="Arial" w:hAnsi="Arial" w:cs="Arial"/>
                  <w:sz w:val="20"/>
                  <w:rPrChange w:id="12728" w:author="gsadi" w:date="2013-11-25T22:34:00Z">
                    <w:rPr>
                      <w:b/>
                      <w:bCs/>
                      <w:i/>
                      <w:iCs/>
                      <w:color w:val="0000FF"/>
                      <w:sz w:val="26"/>
                      <w:szCs w:val="26"/>
                      <w:u w:val="single"/>
                    </w:rPr>
                  </w:rPrChange>
                </w:rPr>
                <w:t>TRANS_LEAD_TIME</w:t>
              </w:r>
            </w:ins>
          </w:p>
        </w:tc>
        <w:tc>
          <w:tcPr>
            <w:tcW w:w="4968" w:type="dxa"/>
            <w:tcPrChange w:id="12729" w:author="gsadi" w:date="2013-11-25T22:34:00Z">
              <w:tcPr>
                <w:tcW w:w="4788" w:type="dxa"/>
                <w:gridSpan w:val="2"/>
              </w:tcPr>
            </w:tcPrChange>
          </w:tcPr>
          <w:p w:rsidR="009962BE" w:rsidRPr="00AE6CA2" w:rsidRDefault="002B0E74" w:rsidP="005D063E">
            <w:pPr>
              <w:rPr>
                <w:ins w:id="12730" w:author="gsadi" w:date="2013-11-25T22:32:00Z"/>
                <w:rFonts w:ascii="Arial" w:hAnsi="Arial" w:cs="Arial"/>
                <w:sz w:val="20"/>
                <w:rPrChange w:id="12731" w:author="gsadi" w:date="2013-11-25T22:34:00Z">
                  <w:rPr>
                    <w:ins w:id="12732" w:author="gsadi" w:date="2013-11-25T22:32:00Z"/>
                  </w:rPr>
                </w:rPrChange>
              </w:rPr>
            </w:pPr>
            <w:ins w:id="12733" w:author="gsadi" w:date="2013-11-25T22:32:00Z">
              <w:r w:rsidRPr="002B0E74">
                <w:rPr>
                  <w:rFonts w:ascii="Arial" w:hAnsi="Arial" w:cs="Arial"/>
                  <w:sz w:val="20"/>
                  <w:rPrChange w:id="12734" w:author="gsadi" w:date="2013-11-25T22:34:00Z">
                    <w:rPr>
                      <w:b/>
                      <w:bCs/>
                      <w:i/>
                      <w:iCs/>
                      <w:color w:val="0000FF"/>
                      <w:sz w:val="26"/>
                      <w:szCs w:val="26"/>
                      <w:u w:val="single"/>
                    </w:rPr>
                  </w:rPrChange>
                </w:rPr>
                <w:t>Details related to transportation time from Vendor to DC</w:t>
              </w:r>
            </w:ins>
          </w:p>
        </w:tc>
      </w:tr>
      <w:tr w:rsidR="009962BE" w:rsidRPr="00AE6CA2" w:rsidTr="00AE6CA2">
        <w:trPr>
          <w:ins w:id="12735" w:author="gsadi" w:date="2013-11-25T22:32:00Z"/>
        </w:trPr>
        <w:tc>
          <w:tcPr>
            <w:tcW w:w="4248" w:type="dxa"/>
            <w:tcPrChange w:id="12736" w:author="gsadi" w:date="2013-11-25T22:34:00Z">
              <w:tcPr>
                <w:tcW w:w="4788" w:type="dxa"/>
              </w:tcPr>
            </w:tcPrChange>
          </w:tcPr>
          <w:p w:rsidR="009962BE" w:rsidRPr="00AE6CA2" w:rsidRDefault="002B0E74" w:rsidP="005D063E">
            <w:pPr>
              <w:rPr>
                <w:ins w:id="12737" w:author="gsadi" w:date="2013-11-25T22:32:00Z"/>
                <w:rFonts w:ascii="Arial" w:hAnsi="Arial" w:cs="Arial"/>
                <w:sz w:val="20"/>
                <w:rPrChange w:id="12738" w:author="gsadi" w:date="2013-11-25T22:34:00Z">
                  <w:rPr>
                    <w:ins w:id="12739" w:author="gsadi" w:date="2013-11-25T22:32:00Z"/>
                  </w:rPr>
                </w:rPrChange>
              </w:rPr>
            </w:pPr>
            <w:ins w:id="12740" w:author="gsadi" w:date="2013-11-25T22:32:00Z">
              <w:r w:rsidRPr="002B0E74">
                <w:rPr>
                  <w:rFonts w:ascii="Arial" w:hAnsi="Arial" w:cs="Arial"/>
                  <w:sz w:val="20"/>
                  <w:rPrChange w:id="12741" w:author="gsadi" w:date="2013-11-25T22:34:00Z">
                    <w:rPr>
                      <w:b/>
                      <w:bCs/>
                      <w:i/>
                      <w:iCs/>
                      <w:color w:val="0000FF"/>
                      <w:sz w:val="26"/>
                      <w:szCs w:val="26"/>
                      <w:u w:val="single"/>
                    </w:rPr>
                  </w:rPrChange>
                </w:rPr>
                <w:t>DIVISION</w:t>
              </w:r>
            </w:ins>
          </w:p>
          <w:p w:rsidR="009962BE" w:rsidRPr="00AE6CA2" w:rsidRDefault="002B0E74" w:rsidP="005D063E">
            <w:pPr>
              <w:rPr>
                <w:ins w:id="12742" w:author="gsadi" w:date="2013-11-25T22:32:00Z"/>
                <w:rFonts w:ascii="Arial" w:hAnsi="Arial" w:cs="Arial"/>
                <w:sz w:val="20"/>
                <w:rPrChange w:id="12743" w:author="gsadi" w:date="2013-11-25T22:34:00Z">
                  <w:rPr>
                    <w:ins w:id="12744" w:author="gsadi" w:date="2013-11-25T22:32:00Z"/>
                  </w:rPr>
                </w:rPrChange>
              </w:rPr>
            </w:pPr>
            <w:ins w:id="12745" w:author="gsadi" w:date="2013-11-25T22:32:00Z">
              <w:r w:rsidRPr="002B0E74">
                <w:rPr>
                  <w:rFonts w:ascii="Arial" w:hAnsi="Arial" w:cs="Arial"/>
                  <w:sz w:val="20"/>
                  <w:rPrChange w:id="12746" w:author="gsadi" w:date="2013-11-25T22:34:00Z">
                    <w:rPr>
                      <w:b/>
                      <w:bCs/>
                      <w:i/>
                      <w:iCs/>
                      <w:color w:val="0000FF"/>
                      <w:sz w:val="26"/>
                      <w:szCs w:val="26"/>
                      <w:u w:val="single"/>
                    </w:rPr>
                  </w:rPrChange>
                </w:rPr>
                <w:t>SBU</w:t>
              </w:r>
            </w:ins>
          </w:p>
          <w:p w:rsidR="009962BE" w:rsidRPr="00AE6CA2" w:rsidRDefault="002B0E74" w:rsidP="005D063E">
            <w:pPr>
              <w:rPr>
                <w:ins w:id="12747" w:author="gsadi" w:date="2013-11-25T22:32:00Z"/>
                <w:rFonts w:ascii="Arial" w:hAnsi="Arial" w:cs="Arial"/>
                <w:sz w:val="20"/>
                <w:rPrChange w:id="12748" w:author="gsadi" w:date="2013-11-25T22:34:00Z">
                  <w:rPr>
                    <w:ins w:id="12749" w:author="gsadi" w:date="2013-11-25T22:32:00Z"/>
                  </w:rPr>
                </w:rPrChange>
              </w:rPr>
            </w:pPr>
            <w:ins w:id="12750" w:author="gsadi" w:date="2013-11-25T22:32:00Z">
              <w:r w:rsidRPr="002B0E74">
                <w:rPr>
                  <w:rFonts w:ascii="Arial" w:hAnsi="Arial" w:cs="Arial"/>
                  <w:sz w:val="20"/>
                  <w:rPrChange w:id="12751" w:author="gsadi" w:date="2013-11-25T22:34:00Z">
                    <w:rPr>
                      <w:b/>
                      <w:bCs/>
                      <w:i/>
                      <w:iCs/>
                      <w:color w:val="0000FF"/>
                      <w:sz w:val="26"/>
                      <w:szCs w:val="26"/>
                      <w:u w:val="single"/>
                    </w:rPr>
                  </w:rPrChange>
                </w:rPr>
                <w:t>SUB_SBU</w:t>
              </w:r>
            </w:ins>
          </w:p>
          <w:p w:rsidR="009962BE" w:rsidRPr="00AE6CA2" w:rsidRDefault="002B0E74" w:rsidP="005D063E">
            <w:pPr>
              <w:rPr>
                <w:ins w:id="12752" w:author="gsadi" w:date="2013-11-25T22:32:00Z"/>
                <w:rFonts w:ascii="Arial" w:hAnsi="Arial" w:cs="Arial"/>
                <w:sz w:val="20"/>
                <w:rPrChange w:id="12753" w:author="gsadi" w:date="2013-11-25T22:34:00Z">
                  <w:rPr>
                    <w:ins w:id="12754" w:author="gsadi" w:date="2013-11-25T22:32:00Z"/>
                  </w:rPr>
                </w:rPrChange>
              </w:rPr>
            </w:pPr>
            <w:ins w:id="12755" w:author="gsadi" w:date="2013-11-25T22:32:00Z">
              <w:r w:rsidRPr="002B0E74">
                <w:rPr>
                  <w:rFonts w:ascii="Arial" w:hAnsi="Arial" w:cs="Arial"/>
                  <w:sz w:val="20"/>
                  <w:rPrChange w:id="12756" w:author="gsadi" w:date="2013-11-25T22:34:00Z">
                    <w:rPr>
                      <w:b/>
                      <w:bCs/>
                      <w:i/>
                      <w:iCs/>
                      <w:color w:val="0000FF"/>
                      <w:sz w:val="26"/>
                      <w:szCs w:val="26"/>
                      <w:u w:val="single"/>
                    </w:rPr>
                  </w:rPrChange>
                </w:rPr>
                <w:t>PROD_LINE</w:t>
              </w:r>
            </w:ins>
          </w:p>
        </w:tc>
        <w:tc>
          <w:tcPr>
            <w:tcW w:w="4968" w:type="dxa"/>
            <w:tcPrChange w:id="12757" w:author="gsadi" w:date="2013-11-25T22:34:00Z">
              <w:tcPr>
                <w:tcW w:w="4788" w:type="dxa"/>
                <w:gridSpan w:val="2"/>
              </w:tcPr>
            </w:tcPrChange>
          </w:tcPr>
          <w:p w:rsidR="009962BE" w:rsidRPr="00AE6CA2" w:rsidRDefault="002B0E74" w:rsidP="005D063E">
            <w:pPr>
              <w:rPr>
                <w:ins w:id="12758" w:author="gsadi" w:date="2013-11-25T22:32:00Z"/>
                <w:rFonts w:ascii="Arial" w:hAnsi="Arial" w:cs="Arial"/>
                <w:sz w:val="20"/>
                <w:rPrChange w:id="12759" w:author="gsadi" w:date="2013-11-25T22:34:00Z">
                  <w:rPr>
                    <w:ins w:id="12760" w:author="gsadi" w:date="2013-11-25T22:32:00Z"/>
                  </w:rPr>
                </w:rPrChange>
              </w:rPr>
            </w:pPr>
            <w:ins w:id="12761" w:author="gsadi" w:date="2013-11-25T22:32:00Z">
              <w:r w:rsidRPr="002B0E74">
                <w:rPr>
                  <w:rFonts w:ascii="Arial" w:hAnsi="Arial" w:cs="Arial"/>
                  <w:sz w:val="20"/>
                  <w:rPrChange w:id="12762" w:author="gsadi" w:date="2013-11-25T22:34:00Z">
                    <w:rPr>
                      <w:b/>
                      <w:bCs/>
                      <w:i/>
                      <w:iCs/>
                      <w:color w:val="0000FF"/>
                      <w:sz w:val="26"/>
                      <w:szCs w:val="26"/>
                      <w:u w:val="single"/>
                    </w:rPr>
                  </w:rPrChange>
                </w:rPr>
                <w:t>Details of Brand , coalition</w:t>
              </w:r>
            </w:ins>
          </w:p>
          <w:p w:rsidR="009962BE" w:rsidRPr="00AE6CA2" w:rsidRDefault="002B0E74" w:rsidP="005D063E">
            <w:pPr>
              <w:rPr>
                <w:ins w:id="12763" w:author="gsadi" w:date="2013-11-25T22:32:00Z"/>
                <w:rFonts w:ascii="Arial" w:hAnsi="Arial" w:cs="Arial"/>
                <w:sz w:val="20"/>
                <w:rPrChange w:id="12764" w:author="gsadi" w:date="2013-11-25T22:34:00Z">
                  <w:rPr>
                    <w:ins w:id="12765" w:author="gsadi" w:date="2013-11-25T22:32:00Z"/>
                  </w:rPr>
                </w:rPrChange>
              </w:rPr>
            </w:pPr>
            <w:ins w:id="12766" w:author="gsadi" w:date="2013-11-25T22:32:00Z">
              <w:r w:rsidRPr="002B0E74">
                <w:rPr>
                  <w:rFonts w:ascii="Arial" w:hAnsi="Arial" w:cs="Arial"/>
                  <w:sz w:val="20"/>
                  <w:rPrChange w:id="12767" w:author="gsadi" w:date="2013-11-25T22:34:00Z">
                    <w:rPr>
                      <w:b/>
                      <w:bCs/>
                      <w:i/>
                      <w:iCs/>
                      <w:color w:val="0000FF"/>
                      <w:sz w:val="26"/>
                      <w:szCs w:val="26"/>
                      <w:u w:val="single"/>
                    </w:rPr>
                  </w:rPrChange>
                </w:rPr>
                <w:t>SBU is the next level after DIVISION</w:t>
              </w:r>
            </w:ins>
          </w:p>
          <w:p w:rsidR="009962BE" w:rsidRPr="00AE6CA2" w:rsidRDefault="002B0E74" w:rsidP="005D063E">
            <w:pPr>
              <w:rPr>
                <w:ins w:id="12768" w:author="gsadi" w:date="2013-11-25T22:32:00Z"/>
                <w:rFonts w:ascii="Arial" w:hAnsi="Arial" w:cs="Arial"/>
                <w:sz w:val="20"/>
                <w:rPrChange w:id="12769" w:author="gsadi" w:date="2013-11-25T22:34:00Z">
                  <w:rPr>
                    <w:ins w:id="12770" w:author="gsadi" w:date="2013-11-25T22:32:00Z"/>
                  </w:rPr>
                </w:rPrChange>
              </w:rPr>
            </w:pPr>
            <w:ins w:id="12771" w:author="gsadi" w:date="2013-11-25T22:32:00Z">
              <w:r w:rsidRPr="002B0E74">
                <w:rPr>
                  <w:rFonts w:ascii="Arial" w:hAnsi="Arial" w:cs="Arial"/>
                  <w:sz w:val="20"/>
                  <w:rPrChange w:id="12772" w:author="gsadi" w:date="2013-11-25T22:34:00Z">
                    <w:rPr>
                      <w:b/>
                      <w:bCs/>
                      <w:i/>
                      <w:iCs/>
                      <w:color w:val="0000FF"/>
                      <w:sz w:val="26"/>
                      <w:szCs w:val="26"/>
                      <w:u w:val="single"/>
                    </w:rPr>
                  </w:rPrChange>
                </w:rPr>
                <w:t>SUB_SBU is the next level after SBU</w:t>
              </w:r>
            </w:ins>
          </w:p>
        </w:tc>
      </w:tr>
      <w:tr w:rsidR="009962BE" w:rsidRPr="00AE6CA2" w:rsidTr="00AE6CA2">
        <w:trPr>
          <w:ins w:id="12773" w:author="gsadi" w:date="2013-11-25T22:32:00Z"/>
        </w:trPr>
        <w:tc>
          <w:tcPr>
            <w:tcW w:w="4248" w:type="dxa"/>
            <w:tcPrChange w:id="12774" w:author="gsadi" w:date="2013-11-25T22:34:00Z">
              <w:tcPr>
                <w:tcW w:w="4788" w:type="dxa"/>
              </w:tcPr>
            </w:tcPrChange>
          </w:tcPr>
          <w:p w:rsidR="009962BE" w:rsidRPr="00AE6CA2" w:rsidRDefault="002B0E74" w:rsidP="005D063E">
            <w:pPr>
              <w:rPr>
                <w:ins w:id="12775" w:author="gsadi" w:date="2013-11-25T22:32:00Z"/>
                <w:rFonts w:ascii="Arial" w:hAnsi="Arial" w:cs="Arial"/>
                <w:sz w:val="20"/>
                <w:rPrChange w:id="12776" w:author="gsadi" w:date="2013-11-25T22:34:00Z">
                  <w:rPr>
                    <w:ins w:id="12777" w:author="gsadi" w:date="2013-11-25T22:32:00Z"/>
                  </w:rPr>
                </w:rPrChange>
              </w:rPr>
            </w:pPr>
            <w:ins w:id="12778" w:author="gsadi" w:date="2013-11-25T22:32:00Z">
              <w:r w:rsidRPr="002B0E74">
                <w:rPr>
                  <w:rFonts w:ascii="Arial" w:hAnsi="Arial" w:cs="Arial"/>
                  <w:sz w:val="20"/>
                  <w:rPrChange w:id="12779" w:author="gsadi" w:date="2013-11-25T22:34:00Z">
                    <w:rPr>
                      <w:b/>
                      <w:bCs/>
                      <w:i/>
                      <w:iCs/>
                      <w:color w:val="0000FF"/>
                      <w:sz w:val="26"/>
                      <w:szCs w:val="26"/>
                      <w:u w:val="single"/>
                    </w:rPr>
                  </w:rPrChange>
                </w:rPr>
                <w:t>BUY_CALENDAR</w:t>
              </w:r>
            </w:ins>
          </w:p>
          <w:p w:rsidR="009962BE" w:rsidRPr="00AE6CA2" w:rsidRDefault="002B0E74" w:rsidP="005D063E">
            <w:pPr>
              <w:rPr>
                <w:ins w:id="12780" w:author="gsadi" w:date="2013-11-25T22:32:00Z"/>
                <w:rFonts w:ascii="Arial" w:hAnsi="Arial" w:cs="Arial"/>
                <w:sz w:val="20"/>
                <w:rPrChange w:id="12781" w:author="gsadi" w:date="2013-11-25T22:34:00Z">
                  <w:rPr>
                    <w:ins w:id="12782" w:author="gsadi" w:date="2013-11-25T22:32:00Z"/>
                  </w:rPr>
                </w:rPrChange>
              </w:rPr>
            </w:pPr>
            <w:ins w:id="12783" w:author="gsadi" w:date="2013-11-25T22:32:00Z">
              <w:r w:rsidRPr="002B0E74">
                <w:rPr>
                  <w:rFonts w:ascii="Arial" w:hAnsi="Arial" w:cs="Arial"/>
                  <w:sz w:val="20"/>
                  <w:rPrChange w:id="12784" w:author="gsadi" w:date="2013-11-25T22:34:00Z">
                    <w:rPr>
                      <w:b/>
                      <w:bCs/>
                      <w:i/>
                      <w:iCs/>
                      <w:color w:val="0000FF"/>
                      <w:sz w:val="26"/>
                      <w:szCs w:val="26"/>
                      <w:u w:val="single"/>
                    </w:rPr>
                  </w:rPrChange>
                </w:rPr>
                <w:lastRenderedPageBreak/>
                <w:t>SCREEN</w:t>
              </w:r>
            </w:ins>
          </w:p>
        </w:tc>
        <w:tc>
          <w:tcPr>
            <w:tcW w:w="4968" w:type="dxa"/>
            <w:tcPrChange w:id="12785" w:author="gsadi" w:date="2013-11-25T22:34:00Z">
              <w:tcPr>
                <w:tcW w:w="4788" w:type="dxa"/>
                <w:gridSpan w:val="2"/>
              </w:tcPr>
            </w:tcPrChange>
          </w:tcPr>
          <w:p w:rsidR="009962BE" w:rsidRPr="00AE6CA2" w:rsidRDefault="009962BE" w:rsidP="005D063E">
            <w:pPr>
              <w:rPr>
                <w:ins w:id="12786" w:author="gsadi" w:date="2013-11-25T22:32:00Z"/>
                <w:rFonts w:ascii="Arial" w:hAnsi="Arial" w:cs="Arial"/>
                <w:sz w:val="20"/>
                <w:rPrChange w:id="12787" w:author="gsadi" w:date="2013-11-25T22:34:00Z">
                  <w:rPr>
                    <w:ins w:id="12788" w:author="gsadi" w:date="2013-11-25T22:32:00Z"/>
                  </w:rPr>
                </w:rPrChange>
              </w:rPr>
            </w:pPr>
          </w:p>
          <w:p w:rsidR="009962BE" w:rsidRPr="00AE6CA2" w:rsidRDefault="002B0E74" w:rsidP="005D063E">
            <w:pPr>
              <w:rPr>
                <w:ins w:id="12789" w:author="gsadi" w:date="2013-11-25T22:32:00Z"/>
                <w:rFonts w:ascii="Arial" w:hAnsi="Arial" w:cs="Arial"/>
                <w:sz w:val="20"/>
                <w:rPrChange w:id="12790" w:author="gsadi" w:date="2013-11-25T22:34:00Z">
                  <w:rPr>
                    <w:ins w:id="12791" w:author="gsadi" w:date="2013-11-25T22:32:00Z"/>
                  </w:rPr>
                </w:rPrChange>
              </w:rPr>
            </w:pPr>
            <w:ins w:id="12792" w:author="gsadi" w:date="2013-11-25T22:32:00Z">
              <w:r w:rsidRPr="002B0E74">
                <w:rPr>
                  <w:rFonts w:ascii="Arial" w:hAnsi="Arial" w:cs="Arial"/>
                  <w:sz w:val="20"/>
                  <w:rPrChange w:id="12793" w:author="gsadi" w:date="2013-11-25T22:34:00Z">
                    <w:rPr>
                      <w:b/>
                      <w:bCs/>
                      <w:i/>
                      <w:iCs/>
                      <w:color w:val="0000FF"/>
                      <w:sz w:val="26"/>
                      <w:szCs w:val="26"/>
                      <w:u w:val="single"/>
                    </w:rPr>
                  </w:rPrChange>
                </w:rPr>
                <w:lastRenderedPageBreak/>
                <w:t>Details of application navigation path</w:t>
              </w:r>
            </w:ins>
          </w:p>
        </w:tc>
      </w:tr>
      <w:tr w:rsidR="009962BE" w:rsidRPr="00AE6CA2" w:rsidTr="00AE6CA2">
        <w:trPr>
          <w:ins w:id="12794" w:author="gsadi" w:date="2013-11-25T22:32:00Z"/>
        </w:trPr>
        <w:tc>
          <w:tcPr>
            <w:tcW w:w="4248" w:type="dxa"/>
            <w:tcPrChange w:id="12795" w:author="gsadi" w:date="2013-11-25T22:34:00Z">
              <w:tcPr>
                <w:tcW w:w="4788" w:type="dxa"/>
              </w:tcPr>
            </w:tcPrChange>
          </w:tcPr>
          <w:p w:rsidR="009962BE" w:rsidRPr="00AE6CA2" w:rsidRDefault="002B0E74" w:rsidP="005D063E">
            <w:pPr>
              <w:rPr>
                <w:ins w:id="12796" w:author="gsadi" w:date="2013-11-25T22:32:00Z"/>
                <w:rFonts w:ascii="Arial" w:hAnsi="Arial" w:cs="Arial"/>
                <w:sz w:val="20"/>
                <w:rPrChange w:id="12797" w:author="gsadi" w:date="2013-11-25T22:34:00Z">
                  <w:rPr>
                    <w:ins w:id="12798" w:author="gsadi" w:date="2013-11-25T22:32:00Z"/>
                  </w:rPr>
                </w:rPrChange>
              </w:rPr>
            </w:pPr>
            <w:ins w:id="12799" w:author="gsadi" w:date="2013-11-25T22:32:00Z">
              <w:r w:rsidRPr="002B0E74">
                <w:rPr>
                  <w:rFonts w:ascii="Arial" w:hAnsi="Arial" w:cs="Arial"/>
                  <w:sz w:val="20"/>
                  <w:rPrChange w:id="12800" w:author="gsadi" w:date="2013-11-25T22:34:00Z">
                    <w:rPr>
                      <w:b/>
                      <w:bCs/>
                      <w:i/>
                      <w:iCs/>
                      <w:color w:val="0000FF"/>
                      <w:sz w:val="26"/>
                      <w:szCs w:val="26"/>
                      <w:u w:val="single"/>
                    </w:rPr>
                  </w:rPrChange>
                </w:rPr>
                <w:lastRenderedPageBreak/>
                <w:t>USER_ROLES_ACCESS</w:t>
              </w:r>
              <w:r w:rsidRPr="002B0E74">
                <w:rPr>
                  <w:rFonts w:ascii="Arial" w:hAnsi="Arial" w:cs="Arial"/>
                  <w:sz w:val="20"/>
                  <w:rPrChange w:id="12801" w:author="gsadi" w:date="2013-11-25T22:34:00Z">
                    <w:rPr>
                      <w:b/>
                      <w:bCs/>
                      <w:i/>
                      <w:iCs/>
                      <w:color w:val="0000FF"/>
                      <w:sz w:val="26"/>
                      <w:szCs w:val="26"/>
                      <w:u w:val="single"/>
                    </w:rPr>
                  </w:rPrChange>
                </w:rPr>
                <w:br/>
                <w:t>USER_ROLES_ACCESS_SCREEN</w:t>
              </w:r>
            </w:ins>
          </w:p>
        </w:tc>
        <w:tc>
          <w:tcPr>
            <w:tcW w:w="4968" w:type="dxa"/>
            <w:tcPrChange w:id="12802" w:author="gsadi" w:date="2013-11-25T22:34:00Z">
              <w:tcPr>
                <w:tcW w:w="4788" w:type="dxa"/>
                <w:gridSpan w:val="2"/>
              </w:tcPr>
            </w:tcPrChange>
          </w:tcPr>
          <w:p w:rsidR="009962BE" w:rsidRPr="00AE6CA2" w:rsidRDefault="002B0E74" w:rsidP="005D063E">
            <w:pPr>
              <w:rPr>
                <w:ins w:id="12803" w:author="gsadi" w:date="2013-11-25T22:32:00Z"/>
                <w:rFonts w:ascii="Arial" w:hAnsi="Arial" w:cs="Arial"/>
                <w:sz w:val="20"/>
                <w:rPrChange w:id="12804" w:author="gsadi" w:date="2013-11-25T22:34:00Z">
                  <w:rPr>
                    <w:ins w:id="12805" w:author="gsadi" w:date="2013-11-25T22:32:00Z"/>
                  </w:rPr>
                </w:rPrChange>
              </w:rPr>
            </w:pPr>
            <w:ins w:id="12806" w:author="gsadi" w:date="2013-11-25T22:32:00Z">
              <w:r w:rsidRPr="002B0E74">
                <w:rPr>
                  <w:rFonts w:ascii="Arial" w:hAnsi="Arial" w:cs="Arial"/>
                  <w:sz w:val="20"/>
                  <w:rPrChange w:id="12807" w:author="gsadi" w:date="2013-11-25T22:34:00Z">
                    <w:rPr>
                      <w:b/>
                      <w:bCs/>
                      <w:i/>
                      <w:iCs/>
                      <w:color w:val="0000FF"/>
                      <w:sz w:val="26"/>
                      <w:szCs w:val="26"/>
                      <w:u w:val="single"/>
                    </w:rPr>
                  </w:rPrChange>
                </w:rPr>
                <w:t>Details of Roles and Screen mapping</w:t>
              </w:r>
            </w:ins>
          </w:p>
        </w:tc>
      </w:tr>
    </w:tbl>
    <w:p w:rsidR="00000000" w:rsidRDefault="002E179C">
      <w:pPr>
        <w:pStyle w:val="Heading2"/>
        <w:tabs>
          <w:tab w:val="clear" w:pos="1116"/>
          <w:tab w:val="num" w:pos="450"/>
        </w:tabs>
        <w:ind w:hanging="1116"/>
        <w:rPr>
          <w:ins w:id="12808" w:author="gsadi" w:date="2013-11-25T14:47:00Z"/>
        </w:rPr>
        <w:pPrChange w:id="12809" w:author="gsadi" w:date="2013-11-25T14:47:00Z">
          <w:pPr>
            <w:pStyle w:val="Heading2"/>
            <w:tabs>
              <w:tab w:val="clear" w:pos="1116"/>
              <w:tab w:val="num" w:pos="450"/>
            </w:tabs>
            <w:ind w:hanging="1026"/>
          </w:pPr>
        </w:pPrChange>
      </w:pPr>
      <w:bookmarkStart w:id="12810" w:name="_Toc370665137"/>
      <w:bookmarkStart w:id="12811" w:name="_Toc373183996"/>
      <w:r>
        <w:t>Servers, Databases and Important directories</w:t>
      </w:r>
      <w:bookmarkEnd w:id="12810"/>
      <w:bookmarkEnd w:id="12811"/>
    </w:p>
    <w:tbl>
      <w:tblPr>
        <w:tblW w:w="9198" w:type="dxa"/>
        <w:tblLayout w:type="fixed"/>
        <w:tblLook w:val="04A0"/>
        <w:tblPrChange w:id="12812" w:author="gsadi" w:date="2013-11-25T22:33:00Z">
          <w:tblPr>
            <w:tblW w:w="11083" w:type="dxa"/>
            <w:tblInd w:w="-612" w:type="dxa"/>
            <w:tblLayout w:type="fixed"/>
            <w:tblLook w:val="04A0"/>
          </w:tblPr>
        </w:tblPrChange>
      </w:tblPr>
      <w:tblGrid>
        <w:gridCol w:w="4428"/>
        <w:gridCol w:w="2682"/>
        <w:gridCol w:w="2088"/>
        <w:tblGridChange w:id="12813">
          <w:tblGrid>
            <w:gridCol w:w="2970"/>
            <w:gridCol w:w="1440"/>
            <w:gridCol w:w="2614"/>
            <w:gridCol w:w="716"/>
            <w:gridCol w:w="822"/>
            <w:gridCol w:w="2521"/>
          </w:tblGrid>
        </w:tblGridChange>
      </w:tblGrid>
      <w:tr w:rsidR="00440EFC" w:rsidRPr="00AE7A73" w:rsidTr="008A6413">
        <w:trPr>
          <w:trHeight w:val="240"/>
          <w:ins w:id="12814" w:author="gsadi" w:date="2013-11-25T15:06:00Z"/>
          <w:trPrChange w:id="12815" w:author="gsadi" w:date="2013-11-25T22:33:00Z">
            <w:trPr>
              <w:trHeight w:val="240"/>
            </w:trPr>
          </w:trPrChange>
        </w:trPr>
        <w:tc>
          <w:tcPr>
            <w:tcW w:w="4428" w:type="dxa"/>
            <w:tcBorders>
              <w:top w:val="single" w:sz="4" w:space="0" w:color="auto"/>
              <w:left w:val="single" w:sz="4" w:space="0" w:color="auto"/>
              <w:bottom w:val="single" w:sz="4" w:space="0" w:color="auto"/>
              <w:right w:val="single" w:sz="4" w:space="0" w:color="auto"/>
            </w:tcBorders>
            <w:shd w:val="clear" w:color="000000" w:fill="FFFF99"/>
            <w:hideMark/>
            <w:tcPrChange w:id="12816" w:author="gsadi" w:date="2013-11-25T22:33:00Z">
              <w:tcPr>
                <w:tcW w:w="2970" w:type="dxa"/>
                <w:tcBorders>
                  <w:top w:val="single" w:sz="4" w:space="0" w:color="auto"/>
                  <w:left w:val="single" w:sz="4" w:space="0" w:color="auto"/>
                  <w:bottom w:val="single" w:sz="4" w:space="0" w:color="auto"/>
                  <w:right w:val="single" w:sz="4" w:space="0" w:color="auto"/>
                </w:tcBorders>
                <w:shd w:val="clear" w:color="000000" w:fill="FFFF99"/>
                <w:hideMark/>
              </w:tcPr>
            </w:tcPrChange>
          </w:tcPr>
          <w:p w:rsidR="00440EFC" w:rsidRPr="00AE7A73" w:rsidRDefault="002B0E74">
            <w:pPr>
              <w:jc w:val="center"/>
              <w:rPr>
                <w:ins w:id="12817" w:author="gsadi" w:date="2013-11-25T15:06:00Z"/>
                <w:rFonts w:ascii="Calibri" w:hAnsi="Calibri" w:cs="Calibri"/>
                <w:b/>
                <w:bCs/>
                <w:color w:val="000000"/>
                <w:sz w:val="16"/>
                <w:szCs w:val="18"/>
                <w:rPrChange w:id="12818" w:author="gsadi" w:date="2013-11-25T15:08:00Z">
                  <w:rPr>
                    <w:ins w:id="12819" w:author="gsadi" w:date="2013-11-25T15:06:00Z"/>
                    <w:rFonts w:ascii="Calibri" w:hAnsi="Calibri" w:cs="Calibri"/>
                    <w:b/>
                    <w:bCs/>
                    <w:color w:val="000000"/>
                    <w:sz w:val="18"/>
                    <w:szCs w:val="18"/>
                  </w:rPr>
                </w:rPrChange>
              </w:rPr>
            </w:pPr>
            <w:ins w:id="12820" w:author="gsadi" w:date="2013-11-25T15:06:00Z">
              <w:r w:rsidRPr="002B0E74">
                <w:rPr>
                  <w:rFonts w:ascii="Calibri" w:hAnsi="Calibri" w:cs="Calibri"/>
                  <w:b/>
                  <w:bCs/>
                  <w:color w:val="000000"/>
                  <w:sz w:val="16"/>
                  <w:szCs w:val="18"/>
                  <w:rPrChange w:id="12821" w:author="gsadi" w:date="2013-11-25T15:08:00Z">
                    <w:rPr>
                      <w:rFonts w:ascii="Calibri" w:hAnsi="Calibri" w:cs="Calibri"/>
                      <w:b/>
                      <w:bCs/>
                      <w:i/>
                      <w:iCs/>
                      <w:color w:val="000000"/>
                      <w:sz w:val="18"/>
                      <w:szCs w:val="18"/>
                      <w:u w:val="single"/>
                    </w:rPr>
                  </w:rPrChange>
                </w:rPr>
                <w:t>Item</w:t>
              </w:r>
            </w:ins>
          </w:p>
        </w:tc>
        <w:tc>
          <w:tcPr>
            <w:tcW w:w="2682" w:type="dxa"/>
            <w:tcBorders>
              <w:top w:val="single" w:sz="4" w:space="0" w:color="auto"/>
              <w:left w:val="nil"/>
              <w:bottom w:val="single" w:sz="4" w:space="0" w:color="auto"/>
              <w:right w:val="single" w:sz="4" w:space="0" w:color="auto"/>
            </w:tcBorders>
            <w:shd w:val="clear" w:color="000000" w:fill="FFFF99"/>
            <w:hideMark/>
            <w:tcPrChange w:id="12822" w:author="gsadi" w:date="2013-11-25T22:33:00Z">
              <w:tcPr>
                <w:tcW w:w="4054" w:type="dxa"/>
                <w:gridSpan w:val="2"/>
                <w:tcBorders>
                  <w:top w:val="single" w:sz="4" w:space="0" w:color="auto"/>
                  <w:left w:val="nil"/>
                  <w:bottom w:val="single" w:sz="4" w:space="0" w:color="auto"/>
                  <w:right w:val="single" w:sz="4" w:space="0" w:color="auto"/>
                </w:tcBorders>
                <w:shd w:val="clear" w:color="000000" w:fill="FFFF99"/>
                <w:hideMark/>
              </w:tcPr>
            </w:tcPrChange>
          </w:tcPr>
          <w:p w:rsidR="00440EFC" w:rsidRPr="00AE7A73" w:rsidRDefault="002B0E74">
            <w:pPr>
              <w:rPr>
                <w:ins w:id="12823" w:author="gsadi" w:date="2013-11-25T15:06:00Z"/>
                <w:rFonts w:ascii="Calibri" w:hAnsi="Calibri" w:cs="Calibri"/>
                <w:b/>
                <w:bCs/>
                <w:color w:val="000000"/>
                <w:sz w:val="16"/>
                <w:szCs w:val="18"/>
                <w:rPrChange w:id="12824" w:author="gsadi" w:date="2013-11-25T15:08:00Z">
                  <w:rPr>
                    <w:ins w:id="12825" w:author="gsadi" w:date="2013-11-25T15:06:00Z"/>
                    <w:rFonts w:ascii="Calibri" w:hAnsi="Calibri" w:cs="Calibri"/>
                    <w:b/>
                    <w:bCs/>
                    <w:color w:val="000000"/>
                    <w:sz w:val="18"/>
                    <w:szCs w:val="18"/>
                  </w:rPr>
                </w:rPrChange>
              </w:rPr>
            </w:pPr>
            <w:ins w:id="12826" w:author="gsadi" w:date="2013-11-25T15:06:00Z">
              <w:r w:rsidRPr="002B0E74">
                <w:rPr>
                  <w:rFonts w:ascii="Calibri" w:hAnsi="Calibri" w:cs="Calibri"/>
                  <w:b/>
                  <w:bCs/>
                  <w:color w:val="000000"/>
                  <w:sz w:val="16"/>
                  <w:szCs w:val="18"/>
                  <w:rPrChange w:id="12827" w:author="gsadi" w:date="2013-11-25T15:08:00Z">
                    <w:rPr>
                      <w:rFonts w:ascii="Calibri" w:hAnsi="Calibri" w:cs="Calibri"/>
                      <w:b/>
                      <w:bCs/>
                      <w:i/>
                      <w:iCs/>
                      <w:color w:val="000000"/>
                      <w:sz w:val="18"/>
                      <w:szCs w:val="18"/>
                      <w:u w:val="single"/>
                    </w:rPr>
                  </w:rPrChange>
                </w:rPr>
                <w:t>i2 SCP</w:t>
              </w:r>
            </w:ins>
          </w:p>
        </w:tc>
        <w:tc>
          <w:tcPr>
            <w:tcW w:w="2088" w:type="dxa"/>
            <w:tcBorders>
              <w:top w:val="single" w:sz="4" w:space="0" w:color="auto"/>
              <w:left w:val="nil"/>
              <w:bottom w:val="single" w:sz="4" w:space="0" w:color="auto"/>
              <w:right w:val="single" w:sz="4" w:space="0" w:color="auto"/>
            </w:tcBorders>
            <w:shd w:val="clear" w:color="000000" w:fill="FFFF99"/>
            <w:hideMark/>
            <w:tcPrChange w:id="12828" w:author="gsadi" w:date="2013-11-25T22:33:00Z">
              <w:tcPr>
                <w:tcW w:w="4059" w:type="dxa"/>
                <w:gridSpan w:val="3"/>
                <w:tcBorders>
                  <w:top w:val="single" w:sz="4" w:space="0" w:color="auto"/>
                  <w:left w:val="nil"/>
                  <w:bottom w:val="single" w:sz="4" w:space="0" w:color="auto"/>
                  <w:right w:val="single" w:sz="4" w:space="0" w:color="auto"/>
                </w:tcBorders>
                <w:shd w:val="clear" w:color="000000" w:fill="FFFF99"/>
                <w:hideMark/>
              </w:tcPr>
            </w:tcPrChange>
          </w:tcPr>
          <w:p w:rsidR="00000000" w:rsidRDefault="002B0E74">
            <w:pPr>
              <w:ind w:left="-1642" w:firstLine="1642"/>
              <w:rPr>
                <w:ins w:id="12829" w:author="gsadi" w:date="2013-11-25T15:06:00Z"/>
                <w:rFonts w:ascii="Calibri" w:hAnsi="Calibri" w:cs="Calibri"/>
                <w:b/>
                <w:bCs/>
                <w:color w:val="000000"/>
                <w:sz w:val="16"/>
                <w:szCs w:val="18"/>
                <w:rPrChange w:id="12830" w:author="gsadi" w:date="2013-11-25T15:08:00Z">
                  <w:rPr>
                    <w:ins w:id="12831" w:author="gsadi" w:date="2013-11-25T15:06:00Z"/>
                    <w:rFonts w:ascii="Calibri" w:hAnsi="Calibri" w:cs="Calibri"/>
                    <w:b/>
                    <w:bCs/>
                    <w:color w:val="000000"/>
                    <w:sz w:val="18"/>
                    <w:szCs w:val="18"/>
                  </w:rPr>
                </w:rPrChange>
              </w:rPr>
              <w:pPrChange w:id="12832" w:author="gsadi" w:date="2013-11-25T15:07:00Z">
                <w:pPr/>
              </w:pPrChange>
            </w:pPr>
            <w:ins w:id="12833" w:author="gsadi" w:date="2013-11-25T15:06:00Z">
              <w:r w:rsidRPr="002B0E74">
                <w:rPr>
                  <w:rFonts w:ascii="Calibri" w:hAnsi="Calibri" w:cs="Calibri"/>
                  <w:b/>
                  <w:bCs/>
                  <w:color w:val="000000"/>
                  <w:sz w:val="16"/>
                  <w:szCs w:val="18"/>
                  <w:rPrChange w:id="12834" w:author="gsadi" w:date="2013-11-25T15:08:00Z">
                    <w:rPr>
                      <w:rFonts w:ascii="Calibri" w:hAnsi="Calibri" w:cs="Calibri"/>
                      <w:b/>
                      <w:bCs/>
                      <w:color w:val="000000"/>
                      <w:sz w:val="18"/>
                      <w:szCs w:val="18"/>
                      <w:u w:val="single"/>
                    </w:rPr>
                  </w:rPrChange>
                </w:rPr>
                <w:t>PSE</w:t>
              </w:r>
            </w:ins>
          </w:p>
        </w:tc>
      </w:tr>
      <w:tr w:rsidR="00F14E16" w:rsidRPr="00AE7A73" w:rsidTr="008A6413">
        <w:trPr>
          <w:trHeight w:val="240"/>
          <w:ins w:id="12835" w:author="gsadi" w:date="2013-11-25T15:06:00Z"/>
          <w:trPrChange w:id="12836"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2837"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440EFC" w:rsidRPr="00AE7A73" w:rsidRDefault="002B0E74">
            <w:pPr>
              <w:rPr>
                <w:ins w:id="12838" w:author="gsadi" w:date="2013-11-25T15:06:00Z"/>
                <w:rFonts w:ascii="Calibri" w:hAnsi="Calibri" w:cs="Calibri"/>
                <w:color w:val="000000"/>
                <w:sz w:val="16"/>
                <w:szCs w:val="18"/>
                <w:rPrChange w:id="12839" w:author="gsadi" w:date="2013-11-25T15:08:00Z">
                  <w:rPr>
                    <w:ins w:id="12840" w:author="gsadi" w:date="2013-11-25T15:06:00Z"/>
                    <w:rFonts w:ascii="Calibri" w:hAnsi="Calibri" w:cs="Calibri"/>
                    <w:color w:val="000000"/>
                    <w:sz w:val="18"/>
                    <w:szCs w:val="18"/>
                  </w:rPr>
                </w:rPrChange>
              </w:rPr>
            </w:pPr>
            <w:ins w:id="12841" w:author="gsadi" w:date="2013-11-25T15:06:00Z">
              <w:r w:rsidRPr="002B0E74">
                <w:rPr>
                  <w:rFonts w:ascii="Calibri" w:hAnsi="Calibri" w:cs="Calibri"/>
                  <w:color w:val="000000"/>
                  <w:sz w:val="16"/>
                  <w:szCs w:val="18"/>
                  <w:rPrChange w:id="12842" w:author="gsadi" w:date="2013-11-25T15:08:00Z">
                    <w:rPr>
                      <w:rFonts w:ascii="Calibri" w:hAnsi="Calibri" w:cs="Calibri"/>
                      <w:color w:val="000000"/>
                      <w:sz w:val="18"/>
                      <w:szCs w:val="18"/>
                      <w:u w:val="single"/>
                    </w:rPr>
                  </w:rPrChange>
                </w:rPr>
                <w:t>Production Server</w:t>
              </w:r>
            </w:ins>
          </w:p>
        </w:tc>
        <w:tc>
          <w:tcPr>
            <w:tcW w:w="2682" w:type="dxa"/>
            <w:tcBorders>
              <w:top w:val="nil"/>
              <w:left w:val="nil"/>
              <w:bottom w:val="single" w:sz="4" w:space="0" w:color="auto"/>
              <w:right w:val="single" w:sz="4" w:space="0" w:color="auto"/>
            </w:tcBorders>
            <w:shd w:val="clear" w:color="auto" w:fill="auto"/>
            <w:hideMark/>
            <w:tcPrChange w:id="12843"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844" w:author="gsadi" w:date="2013-11-25T15:06:00Z"/>
                <w:rFonts w:ascii="Calibri" w:hAnsi="Calibri" w:cs="Calibri"/>
                <w:color w:val="000000"/>
                <w:sz w:val="16"/>
                <w:szCs w:val="18"/>
                <w:rPrChange w:id="12845" w:author="gsadi" w:date="2013-11-25T15:08:00Z">
                  <w:rPr>
                    <w:ins w:id="12846" w:author="gsadi" w:date="2013-11-25T15:06:00Z"/>
                    <w:rFonts w:ascii="Calibri" w:hAnsi="Calibri" w:cs="Calibri"/>
                    <w:color w:val="000000"/>
                    <w:sz w:val="18"/>
                    <w:szCs w:val="18"/>
                  </w:rPr>
                </w:rPrChange>
              </w:rPr>
            </w:pPr>
            <w:ins w:id="12847" w:author="gsadi" w:date="2013-11-25T15:06:00Z">
              <w:r w:rsidRPr="002B0E74">
                <w:rPr>
                  <w:rFonts w:ascii="Calibri" w:hAnsi="Calibri" w:cs="Calibri"/>
                  <w:color w:val="000000"/>
                  <w:sz w:val="16"/>
                  <w:szCs w:val="18"/>
                  <w:rPrChange w:id="12848"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2849"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850" w:author="gsadi" w:date="2013-11-25T15:06:00Z"/>
                <w:rFonts w:ascii="Calibri" w:hAnsi="Calibri" w:cs="Calibri"/>
                <w:color w:val="000000"/>
                <w:sz w:val="16"/>
                <w:szCs w:val="18"/>
                <w:rPrChange w:id="12851" w:author="gsadi" w:date="2013-11-25T15:08:00Z">
                  <w:rPr>
                    <w:ins w:id="12852" w:author="gsadi" w:date="2013-11-25T15:06:00Z"/>
                    <w:rFonts w:ascii="Calibri" w:hAnsi="Calibri" w:cs="Calibri"/>
                    <w:color w:val="000000"/>
                    <w:sz w:val="18"/>
                    <w:szCs w:val="18"/>
                  </w:rPr>
                </w:rPrChange>
              </w:rPr>
            </w:pPr>
            <w:ins w:id="12853" w:author="gsadi" w:date="2013-11-25T15:06:00Z">
              <w:r w:rsidRPr="002B0E74">
                <w:rPr>
                  <w:rFonts w:ascii="Calibri" w:hAnsi="Calibri" w:cs="Calibri"/>
                  <w:color w:val="000000"/>
                  <w:sz w:val="16"/>
                  <w:szCs w:val="18"/>
                  <w:rPrChange w:id="12854" w:author="gsadi" w:date="2013-11-25T15:08:00Z">
                    <w:rPr>
                      <w:rFonts w:ascii="Calibri" w:hAnsi="Calibri" w:cs="Calibri"/>
                      <w:color w:val="000000"/>
                      <w:sz w:val="18"/>
                      <w:szCs w:val="18"/>
                      <w:u w:val="single"/>
                    </w:rPr>
                  </w:rPrChange>
                </w:rPr>
                <w:t>Not available yet</w:t>
              </w:r>
            </w:ins>
          </w:p>
        </w:tc>
      </w:tr>
      <w:tr w:rsidR="00F14E16" w:rsidRPr="00AE7A73" w:rsidTr="008A6413">
        <w:trPr>
          <w:trHeight w:val="240"/>
          <w:ins w:id="12855" w:author="gsadi" w:date="2013-11-25T15:06:00Z"/>
          <w:trPrChange w:id="12856"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2857"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440EFC" w:rsidRPr="00AE7A73" w:rsidRDefault="002B0E74">
            <w:pPr>
              <w:rPr>
                <w:ins w:id="12858" w:author="gsadi" w:date="2013-11-25T15:06:00Z"/>
                <w:rFonts w:ascii="Calibri" w:hAnsi="Calibri" w:cs="Calibri"/>
                <w:color w:val="000000"/>
                <w:sz w:val="16"/>
                <w:szCs w:val="18"/>
                <w:rPrChange w:id="12859" w:author="gsadi" w:date="2013-11-25T15:08:00Z">
                  <w:rPr>
                    <w:ins w:id="12860" w:author="gsadi" w:date="2013-11-25T15:06:00Z"/>
                    <w:rFonts w:ascii="Calibri" w:hAnsi="Calibri" w:cs="Calibri"/>
                    <w:color w:val="000000"/>
                    <w:sz w:val="18"/>
                    <w:szCs w:val="18"/>
                  </w:rPr>
                </w:rPrChange>
              </w:rPr>
            </w:pPr>
            <w:ins w:id="12861" w:author="gsadi" w:date="2013-11-25T15:06:00Z">
              <w:r w:rsidRPr="002B0E74">
                <w:rPr>
                  <w:rFonts w:ascii="Calibri" w:hAnsi="Calibri" w:cs="Calibri"/>
                  <w:color w:val="000000"/>
                  <w:sz w:val="16"/>
                  <w:szCs w:val="18"/>
                  <w:rPrChange w:id="12862" w:author="gsadi" w:date="2013-11-25T15:08:00Z">
                    <w:rPr>
                      <w:rFonts w:ascii="Calibri" w:hAnsi="Calibri" w:cs="Calibri"/>
                      <w:color w:val="000000"/>
                      <w:sz w:val="18"/>
                      <w:szCs w:val="18"/>
                      <w:u w:val="single"/>
                    </w:rPr>
                  </w:rPrChange>
                </w:rPr>
                <w:t>Sysd Server</w:t>
              </w:r>
            </w:ins>
          </w:p>
        </w:tc>
        <w:tc>
          <w:tcPr>
            <w:tcW w:w="2682" w:type="dxa"/>
            <w:tcBorders>
              <w:top w:val="nil"/>
              <w:left w:val="nil"/>
              <w:bottom w:val="single" w:sz="4" w:space="0" w:color="auto"/>
              <w:right w:val="single" w:sz="4" w:space="0" w:color="auto"/>
            </w:tcBorders>
            <w:shd w:val="clear" w:color="auto" w:fill="auto"/>
            <w:hideMark/>
            <w:tcPrChange w:id="12863"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864" w:author="gsadi" w:date="2013-11-25T15:06:00Z"/>
                <w:rFonts w:ascii="Calibri" w:hAnsi="Calibri" w:cs="Calibri"/>
                <w:color w:val="000000"/>
                <w:sz w:val="16"/>
                <w:szCs w:val="18"/>
                <w:rPrChange w:id="12865" w:author="gsadi" w:date="2013-11-25T15:08:00Z">
                  <w:rPr>
                    <w:ins w:id="12866" w:author="gsadi" w:date="2013-11-25T15:06:00Z"/>
                    <w:rFonts w:ascii="Calibri" w:hAnsi="Calibri" w:cs="Calibri"/>
                    <w:color w:val="000000"/>
                    <w:sz w:val="18"/>
                    <w:szCs w:val="18"/>
                  </w:rPr>
                </w:rPrChange>
              </w:rPr>
            </w:pPr>
            <w:ins w:id="12867" w:author="gsadi" w:date="2013-11-25T15:06:00Z">
              <w:r w:rsidRPr="002B0E74">
                <w:rPr>
                  <w:rFonts w:ascii="Calibri" w:hAnsi="Calibri" w:cs="Calibri"/>
                  <w:color w:val="000000"/>
                  <w:sz w:val="16"/>
                  <w:szCs w:val="18"/>
                  <w:rPrChange w:id="12868" w:author="gsadi" w:date="2013-11-25T15:08:00Z">
                    <w:rPr>
                      <w:rFonts w:ascii="Calibri" w:hAnsi="Calibri" w:cs="Calibri"/>
                      <w:color w:val="000000"/>
                      <w:sz w:val="18"/>
                      <w:szCs w:val="18"/>
                      <w:u w:val="single"/>
                    </w:rPr>
                  </w:rPrChange>
                </w:rPr>
                <w:t>itgcurs43</w:t>
              </w:r>
            </w:ins>
          </w:p>
        </w:tc>
        <w:tc>
          <w:tcPr>
            <w:tcW w:w="2088" w:type="dxa"/>
            <w:tcBorders>
              <w:top w:val="nil"/>
              <w:left w:val="nil"/>
              <w:bottom w:val="single" w:sz="4" w:space="0" w:color="auto"/>
              <w:right w:val="single" w:sz="4" w:space="0" w:color="auto"/>
            </w:tcBorders>
            <w:shd w:val="clear" w:color="auto" w:fill="auto"/>
            <w:hideMark/>
            <w:tcPrChange w:id="12869"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870" w:author="gsadi" w:date="2013-11-25T15:06:00Z"/>
                <w:rFonts w:ascii="Calibri" w:hAnsi="Calibri" w:cs="Calibri"/>
                <w:color w:val="000000"/>
                <w:sz w:val="16"/>
                <w:szCs w:val="18"/>
                <w:rPrChange w:id="12871" w:author="gsadi" w:date="2013-11-25T15:08:00Z">
                  <w:rPr>
                    <w:ins w:id="12872" w:author="gsadi" w:date="2013-11-25T15:06:00Z"/>
                    <w:rFonts w:ascii="Calibri" w:hAnsi="Calibri" w:cs="Calibri"/>
                    <w:color w:val="000000"/>
                    <w:sz w:val="18"/>
                    <w:szCs w:val="18"/>
                  </w:rPr>
                </w:rPrChange>
              </w:rPr>
            </w:pPr>
            <w:ins w:id="12873" w:author="gsadi" w:date="2013-11-25T15:06:00Z">
              <w:r w:rsidRPr="002B0E74">
                <w:rPr>
                  <w:rFonts w:ascii="Calibri" w:hAnsi="Calibri" w:cs="Calibri"/>
                  <w:color w:val="000000"/>
                  <w:sz w:val="16"/>
                  <w:szCs w:val="18"/>
                  <w:rPrChange w:id="12874" w:author="gsadi" w:date="2013-11-25T15:08:00Z">
                    <w:rPr>
                      <w:rFonts w:ascii="Calibri" w:hAnsi="Calibri" w:cs="Calibri"/>
                      <w:color w:val="000000"/>
                      <w:sz w:val="18"/>
                      <w:szCs w:val="18"/>
                      <w:u w:val="single"/>
                    </w:rPr>
                  </w:rPrChange>
                </w:rPr>
                <w:t>itgcurs43</w:t>
              </w:r>
            </w:ins>
          </w:p>
        </w:tc>
      </w:tr>
      <w:tr w:rsidR="00440EFC" w:rsidRPr="00AE7A73" w:rsidTr="008A6413">
        <w:trPr>
          <w:trHeight w:val="480"/>
          <w:ins w:id="12875" w:author="gsadi" w:date="2013-11-25T15:06:00Z"/>
          <w:trPrChange w:id="12876" w:author="gsadi" w:date="2013-11-25T22:33:00Z">
            <w:trPr>
              <w:gridAfter w:val="0"/>
              <w:wAfter w:w="2521" w:type="dxa"/>
              <w:trHeight w:val="48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2877" w:author="gsadi" w:date="2013-11-25T22:33:00Z">
              <w:tcPr>
                <w:tcW w:w="2970" w:type="dxa"/>
                <w:tcBorders>
                  <w:top w:val="nil"/>
                  <w:left w:val="single" w:sz="4" w:space="0" w:color="auto"/>
                  <w:bottom w:val="single" w:sz="4" w:space="0" w:color="auto"/>
                  <w:right w:val="single" w:sz="4" w:space="0" w:color="auto"/>
                </w:tcBorders>
                <w:shd w:val="clear" w:color="auto" w:fill="auto"/>
                <w:hideMark/>
              </w:tcPr>
            </w:tcPrChange>
          </w:tcPr>
          <w:p w:rsidR="00440EFC" w:rsidRPr="00AE7A73" w:rsidRDefault="002B0E74">
            <w:pPr>
              <w:rPr>
                <w:ins w:id="12878" w:author="gsadi" w:date="2013-11-25T15:06:00Z"/>
                <w:rFonts w:ascii="Calibri" w:hAnsi="Calibri" w:cs="Calibri"/>
                <w:color w:val="000000"/>
                <w:sz w:val="16"/>
                <w:szCs w:val="18"/>
                <w:rPrChange w:id="12879" w:author="gsadi" w:date="2013-11-25T15:08:00Z">
                  <w:rPr>
                    <w:ins w:id="12880" w:author="gsadi" w:date="2013-11-25T15:06:00Z"/>
                    <w:rFonts w:ascii="Calibri" w:hAnsi="Calibri" w:cs="Calibri"/>
                    <w:color w:val="000000"/>
                    <w:sz w:val="18"/>
                    <w:szCs w:val="18"/>
                  </w:rPr>
                </w:rPrChange>
              </w:rPr>
            </w:pPr>
            <w:ins w:id="12881" w:author="gsadi" w:date="2013-11-25T15:06:00Z">
              <w:r w:rsidRPr="002B0E74">
                <w:rPr>
                  <w:rFonts w:ascii="Calibri" w:hAnsi="Calibri" w:cs="Calibri"/>
                  <w:color w:val="000000"/>
                  <w:sz w:val="16"/>
                  <w:szCs w:val="18"/>
                  <w:rPrChange w:id="12882" w:author="gsadi" w:date="2013-11-25T15:08:00Z">
                    <w:rPr>
                      <w:rFonts w:ascii="Calibri" w:hAnsi="Calibri" w:cs="Calibri"/>
                      <w:color w:val="000000"/>
                      <w:sz w:val="18"/>
                      <w:szCs w:val="18"/>
                      <w:u w:val="single"/>
                    </w:rPr>
                  </w:rPrChange>
                </w:rPr>
                <w:t>Production DB (ORACLE_SID, Port, Schema &amp; Password)</w:t>
              </w:r>
            </w:ins>
          </w:p>
        </w:tc>
        <w:tc>
          <w:tcPr>
            <w:tcW w:w="2682" w:type="dxa"/>
            <w:tcBorders>
              <w:top w:val="nil"/>
              <w:left w:val="nil"/>
              <w:bottom w:val="single" w:sz="4" w:space="0" w:color="auto"/>
              <w:right w:val="single" w:sz="4" w:space="0" w:color="auto"/>
            </w:tcBorders>
            <w:shd w:val="clear" w:color="auto" w:fill="auto"/>
            <w:hideMark/>
            <w:tcPrChange w:id="12883" w:author="gsadi" w:date="2013-11-25T22:33:00Z">
              <w:tcPr>
                <w:tcW w:w="4054"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884" w:author="gsadi" w:date="2013-11-25T15:06:00Z"/>
                <w:rFonts w:ascii="Calibri" w:hAnsi="Calibri" w:cs="Calibri"/>
                <w:color w:val="000000"/>
                <w:sz w:val="16"/>
                <w:szCs w:val="18"/>
                <w:rPrChange w:id="12885" w:author="gsadi" w:date="2013-11-25T15:08:00Z">
                  <w:rPr>
                    <w:ins w:id="12886" w:author="gsadi" w:date="2013-11-25T15:06:00Z"/>
                    <w:rFonts w:ascii="Calibri" w:hAnsi="Calibri" w:cs="Calibri"/>
                    <w:color w:val="000000"/>
                    <w:sz w:val="18"/>
                    <w:szCs w:val="18"/>
                  </w:rPr>
                </w:rPrChange>
              </w:rPr>
            </w:pPr>
            <w:ins w:id="12887" w:author="gsadi" w:date="2013-11-25T15:06:00Z">
              <w:r w:rsidRPr="002B0E74">
                <w:rPr>
                  <w:rFonts w:ascii="Calibri" w:hAnsi="Calibri" w:cs="Calibri"/>
                  <w:color w:val="000000"/>
                  <w:sz w:val="16"/>
                  <w:szCs w:val="18"/>
                  <w:rPrChange w:id="12888"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2889" w:author="gsadi" w:date="2013-11-25T22:33:00Z">
              <w:tcPr>
                <w:tcW w:w="1538"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890" w:author="gsadi" w:date="2013-11-25T15:06:00Z"/>
                <w:rFonts w:ascii="Calibri" w:hAnsi="Calibri" w:cs="Calibri"/>
                <w:color w:val="000000"/>
                <w:sz w:val="16"/>
                <w:szCs w:val="18"/>
                <w:rPrChange w:id="12891" w:author="gsadi" w:date="2013-11-25T15:08:00Z">
                  <w:rPr>
                    <w:ins w:id="12892" w:author="gsadi" w:date="2013-11-25T15:06:00Z"/>
                    <w:rFonts w:ascii="Calibri" w:hAnsi="Calibri" w:cs="Calibri"/>
                    <w:color w:val="000000"/>
                    <w:sz w:val="18"/>
                    <w:szCs w:val="18"/>
                  </w:rPr>
                </w:rPrChange>
              </w:rPr>
            </w:pPr>
            <w:ins w:id="12893" w:author="gsadi" w:date="2013-11-25T15:06:00Z">
              <w:r w:rsidRPr="002B0E74">
                <w:rPr>
                  <w:rFonts w:ascii="Calibri" w:hAnsi="Calibri" w:cs="Calibri"/>
                  <w:color w:val="000000"/>
                  <w:sz w:val="16"/>
                  <w:szCs w:val="18"/>
                  <w:rPrChange w:id="12894" w:author="gsadi" w:date="2013-11-25T15:08:00Z">
                    <w:rPr>
                      <w:rFonts w:ascii="Calibri" w:hAnsi="Calibri" w:cs="Calibri"/>
                      <w:color w:val="000000"/>
                      <w:sz w:val="18"/>
                      <w:szCs w:val="18"/>
                      <w:u w:val="single"/>
                    </w:rPr>
                  </w:rPrChange>
                </w:rPr>
                <w:t>Not available yet</w:t>
              </w:r>
            </w:ins>
          </w:p>
        </w:tc>
      </w:tr>
      <w:tr w:rsidR="00F14E16" w:rsidRPr="00AE7A73" w:rsidTr="008A6413">
        <w:trPr>
          <w:trHeight w:val="750"/>
          <w:ins w:id="12895" w:author="gsadi" w:date="2013-11-25T15:06:00Z"/>
          <w:trPrChange w:id="12896" w:author="gsadi" w:date="2013-11-25T22:33:00Z">
            <w:trPr>
              <w:trHeight w:val="75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2897"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440EFC" w:rsidRPr="00AE7A73" w:rsidRDefault="002B0E74">
            <w:pPr>
              <w:rPr>
                <w:ins w:id="12898" w:author="gsadi" w:date="2013-11-25T15:06:00Z"/>
                <w:rFonts w:ascii="Calibri" w:hAnsi="Calibri" w:cs="Calibri"/>
                <w:color w:val="000000"/>
                <w:sz w:val="16"/>
                <w:szCs w:val="18"/>
                <w:rPrChange w:id="12899" w:author="gsadi" w:date="2013-11-25T15:08:00Z">
                  <w:rPr>
                    <w:ins w:id="12900" w:author="gsadi" w:date="2013-11-25T15:06:00Z"/>
                    <w:rFonts w:ascii="Calibri" w:hAnsi="Calibri" w:cs="Calibri"/>
                    <w:color w:val="000000"/>
                    <w:sz w:val="18"/>
                    <w:szCs w:val="18"/>
                  </w:rPr>
                </w:rPrChange>
              </w:rPr>
            </w:pPr>
            <w:ins w:id="12901" w:author="gsadi" w:date="2013-11-25T15:06:00Z">
              <w:r w:rsidRPr="002B0E74">
                <w:rPr>
                  <w:rFonts w:ascii="Calibri" w:hAnsi="Calibri" w:cs="Calibri"/>
                  <w:color w:val="000000"/>
                  <w:sz w:val="16"/>
                  <w:szCs w:val="18"/>
                  <w:rPrChange w:id="12902" w:author="gsadi" w:date="2013-11-25T15:08:00Z">
                    <w:rPr>
                      <w:rFonts w:ascii="Calibri" w:hAnsi="Calibri" w:cs="Calibri"/>
                      <w:color w:val="000000"/>
                      <w:sz w:val="18"/>
                      <w:szCs w:val="18"/>
                      <w:u w:val="single"/>
                    </w:rPr>
                  </w:rPrChange>
                </w:rPr>
                <w:t>Sysd DB (ORACLE_SID, Port, Schema &amp; Password)</w:t>
              </w:r>
            </w:ins>
          </w:p>
        </w:tc>
        <w:tc>
          <w:tcPr>
            <w:tcW w:w="2682" w:type="dxa"/>
            <w:tcBorders>
              <w:top w:val="nil"/>
              <w:left w:val="nil"/>
              <w:bottom w:val="single" w:sz="4" w:space="0" w:color="auto"/>
              <w:right w:val="single" w:sz="4" w:space="0" w:color="auto"/>
            </w:tcBorders>
            <w:shd w:val="clear" w:color="auto" w:fill="auto"/>
            <w:hideMark/>
            <w:tcPrChange w:id="12903"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904" w:author="gsadi" w:date="2013-11-25T15:06:00Z"/>
                <w:rFonts w:ascii="Calibri" w:hAnsi="Calibri" w:cs="Calibri"/>
                <w:color w:val="000000"/>
                <w:sz w:val="16"/>
                <w:szCs w:val="18"/>
                <w:rPrChange w:id="12905" w:author="gsadi" w:date="2013-11-25T15:08:00Z">
                  <w:rPr>
                    <w:ins w:id="12906" w:author="gsadi" w:date="2013-11-25T15:06:00Z"/>
                    <w:rFonts w:ascii="Calibri" w:hAnsi="Calibri" w:cs="Calibri"/>
                    <w:color w:val="000000"/>
                    <w:sz w:val="18"/>
                    <w:szCs w:val="18"/>
                  </w:rPr>
                </w:rPrChange>
              </w:rPr>
            </w:pPr>
            <w:ins w:id="12907" w:author="gsadi" w:date="2013-11-25T15:06:00Z">
              <w:r w:rsidRPr="002B0E74">
                <w:rPr>
                  <w:rFonts w:ascii="Calibri" w:hAnsi="Calibri" w:cs="Calibri"/>
                  <w:color w:val="000000"/>
                  <w:sz w:val="16"/>
                  <w:szCs w:val="18"/>
                  <w:rPrChange w:id="12908" w:author="gsadi" w:date="2013-11-25T15:08:00Z">
                    <w:rPr>
                      <w:rFonts w:ascii="Calibri" w:hAnsi="Calibri" w:cs="Calibri"/>
                      <w:color w:val="000000"/>
                      <w:sz w:val="18"/>
                      <w:szCs w:val="18"/>
                      <w:u w:val="single"/>
                    </w:rPr>
                  </w:rPrChange>
                </w:rPr>
                <w:t>itgcurs43.vfc.com:1526:I2OD65PP</w:t>
              </w:r>
              <w:r w:rsidRPr="002B0E74">
                <w:rPr>
                  <w:rFonts w:ascii="Calibri" w:hAnsi="Calibri" w:cs="Calibri"/>
                  <w:color w:val="000000"/>
                  <w:sz w:val="16"/>
                  <w:szCs w:val="18"/>
                  <w:rPrChange w:id="12909" w:author="gsadi" w:date="2013-11-25T15:08:00Z">
                    <w:rPr>
                      <w:rFonts w:ascii="Calibri" w:hAnsi="Calibri" w:cs="Calibri"/>
                      <w:color w:val="000000"/>
                      <w:sz w:val="18"/>
                      <w:szCs w:val="18"/>
                      <w:u w:val="single"/>
                    </w:rPr>
                  </w:rPrChange>
                </w:rPr>
                <w:br/>
                <w:t>Username: i2vfo</w:t>
              </w:r>
              <w:r w:rsidRPr="002B0E74">
                <w:rPr>
                  <w:rFonts w:ascii="Calibri" w:hAnsi="Calibri" w:cs="Calibri"/>
                  <w:color w:val="000000"/>
                  <w:sz w:val="16"/>
                  <w:szCs w:val="18"/>
                  <w:rPrChange w:id="12910" w:author="gsadi" w:date="2013-11-25T15:08:00Z">
                    <w:rPr>
                      <w:rFonts w:ascii="Calibri" w:hAnsi="Calibri" w:cs="Calibri"/>
                      <w:color w:val="000000"/>
                      <w:sz w:val="18"/>
                      <w:szCs w:val="18"/>
                      <w:u w:val="single"/>
                    </w:rPr>
                  </w:rPrChange>
                </w:rPr>
                <w:br/>
                <w:t>Password:vfo</w:t>
              </w:r>
            </w:ins>
          </w:p>
        </w:tc>
        <w:tc>
          <w:tcPr>
            <w:tcW w:w="2088" w:type="dxa"/>
            <w:tcBorders>
              <w:top w:val="nil"/>
              <w:left w:val="nil"/>
              <w:bottom w:val="single" w:sz="4" w:space="0" w:color="auto"/>
              <w:right w:val="single" w:sz="4" w:space="0" w:color="auto"/>
            </w:tcBorders>
            <w:shd w:val="clear" w:color="auto" w:fill="auto"/>
            <w:hideMark/>
            <w:tcPrChange w:id="12911"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912" w:author="gsadi" w:date="2013-11-25T15:06:00Z"/>
                <w:rFonts w:ascii="Calibri" w:hAnsi="Calibri" w:cs="Calibri"/>
                <w:color w:val="000000"/>
                <w:sz w:val="16"/>
                <w:szCs w:val="18"/>
                <w:rPrChange w:id="12913" w:author="gsadi" w:date="2013-11-25T15:08:00Z">
                  <w:rPr>
                    <w:ins w:id="12914" w:author="gsadi" w:date="2013-11-25T15:06:00Z"/>
                    <w:rFonts w:ascii="Calibri" w:hAnsi="Calibri" w:cs="Calibri"/>
                    <w:color w:val="000000"/>
                    <w:sz w:val="18"/>
                    <w:szCs w:val="18"/>
                  </w:rPr>
                </w:rPrChange>
              </w:rPr>
            </w:pPr>
            <w:ins w:id="12915" w:author="gsadi" w:date="2013-11-25T15:06:00Z">
              <w:r w:rsidRPr="002B0E74">
                <w:rPr>
                  <w:rFonts w:ascii="Calibri" w:hAnsi="Calibri" w:cs="Calibri"/>
                  <w:color w:val="000000"/>
                  <w:sz w:val="16"/>
                  <w:szCs w:val="18"/>
                  <w:rPrChange w:id="12916" w:author="gsadi" w:date="2013-11-25T15:08:00Z">
                    <w:rPr>
                      <w:rFonts w:ascii="Calibri" w:hAnsi="Calibri" w:cs="Calibri"/>
                      <w:color w:val="000000"/>
                      <w:sz w:val="18"/>
                      <w:szCs w:val="18"/>
                      <w:u w:val="single"/>
                    </w:rPr>
                  </w:rPrChange>
                </w:rPr>
                <w:t>itgcurs43.vfc.com:1526:I2SC65PP</w:t>
              </w:r>
              <w:r w:rsidRPr="002B0E74">
                <w:rPr>
                  <w:rFonts w:ascii="Calibri" w:hAnsi="Calibri" w:cs="Calibri"/>
                  <w:color w:val="000000"/>
                  <w:sz w:val="16"/>
                  <w:szCs w:val="18"/>
                  <w:rPrChange w:id="12917" w:author="gsadi" w:date="2013-11-25T15:08:00Z">
                    <w:rPr>
                      <w:rFonts w:ascii="Calibri" w:hAnsi="Calibri" w:cs="Calibri"/>
                      <w:color w:val="000000"/>
                      <w:sz w:val="18"/>
                      <w:szCs w:val="18"/>
                      <w:u w:val="single"/>
                    </w:rPr>
                  </w:rPrChange>
                </w:rPr>
                <w:br/>
                <w:t>Username: i2vfcdev</w:t>
              </w:r>
              <w:r w:rsidRPr="002B0E74">
                <w:rPr>
                  <w:rFonts w:ascii="Calibri" w:hAnsi="Calibri" w:cs="Calibri"/>
                  <w:color w:val="000000"/>
                  <w:sz w:val="16"/>
                  <w:szCs w:val="18"/>
                  <w:rPrChange w:id="12918" w:author="gsadi" w:date="2013-11-25T15:08:00Z">
                    <w:rPr>
                      <w:rFonts w:ascii="Calibri" w:hAnsi="Calibri" w:cs="Calibri"/>
                      <w:color w:val="000000"/>
                      <w:sz w:val="18"/>
                      <w:szCs w:val="18"/>
                      <w:u w:val="single"/>
                    </w:rPr>
                  </w:rPrChange>
                </w:rPr>
                <w:br/>
                <w:t>Password:acdppi2_</w:t>
              </w:r>
            </w:ins>
          </w:p>
        </w:tc>
      </w:tr>
      <w:tr w:rsidR="00F14E16" w:rsidRPr="00AE7A73" w:rsidTr="008A6413">
        <w:trPr>
          <w:trHeight w:val="240"/>
          <w:ins w:id="12919" w:author="gsadi" w:date="2013-11-25T15:06:00Z"/>
          <w:trPrChange w:id="12920"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2921"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440EFC" w:rsidRPr="00AE7A73" w:rsidRDefault="002B0E74">
            <w:pPr>
              <w:rPr>
                <w:ins w:id="12922" w:author="gsadi" w:date="2013-11-25T15:06:00Z"/>
                <w:rFonts w:ascii="Calibri" w:hAnsi="Calibri" w:cs="Calibri"/>
                <w:color w:val="000000"/>
                <w:sz w:val="16"/>
                <w:szCs w:val="18"/>
                <w:rPrChange w:id="12923" w:author="gsadi" w:date="2013-11-25T15:08:00Z">
                  <w:rPr>
                    <w:ins w:id="12924" w:author="gsadi" w:date="2013-11-25T15:06:00Z"/>
                    <w:rFonts w:ascii="Calibri" w:hAnsi="Calibri" w:cs="Calibri"/>
                    <w:color w:val="000000"/>
                    <w:sz w:val="18"/>
                    <w:szCs w:val="18"/>
                  </w:rPr>
                </w:rPrChange>
              </w:rPr>
            </w:pPr>
            <w:ins w:id="12925" w:author="gsadi" w:date="2013-11-25T15:06:00Z">
              <w:r w:rsidRPr="002B0E74">
                <w:rPr>
                  <w:rFonts w:ascii="Calibri" w:hAnsi="Calibri" w:cs="Calibri"/>
                  <w:color w:val="000000"/>
                  <w:sz w:val="16"/>
                  <w:szCs w:val="18"/>
                  <w:rPrChange w:id="12926" w:author="gsadi" w:date="2013-11-25T15:08:00Z">
                    <w:rPr>
                      <w:rFonts w:ascii="Calibri" w:hAnsi="Calibri" w:cs="Calibri"/>
                      <w:color w:val="000000"/>
                      <w:sz w:val="18"/>
                      <w:szCs w:val="18"/>
                      <w:u w:val="single"/>
                    </w:rPr>
                  </w:rPrChange>
                </w:rPr>
                <w:t>Production ESP Batch Schedule(s)</w:t>
              </w:r>
            </w:ins>
          </w:p>
        </w:tc>
        <w:tc>
          <w:tcPr>
            <w:tcW w:w="2682" w:type="dxa"/>
            <w:tcBorders>
              <w:top w:val="nil"/>
              <w:left w:val="nil"/>
              <w:bottom w:val="single" w:sz="4" w:space="0" w:color="auto"/>
              <w:right w:val="single" w:sz="4" w:space="0" w:color="auto"/>
            </w:tcBorders>
            <w:shd w:val="clear" w:color="auto" w:fill="auto"/>
            <w:hideMark/>
            <w:tcPrChange w:id="12927"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928" w:author="gsadi" w:date="2013-11-25T15:06:00Z"/>
                <w:rFonts w:ascii="Calibri" w:hAnsi="Calibri" w:cs="Calibri"/>
                <w:color w:val="000000"/>
                <w:sz w:val="16"/>
                <w:szCs w:val="18"/>
                <w:rPrChange w:id="12929" w:author="gsadi" w:date="2013-11-25T15:08:00Z">
                  <w:rPr>
                    <w:ins w:id="12930" w:author="gsadi" w:date="2013-11-25T15:06:00Z"/>
                    <w:rFonts w:ascii="Calibri" w:hAnsi="Calibri" w:cs="Calibri"/>
                    <w:color w:val="000000"/>
                    <w:sz w:val="18"/>
                    <w:szCs w:val="18"/>
                  </w:rPr>
                </w:rPrChange>
              </w:rPr>
            </w:pPr>
            <w:ins w:id="12931" w:author="gsadi" w:date="2013-11-25T15:06:00Z">
              <w:r w:rsidRPr="002B0E74">
                <w:rPr>
                  <w:rFonts w:ascii="Calibri" w:hAnsi="Calibri" w:cs="Calibri"/>
                  <w:color w:val="000000"/>
                  <w:sz w:val="16"/>
                  <w:szCs w:val="18"/>
                  <w:rPrChange w:id="12932"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2933"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934" w:author="gsadi" w:date="2013-11-25T15:06:00Z"/>
                <w:rFonts w:ascii="Calibri" w:hAnsi="Calibri" w:cs="Calibri"/>
                <w:color w:val="000000"/>
                <w:sz w:val="16"/>
                <w:szCs w:val="18"/>
                <w:rPrChange w:id="12935" w:author="gsadi" w:date="2013-11-25T15:08:00Z">
                  <w:rPr>
                    <w:ins w:id="12936" w:author="gsadi" w:date="2013-11-25T15:06:00Z"/>
                    <w:rFonts w:ascii="Calibri" w:hAnsi="Calibri" w:cs="Calibri"/>
                    <w:color w:val="000000"/>
                    <w:sz w:val="18"/>
                    <w:szCs w:val="18"/>
                  </w:rPr>
                </w:rPrChange>
              </w:rPr>
            </w:pPr>
            <w:ins w:id="12937" w:author="gsadi" w:date="2013-11-25T15:06:00Z">
              <w:r w:rsidRPr="002B0E74">
                <w:rPr>
                  <w:rFonts w:ascii="Calibri" w:hAnsi="Calibri" w:cs="Calibri"/>
                  <w:color w:val="000000"/>
                  <w:sz w:val="16"/>
                  <w:szCs w:val="18"/>
                  <w:rPrChange w:id="12938" w:author="gsadi" w:date="2013-11-25T15:08:00Z">
                    <w:rPr>
                      <w:rFonts w:ascii="Calibri" w:hAnsi="Calibri" w:cs="Calibri"/>
                      <w:color w:val="000000"/>
                      <w:sz w:val="18"/>
                      <w:szCs w:val="18"/>
                      <w:u w:val="single"/>
                    </w:rPr>
                  </w:rPrChange>
                </w:rPr>
                <w:t>Not available yet</w:t>
              </w:r>
            </w:ins>
          </w:p>
        </w:tc>
      </w:tr>
      <w:tr w:rsidR="00F14E16" w:rsidRPr="00AE7A73" w:rsidTr="008A6413">
        <w:trPr>
          <w:trHeight w:val="240"/>
          <w:ins w:id="12939" w:author="gsadi" w:date="2013-11-25T15:06:00Z"/>
          <w:trPrChange w:id="12940"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2941"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440EFC" w:rsidRPr="00AE7A73" w:rsidRDefault="002B0E74">
            <w:pPr>
              <w:rPr>
                <w:ins w:id="12942" w:author="gsadi" w:date="2013-11-25T15:06:00Z"/>
                <w:rFonts w:ascii="Calibri" w:hAnsi="Calibri" w:cs="Calibri"/>
                <w:color w:val="000000"/>
                <w:sz w:val="16"/>
                <w:szCs w:val="18"/>
                <w:rPrChange w:id="12943" w:author="gsadi" w:date="2013-11-25T15:08:00Z">
                  <w:rPr>
                    <w:ins w:id="12944" w:author="gsadi" w:date="2013-11-25T15:06:00Z"/>
                    <w:rFonts w:ascii="Calibri" w:hAnsi="Calibri" w:cs="Calibri"/>
                    <w:color w:val="000000"/>
                    <w:sz w:val="18"/>
                    <w:szCs w:val="18"/>
                  </w:rPr>
                </w:rPrChange>
              </w:rPr>
            </w:pPr>
            <w:ins w:id="12945" w:author="gsadi" w:date="2013-11-25T15:06:00Z">
              <w:r w:rsidRPr="002B0E74">
                <w:rPr>
                  <w:rFonts w:ascii="Calibri" w:hAnsi="Calibri" w:cs="Calibri"/>
                  <w:color w:val="000000"/>
                  <w:sz w:val="16"/>
                  <w:szCs w:val="18"/>
                  <w:rPrChange w:id="12946" w:author="gsadi" w:date="2013-11-25T15:08:00Z">
                    <w:rPr>
                      <w:rFonts w:ascii="Calibri" w:hAnsi="Calibri" w:cs="Calibri"/>
                      <w:color w:val="000000"/>
                      <w:sz w:val="18"/>
                      <w:szCs w:val="18"/>
                      <w:u w:val="single"/>
                    </w:rPr>
                  </w:rPrChange>
                </w:rPr>
                <w:t>Sysd ESP Batch Schedule(s)</w:t>
              </w:r>
            </w:ins>
          </w:p>
        </w:tc>
        <w:tc>
          <w:tcPr>
            <w:tcW w:w="2682" w:type="dxa"/>
            <w:tcBorders>
              <w:top w:val="nil"/>
              <w:left w:val="nil"/>
              <w:bottom w:val="single" w:sz="4" w:space="0" w:color="auto"/>
              <w:right w:val="single" w:sz="4" w:space="0" w:color="auto"/>
            </w:tcBorders>
            <w:shd w:val="clear" w:color="auto" w:fill="auto"/>
            <w:hideMark/>
            <w:tcPrChange w:id="12947"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948" w:author="gsadi" w:date="2013-11-25T15:06:00Z"/>
                <w:rFonts w:ascii="Calibri" w:hAnsi="Calibri" w:cs="Calibri"/>
                <w:color w:val="000000"/>
                <w:sz w:val="16"/>
                <w:szCs w:val="18"/>
                <w:rPrChange w:id="12949" w:author="gsadi" w:date="2013-11-25T15:08:00Z">
                  <w:rPr>
                    <w:ins w:id="12950" w:author="gsadi" w:date="2013-11-25T15:06:00Z"/>
                    <w:rFonts w:ascii="Calibri" w:hAnsi="Calibri" w:cs="Calibri"/>
                    <w:color w:val="000000"/>
                    <w:sz w:val="18"/>
                    <w:szCs w:val="18"/>
                  </w:rPr>
                </w:rPrChange>
              </w:rPr>
            </w:pPr>
            <w:ins w:id="12951" w:author="gsadi" w:date="2013-11-25T15:06:00Z">
              <w:r w:rsidRPr="002B0E74">
                <w:rPr>
                  <w:rFonts w:ascii="Calibri" w:hAnsi="Calibri" w:cs="Calibri"/>
                  <w:color w:val="000000"/>
                  <w:sz w:val="16"/>
                  <w:szCs w:val="18"/>
                  <w:rPrChange w:id="12952"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2953"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954" w:author="gsadi" w:date="2013-11-25T15:06:00Z"/>
                <w:rFonts w:ascii="Calibri" w:hAnsi="Calibri" w:cs="Calibri"/>
                <w:color w:val="000000"/>
                <w:sz w:val="16"/>
                <w:szCs w:val="18"/>
                <w:rPrChange w:id="12955" w:author="gsadi" w:date="2013-11-25T15:08:00Z">
                  <w:rPr>
                    <w:ins w:id="12956" w:author="gsadi" w:date="2013-11-25T15:06:00Z"/>
                    <w:rFonts w:ascii="Calibri" w:hAnsi="Calibri" w:cs="Calibri"/>
                    <w:color w:val="000000"/>
                    <w:sz w:val="18"/>
                    <w:szCs w:val="18"/>
                  </w:rPr>
                </w:rPrChange>
              </w:rPr>
            </w:pPr>
            <w:ins w:id="12957" w:author="gsadi" w:date="2013-11-25T15:06:00Z">
              <w:r w:rsidRPr="002B0E74">
                <w:rPr>
                  <w:rFonts w:ascii="Calibri" w:hAnsi="Calibri" w:cs="Calibri"/>
                  <w:color w:val="000000"/>
                  <w:sz w:val="16"/>
                  <w:szCs w:val="18"/>
                  <w:rPrChange w:id="12958" w:author="gsadi" w:date="2013-11-25T15:08:00Z">
                    <w:rPr>
                      <w:rFonts w:ascii="Calibri" w:hAnsi="Calibri" w:cs="Calibri"/>
                      <w:color w:val="000000"/>
                      <w:sz w:val="18"/>
                      <w:szCs w:val="18"/>
                      <w:u w:val="single"/>
                    </w:rPr>
                  </w:rPrChange>
                </w:rPr>
                <w:t>Not available yet</w:t>
              </w:r>
            </w:ins>
          </w:p>
        </w:tc>
      </w:tr>
      <w:tr w:rsidR="00F14E16" w:rsidRPr="00AE7A73" w:rsidTr="008A6413">
        <w:trPr>
          <w:trHeight w:val="240"/>
          <w:ins w:id="12959" w:author="gsadi" w:date="2013-11-25T15:06:00Z"/>
          <w:trPrChange w:id="12960"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2961"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440EFC" w:rsidRPr="00AE7A73" w:rsidRDefault="002B0E74">
            <w:pPr>
              <w:rPr>
                <w:ins w:id="12962" w:author="gsadi" w:date="2013-11-25T15:06:00Z"/>
                <w:rFonts w:ascii="Calibri" w:hAnsi="Calibri" w:cs="Calibri"/>
                <w:b/>
                <w:bCs/>
                <w:color w:val="000000"/>
                <w:sz w:val="16"/>
                <w:szCs w:val="18"/>
                <w:rPrChange w:id="12963" w:author="gsadi" w:date="2013-11-25T15:08:00Z">
                  <w:rPr>
                    <w:ins w:id="12964" w:author="gsadi" w:date="2013-11-25T15:06:00Z"/>
                    <w:rFonts w:ascii="Calibri" w:hAnsi="Calibri" w:cs="Calibri"/>
                    <w:b/>
                    <w:bCs/>
                    <w:color w:val="000000"/>
                    <w:sz w:val="18"/>
                    <w:szCs w:val="18"/>
                  </w:rPr>
                </w:rPrChange>
              </w:rPr>
            </w:pPr>
            <w:ins w:id="12965" w:author="gsadi" w:date="2013-11-25T15:06:00Z">
              <w:r w:rsidRPr="002B0E74">
                <w:rPr>
                  <w:rFonts w:ascii="Calibri" w:hAnsi="Calibri" w:cs="Calibri"/>
                  <w:b/>
                  <w:bCs/>
                  <w:color w:val="000000"/>
                  <w:sz w:val="16"/>
                  <w:szCs w:val="18"/>
                  <w:rPrChange w:id="12966" w:author="gsadi" w:date="2013-11-25T15:08:00Z">
                    <w:rPr>
                      <w:rFonts w:ascii="Calibri" w:hAnsi="Calibri" w:cs="Calibri"/>
                      <w:b/>
                      <w:bCs/>
                      <w:color w:val="000000"/>
                      <w:sz w:val="18"/>
                      <w:szCs w:val="18"/>
                      <w:u w:val="single"/>
                    </w:rPr>
                  </w:rPrChange>
                </w:rPr>
                <w:t>On Production server</w:t>
              </w:r>
            </w:ins>
          </w:p>
        </w:tc>
        <w:tc>
          <w:tcPr>
            <w:tcW w:w="2682" w:type="dxa"/>
            <w:tcBorders>
              <w:top w:val="nil"/>
              <w:left w:val="nil"/>
              <w:bottom w:val="single" w:sz="4" w:space="0" w:color="auto"/>
              <w:right w:val="single" w:sz="4" w:space="0" w:color="auto"/>
            </w:tcBorders>
            <w:shd w:val="clear" w:color="auto" w:fill="auto"/>
            <w:hideMark/>
            <w:tcPrChange w:id="12967"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968" w:author="gsadi" w:date="2013-11-25T15:06:00Z"/>
                <w:rFonts w:ascii="Calibri" w:hAnsi="Calibri" w:cs="Calibri"/>
                <w:color w:val="000000"/>
                <w:sz w:val="16"/>
                <w:szCs w:val="18"/>
                <w:rPrChange w:id="12969" w:author="gsadi" w:date="2013-11-25T15:08:00Z">
                  <w:rPr>
                    <w:ins w:id="12970" w:author="gsadi" w:date="2013-11-25T15:06:00Z"/>
                    <w:rFonts w:ascii="Calibri" w:hAnsi="Calibri" w:cs="Calibri"/>
                    <w:color w:val="000000"/>
                    <w:sz w:val="18"/>
                    <w:szCs w:val="18"/>
                  </w:rPr>
                </w:rPrChange>
              </w:rPr>
            </w:pPr>
            <w:ins w:id="12971" w:author="gsadi" w:date="2013-11-25T15:06:00Z">
              <w:r w:rsidRPr="002B0E74">
                <w:rPr>
                  <w:rFonts w:ascii="Calibri" w:hAnsi="Calibri" w:cs="Calibri"/>
                  <w:color w:val="000000"/>
                  <w:sz w:val="16"/>
                  <w:szCs w:val="18"/>
                  <w:rPrChange w:id="12972"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2973"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974" w:author="gsadi" w:date="2013-11-25T15:06:00Z"/>
                <w:rFonts w:ascii="Calibri" w:hAnsi="Calibri" w:cs="Calibri"/>
                <w:color w:val="000000"/>
                <w:sz w:val="16"/>
                <w:szCs w:val="18"/>
                <w:rPrChange w:id="12975" w:author="gsadi" w:date="2013-11-25T15:08:00Z">
                  <w:rPr>
                    <w:ins w:id="12976" w:author="gsadi" w:date="2013-11-25T15:06:00Z"/>
                    <w:rFonts w:ascii="Calibri" w:hAnsi="Calibri" w:cs="Calibri"/>
                    <w:color w:val="000000"/>
                    <w:sz w:val="18"/>
                    <w:szCs w:val="18"/>
                  </w:rPr>
                </w:rPrChange>
              </w:rPr>
            </w:pPr>
            <w:ins w:id="12977" w:author="gsadi" w:date="2013-11-25T15:06:00Z">
              <w:r w:rsidRPr="002B0E74">
                <w:rPr>
                  <w:rFonts w:ascii="Calibri" w:hAnsi="Calibri" w:cs="Calibri"/>
                  <w:color w:val="000000"/>
                  <w:sz w:val="16"/>
                  <w:szCs w:val="18"/>
                  <w:rPrChange w:id="12978" w:author="gsadi" w:date="2013-11-25T15:08:00Z">
                    <w:rPr>
                      <w:rFonts w:ascii="Calibri" w:hAnsi="Calibri" w:cs="Calibri"/>
                      <w:color w:val="000000"/>
                      <w:sz w:val="18"/>
                      <w:szCs w:val="18"/>
                      <w:u w:val="single"/>
                    </w:rPr>
                  </w:rPrChange>
                </w:rPr>
                <w:t>Not available yet</w:t>
              </w:r>
            </w:ins>
          </w:p>
        </w:tc>
      </w:tr>
      <w:tr w:rsidR="00F14E16" w:rsidRPr="00AE7A73" w:rsidTr="008A6413">
        <w:trPr>
          <w:trHeight w:val="240"/>
          <w:ins w:id="12979" w:author="gsadi" w:date="2013-11-25T15:06:00Z"/>
          <w:trPrChange w:id="12980"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2981"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2982" w:author="gsadi" w:date="2013-11-25T15:06:00Z"/>
                <w:rFonts w:ascii="Calibri" w:hAnsi="Calibri" w:cs="Calibri"/>
                <w:color w:val="000000"/>
                <w:sz w:val="16"/>
                <w:szCs w:val="18"/>
                <w:rPrChange w:id="12983" w:author="gsadi" w:date="2013-11-25T15:08:00Z">
                  <w:rPr>
                    <w:ins w:id="12984" w:author="gsadi" w:date="2013-11-25T15:06:00Z"/>
                    <w:rFonts w:ascii="Calibri" w:hAnsi="Calibri" w:cs="Calibri"/>
                    <w:color w:val="000000"/>
                    <w:sz w:val="18"/>
                    <w:szCs w:val="18"/>
                  </w:rPr>
                </w:rPrChange>
              </w:rPr>
              <w:pPrChange w:id="12985" w:author="gsadi" w:date="2013-11-25T15:08:00Z">
                <w:pPr>
                  <w:ind w:firstLineChars="200" w:firstLine="360"/>
                </w:pPr>
              </w:pPrChange>
            </w:pPr>
            <w:ins w:id="12986" w:author="gsadi" w:date="2013-11-25T15:06:00Z">
              <w:r w:rsidRPr="002B0E74">
                <w:rPr>
                  <w:rFonts w:ascii="Calibri" w:hAnsi="Calibri" w:cs="Calibri"/>
                  <w:color w:val="000000"/>
                  <w:sz w:val="16"/>
                  <w:szCs w:val="18"/>
                  <w:rPrChange w:id="12987" w:author="gsadi" w:date="2013-11-25T15:08:00Z">
                    <w:rPr>
                      <w:rFonts w:ascii="Calibri" w:hAnsi="Calibri" w:cs="Calibri"/>
                      <w:color w:val="000000"/>
                      <w:sz w:val="18"/>
                      <w:szCs w:val="18"/>
                      <w:u w:val="single"/>
                    </w:rPr>
                  </w:rPrChange>
                </w:rPr>
                <w:t>Shell scripts directory</w:t>
              </w:r>
            </w:ins>
          </w:p>
        </w:tc>
        <w:tc>
          <w:tcPr>
            <w:tcW w:w="2682" w:type="dxa"/>
            <w:tcBorders>
              <w:top w:val="nil"/>
              <w:left w:val="nil"/>
              <w:bottom w:val="single" w:sz="4" w:space="0" w:color="auto"/>
              <w:right w:val="single" w:sz="4" w:space="0" w:color="auto"/>
            </w:tcBorders>
            <w:shd w:val="clear" w:color="auto" w:fill="auto"/>
            <w:hideMark/>
            <w:tcPrChange w:id="12988"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989" w:author="gsadi" w:date="2013-11-25T15:06:00Z"/>
                <w:rFonts w:ascii="Calibri" w:hAnsi="Calibri" w:cs="Calibri"/>
                <w:color w:val="000000"/>
                <w:sz w:val="16"/>
                <w:szCs w:val="18"/>
                <w:rPrChange w:id="12990" w:author="gsadi" w:date="2013-11-25T15:08:00Z">
                  <w:rPr>
                    <w:ins w:id="12991" w:author="gsadi" w:date="2013-11-25T15:06:00Z"/>
                    <w:rFonts w:ascii="Calibri" w:hAnsi="Calibri" w:cs="Calibri"/>
                    <w:color w:val="000000"/>
                    <w:sz w:val="18"/>
                    <w:szCs w:val="18"/>
                  </w:rPr>
                </w:rPrChange>
              </w:rPr>
            </w:pPr>
            <w:ins w:id="12992" w:author="gsadi" w:date="2013-11-25T15:06:00Z">
              <w:r w:rsidRPr="002B0E74">
                <w:rPr>
                  <w:rFonts w:ascii="Calibri" w:hAnsi="Calibri" w:cs="Calibri"/>
                  <w:color w:val="000000"/>
                  <w:sz w:val="16"/>
                  <w:szCs w:val="18"/>
                  <w:rPrChange w:id="12993"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2994"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2995" w:author="gsadi" w:date="2013-11-25T15:06:00Z"/>
                <w:rFonts w:ascii="Calibri" w:hAnsi="Calibri" w:cs="Calibri"/>
                <w:color w:val="000000"/>
                <w:sz w:val="16"/>
                <w:szCs w:val="18"/>
                <w:rPrChange w:id="12996" w:author="gsadi" w:date="2013-11-25T15:08:00Z">
                  <w:rPr>
                    <w:ins w:id="12997" w:author="gsadi" w:date="2013-11-25T15:06:00Z"/>
                    <w:rFonts w:ascii="Calibri" w:hAnsi="Calibri" w:cs="Calibri"/>
                    <w:color w:val="000000"/>
                    <w:sz w:val="18"/>
                    <w:szCs w:val="18"/>
                  </w:rPr>
                </w:rPrChange>
              </w:rPr>
            </w:pPr>
            <w:ins w:id="12998" w:author="gsadi" w:date="2013-11-25T15:06:00Z">
              <w:r w:rsidRPr="002B0E74">
                <w:rPr>
                  <w:rFonts w:ascii="Calibri" w:hAnsi="Calibri" w:cs="Calibri"/>
                  <w:color w:val="000000"/>
                  <w:sz w:val="16"/>
                  <w:szCs w:val="18"/>
                  <w:rPrChange w:id="12999" w:author="gsadi" w:date="2013-11-25T15:08:00Z">
                    <w:rPr>
                      <w:rFonts w:ascii="Calibri" w:hAnsi="Calibri" w:cs="Calibri"/>
                      <w:color w:val="000000"/>
                      <w:sz w:val="18"/>
                      <w:szCs w:val="18"/>
                      <w:u w:val="single"/>
                    </w:rPr>
                  </w:rPrChange>
                </w:rPr>
                <w:t>Not available yet</w:t>
              </w:r>
            </w:ins>
          </w:p>
        </w:tc>
      </w:tr>
      <w:tr w:rsidR="00F14E16" w:rsidRPr="00AE7A73" w:rsidTr="008A6413">
        <w:trPr>
          <w:trHeight w:val="240"/>
          <w:ins w:id="13000" w:author="gsadi" w:date="2013-11-25T15:06:00Z"/>
          <w:trPrChange w:id="13001"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002"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003" w:author="gsadi" w:date="2013-11-25T15:06:00Z"/>
                <w:rFonts w:ascii="Calibri" w:hAnsi="Calibri" w:cs="Calibri"/>
                <w:color w:val="000000"/>
                <w:sz w:val="16"/>
                <w:szCs w:val="18"/>
                <w:rPrChange w:id="13004" w:author="gsadi" w:date="2013-11-25T15:08:00Z">
                  <w:rPr>
                    <w:ins w:id="13005" w:author="gsadi" w:date="2013-11-25T15:06:00Z"/>
                    <w:rFonts w:ascii="Calibri" w:hAnsi="Calibri" w:cs="Calibri"/>
                    <w:color w:val="000000"/>
                    <w:sz w:val="18"/>
                    <w:szCs w:val="18"/>
                  </w:rPr>
                </w:rPrChange>
              </w:rPr>
              <w:pPrChange w:id="13006" w:author="gsadi" w:date="2013-11-25T15:08:00Z">
                <w:pPr>
                  <w:ind w:firstLineChars="200" w:firstLine="360"/>
                </w:pPr>
              </w:pPrChange>
            </w:pPr>
            <w:ins w:id="13007" w:author="gsadi" w:date="2013-11-25T15:06:00Z">
              <w:r w:rsidRPr="002B0E74">
                <w:rPr>
                  <w:rFonts w:ascii="Calibri" w:hAnsi="Calibri" w:cs="Calibri"/>
                  <w:color w:val="000000"/>
                  <w:sz w:val="16"/>
                  <w:szCs w:val="18"/>
                  <w:rPrChange w:id="13008" w:author="gsadi" w:date="2013-11-25T15:08:00Z">
                    <w:rPr>
                      <w:rFonts w:ascii="Calibri" w:hAnsi="Calibri" w:cs="Calibri"/>
                      <w:color w:val="000000"/>
                      <w:sz w:val="18"/>
                      <w:szCs w:val="18"/>
                      <w:u w:val="single"/>
                    </w:rPr>
                  </w:rPrChange>
                </w:rPr>
                <w:t>Cobol scripts directory</w:t>
              </w:r>
            </w:ins>
          </w:p>
        </w:tc>
        <w:tc>
          <w:tcPr>
            <w:tcW w:w="2682" w:type="dxa"/>
            <w:tcBorders>
              <w:top w:val="nil"/>
              <w:left w:val="nil"/>
              <w:bottom w:val="single" w:sz="4" w:space="0" w:color="auto"/>
              <w:right w:val="single" w:sz="4" w:space="0" w:color="auto"/>
            </w:tcBorders>
            <w:shd w:val="clear" w:color="auto" w:fill="auto"/>
            <w:hideMark/>
            <w:tcPrChange w:id="13009"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010" w:author="gsadi" w:date="2013-11-25T15:06:00Z"/>
                <w:rFonts w:ascii="Calibri" w:hAnsi="Calibri" w:cs="Calibri"/>
                <w:color w:val="000000"/>
                <w:sz w:val="16"/>
                <w:szCs w:val="18"/>
                <w:rPrChange w:id="13011" w:author="gsadi" w:date="2013-11-25T15:08:00Z">
                  <w:rPr>
                    <w:ins w:id="13012" w:author="gsadi" w:date="2013-11-25T15:06:00Z"/>
                    <w:rFonts w:ascii="Calibri" w:hAnsi="Calibri" w:cs="Calibri"/>
                    <w:color w:val="000000"/>
                    <w:sz w:val="18"/>
                    <w:szCs w:val="18"/>
                  </w:rPr>
                </w:rPrChange>
              </w:rPr>
            </w:pPr>
            <w:ins w:id="13013" w:author="gsadi" w:date="2013-11-25T15:06:00Z">
              <w:r w:rsidRPr="002B0E74">
                <w:rPr>
                  <w:rFonts w:ascii="Calibri" w:hAnsi="Calibri" w:cs="Calibri"/>
                  <w:color w:val="000000"/>
                  <w:sz w:val="16"/>
                  <w:szCs w:val="18"/>
                  <w:rPrChange w:id="13014"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3015"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016" w:author="gsadi" w:date="2013-11-25T15:06:00Z"/>
                <w:rFonts w:ascii="Calibri" w:hAnsi="Calibri" w:cs="Calibri"/>
                <w:color w:val="000000"/>
                <w:sz w:val="16"/>
                <w:szCs w:val="18"/>
                <w:rPrChange w:id="13017" w:author="gsadi" w:date="2013-11-25T15:08:00Z">
                  <w:rPr>
                    <w:ins w:id="13018" w:author="gsadi" w:date="2013-11-25T15:06:00Z"/>
                    <w:rFonts w:ascii="Calibri" w:hAnsi="Calibri" w:cs="Calibri"/>
                    <w:color w:val="000000"/>
                    <w:sz w:val="18"/>
                    <w:szCs w:val="18"/>
                  </w:rPr>
                </w:rPrChange>
              </w:rPr>
            </w:pPr>
            <w:ins w:id="13019" w:author="gsadi" w:date="2013-11-25T15:06:00Z">
              <w:r w:rsidRPr="002B0E74">
                <w:rPr>
                  <w:rFonts w:ascii="Calibri" w:hAnsi="Calibri" w:cs="Calibri"/>
                  <w:color w:val="000000"/>
                  <w:sz w:val="16"/>
                  <w:szCs w:val="18"/>
                  <w:rPrChange w:id="13020" w:author="gsadi" w:date="2013-11-25T15:08:00Z">
                    <w:rPr>
                      <w:rFonts w:ascii="Calibri" w:hAnsi="Calibri" w:cs="Calibri"/>
                      <w:color w:val="000000"/>
                      <w:sz w:val="18"/>
                      <w:szCs w:val="18"/>
                      <w:u w:val="single"/>
                    </w:rPr>
                  </w:rPrChange>
                </w:rPr>
                <w:t>Not available yet</w:t>
              </w:r>
            </w:ins>
          </w:p>
        </w:tc>
      </w:tr>
      <w:tr w:rsidR="00F14E16" w:rsidRPr="00AE7A73" w:rsidTr="008A6413">
        <w:trPr>
          <w:trHeight w:val="240"/>
          <w:ins w:id="13021" w:author="gsadi" w:date="2013-11-25T15:06:00Z"/>
          <w:trPrChange w:id="13022"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023"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024" w:author="gsadi" w:date="2013-11-25T15:06:00Z"/>
                <w:rFonts w:ascii="Calibri" w:hAnsi="Calibri" w:cs="Calibri"/>
                <w:color w:val="000000"/>
                <w:sz w:val="16"/>
                <w:szCs w:val="18"/>
                <w:rPrChange w:id="13025" w:author="gsadi" w:date="2013-11-25T15:08:00Z">
                  <w:rPr>
                    <w:ins w:id="13026" w:author="gsadi" w:date="2013-11-25T15:06:00Z"/>
                    <w:rFonts w:ascii="Calibri" w:hAnsi="Calibri" w:cs="Calibri"/>
                    <w:color w:val="000000"/>
                    <w:sz w:val="18"/>
                    <w:szCs w:val="18"/>
                  </w:rPr>
                </w:rPrChange>
              </w:rPr>
              <w:pPrChange w:id="13027" w:author="gsadi" w:date="2013-11-25T15:08:00Z">
                <w:pPr>
                  <w:ind w:firstLineChars="200" w:firstLine="360"/>
                </w:pPr>
              </w:pPrChange>
            </w:pPr>
            <w:ins w:id="13028" w:author="gsadi" w:date="2013-11-25T15:06:00Z">
              <w:r w:rsidRPr="002B0E74">
                <w:rPr>
                  <w:rFonts w:ascii="Calibri" w:hAnsi="Calibri" w:cs="Calibri"/>
                  <w:color w:val="000000"/>
                  <w:sz w:val="16"/>
                  <w:szCs w:val="18"/>
                  <w:rPrChange w:id="13029" w:author="gsadi" w:date="2013-11-25T15:08:00Z">
                    <w:rPr>
                      <w:rFonts w:ascii="Calibri" w:hAnsi="Calibri" w:cs="Calibri"/>
                      <w:color w:val="000000"/>
                      <w:sz w:val="18"/>
                      <w:szCs w:val="18"/>
                      <w:u w:val="single"/>
                    </w:rPr>
                  </w:rPrChange>
                </w:rPr>
                <w:t>Perl scripts directory</w:t>
              </w:r>
            </w:ins>
          </w:p>
        </w:tc>
        <w:tc>
          <w:tcPr>
            <w:tcW w:w="2682" w:type="dxa"/>
            <w:tcBorders>
              <w:top w:val="nil"/>
              <w:left w:val="nil"/>
              <w:bottom w:val="single" w:sz="4" w:space="0" w:color="auto"/>
              <w:right w:val="single" w:sz="4" w:space="0" w:color="auto"/>
            </w:tcBorders>
            <w:shd w:val="clear" w:color="auto" w:fill="auto"/>
            <w:hideMark/>
            <w:tcPrChange w:id="13030"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031" w:author="gsadi" w:date="2013-11-25T15:06:00Z"/>
                <w:rFonts w:ascii="Calibri" w:hAnsi="Calibri" w:cs="Calibri"/>
                <w:color w:val="000000"/>
                <w:sz w:val="16"/>
                <w:szCs w:val="18"/>
                <w:rPrChange w:id="13032" w:author="gsadi" w:date="2013-11-25T15:08:00Z">
                  <w:rPr>
                    <w:ins w:id="13033" w:author="gsadi" w:date="2013-11-25T15:06:00Z"/>
                    <w:rFonts w:ascii="Calibri" w:hAnsi="Calibri" w:cs="Calibri"/>
                    <w:color w:val="000000"/>
                    <w:sz w:val="18"/>
                    <w:szCs w:val="18"/>
                  </w:rPr>
                </w:rPrChange>
              </w:rPr>
            </w:pPr>
            <w:ins w:id="13034" w:author="gsadi" w:date="2013-11-25T15:06:00Z">
              <w:r w:rsidRPr="002B0E74">
                <w:rPr>
                  <w:rFonts w:ascii="Calibri" w:hAnsi="Calibri" w:cs="Calibri"/>
                  <w:color w:val="000000"/>
                  <w:sz w:val="16"/>
                  <w:szCs w:val="18"/>
                  <w:rPrChange w:id="13035"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3036"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037" w:author="gsadi" w:date="2013-11-25T15:06:00Z"/>
                <w:rFonts w:ascii="Calibri" w:hAnsi="Calibri" w:cs="Calibri"/>
                <w:color w:val="000000"/>
                <w:sz w:val="16"/>
                <w:szCs w:val="18"/>
                <w:rPrChange w:id="13038" w:author="gsadi" w:date="2013-11-25T15:08:00Z">
                  <w:rPr>
                    <w:ins w:id="13039" w:author="gsadi" w:date="2013-11-25T15:06:00Z"/>
                    <w:rFonts w:ascii="Calibri" w:hAnsi="Calibri" w:cs="Calibri"/>
                    <w:color w:val="000000"/>
                    <w:sz w:val="18"/>
                    <w:szCs w:val="18"/>
                  </w:rPr>
                </w:rPrChange>
              </w:rPr>
            </w:pPr>
            <w:ins w:id="13040" w:author="gsadi" w:date="2013-11-25T15:06:00Z">
              <w:r w:rsidRPr="002B0E74">
                <w:rPr>
                  <w:rFonts w:ascii="Calibri" w:hAnsi="Calibri" w:cs="Calibri"/>
                  <w:color w:val="000000"/>
                  <w:sz w:val="16"/>
                  <w:szCs w:val="18"/>
                  <w:rPrChange w:id="13041" w:author="gsadi" w:date="2013-11-25T15:08:00Z">
                    <w:rPr>
                      <w:rFonts w:ascii="Calibri" w:hAnsi="Calibri" w:cs="Calibri"/>
                      <w:color w:val="000000"/>
                      <w:sz w:val="18"/>
                      <w:szCs w:val="18"/>
                      <w:u w:val="single"/>
                    </w:rPr>
                  </w:rPrChange>
                </w:rPr>
                <w:t>Not available yet</w:t>
              </w:r>
            </w:ins>
          </w:p>
        </w:tc>
      </w:tr>
      <w:tr w:rsidR="00F14E16" w:rsidRPr="00AE7A73" w:rsidTr="008A6413">
        <w:trPr>
          <w:trHeight w:val="240"/>
          <w:ins w:id="13042" w:author="gsadi" w:date="2013-11-25T15:06:00Z"/>
          <w:trPrChange w:id="13043"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044"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045" w:author="gsadi" w:date="2013-11-25T15:06:00Z"/>
                <w:rFonts w:ascii="Calibri" w:hAnsi="Calibri" w:cs="Calibri"/>
                <w:color w:val="000000"/>
                <w:sz w:val="16"/>
                <w:szCs w:val="18"/>
                <w:rPrChange w:id="13046" w:author="gsadi" w:date="2013-11-25T15:08:00Z">
                  <w:rPr>
                    <w:ins w:id="13047" w:author="gsadi" w:date="2013-11-25T15:06:00Z"/>
                    <w:rFonts w:ascii="Calibri" w:hAnsi="Calibri" w:cs="Calibri"/>
                    <w:color w:val="000000"/>
                    <w:sz w:val="18"/>
                    <w:szCs w:val="18"/>
                  </w:rPr>
                </w:rPrChange>
              </w:rPr>
              <w:pPrChange w:id="13048" w:author="gsadi" w:date="2013-11-25T15:08:00Z">
                <w:pPr>
                  <w:ind w:firstLineChars="200" w:firstLine="360"/>
                </w:pPr>
              </w:pPrChange>
            </w:pPr>
            <w:ins w:id="13049" w:author="gsadi" w:date="2013-11-25T15:06:00Z">
              <w:r w:rsidRPr="002B0E74">
                <w:rPr>
                  <w:rFonts w:ascii="Calibri" w:hAnsi="Calibri" w:cs="Calibri"/>
                  <w:color w:val="000000"/>
                  <w:sz w:val="16"/>
                  <w:szCs w:val="18"/>
                  <w:rPrChange w:id="13050" w:author="gsadi" w:date="2013-11-25T15:08:00Z">
                    <w:rPr>
                      <w:rFonts w:ascii="Calibri" w:hAnsi="Calibri" w:cs="Calibri"/>
                      <w:color w:val="000000"/>
                      <w:sz w:val="18"/>
                      <w:szCs w:val="18"/>
                      <w:u w:val="single"/>
                    </w:rPr>
                  </w:rPrChange>
                </w:rPr>
                <w:t>SQL scripts directory</w:t>
              </w:r>
            </w:ins>
          </w:p>
        </w:tc>
        <w:tc>
          <w:tcPr>
            <w:tcW w:w="2682" w:type="dxa"/>
            <w:tcBorders>
              <w:top w:val="nil"/>
              <w:left w:val="nil"/>
              <w:bottom w:val="single" w:sz="4" w:space="0" w:color="auto"/>
              <w:right w:val="single" w:sz="4" w:space="0" w:color="auto"/>
            </w:tcBorders>
            <w:shd w:val="clear" w:color="auto" w:fill="auto"/>
            <w:hideMark/>
            <w:tcPrChange w:id="13051"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052" w:author="gsadi" w:date="2013-11-25T15:06:00Z"/>
                <w:rFonts w:ascii="Calibri" w:hAnsi="Calibri" w:cs="Calibri"/>
                <w:color w:val="000000"/>
                <w:sz w:val="16"/>
                <w:szCs w:val="18"/>
                <w:rPrChange w:id="13053" w:author="gsadi" w:date="2013-11-25T15:08:00Z">
                  <w:rPr>
                    <w:ins w:id="13054" w:author="gsadi" w:date="2013-11-25T15:06:00Z"/>
                    <w:rFonts w:ascii="Calibri" w:hAnsi="Calibri" w:cs="Calibri"/>
                    <w:color w:val="000000"/>
                    <w:sz w:val="18"/>
                    <w:szCs w:val="18"/>
                  </w:rPr>
                </w:rPrChange>
              </w:rPr>
            </w:pPr>
            <w:ins w:id="13055" w:author="gsadi" w:date="2013-11-25T15:06:00Z">
              <w:r w:rsidRPr="002B0E74">
                <w:rPr>
                  <w:rFonts w:ascii="Calibri" w:hAnsi="Calibri" w:cs="Calibri"/>
                  <w:color w:val="000000"/>
                  <w:sz w:val="16"/>
                  <w:szCs w:val="18"/>
                  <w:rPrChange w:id="13056"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3057"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058" w:author="gsadi" w:date="2013-11-25T15:06:00Z"/>
                <w:rFonts w:ascii="Calibri" w:hAnsi="Calibri" w:cs="Calibri"/>
                <w:color w:val="000000"/>
                <w:sz w:val="16"/>
                <w:szCs w:val="18"/>
                <w:rPrChange w:id="13059" w:author="gsadi" w:date="2013-11-25T15:08:00Z">
                  <w:rPr>
                    <w:ins w:id="13060" w:author="gsadi" w:date="2013-11-25T15:06:00Z"/>
                    <w:rFonts w:ascii="Calibri" w:hAnsi="Calibri" w:cs="Calibri"/>
                    <w:color w:val="000000"/>
                    <w:sz w:val="18"/>
                    <w:szCs w:val="18"/>
                  </w:rPr>
                </w:rPrChange>
              </w:rPr>
            </w:pPr>
            <w:ins w:id="13061" w:author="gsadi" w:date="2013-11-25T15:06:00Z">
              <w:r w:rsidRPr="002B0E74">
                <w:rPr>
                  <w:rFonts w:ascii="Calibri" w:hAnsi="Calibri" w:cs="Calibri"/>
                  <w:color w:val="000000"/>
                  <w:sz w:val="16"/>
                  <w:szCs w:val="18"/>
                  <w:rPrChange w:id="13062" w:author="gsadi" w:date="2013-11-25T15:08:00Z">
                    <w:rPr>
                      <w:rFonts w:ascii="Calibri" w:hAnsi="Calibri" w:cs="Calibri"/>
                      <w:color w:val="000000"/>
                      <w:sz w:val="18"/>
                      <w:szCs w:val="18"/>
                      <w:u w:val="single"/>
                    </w:rPr>
                  </w:rPrChange>
                </w:rPr>
                <w:t>Not available yet</w:t>
              </w:r>
            </w:ins>
          </w:p>
        </w:tc>
      </w:tr>
      <w:tr w:rsidR="00F14E16" w:rsidRPr="00AE7A73" w:rsidTr="008A6413">
        <w:trPr>
          <w:trHeight w:val="240"/>
          <w:ins w:id="13063" w:author="gsadi" w:date="2013-11-25T15:06:00Z"/>
          <w:trPrChange w:id="13064"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065"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066" w:author="gsadi" w:date="2013-11-25T15:06:00Z"/>
                <w:rFonts w:ascii="Calibri" w:hAnsi="Calibri" w:cs="Calibri"/>
                <w:color w:val="000000"/>
                <w:sz w:val="16"/>
                <w:szCs w:val="18"/>
                <w:rPrChange w:id="13067" w:author="gsadi" w:date="2013-11-25T15:08:00Z">
                  <w:rPr>
                    <w:ins w:id="13068" w:author="gsadi" w:date="2013-11-25T15:06:00Z"/>
                    <w:rFonts w:ascii="Calibri" w:hAnsi="Calibri" w:cs="Calibri"/>
                    <w:color w:val="000000"/>
                    <w:sz w:val="18"/>
                    <w:szCs w:val="18"/>
                  </w:rPr>
                </w:rPrChange>
              </w:rPr>
              <w:pPrChange w:id="13069" w:author="gsadi" w:date="2013-11-25T15:08:00Z">
                <w:pPr>
                  <w:ind w:firstLineChars="200" w:firstLine="360"/>
                </w:pPr>
              </w:pPrChange>
            </w:pPr>
            <w:ins w:id="13070" w:author="gsadi" w:date="2013-11-25T15:06:00Z">
              <w:r w:rsidRPr="002B0E74">
                <w:rPr>
                  <w:rFonts w:ascii="Calibri" w:hAnsi="Calibri" w:cs="Calibri"/>
                  <w:color w:val="000000"/>
                  <w:sz w:val="16"/>
                  <w:szCs w:val="18"/>
                  <w:rPrChange w:id="13071" w:author="gsadi" w:date="2013-11-25T15:08:00Z">
                    <w:rPr>
                      <w:rFonts w:ascii="Calibri" w:hAnsi="Calibri" w:cs="Calibri"/>
                      <w:color w:val="000000"/>
                      <w:sz w:val="18"/>
                      <w:szCs w:val="18"/>
                      <w:u w:val="single"/>
                    </w:rPr>
                  </w:rPrChange>
                </w:rPr>
                <w:t>Datasets directory</w:t>
              </w:r>
            </w:ins>
          </w:p>
        </w:tc>
        <w:tc>
          <w:tcPr>
            <w:tcW w:w="2682" w:type="dxa"/>
            <w:tcBorders>
              <w:top w:val="nil"/>
              <w:left w:val="nil"/>
              <w:bottom w:val="single" w:sz="4" w:space="0" w:color="auto"/>
              <w:right w:val="single" w:sz="4" w:space="0" w:color="auto"/>
            </w:tcBorders>
            <w:shd w:val="clear" w:color="auto" w:fill="auto"/>
            <w:hideMark/>
            <w:tcPrChange w:id="13072"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073" w:author="gsadi" w:date="2013-11-25T15:06:00Z"/>
                <w:rFonts w:ascii="Calibri" w:hAnsi="Calibri" w:cs="Calibri"/>
                <w:color w:val="000000"/>
                <w:sz w:val="16"/>
                <w:szCs w:val="18"/>
                <w:rPrChange w:id="13074" w:author="gsadi" w:date="2013-11-25T15:08:00Z">
                  <w:rPr>
                    <w:ins w:id="13075" w:author="gsadi" w:date="2013-11-25T15:06:00Z"/>
                    <w:rFonts w:ascii="Calibri" w:hAnsi="Calibri" w:cs="Calibri"/>
                    <w:color w:val="000000"/>
                    <w:sz w:val="18"/>
                    <w:szCs w:val="18"/>
                  </w:rPr>
                </w:rPrChange>
              </w:rPr>
            </w:pPr>
            <w:ins w:id="13076" w:author="gsadi" w:date="2013-11-25T15:06:00Z">
              <w:r w:rsidRPr="002B0E74">
                <w:rPr>
                  <w:rFonts w:ascii="Calibri" w:hAnsi="Calibri" w:cs="Calibri"/>
                  <w:color w:val="000000"/>
                  <w:sz w:val="16"/>
                  <w:szCs w:val="18"/>
                  <w:rPrChange w:id="13077"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3078"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079" w:author="gsadi" w:date="2013-11-25T15:06:00Z"/>
                <w:rFonts w:ascii="Calibri" w:hAnsi="Calibri" w:cs="Calibri"/>
                <w:color w:val="000000"/>
                <w:sz w:val="16"/>
                <w:szCs w:val="18"/>
                <w:rPrChange w:id="13080" w:author="gsadi" w:date="2013-11-25T15:08:00Z">
                  <w:rPr>
                    <w:ins w:id="13081" w:author="gsadi" w:date="2013-11-25T15:06:00Z"/>
                    <w:rFonts w:ascii="Calibri" w:hAnsi="Calibri" w:cs="Calibri"/>
                    <w:color w:val="000000"/>
                    <w:sz w:val="18"/>
                    <w:szCs w:val="18"/>
                  </w:rPr>
                </w:rPrChange>
              </w:rPr>
            </w:pPr>
            <w:ins w:id="13082" w:author="gsadi" w:date="2013-11-25T15:06:00Z">
              <w:r w:rsidRPr="002B0E74">
                <w:rPr>
                  <w:rFonts w:ascii="Calibri" w:hAnsi="Calibri" w:cs="Calibri"/>
                  <w:color w:val="000000"/>
                  <w:sz w:val="16"/>
                  <w:szCs w:val="18"/>
                  <w:rPrChange w:id="13083" w:author="gsadi" w:date="2013-11-25T15:08:00Z">
                    <w:rPr>
                      <w:rFonts w:ascii="Calibri" w:hAnsi="Calibri" w:cs="Calibri"/>
                      <w:color w:val="000000"/>
                      <w:sz w:val="18"/>
                      <w:szCs w:val="18"/>
                      <w:u w:val="single"/>
                    </w:rPr>
                  </w:rPrChange>
                </w:rPr>
                <w:t>Not available yet</w:t>
              </w:r>
            </w:ins>
          </w:p>
        </w:tc>
      </w:tr>
      <w:tr w:rsidR="00F14E16" w:rsidRPr="00AE7A73" w:rsidTr="008A6413">
        <w:trPr>
          <w:trHeight w:val="480"/>
          <w:ins w:id="13084" w:author="gsadi" w:date="2013-11-25T15:06:00Z"/>
          <w:trPrChange w:id="13085" w:author="gsadi" w:date="2013-11-25T22:33:00Z">
            <w:trPr>
              <w:trHeight w:val="48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086"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087" w:author="gsadi" w:date="2013-11-25T15:06:00Z"/>
                <w:rFonts w:ascii="Calibri" w:hAnsi="Calibri" w:cs="Calibri"/>
                <w:color w:val="000000"/>
                <w:sz w:val="16"/>
                <w:szCs w:val="18"/>
                <w:rPrChange w:id="13088" w:author="gsadi" w:date="2013-11-25T15:08:00Z">
                  <w:rPr>
                    <w:ins w:id="13089" w:author="gsadi" w:date="2013-11-25T15:06:00Z"/>
                    <w:rFonts w:ascii="Calibri" w:hAnsi="Calibri" w:cs="Calibri"/>
                    <w:color w:val="000000"/>
                    <w:sz w:val="18"/>
                    <w:szCs w:val="18"/>
                  </w:rPr>
                </w:rPrChange>
              </w:rPr>
              <w:pPrChange w:id="13090" w:author="gsadi" w:date="2013-11-25T15:08:00Z">
                <w:pPr>
                  <w:ind w:firstLineChars="200" w:firstLine="360"/>
                </w:pPr>
              </w:pPrChange>
            </w:pPr>
            <w:ins w:id="13091" w:author="gsadi" w:date="2013-11-25T15:06:00Z">
              <w:r w:rsidRPr="002B0E74">
                <w:rPr>
                  <w:rFonts w:ascii="Calibri" w:hAnsi="Calibri" w:cs="Calibri"/>
                  <w:color w:val="000000"/>
                  <w:sz w:val="16"/>
                  <w:szCs w:val="18"/>
                  <w:rPrChange w:id="13092" w:author="gsadi" w:date="2013-11-25T15:08:00Z">
                    <w:rPr>
                      <w:rFonts w:ascii="Calibri" w:hAnsi="Calibri" w:cs="Calibri"/>
                      <w:color w:val="000000"/>
                      <w:sz w:val="18"/>
                      <w:szCs w:val="18"/>
                      <w:u w:val="single"/>
                    </w:rPr>
                  </w:rPrChange>
                </w:rPr>
                <w:t>Engine(or equivalent planning/forecasting program) installation directory</w:t>
              </w:r>
            </w:ins>
          </w:p>
        </w:tc>
        <w:tc>
          <w:tcPr>
            <w:tcW w:w="2682" w:type="dxa"/>
            <w:tcBorders>
              <w:top w:val="nil"/>
              <w:left w:val="nil"/>
              <w:bottom w:val="single" w:sz="4" w:space="0" w:color="auto"/>
              <w:right w:val="single" w:sz="4" w:space="0" w:color="auto"/>
            </w:tcBorders>
            <w:shd w:val="clear" w:color="auto" w:fill="auto"/>
            <w:hideMark/>
            <w:tcPrChange w:id="13093"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094" w:author="gsadi" w:date="2013-11-25T15:06:00Z"/>
                <w:rFonts w:ascii="Calibri" w:hAnsi="Calibri" w:cs="Calibri"/>
                <w:color w:val="000000"/>
                <w:sz w:val="16"/>
                <w:szCs w:val="18"/>
                <w:rPrChange w:id="13095" w:author="gsadi" w:date="2013-11-25T15:08:00Z">
                  <w:rPr>
                    <w:ins w:id="13096" w:author="gsadi" w:date="2013-11-25T15:06:00Z"/>
                    <w:rFonts w:ascii="Calibri" w:hAnsi="Calibri" w:cs="Calibri"/>
                    <w:color w:val="000000"/>
                    <w:sz w:val="18"/>
                    <w:szCs w:val="18"/>
                  </w:rPr>
                </w:rPrChange>
              </w:rPr>
            </w:pPr>
            <w:ins w:id="13097" w:author="gsadi" w:date="2013-11-25T15:06:00Z">
              <w:r w:rsidRPr="002B0E74">
                <w:rPr>
                  <w:rFonts w:ascii="Calibri" w:hAnsi="Calibri" w:cs="Calibri"/>
                  <w:color w:val="000000"/>
                  <w:sz w:val="16"/>
                  <w:szCs w:val="18"/>
                  <w:rPrChange w:id="13098"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3099"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100" w:author="gsadi" w:date="2013-11-25T15:06:00Z"/>
                <w:rFonts w:ascii="Calibri" w:hAnsi="Calibri" w:cs="Calibri"/>
                <w:color w:val="000000"/>
                <w:sz w:val="16"/>
                <w:szCs w:val="18"/>
                <w:rPrChange w:id="13101" w:author="gsadi" w:date="2013-11-25T15:08:00Z">
                  <w:rPr>
                    <w:ins w:id="13102" w:author="gsadi" w:date="2013-11-25T15:06:00Z"/>
                    <w:rFonts w:ascii="Calibri" w:hAnsi="Calibri" w:cs="Calibri"/>
                    <w:color w:val="000000"/>
                    <w:sz w:val="18"/>
                    <w:szCs w:val="18"/>
                  </w:rPr>
                </w:rPrChange>
              </w:rPr>
            </w:pPr>
            <w:ins w:id="13103" w:author="gsadi" w:date="2013-11-25T15:06:00Z">
              <w:r w:rsidRPr="002B0E74">
                <w:rPr>
                  <w:rFonts w:ascii="Calibri" w:hAnsi="Calibri" w:cs="Calibri"/>
                  <w:color w:val="000000"/>
                  <w:sz w:val="16"/>
                  <w:szCs w:val="18"/>
                  <w:rPrChange w:id="13104" w:author="gsadi" w:date="2013-11-25T15:08:00Z">
                    <w:rPr>
                      <w:rFonts w:ascii="Calibri" w:hAnsi="Calibri" w:cs="Calibri"/>
                      <w:color w:val="000000"/>
                      <w:sz w:val="18"/>
                      <w:szCs w:val="18"/>
                      <w:u w:val="single"/>
                    </w:rPr>
                  </w:rPrChange>
                </w:rPr>
                <w:t>Not available yet</w:t>
              </w:r>
            </w:ins>
          </w:p>
        </w:tc>
      </w:tr>
      <w:tr w:rsidR="00F14E16" w:rsidRPr="00AE7A73" w:rsidTr="008A6413">
        <w:trPr>
          <w:trHeight w:val="480"/>
          <w:ins w:id="13105" w:author="gsadi" w:date="2013-11-25T15:06:00Z"/>
          <w:trPrChange w:id="13106" w:author="gsadi" w:date="2013-11-25T22:33:00Z">
            <w:trPr>
              <w:trHeight w:val="48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107"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108" w:author="gsadi" w:date="2013-11-25T15:06:00Z"/>
                <w:rFonts w:ascii="Calibri" w:hAnsi="Calibri" w:cs="Calibri"/>
                <w:color w:val="000000"/>
                <w:sz w:val="16"/>
                <w:szCs w:val="18"/>
                <w:rPrChange w:id="13109" w:author="gsadi" w:date="2013-11-25T15:08:00Z">
                  <w:rPr>
                    <w:ins w:id="13110" w:author="gsadi" w:date="2013-11-25T15:06:00Z"/>
                    <w:rFonts w:ascii="Calibri" w:hAnsi="Calibri" w:cs="Calibri"/>
                    <w:color w:val="000000"/>
                    <w:sz w:val="18"/>
                    <w:szCs w:val="18"/>
                  </w:rPr>
                </w:rPrChange>
              </w:rPr>
              <w:pPrChange w:id="13111" w:author="gsadi" w:date="2013-11-25T15:08:00Z">
                <w:pPr>
                  <w:ind w:firstLineChars="200" w:firstLine="360"/>
                </w:pPr>
              </w:pPrChange>
            </w:pPr>
            <w:ins w:id="13112" w:author="gsadi" w:date="2013-11-25T15:06:00Z">
              <w:r w:rsidRPr="002B0E74">
                <w:rPr>
                  <w:rFonts w:ascii="Calibri" w:hAnsi="Calibri" w:cs="Calibri"/>
                  <w:color w:val="000000"/>
                  <w:sz w:val="16"/>
                  <w:szCs w:val="18"/>
                  <w:rPrChange w:id="13113" w:author="gsadi" w:date="2013-11-25T15:08:00Z">
                    <w:rPr>
                      <w:rFonts w:ascii="Calibri" w:hAnsi="Calibri" w:cs="Calibri"/>
                      <w:color w:val="000000"/>
                      <w:sz w:val="18"/>
                      <w:szCs w:val="18"/>
                      <w:u w:val="single"/>
                    </w:rPr>
                  </w:rPrChange>
                </w:rPr>
                <w:t>Engine related files (import, export, run files etc.) location</w:t>
              </w:r>
            </w:ins>
          </w:p>
        </w:tc>
        <w:tc>
          <w:tcPr>
            <w:tcW w:w="2682" w:type="dxa"/>
            <w:tcBorders>
              <w:top w:val="nil"/>
              <w:left w:val="nil"/>
              <w:bottom w:val="single" w:sz="4" w:space="0" w:color="auto"/>
              <w:right w:val="single" w:sz="4" w:space="0" w:color="auto"/>
            </w:tcBorders>
            <w:shd w:val="clear" w:color="auto" w:fill="auto"/>
            <w:hideMark/>
            <w:tcPrChange w:id="13114"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115" w:author="gsadi" w:date="2013-11-25T15:06:00Z"/>
                <w:rFonts w:ascii="Calibri" w:hAnsi="Calibri" w:cs="Calibri"/>
                <w:color w:val="000000"/>
                <w:sz w:val="16"/>
                <w:szCs w:val="18"/>
                <w:rPrChange w:id="13116" w:author="gsadi" w:date="2013-11-25T15:08:00Z">
                  <w:rPr>
                    <w:ins w:id="13117" w:author="gsadi" w:date="2013-11-25T15:06:00Z"/>
                    <w:rFonts w:ascii="Calibri" w:hAnsi="Calibri" w:cs="Calibri"/>
                    <w:color w:val="000000"/>
                    <w:sz w:val="18"/>
                    <w:szCs w:val="18"/>
                  </w:rPr>
                </w:rPrChange>
              </w:rPr>
            </w:pPr>
            <w:ins w:id="13118" w:author="gsadi" w:date="2013-11-25T15:06:00Z">
              <w:r w:rsidRPr="002B0E74">
                <w:rPr>
                  <w:rFonts w:ascii="Calibri" w:hAnsi="Calibri" w:cs="Calibri"/>
                  <w:color w:val="000000"/>
                  <w:sz w:val="16"/>
                  <w:szCs w:val="18"/>
                  <w:rPrChange w:id="13119" w:author="gsadi" w:date="2013-11-25T15:08:00Z">
                    <w:rPr>
                      <w:rFonts w:ascii="Calibri" w:hAnsi="Calibri" w:cs="Calibri"/>
                      <w:color w:val="000000"/>
                      <w:sz w:val="18"/>
                      <w:szCs w:val="18"/>
                      <w:u w:val="single"/>
                    </w:rPr>
                  </w:rPrChange>
                </w:rPr>
                <w:t>Not available yet</w:t>
              </w:r>
            </w:ins>
          </w:p>
        </w:tc>
        <w:tc>
          <w:tcPr>
            <w:tcW w:w="2088" w:type="dxa"/>
            <w:tcBorders>
              <w:top w:val="nil"/>
              <w:left w:val="nil"/>
              <w:bottom w:val="single" w:sz="4" w:space="0" w:color="auto"/>
              <w:right w:val="single" w:sz="4" w:space="0" w:color="auto"/>
            </w:tcBorders>
            <w:shd w:val="clear" w:color="auto" w:fill="auto"/>
            <w:hideMark/>
            <w:tcPrChange w:id="13120"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121" w:author="gsadi" w:date="2013-11-25T15:06:00Z"/>
                <w:rFonts w:ascii="Calibri" w:hAnsi="Calibri" w:cs="Calibri"/>
                <w:color w:val="000000"/>
                <w:sz w:val="16"/>
                <w:szCs w:val="18"/>
                <w:rPrChange w:id="13122" w:author="gsadi" w:date="2013-11-25T15:08:00Z">
                  <w:rPr>
                    <w:ins w:id="13123" w:author="gsadi" w:date="2013-11-25T15:06:00Z"/>
                    <w:rFonts w:ascii="Calibri" w:hAnsi="Calibri" w:cs="Calibri"/>
                    <w:color w:val="000000"/>
                    <w:sz w:val="18"/>
                    <w:szCs w:val="18"/>
                  </w:rPr>
                </w:rPrChange>
              </w:rPr>
            </w:pPr>
            <w:ins w:id="13124" w:author="gsadi" w:date="2013-11-25T15:06:00Z">
              <w:r w:rsidRPr="002B0E74">
                <w:rPr>
                  <w:rFonts w:ascii="Calibri" w:hAnsi="Calibri" w:cs="Calibri"/>
                  <w:color w:val="000000"/>
                  <w:sz w:val="16"/>
                  <w:szCs w:val="18"/>
                  <w:rPrChange w:id="13125" w:author="gsadi" w:date="2013-11-25T15:08:00Z">
                    <w:rPr>
                      <w:rFonts w:ascii="Calibri" w:hAnsi="Calibri" w:cs="Calibri"/>
                      <w:color w:val="000000"/>
                      <w:sz w:val="18"/>
                      <w:szCs w:val="18"/>
                      <w:u w:val="single"/>
                    </w:rPr>
                  </w:rPrChange>
                </w:rPr>
                <w:t>Not available yet</w:t>
              </w:r>
            </w:ins>
          </w:p>
        </w:tc>
      </w:tr>
      <w:tr w:rsidR="00F14E16" w:rsidRPr="00AE7A73" w:rsidTr="008A6413">
        <w:trPr>
          <w:trHeight w:val="480"/>
          <w:ins w:id="13126" w:author="gsadi" w:date="2013-11-25T15:06:00Z"/>
          <w:trPrChange w:id="13127" w:author="gsadi" w:date="2013-11-25T22:33:00Z">
            <w:trPr>
              <w:trHeight w:val="48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128"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129" w:author="gsadi" w:date="2013-11-25T15:06:00Z"/>
                <w:rFonts w:ascii="Calibri" w:hAnsi="Calibri" w:cs="Calibri"/>
                <w:color w:val="000000"/>
                <w:sz w:val="16"/>
                <w:szCs w:val="18"/>
                <w:rPrChange w:id="13130" w:author="gsadi" w:date="2013-11-25T15:08:00Z">
                  <w:rPr>
                    <w:ins w:id="13131" w:author="gsadi" w:date="2013-11-25T15:06:00Z"/>
                    <w:rFonts w:ascii="Calibri" w:hAnsi="Calibri" w:cs="Calibri"/>
                    <w:color w:val="000000"/>
                    <w:sz w:val="18"/>
                    <w:szCs w:val="18"/>
                  </w:rPr>
                </w:rPrChange>
              </w:rPr>
              <w:pPrChange w:id="13132" w:author="gsadi" w:date="2013-11-25T15:08:00Z">
                <w:pPr>
                  <w:ind w:firstLineChars="200" w:firstLine="360"/>
                </w:pPr>
              </w:pPrChange>
            </w:pPr>
            <w:ins w:id="13133" w:author="gsadi" w:date="2013-11-25T15:06:00Z">
              <w:r w:rsidRPr="002B0E74">
                <w:rPr>
                  <w:rFonts w:ascii="Calibri" w:hAnsi="Calibri" w:cs="Calibri"/>
                  <w:color w:val="000000"/>
                  <w:sz w:val="16"/>
                  <w:szCs w:val="18"/>
                  <w:rPrChange w:id="13134" w:author="gsadi" w:date="2013-11-25T15:08:00Z">
                    <w:rPr>
                      <w:rFonts w:ascii="Calibri" w:hAnsi="Calibri" w:cs="Calibri"/>
                      <w:color w:val="000000"/>
                      <w:sz w:val="18"/>
                      <w:szCs w:val="18"/>
                      <w:u w:val="single"/>
                    </w:rPr>
                  </w:rPrChange>
                </w:rPr>
                <w:t>PSE Admin console</w:t>
              </w:r>
            </w:ins>
          </w:p>
        </w:tc>
        <w:tc>
          <w:tcPr>
            <w:tcW w:w="2682" w:type="dxa"/>
            <w:tcBorders>
              <w:top w:val="nil"/>
              <w:left w:val="nil"/>
              <w:bottom w:val="single" w:sz="4" w:space="0" w:color="auto"/>
              <w:right w:val="single" w:sz="4" w:space="0" w:color="auto"/>
            </w:tcBorders>
            <w:shd w:val="clear" w:color="auto" w:fill="auto"/>
            <w:hideMark/>
            <w:tcPrChange w:id="13135"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136" w:author="gsadi" w:date="2013-11-25T15:06:00Z"/>
                <w:rFonts w:ascii="Calibri" w:hAnsi="Calibri" w:cs="Calibri"/>
                <w:color w:val="000000"/>
                <w:sz w:val="16"/>
                <w:szCs w:val="18"/>
                <w:rPrChange w:id="13137" w:author="gsadi" w:date="2013-11-25T15:08:00Z">
                  <w:rPr>
                    <w:ins w:id="13138" w:author="gsadi" w:date="2013-11-25T15:06:00Z"/>
                    <w:rFonts w:ascii="Calibri" w:hAnsi="Calibri" w:cs="Calibri"/>
                    <w:color w:val="000000"/>
                    <w:sz w:val="18"/>
                    <w:szCs w:val="18"/>
                  </w:rPr>
                </w:rPrChange>
              </w:rPr>
            </w:pPr>
            <w:ins w:id="13139" w:author="gsadi" w:date="2013-11-25T15:06:00Z">
              <w:r w:rsidRPr="002B0E74">
                <w:rPr>
                  <w:rFonts w:ascii="Calibri" w:hAnsi="Calibri" w:cs="Calibri"/>
                  <w:color w:val="000000"/>
                  <w:sz w:val="16"/>
                  <w:szCs w:val="18"/>
                  <w:rPrChange w:id="13140" w:author="gsadi" w:date="2013-11-25T15:08:00Z">
                    <w:rPr>
                      <w:rFonts w:ascii="Calibri" w:hAnsi="Calibri" w:cs="Calibri"/>
                      <w:color w:val="000000"/>
                      <w:sz w:val="18"/>
                      <w:szCs w:val="18"/>
                      <w:u w:val="single"/>
                    </w:rPr>
                  </w:rPrChange>
                </w:rPr>
                <w:t>NA</w:t>
              </w:r>
            </w:ins>
          </w:p>
        </w:tc>
        <w:tc>
          <w:tcPr>
            <w:tcW w:w="2088" w:type="dxa"/>
            <w:tcBorders>
              <w:top w:val="nil"/>
              <w:left w:val="nil"/>
              <w:bottom w:val="single" w:sz="4" w:space="0" w:color="auto"/>
              <w:right w:val="single" w:sz="4" w:space="0" w:color="auto"/>
            </w:tcBorders>
            <w:shd w:val="clear" w:color="auto" w:fill="auto"/>
            <w:hideMark/>
            <w:tcPrChange w:id="13141"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142" w:author="gsadi" w:date="2013-11-25T15:06:00Z"/>
                <w:rFonts w:ascii="Calibri" w:hAnsi="Calibri" w:cs="Calibri"/>
                <w:color w:val="000000"/>
                <w:sz w:val="16"/>
                <w:szCs w:val="18"/>
                <w:rPrChange w:id="13143" w:author="gsadi" w:date="2013-11-25T15:08:00Z">
                  <w:rPr>
                    <w:ins w:id="13144" w:author="gsadi" w:date="2013-11-25T15:06:00Z"/>
                    <w:rFonts w:ascii="Calibri" w:hAnsi="Calibri" w:cs="Calibri"/>
                    <w:color w:val="000000"/>
                    <w:sz w:val="18"/>
                    <w:szCs w:val="18"/>
                  </w:rPr>
                </w:rPrChange>
              </w:rPr>
            </w:pPr>
            <w:ins w:id="13145" w:author="gsadi" w:date="2013-11-25T16:24:00Z">
              <w:r>
                <w:rPr>
                  <w:rFonts w:ascii="Calibri" w:hAnsi="Calibri" w:cs="Calibri"/>
                  <w:color w:val="000000"/>
                  <w:sz w:val="16"/>
                  <w:szCs w:val="18"/>
                </w:rPr>
                <w:fldChar w:fldCharType="begin"/>
              </w:r>
              <w:r w:rsidR="00C26295">
                <w:rPr>
                  <w:rFonts w:ascii="Calibri" w:hAnsi="Calibri" w:cs="Calibri"/>
                  <w:color w:val="000000"/>
                  <w:sz w:val="16"/>
                  <w:szCs w:val="18"/>
                </w:rPr>
                <w:instrText xml:space="preserve"> HYPERLINK "</w:instrText>
              </w:r>
            </w:ins>
            <w:ins w:id="13146" w:author="gsadi" w:date="2013-11-25T15:06:00Z">
              <w:r w:rsidRPr="002B0E74">
                <w:rPr>
                  <w:rFonts w:ascii="Calibri" w:hAnsi="Calibri" w:cs="Calibri"/>
                  <w:color w:val="000000"/>
                  <w:sz w:val="16"/>
                  <w:szCs w:val="18"/>
                  <w:rPrChange w:id="13147" w:author="gsadi" w:date="2013-11-25T15:08:00Z">
                    <w:rPr>
                      <w:rFonts w:ascii="Calibri" w:hAnsi="Calibri" w:cs="Calibri"/>
                      <w:color w:val="000000"/>
                      <w:sz w:val="18"/>
                      <w:szCs w:val="18"/>
                      <w:u w:val="single"/>
                    </w:rPr>
                  </w:rPrChange>
                </w:rPr>
                <w:instrText>http://itgcurs43.vfc.com:9443/ibm/console/login.do</w:instrText>
              </w:r>
            </w:ins>
            <w:ins w:id="13148" w:author="gsadi" w:date="2013-11-25T16:24:00Z">
              <w:r w:rsidR="00C26295">
                <w:rPr>
                  <w:rFonts w:ascii="Calibri" w:hAnsi="Calibri" w:cs="Calibri"/>
                  <w:color w:val="000000"/>
                  <w:sz w:val="16"/>
                  <w:szCs w:val="18"/>
                </w:rPr>
                <w:instrText xml:space="preserve">" </w:instrText>
              </w:r>
              <w:r>
                <w:rPr>
                  <w:rFonts w:ascii="Calibri" w:hAnsi="Calibri" w:cs="Calibri"/>
                  <w:color w:val="000000"/>
                  <w:sz w:val="16"/>
                  <w:szCs w:val="18"/>
                </w:rPr>
                <w:fldChar w:fldCharType="separate"/>
              </w:r>
            </w:ins>
            <w:ins w:id="13149" w:author="gsadi" w:date="2013-11-25T15:06:00Z">
              <w:r w:rsidRPr="002B0E74">
                <w:rPr>
                  <w:rStyle w:val="Hyperlink"/>
                  <w:sz w:val="16"/>
                  <w:rPrChange w:id="13150" w:author="gsadi" w:date="2013-11-25T15:08:00Z">
                    <w:rPr>
                      <w:rFonts w:ascii="Calibri" w:hAnsi="Calibri" w:cs="Calibri"/>
                      <w:color w:val="000000"/>
                      <w:sz w:val="18"/>
                      <w:szCs w:val="18"/>
                      <w:u w:val="single"/>
                    </w:rPr>
                  </w:rPrChange>
                </w:rPr>
                <w:t>http://itgcurs43.vfc.com:9443/ibm/console/login.do</w:t>
              </w:r>
            </w:ins>
            <w:ins w:id="13151" w:author="gsadi" w:date="2013-11-25T16:24:00Z">
              <w:r>
                <w:rPr>
                  <w:rFonts w:ascii="Calibri" w:hAnsi="Calibri" w:cs="Calibri"/>
                  <w:color w:val="000000"/>
                  <w:sz w:val="16"/>
                  <w:szCs w:val="18"/>
                </w:rPr>
                <w:fldChar w:fldCharType="end"/>
              </w:r>
            </w:ins>
          </w:p>
        </w:tc>
      </w:tr>
      <w:tr w:rsidR="00F14E16" w:rsidRPr="00AE7A73" w:rsidTr="008A6413">
        <w:trPr>
          <w:trHeight w:val="332"/>
          <w:ins w:id="13152" w:author="gsadi" w:date="2013-11-25T15:06:00Z"/>
          <w:trPrChange w:id="13153" w:author="gsadi" w:date="2013-11-25T22:33:00Z">
            <w:trPr>
              <w:trHeight w:val="48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154"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155" w:author="gsadi" w:date="2013-11-25T15:06:00Z"/>
                <w:rFonts w:ascii="Calibri" w:hAnsi="Calibri" w:cs="Calibri"/>
                <w:color w:val="000000"/>
                <w:sz w:val="16"/>
                <w:szCs w:val="18"/>
                <w:rPrChange w:id="13156" w:author="gsadi" w:date="2013-11-25T15:08:00Z">
                  <w:rPr>
                    <w:ins w:id="13157" w:author="gsadi" w:date="2013-11-25T15:06:00Z"/>
                    <w:rFonts w:ascii="Calibri" w:hAnsi="Calibri" w:cs="Calibri"/>
                    <w:color w:val="000000"/>
                    <w:sz w:val="18"/>
                    <w:szCs w:val="18"/>
                  </w:rPr>
                </w:rPrChange>
              </w:rPr>
              <w:pPrChange w:id="13158" w:author="gsadi" w:date="2013-11-25T15:08:00Z">
                <w:pPr>
                  <w:ind w:firstLineChars="200" w:firstLine="360"/>
                </w:pPr>
              </w:pPrChange>
            </w:pPr>
            <w:ins w:id="13159" w:author="gsadi" w:date="2013-11-25T15:06:00Z">
              <w:r w:rsidRPr="002B0E74">
                <w:rPr>
                  <w:rFonts w:ascii="Calibri" w:hAnsi="Calibri" w:cs="Calibri"/>
                  <w:color w:val="000000"/>
                  <w:sz w:val="16"/>
                  <w:szCs w:val="18"/>
                  <w:rPrChange w:id="13160" w:author="gsadi" w:date="2013-11-25T15:08:00Z">
                    <w:rPr>
                      <w:rFonts w:ascii="Calibri" w:hAnsi="Calibri" w:cs="Calibri"/>
                      <w:color w:val="000000"/>
                      <w:sz w:val="18"/>
                      <w:szCs w:val="18"/>
                      <w:u w:val="single"/>
                    </w:rPr>
                  </w:rPrChange>
                </w:rPr>
                <w:t>PSE Application Access</w:t>
              </w:r>
            </w:ins>
          </w:p>
        </w:tc>
        <w:tc>
          <w:tcPr>
            <w:tcW w:w="2682" w:type="dxa"/>
            <w:tcBorders>
              <w:top w:val="nil"/>
              <w:left w:val="nil"/>
              <w:bottom w:val="single" w:sz="4" w:space="0" w:color="auto"/>
              <w:right w:val="single" w:sz="4" w:space="0" w:color="auto"/>
            </w:tcBorders>
            <w:shd w:val="clear" w:color="auto" w:fill="auto"/>
            <w:hideMark/>
            <w:tcPrChange w:id="13161"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162" w:author="gsadi" w:date="2013-11-25T15:06:00Z"/>
                <w:rFonts w:ascii="Calibri" w:hAnsi="Calibri" w:cs="Calibri"/>
                <w:color w:val="000000"/>
                <w:sz w:val="16"/>
                <w:szCs w:val="18"/>
                <w:rPrChange w:id="13163" w:author="gsadi" w:date="2013-11-25T15:08:00Z">
                  <w:rPr>
                    <w:ins w:id="13164" w:author="gsadi" w:date="2013-11-25T15:06:00Z"/>
                    <w:rFonts w:ascii="Calibri" w:hAnsi="Calibri" w:cs="Calibri"/>
                    <w:color w:val="000000"/>
                    <w:sz w:val="18"/>
                    <w:szCs w:val="18"/>
                  </w:rPr>
                </w:rPrChange>
              </w:rPr>
            </w:pPr>
            <w:ins w:id="13165" w:author="gsadi" w:date="2013-11-25T15:06:00Z">
              <w:r w:rsidRPr="002B0E74">
                <w:rPr>
                  <w:rFonts w:ascii="Calibri" w:hAnsi="Calibri" w:cs="Calibri"/>
                  <w:color w:val="000000"/>
                  <w:sz w:val="16"/>
                  <w:szCs w:val="18"/>
                  <w:rPrChange w:id="13166" w:author="gsadi" w:date="2013-11-25T15:08:00Z">
                    <w:rPr>
                      <w:rFonts w:ascii="Calibri" w:hAnsi="Calibri" w:cs="Calibri"/>
                      <w:color w:val="000000"/>
                      <w:sz w:val="18"/>
                      <w:szCs w:val="18"/>
                      <w:u w:val="single"/>
                    </w:rPr>
                  </w:rPrChange>
                </w:rPr>
                <w:t>NA</w:t>
              </w:r>
            </w:ins>
          </w:p>
        </w:tc>
        <w:tc>
          <w:tcPr>
            <w:tcW w:w="2088" w:type="dxa"/>
            <w:tcBorders>
              <w:top w:val="nil"/>
              <w:left w:val="nil"/>
              <w:bottom w:val="single" w:sz="4" w:space="0" w:color="auto"/>
              <w:right w:val="single" w:sz="4" w:space="0" w:color="auto"/>
            </w:tcBorders>
            <w:shd w:val="clear" w:color="auto" w:fill="auto"/>
            <w:hideMark/>
            <w:tcPrChange w:id="13167"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168" w:author="gsadi" w:date="2013-11-25T15:06:00Z"/>
                <w:rFonts w:ascii="Calibri" w:hAnsi="Calibri" w:cs="Calibri"/>
                <w:color w:val="000000"/>
                <w:sz w:val="16"/>
                <w:szCs w:val="18"/>
                <w:rPrChange w:id="13169" w:author="gsadi" w:date="2013-11-25T15:08:00Z">
                  <w:rPr>
                    <w:ins w:id="13170" w:author="gsadi" w:date="2013-11-25T15:06:00Z"/>
                    <w:rFonts w:ascii="Calibri" w:hAnsi="Calibri" w:cs="Calibri"/>
                    <w:color w:val="000000"/>
                    <w:sz w:val="18"/>
                    <w:szCs w:val="18"/>
                  </w:rPr>
                </w:rPrChange>
              </w:rPr>
            </w:pPr>
            <w:ins w:id="13171" w:author="gsadi" w:date="2013-11-25T15:07:00Z">
              <w:r w:rsidRPr="002B0E74">
                <w:rPr>
                  <w:rFonts w:ascii="Calibri" w:hAnsi="Calibri" w:cs="Calibri"/>
                  <w:color w:val="000000"/>
                  <w:sz w:val="16"/>
                  <w:szCs w:val="18"/>
                  <w:rPrChange w:id="13172" w:author="gsadi" w:date="2013-11-25T15:08:00Z">
                    <w:rPr>
                      <w:rFonts w:ascii="Calibri" w:hAnsi="Calibri" w:cs="Calibri"/>
                      <w:color w:val="000000"/>
                      <w:sz w:val="18"/>
                      <w:szCs w:val="18"/>
                      <w:u w:val="single"/>
                    </w:rPr>
                  </w:rPrChange>
                </w:rPr>
                <w:fldChar w:fldCharType="begin"/>
              </w:r>
              <w:r w:rsidRPr="002B0E74">
                <w:rPr>
                  <w:rFonts w:ascii="Calibri" w:hAnsi="Calibri" w:cs="Calibri"/>
                  <w:color w:val="000000"/>
                  <w:sz w:val="16"/>
                  <w:szCs w:val="18"/>
                  <w:rPrChange w:id="13173" w:author="gsadi" w:date="2013-11-25T15:08:00Z">
                    <w:rPr>
                      <w:rFonts w:ascii="Calibri" w:hAnsi="Calibri" w:cs="Calibri"/>
                      <w:color w:val="000000"/>
                      <w:sz w:val="18"/>
                      <w:szCs w:val="18"/>
                      <w:u w:val="single"/>
                    </w:rPr>
                  </w:rPrChange>
                </w:rPr>
                <w:instrText xml:space="preserve"> HYPERLINK "</w:instrText>
              </w:r>
            </w:ins>
            <w:ins w:id="13174" w:author="gsadi" w:date="2013-11-25T15:06:00Z">
              <w:r w:rsidRPr="002B0E74">
                <w:rPr>
                  <w:rFonts w:ascii="Calibri" w:hAnsi="Calibri" w:cs="Calibri"/>
                  <w:color w:val="000000"/>
                  <w:sz w:val="16"/>
                  <w:szCs w:val="18"/>
                  <w:rPrChange w:id="13175" w:author="gsadi" w:date="2013-11-25T15:08:00Z">
                    <w:rPr>
                      <w:rFonts w:ascii="Calibri" w:hAnsi="Calibri" w:cs="Calibri"/>
                      <w:color w:val="000000"/>
                      <w:sz w:val="18"/>
                      <w:szCs w:val="18"/>
                      <w:u w:val="single"/>
                    </w:rPr>
                  </w:rPrChange>
                </w:rPr>
                <w:instrText>http://itgcurs43:13000/AcadiaPP</w:instrText>
              </w:r>
            </w:ins>
            <w:ins w:id="13176" w:author="gsadi" w:date="2013-11-25T15:07:00Z">
              <w:r w:rsidRPr="002B0E74">
                <w:rPr>
                  <w:rFonts w:ascii="Calibri" w:hAnsi="Calibri" w:cs="Calibri"/>
                  <w:color w:val="000000"/>
                  <w:sz w:val="16"/>
                  <w:szCs w:val="18"/>
                  <w:rPrChange w:id="13177" w:author="gsadi" w:date="2013-11-25T15:08:00Z">
                    <w:rPr>
                      <w:rFonts w:ascii="Calibri" w:hAnsi="Calibri" w:cs="Calibri"/>
                      <w:color w:val="000000"/>
                      <w:sz w:val="18"/>
                      <w:szCs w:val="18"/>
                      <w:u w:val="single"/>
                    </w:rPr>
                  </w:rPrChange>
                </w:rPr>
                <w:instrText xml:space="preserve">" </w:instrText>
              </w:r>
              <w:r w:rsidRPr="002B0E74">
                <w:rPr>
                  <w:rFonts w:ascii="Calibri" w:hAnsi="Calibri" w:cs="Calibri"/>
                  <w:color w:val="000000"/>
                  <w:sz w:val="16"/>
                  <w:szCs w:val="18"/>
                  <w:rPrChange w:id="13178" w:author="gsadi" w:date="2013-11-25T15:08:00Z">
                    <w:rPr>
                      <w:rFonts w:ascii="Calibri" w:hAnsi="Calibri" w:cs="Calibri"/>
                      <w:color w:val="000000"/>
                      <w:sz w:val="18"/>
                      <w:szCs w:val="18"/>
                      <w:u w:val="single"/>
                    </w:rPr>
                  </w:rPrChange>
                </w:rPr>
                <w:fldChar w:fldCharType="separate"/>
              </w:r>
            </w:ins>
            <w:ins w:id="13179" w:author="gsadi" w:date="2013-11-25T15:06:00Z">
              <w:r w:rsidRPr="002B0E74">
                <w:rPr>
                  <w:rStyle w:val="Hyperlink"/>
                  <w:rFonts w:ascii="Calibri" w:hAnsi="Calibri" w:cs="Calibri"/>
                  <w:sz w:val="16"/>
                  <w:szCs w:val="18"/>
                  <w:rPrChange w:id="13180" w:author="gsadi" w:date="2013-11-25T15:08:00Z">
                    <w:rPr>
                      <w:rStyle w:val="Hyperlink"/>
                      <w:rFonts w:ascii="Calibri" w:hAnsi="Calibri" w:cs="Calibri"/>
                      <w:sz w:val="18"/>
                      <w:szCs w:val="18"/>
                    </w:rPr>
                  </w:rPrChange>
                </w:rPr>
                <w:t>http://itgcurs43:13000/AcadiaPP</w:t>
              </w:r>
            </w:ins>
            <w:ins w:id="13181" w:author="gsadi" w:date="2013-11-25T15:07:00Z">
              <w:r w:rsidRPr="002B0E74">
                <w:rPr>
                  <w:rFonts w:ascii="Calibri" w:hAnsi="Calibri" w:cs="Calibri"/>
                  <w:color w:val="000000"/>
                  <w:sz w:val="16"/>
                  <w:szCs w:val="18"/>
                  <w:rPrChange w:id="13182" w:author="gsadi" w:date="2013-11-25T15:08:00Z">
                    <w:rPr>
                      <w:rFonts w:ascii="Calibri" w:hAnsi="Calibri" w:cs="Calibri"/>
                      <w:color w:val="000000"/>
                      <w:sz w:val="18"/>
                      <w:szCs w:val="18"/>
                      <w:u w:val="single"/>
                    </w:rPr>
                  </w:rPrChange>
                </w:rPr>
                <w:fldChar w:fldCharType="end"/>
              </w:r>
            </w:ins>
          </w:p>
        </w:tc>
      </w:tr>
      <w:tr w:rsidR="00F14E16" w:rsidRPr="00AE7A73" w:rsidTr="008A6413">
        <w:trPr>
          <w:trHeight w:val="240"/>
          <w:ins w:id="13183" w:author="gsadi" w:date="2013-11-25T15:06:00Z"/>
          <w:trPrChange w:id="13184"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185"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440EFC" w:rsidRPr="00AE7A73" w:rsidRDefault="002B0E74">
            <w:pPr>
              <w:rPr>
                <w:ins w:id="13186" w:author="gsadi" w:date="2013-11-25T15:06:00Z"/>
                <w:rFonts w:ascii="Calibri" w:hAnsi="Calibri" w:cs="Calibri"/>
                <w:b/>
                <w:bCs/>
                <w:color w:val="000000"/>
                <w:sz w:val="16"/>
                <w:szCs w:val="18"/>
                <w:rPrChange w:id="13187" w:author="gsadi" w:date="2013-11-25T15:08:00Z">
                  <w:rPr>
                    <w:ins w:id="13188" w:author="gsadi" w:date="2013-11-25T15:06:00Z"/>
                    <w:rFonts w:ascii="Calibri" w:hAnsi="Calibri" w:cs="Calibri"/>
                    <w:b/>
                    <w:bCs/>
                    <w:color w:val="000000"/>
                    <w:sz w:val="18"/>
                    <w:szCs w:val="18"/>
                  </w:rPr>
                </w:rPrChange>
              </w:rPr>
            </w:pPr>
            <w:ins w:id="13189" w:author="gsadi" w:date="2013-11-25T15:06:00Z">
              <w:r w:rsidRPr="002B0E74">
                <w:rPr>
                  <w:rFonts w:ascii="Calibri" w:hAnsi="Calibri" w:cs="Calibri"/>
                  <w:b/>
                  <w:bCs/>
                  <w:color w:val="000000"/>
                  <w:sz w:val="16"/>
                  <w:szCs w:val="18"/>
                  <w:rPrChange w:id="13190" w:author="gsadi" w:date="2013-11-25T15:08:00Z">
                    <w:rPr>
                      <w:rFonts w:ascii="Calibri" w:hAnsi="Calibri" w:cs="Calibri"/>
                      <w:b/>
                      <w:bCs/>
                      <w:color w:val="000000"/>
                      <w:sz w:val="18"/>
                      <w:szCs w:val="18"/>
                      <w:u w:val="single"/>
                    </w:rPr>
                  </w:rPrChange>
                </w:rPr>
                <w:t>On Sysd server</w:t>
              </w:r>
            </w:ins>
          </w:p>
        </w:tc>
        <w:tc>
          <w:tcPr>
            <w:tcW w:w="2682" w:type="dxa"/>
            <w:tcBorders>
              <w:top w:val="nil"/>
              <w:left w:val="nil"/>
              <w:bottom w:val="single" w:sz="4" w:space="0" w:color="auto"/>
              <w:right w:val="single" w:sz="4" w:space="0" w:color="auto"/>
            </w:tcBorders>
            <w:shd w:val="clear" w:color="auto" w:fill="auto"/>
            <w:hideMark/>
            <w:tcPrChange w:id="13191"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192" w:author="gsadi" w:date="2013-11-25T15:06:00Z"/>
                <w:rFonts w:ascii="Calibri" w:hAnsi="Calibri" w:cs="Calibri"/>
                <w:color w:val="000000"/>
                <w:sz w:val="16"/>
                <w:szCs w:val="18"/>
                <w:rPrChange w:id="13193" w:author="gsadi" w:date="2013-11-25T15:08:00Z">
                  <w:rPr>
                    <w:ins w:id="13194" w:author="gsadi" w:date="2013-11-25T15:06:00Z"/>
                    <w:rFonts w:ascii="Calibri" w:hAnsi="Calibri" w:cs="Calibri"/>
                    <w:color w:val="000000"/>
                    <w:sz w:val="18"/>
                    <w:szCs w:val="18"/>
                  </w:rPr>
                </w:rPrChange>
              </w:rPr>
            </w:pPr>
            <w:ins w:id="13195" w:author="gsadi" w:date="2013-11-25T15:06:00Z">
              <w:r w:rsidRPr="002B0E74">
                <w:rPr>
                  <w:rFonts w:ascii="Calibri" w:hAnsi="Calibri" w:cs="Calibri"/>
                  <w:color w:val="000000"/>
                  <w:sz w:val="16"/>
                  <w:szCs w:val="18"/>
                  <w:rPrChange w:id="13196" w:author="gsadi" w:date="2013-11-25T15:08:00Z">
                    <w:rPr>
                      <w:rFonts w:ascii="Calibri" w:hAnsi="Calibri" w:cs="Calibri"/>
                      <w:color w:val="000000"/>
                      <w:sz w:val="18"/>
                      <w:szCs w:val="18"/>
                      <w:u w:val="single"/>
                    </w:rPr>
                  </w:rPrChange>
                </w:rPr>
                <w:t> </w:t>
              </w:r>
            </w:ins>
          </w:p>
        </w:tc>
        <w:tc>
          <w:tcPr>
            <w:tcW w:w="2088" w:type="dxa"/>
            <w:tcBorders>
              <w:top w:val="nil"/>
              <w:left w:val="nil"/>
              <w:bottom w:val="single" w:sz="4" w:space="0" w:color="auto"/>
              <w:right w:val="single" w:sz="4" w:space="0" w:color="auto"/>
            </w:tcBorders>
            <w:shd w:val="clear" w:color="auto" w:fill="auto"/>
            <w:hideMark/>
            <w:tcPrChange w:id="13197"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198" w:author="gsadi" w:date="2013-11-25T15:06:00Z"/>
                <w:rFonts w:ascii="Calibri" w:hAnsi="Calibri" w:cs="Calibri"/>
                <w:color w:val="000000"/>
                <w:sz w:val="16"/>
                <w:szCs w:val="18"/>
                <w:rPrChange w:id="13199" w:author="gsadi" w:date="2013-11-25T15:08:00Z">
                  <w:rPr>
                    <w:ins w:id="13200" w:author="gsadi" w:date="2013-11-25T15:06:00Z"/>
                    <w:rFonts w:ascii="Calibri" w:hAnsi="Calibri" w:cs="Calibri"/>
                    <w:color w:val="000000"/>
                    <w:sz w:val="18"/>
                    <w:szCs w:val="18"/>
                  </w:rPr>
                </w:rPrChange>
              </w:rPr>
            </w:pPr>
            <w:ins w:id="13201" w:author="gsadi" w:date="2013-11-25T15:06:00Z">
              <w:r w:rsidRPr="002B0E74">
                <w:rPr>
                  <w:rFonts w:ascii="Calibri" w:hAnsi="Calibri" w:cs="Calibri"/>
                  <w:color w:val="000000"/>
                  <w:sz w:val="16"/>
                  <w:szCs w:val="18"/>
                  <w:rPrChange w:id="13202" w:author="gsadi" w:date="2013-11-25T15:08:00Z">
                    <w:rPr>
                      <w:rFonts w:ascii="Calibri" w:hAnsi="Calibri" w:cs="Calibri"/>
                      <w:color w:val="000000"/>
                      <w:sz w:val="18"/>
                      <w:szCs w:val="18"/>
                      <w:u w:val="single"/>
                    </w:rPr>
                  </w:rPrChange>
                </w:rPr>
                <w:t> </w:t>
              </w:r>
            </w:ins>
          </w:p>
        </w:tc>
      </w:tr>
      <w:tr w:rsidR="00F14E16" w:rsidRPr="00AE7A73" w:rsidTr="008A6413">
        <w:trPr>
          <w:trHeight w:val="480"/>
          <w:ins w:id="13203" w:author="gsadi" w:date="2013-11-25T15:06:00Z"/>
          <w:trPrChange w:id="13204" w:author="gsadi" w:date="2013-11-25T22:33:00Z">
            <w:trPr>
              <w:trHeight w:val="48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205"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206" w:author="gsadi" w:date="2013-11-25T15:06:00Z"/>
                <w:rFonts w:ascii="Calibri" w:hAnsi="Calibri" w:cs="Calibri"/>
                <w:color w:val="000000"/>
                <w:sz w:val="16"/>
                <w:szCs w:val="18"/>
                <w:rPrChange w:id="13207" w:author="gsadi" w:date="2013-11-25T15:08:00Z">
                  <w:rPr>
                    <w:ins w:id="13208" w:author="gsadi" w:date="2013-11-25T15:06:00Z"/>
                    <w:rFonts w:ascii="Calibri" w:hAnsi="Calibri" w:cs="Calibri"/>
                    <w:color w:val="000000"/>
                    <w:sz w:val="18"/>
                    <w:szCs w:val="18"/>
                  </w:rPr>
                </w:rPrChange>
              </w:rPr>
              <w:pPrChange w:id="13209" w:author="gsadi" w:date="2013-11-25T15:08:00Z">
                <w:pPr>
                  <w:ind w:firstLineChars="200" w:firstLine="360"/>
                </w:pPr>
              </w:pPrChange>
            </w:pPr>
            <w:ins w:id="13210" w:author="gsadi" w:date="2013-11-25T15:06:00Z">
              <w:r w:rsidRPr="002B0E74">
                <w:rPr>
                  <w:rFonts w:ascii="Calibri" w:hAnsi="Calibri" w:cs="Calibri"/>
                  <w:color w:val="000000"/>
                  <w:sz w:val="16"/>
                  <w:szCs w:val="18"/>
                  <w:rPrChange w:id="13211" w:author="gsadi" w:date="2013-11-25T15:08:00Z">
                    <w:rPr>
                      <w:rFonts w:ascii="Calibri" w:hAnsi="Calibri" w:cs="Calibri"/>
                      <w:color w:val="000000"/>
                      <w:sz w:val="18"/>
                      <w:szCs w:val="18"/>
                      <w:u w:val="single"/>
                    </w:rPr>
                  </w:rPrChange>
                </w:rPr>
                <w:t>Shell scripts directory</w:t>
              </w:r>
            </w:ins>
          </w:p>
        </w:tc>
        <w:tc>
          <w:tcPr>
            <w:tcW w:w="2682" w:type="dxa"/>
            <w:tcBorders>
              <w:top w:val="nil"/>
              <w:left w:val="nil"/>
              <w:bottom w:val="single" w:sz="4" w:space="0" w:color="auto"/>
              <w:right w:val="single" w:sz="4" w:space="0" w:color="auto"/>
            </w:tcBorders>
            <w:shd w:val="clear" w:color="auto" w:fill="auto"/>
            <w:hideMark/>
            <w:tcPrChange w:id="13212"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213" w:author="gsadi" w:date="2013-11-25T15:06:00Z"/>
                <w:rFonts w:ascii="Calibri" w:hAnsi="Calibri" w:cs="Calibri"/>
                <w:color w:val="000000"/>
                <w:sz w:val="16"/>
                <w:szCs w:val="18"/>
                <w:rPrChange w:id="13214" w:author="gsadi" w:date="2013-11-25T15:08:00Z">
                  <w:rPr>
                    <w:ins w:id="13215" w:author="gsadi" w:date="2013-11-25T15:06:00Z"/>
                    <w:rFonts w:ascii="Calibri" w:hAnsi="Calibri" w:cs="Calibri"/>
                    <w:color w:val="000000"/>
                    <w:sz w:val="18"/>
                    <w:szCs w:val="18"/>
                  </w:rPr>
                </w:rPrChange>
              </w:rPr>
            </w:pPr>
            <w:ins w:id="13216" w:author="gsadi" w:date="2013-11-25T15:06:00Z">
              <w:r w:rsidRPr="002B0E74">
                <w:rPr>
                  <w:rFonts w:ascii="Calibri" w:hAnsi="Calibri" w:cs="Calibri"/>
                  <w:color w:val="000000"/>
                  <w:sz w:val="16"/>
                  <w:szCs w:val="18"/>
                  <w:rPrChange w:id="13217" w:author="gsadi" w:date="2013-11-25T15:08:00Z">
                    <w:rPr>
                      <w:rFonts w:ascii="Calibri" w:hAnsi="Calibri" w:cs="Calibri"/>
                      <w:color w:val="000000"/>
                      <w:sz w:val="18"/>
                      <w:szCs w:val="18"/>
                      <w:u w:val="single"/>
                    </w:rPr>
                  </w:rPrChange>
                </w:rPr>
                <w:t>/u11/scp/I2OD65PP/test/scripts</w:t>
              </w:r>
            </w:ins>
          </w:p>
        </w:tc>
        <w:tc>
          <w:tcPr>
            <w:tcW w:w="2088" w:type="dxa"/>
            <w:tcBorders>
              <w:top w:val="nil"/>
              <w:left w:val="nil"/>
              <w:bottom w:val="single" w:sz="4" w:space="0" w:color="auto"/>
              <w:right w:val="single" w:sz="4" w:space="0" w:color="auto"/>
            </w:tcBorders>
            <w:shd w:val="clear" w:color="auto" w:fill="auto"/>
            <w:hideMark/>
            <w:tcPrChange w:id="13218"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219" w:author="gsadi" w:date="2013-11-25T15:06:00Z"/>
                <w:rFonts w:ascii="Calibri" w:hAnsi="Calibri" w:cs="Calibri"/>
                <w:color w:val="000000"/>
                <w:sz w:val="16"/>
                <w:szCs w:val="18"/>
                <w:rPrChange w:id="13220" w:author="gsadi" w:date="2013-11-25T15:08:00Z">
                  <w:rPr>
                    <w:ins w:id="13221" w:author="gsadi" w:date="2013-11-25T15:06:00Z"/>
                    <w:rFonts w:ascii="Calibri" w:hAnsi="Calibri" w:cs="Calibri"/>
                    <w:color w:val="000000"/>
                    <w:sz w:val="18"/>
                    <w:szCs w:val="18"/>
                  </w:rPr>
                </w:rPrChange>
              </w:rPr>
            </w:pPr>
            <w:ins w:id="13222" w:author="gsadi" w:date="2013-11-25T15:06:00Z">
              <w:r w:rsidRPr="002B0E74">
                <w:rPr>
                  <w:rFonts w:ascii="Calibri" w:hAnsi="Calibri" w:cs="Calibri"/>
                  <w:color w:val="000000"/>
                  <w:sz w:val="16"/>
                  <w:szCs w:val="18"/>
                  <w:rPrChange w:id="13223" w:author="gsadi" w:date="2013-11-25T15:08:00Z">
                    <w:rPr>
                      <w:rFonts w:ascii="Calibri" w:hAnsi="Calibri" w:cs="Calibri"/>
                      <w:color w:val="000000"/>
                      <w:sz w:val="18"/>
                      <w:szCs w:val="18"/>
                      <w:u w:val="single"/>
                    </w:rPr>
                  </w:rPrChange>
                </w:rPr>
                <w:t>/u11/scp/I2OD65PP/test/scripts</w:t>
              </w:r>
            </w:ins>
          </w:p>
        </w:tc>
      </w:tr>
      <w:tr w:rsidR="00F14E16" w:rsidRPr="00AE7A73" w:rsidTr="008A6413">
        <w:trPr>
          <w:trHeight w:val="240"/>
          <w:ins w:id="13224" w:author="gsadi" w:date="2013-11-25T15:06:00Z"/>
          <w:trPrChange w:id="13225"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226"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227" w:author="gsadi" w:date="2013-11-25T15:06:00Z"/>
                <w:rFonts w:ascii="Calibri" w:hAnsi="Calibri" w:cs="Calibri"/>
                <w:color w:val="000000"/>
                <w:sz w:val="16"/>
                <w:szCs w:val="18"/>
                <w:rPrChange w:id="13228" w:author="gsadi" w:date="2013-11-25T15:08:00Z">
                  <w:rPr>
                    <w:ins w:id="13229" w:author="gsadi" w:date="2013-11-25T15:06:00Z"/>
                    <w:rFonts w:ascii="Calibri" w:hAnsi="Calibri" w:cs="Calibri"/>
                    <w:color w:val="000000"/>
                    <w:sz w:val="18"/>
                    <w:szCs w:val="18"/>
                  </w:rPr>
                </w:rPrChange>
              </w:rPr>
              <w:pPrChange w:id="13230" w:author="gsadi" w:date="2013-11-25T15:08:00Z">
                <w:pPr>
                  <w:ind w:firstLineChars="200" w:firstLine="360"/>
                </w:pPr>
              </w:pPrChange>
            </w:pPr>
            <w:ins w:id="13231" w:author="gsadi" w:date="2013-11-25T15:06:00Z">
              <w:r w:rsidRPr="002B0E74">
                <w:rPr>
                  <w:rFonts w:ascii="Calibri" w:hAnsi="Calibri" w:cs="Calibri"/>
                  <w:color w:val="000000"/>
                  <w:sz w:val="16"/>
                  <w:szCs w:val="18"/>
                  <w:rPrChange w:id="13232" w:author="gsadi" w:date="2013-11-25T15:08:00Z">
                    <w:rPr>
                      <w:rFonts w:ascii="Calibri" w:hAnsi="Calibri" w:cs="Calibri"/>
                      <w:color w:val="000000"/>
                      <w:sz w:val="18"/>
                      <w:szCs w:val="18"/>
                      <w:u w:val="single"/>
                    </w:rPr>
                  </w:rPrChange>
                </w:rPr>
                <w:t>Cobol scripts directory</w:t>
              </w:r>
            </w:ins>
          </w:p>
        </w:tc>
        <w:tc>
          <w:tcPr>
            <w:tcW w:w="2682" w:type="dxa"/>
            <w:tcBorders>
              <w:top w:val="nil"/>
              <w:left w:val="nil"/>
              <w:bottom w:val="single" w:sz="4" w:space="0" w:color="auto"/>
              <w:right w:val="single" w:sz="4" w:space="0" w:color="auto"/>
            </w:tcBorders>
            <w:shd w:val="clear" w:color="auto" w:fill="auto"/>
            <w:hideMark/>
            <w:tcPrChange w:id="13233"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234" w:author="gsadi" w:date="2013-11-25T15:06:00Z"/>
                <w:rFonts w:ascii="Calibri" w:hAnsi="Calibri" w:cs="Calibri"/>
                <w:color w:val="000000"/>
                <w:sz w:val="16"/>
                <w:szCs w:val="18"/>
                <w:rPrChange w:id="13235" w:author="gsadi" w:date="2013-11-25T15:08:00Z">
                  <w:rPr>
                    <w:ins w:id="13236" w:author="gsadi" w:date="2013-11-25T15:06:00Z"/>
                    <w:rFonts w:ascii="Calibri" w:hAnsi="Calibri" w:cs="Calibri"/>
                    <w:color w:val="000000"/>
                    <w:sz w:val="18"/>
                    <w:szCs w:val="18"/>
                  </w:rPr>
                </w:rPrChange>
              </w:rPr>
            </w:pPr>
            <w:ins w:id="13237" w:author="gsadi" w:date="2013-11-25T15:06:00Z">
              <w:r w:rsidRPr="002B0E74">
                <w:rPr>
                  <w:rFonts w:ascii="Calibri" w:hAnsi="Calibri" w:cs="Calibri"/>
                  <w:color w:val="000000"/>
                  <w:sz w:val="16"/>
                  <w:szCs w:val="18"/>
                  <w:rPrChange w:id="13238" w:author="gsadi" w:date="2013-11-25T15:08:00Z">
                    <w:rPr>
                      <w:rFonts w:ascii="Calibri" w:hAnsi="Calibri" w:cs="Calibri"/>
                      <w:color w:val="000000"/>
                      <w:sz w:val="18"/>
                      <w:szCs w:val="18"/>
                      <w:u w:val="single"/>
                    </w:rPr>
                  </w:rPrChange>
                </w:rPr>
                <w:t>/u11/scp/I2OD65PP/test/src</w:t>
              </w:r>
            </w:ins>
          </w:p>
        </w:tc>
        <w:tc>
          <w:tcPr>
            <w:tcW w:w="2088" w:type="dxa"/>
            <w:tcBorders>
              <w:top w:val="nil"/>
              <w:left w:val="nil"/>
              <w:bottom w:val="single" w:sz="4" w:space="0" w:color="auto"/>
              <w:right w:val="single" w:sz="4" w:space="0" w:color="auto"/>
            </w:tcBorders>
            <w:shd w:val="clear" w:color="auto" w:fill="auto"/>
            <w:hideMark/>
            <w:tcPrChange w:id="13239"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240" w:author="gsadi" w:date="2013-11-25T15:06:00Z"/>
                <w:rFonts w:ascii="Calibri" w:hAnsi="Calibri" w:cs="Calibri"/>
                <w:color w:val="000000"/>
                <w:sz w:val="16"/>
                <w:szCs w:val="18"/>
                <w:rPrChange w:id="13241" w:author="gsadi" w:date="2013-11-25T15:08:00Z">
                  <w:rPr>
                    <w:ins w:id="13242" w:author="gsadi" w:date="2013-11-25T15:06:00Z"/>
                    <w:rFonts w:ascii="Calibri" w:hAnsi="Calibri" w:cs="Calibri"/>
                    <w:color w:val="000000"/>
                    <w:sz w:val="18"/>
                    <w:szCs w:val="18"/>
                  </w:rPr>
                </w:rPrChange>
              </w:rPr>
            </w:pPr>
            <w:ins w:id="13243" w:author="gsadi" w:date="2013-11-25T15:06:00Z">
              <w:r w:rsidRPr="002B0E74">
                <w:rPr>
                  <w:rFonts w:ascii="Calibri" w:hAnsi="Calibri" w:cs="Calibri"/>
                  <w:color w:val="000000"/>
                  <w:sz w:val="16"/>
                  <w:szCs w:val="18"/>
                  <w:rPrChange w:id="13244" w:author="gsadi" w:date="2013-11-25T15:08:00Z">
                    <w:rPr>
                      <w:rFonts w:ascii="Calibri" w:hAnsi="Calibri" w:cs="Calibri"/>
                      <w:color w:val="000000"/>
                      <w:sz w:val="18"/>
                      <w:szCs w:val="18"/>
                      <w:u w:val="single"/>
                    </w:rPr>
                  </w:rPrChange>
                </w:rPr>
                <w:t>NA</w:t>
              </w:r>
            </w:ins>
          </w:p>
        </w:tc>
      </w:tr>
      <w:tr w:rsidR="00F14E16" w:rsidRPr="00AE7A73" w:rsidTr="008A6413">
        <w:trPr>
          <w:trHeight w:val="359"/>
          <w:ins w:id="13245" w:author="gsadi" w:date="2013-11-25T15:06:00Z"/>
          <w:trPrChange w:id="13246" w:author="gsadi" w:date="2013-11-25T22:33:00Z">
            <w:trPr>
              <w:trHeight w:val="48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247"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248" w:author="gsadi" w:date="2013-11-25T15:06:00Z"/>
                <w:rFonts w:ascii="Calibri" w:hAnsi="Calibri" w:cs="Calibri"/>
                <w:color w:val="000000"/>
                <w:sz w:val="16"/>
                <w:szCs w:val="18"/>
                <w:rPrChange w:id="13249" w:author="gsadi" w:date="2013-11-25T15:08:00Z">
                  <w:rPr>
                    <w:ins w:id="13250" w:author="gsadi" w:date="2013-11-25T15:06:00Z"/>
                    <w:rFonts w:ascii="Calibri" w:hAnsi="Calibri" w:cs="Calibri"/>
                    <w:color w:val="000000"/>
                    <w:sz w:val="18"/>
                    <w:szCs w:val="18"/>
                  </w:rPr>
                </w:rPrChange>
              </w:rPr>
              <w:pPrChange w:id="13251" w:author="gsadi" w:date="2013-11-25T15:08:00Z">
                <w:pPr>
                  <w:ind w:firstLineChars="200" w:firstLine="360"/>
                </w:pPr>
              </w:pPrChange>
            </w:pPr>
            <w:ins w:id="13252" w:author="gsadi" w:date="2013-11-25T15:06:00Z">
              <w:r w:rsidRPr="002B0E74">
                <w:rPr>
                  <w:rFonts w:ascii="Calibri" w:hAnsi="Calibri" w:cs="Calibri"/>
                  <w:color w:val="000000"/>
                  <w:sz w:val="16"/>
                  <w:szCs w:val="18"/>
                  <w:rPrChange w:id="13253" w:author="gsadi" w:date="2013-11-25T15:08:00Z">
                    <w:rPr>
                      <w:rFonts w:ascii="Calibri" w:hAnsi="Calibri" w:cs="Calibri"/>
                      <w:color w:val="000000"/>
                      <w:sz w:val="18"/>
                      <w:szCs w:val="18"/>
                      <w:u w:val="single"/>
                    </w:rPr>
                  </w:rPrChange>
                </w:rPr>
                <w:t>Perl scripts directory</w:t>
              </w:r>
            </w:ins>
          </w:p>
        </w:tc>
        <w:tc>
          <w:tcPr>
            <w:tcW w:w="2682" w:type="dxa"/>
            <w:tcBorders>
              <w:top w:val="nil"/>
              <w:left w:val="nil"/>
              <w:bottom w:val="single" w:sz="4" w:space="0" w:color="auto"/>
              <w:right w:val="single" w:sz="4" w:space="0" w:color="auto"/>
            </w:tcBorders>
            <w:shd w:val="clear" w:color="auto" w:fill="auto"/>
            <w:hideMark/>
            <w:tcPrChange w:id="13254"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255" w:author="gsadi" w:date="2013-11-25T15:06:00Z"/>
                <w:rFonts w:ascii="Calibri" w:hAnsi="Calibri" w:cs="Calibri"/>
                <w:color w:val="000000"/>
                <w:sz w:val="16"/>
                <w:szCs w:val="18"/>
                <w:rPrChange w:id="13256" w:author="gsadi" w:date="2013-11-25T15:08:00Z">
                  <w:rPr>
                    <w:ins w:id="13257" w:author="gsadi" w:date="2013-11-25T15:06:00Z"/>
                    <w:rFonts w:ascii="Calibri" w:hAnsi="Calibri" w:cs="Calibri"/>
                    <w:color w:val="000000"/>
                    <w:sz w:val="18"/>
                    <w:szCs w:val="18"/>
                  </w:rPr>
                </w:rPrChange>
              </w:rPr>
            </w:pPr>
            <w:ins w:id="13258" w:author="gsadi" w:date="2013-11-25T15:06:00Z">
              <w:r w:rsidRPr="002B0E74">
                <w:rPr>
                  <w:rFonts w:ascii="Calibri" w:hAnsi="Calibri" w:cs="Calibri"/>
                  <w:color w:val="000000"/>
                  <w:sz w:val="16"/>
                  <w:szCs w:val="18"/>
                  <w:rPrChange w:id="13259" w:author="gsadi" w:date="2013-11-25T15:08:00Z">
                    <w:rPr>
                      <w:rFonts w:ascii="Calibri" w:hAnsi="Calibri" w:cs="Calibri"/>
                      <w:color w:val="000000"/>
                      <w:sz w:val="18"/>
                      <w:szCs w:val="18"/>
                      <w:u w:val="single"/>
                    </w:rPr>
                  </w:rPrChange>
                </w:rPr>
                <w:t>/u11/scp/I2OD65PP/test/perl</w:t>
              </w:r>
            </w:ins>
          </w:p>
        </w:tc>
        <w:tc>
          <w:tcPr>
            <w:tcW w:w="2088" w:type="dxa"/>
            <w:tcBorders>
              <w:top w:val="nil"/>
              <w:left w:val="nil"/>
              <w:bottom w:val="single" w:sz="4" w:space="0" w:color="auto"/>
              <w:right w:val="single" w:sz="4" w:space="0" w:color="auto"/>
            </w:tcBorders>
            <w:shd w:val="clear" w:color="auto" w:fill="auto"/>
            <w:hideMark/>
            <w:tcPrChange w:id="13260"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261" w:author="gsadi" w:date="2013-11-25T15:06:00Z"/>
                <w:rFonts w:ascii="Calibri" w:hAnsi="Calibri" w:cs="Calibri"/>
                <w:color w:val="000000"/>
                <w:sz w:val="16"/>
                <w:szCs w:val="18"/>
                <w:rPrChange w:id="13262" w:author="gsadi" w:date="2013-11-25T15:08:00Z">
                  <w:rPr>
                    <w:ins w:id="13263" w:author="gsadi" w:date="2013-11-25T15:06:00Z"/>
                    <w:rFonts w:ascii="Calibri" w:hAnsi="Calibri" w:cs="Calibri"/>
                    <w:color w:val="000000"/>
                    <w:sz w:val="18"/>
                    <w:szCs w:val="18"/>
                  </w:rPr>
                </w:rPrChange>
              </w:rPr>
            </w:pPr>
            <w:ins w:id="13264" w:author="gsadi" w:date="2013-11-25T15:06:00Z">
              <w:r w:rsidRPr="002B0E74">
                <w:rPr>
                  <w:rFonts w:ascii="Calibri" w:hAnsi="Calibri" w:cs="Calibri"/>
                  <w:color w:val="000000"/>
                  <w:sz w:val="16"/>
                  <w:szCs w:val="18"/>
                  <w:rPrChange w:id="13265" w:author="gsadi" w:date="2013-11-25T15:08:00Z">
                    <w:rPr>
                      <w:rFonts w:ascii="Calibri" w:hAnsi="Calibri" w:cs="Calibri"/>
                      <w:color w:val="000000"/>
                      <w:sz w:val="18"/>
                      <w:szCs w:val="18"/>
                      <w:u w:val="single"/>
                    </w:rPr>
                  </w:rPrChange>
                </w:rPr>
                <w:t>/u11/scp/I2OD65PP/test/perl</w:t>
              </w:r>
            </w:ins>
          </w:p>
        </w:tc>
      </w:tr>
      <w:tr w:rsidR="00F14E16" w:rsidRPr="00AE7A73" w:rsidTr="008A6413">
        <w:trPr>
          <w:trHeight w:val="494"/>
          <w:ins w:id="13266" w:author="gsadi" w:date="2013-11-25T15:06:00Z"/>
          <w:trPrChange w:id="13267" w:author="gsadi" w:date="2013-11-25T22:33:00Z">
            <w:trPr>
              <w:trHeight w:val="72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268"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269" w:author="gsadi" w:date="2013-11-25T15:06:00Z"/>
                <w:rFonts w:ascii="Calibri" w:hAnsi="Calibri" w:cs="Calibri"/>
                <w:color w:val="000000"/>
                <w:sz w:val="16"/>
                <w:szCs w:val="18"/>
                <w:rPrChange w:id="13270" w:author="gsadi" w:date="2013-11-25T15:08:00Z">
                  <w:rPr>
                    <w:ins w:id="13271" w:author="gsadi" w:date="2013-11-25T15:06:00Z"/>
                    <w:rFonts w:ascii="Calibri" w:hAnsi="Calibri" w:cs="Calibri"/>
                    <w:color w:val="000000"/>
                    <w:sz w:val="18"/>
                    <w:szCs w:val="18"/>
                  </w:rPr>
                </w:rPrChange>
              </w:rPr>
              <w:pPrChange w:id="13272" w:author="gsadi" w:date="2013-11-25T15:08:00Z">
                <w:pPr>
                  <w:ind w:firstLineChars="200" w:firstLine="360"/>
                </w:pPr>
              </w:pPrChange>
            </w:pPr>
            <w:ins w:id="13273" w:author="gsadi" w:date="2013-11-25T15:06:00Z">
              <w:r w:rsidRPr="002B0E74">
                <w:rPr>
                  <w:rFonts w:ascii="Calibri" w:hAnsi="Calibri" w:cs="Calibri"/>
                  <w:color w:val="000000"/>
                  <w:sz w:val="16"/>
                  <w:szCs w:val="18"/>
                  <w:rPrChange w:id="13274" w:author="gsadi" w:date="2013-11-25T15:08:00Z">
                    <w:rPr>
                      <w:rFonts w:ascii="Calibri" w:hAnsi="Calibri" w:cs="Calibri"/>
                      <w:color w:val="000000"/>
                      <w:sz w:val="18"/>
                      <w:szCs w:val="18"/>
                      <w:u w:val="single"/>
                    </w:rPr>
                  </w:rPrChange>
                </w:rPr>
                <w:t>SQL scripts directory</w:t>
              </w:r>
            </w:ins>
          </w:p>
        </w:tc>
        <w:tc>
          <w:tcPr>
            <w:tcW w:w="2682" w:type="dxa"/>
            <w:tcBorders>
              <w:top w:val="nil"/>
              <w:left w:val="nil"/>
              <w:bottom w:val="single" w:sz="4" w:space="0" w:color="auto"/>
              <w:right w:val="single" w:sz="4" w:space="0" w:color="auto"/>
            </w:tcBorders>
            <w:shd w:val="clear" w:color="auto" w:fill="auto"/>
            <w:hideMark/>
            <w:tcPrChange w:id="13275"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276" w:author="gsadi" w:date="2013-11-25T15:06:00Z"/>
                <w:rFonts w:ascii="Calibri" w:hAnsi="Calibri" w:cs="Calibri"/>
                <w:color w:val="000000"/>
                <w:sz w:val="16"/>
                <w:szCs w:val="18"/>
                <w:rPrChange w:id="13277" w:author="gsadi" w:date="2013-11-25T15:08:00Z">
                  <w:rPr>
                    <w:ins w:id="13278" w:author="gsadi" w:date="2013-11-25T15:06:00Z"/>
                    <w:rFonts w:ascii="Calibri" w:hAnsi="Calibri" w:cs="Calibri"/>
                    <w:color w:val="000000"/>
                    <w:sz w:val="18"/>
                    <w:szCs w:val="18"/>
                  </w:rPr>
                </w:rPrChange>
              </w:rPr>
            </w:pPr>
            <w:ins w:id="13279" w:author="gsadi" w:date="2013-11-25T15:06:00Z">
              <w:r w:rsidRPr="002B0E74">
                <w:rPr>
                  <w:rFonts w:ascii="Calibri" w:hAnsi="Calibri" w:cs="Calibri"/>
                  <w:color w:val="000000"/>
                  <w:sz w:val="16"/>
                  <w:szCs w:val="18"/>
                  <w:rPrChange w:id="13280" w:author="gsadi" w:date="2013-11-25T15:08:00Z">
                    <w:rPr>
                      <w:rFonts w:ascii="Calibri" w:hAnsi="Calibri" w:cs="Calibri"/>
                      <w:color w:val="000000"/>
                      <w:sz w:val="18"/>
                      <w:szCs w:val="18"/>
                      <w:u w:val="single"/>
                    </w:rPr>
                  </w:rPrChange>
                </w:rPr>
                <w:t>/u11/scp/I2OD65PP/test/sql</w:t>
              </w:r>
              <w:r w:rsidRPr="002B0E74">
                <w:rPr>
                  <w:rFonts w:ascii="Calibri" w:hAnsi="Calibri" w:cs="Calibri"/>
                  <w:color w:val="000000"/>
                  <w:sz w:val="16"/>
                  <w:szCs w:val="18"/>
                  <w:rPrChange w:id="13281" w:author="gsadi" w:date="2013-11-25T15:08:00Z">
                    <w:rPr>
                      <w:rFonts w:ascii="Calibri" w:hAnsi="Calibri" w:cs="Calibri"/>
                      <w:color w:val="000000"/>
                      <w:sz w:val="18"/>
                      <w:szCs w:val="18"/>
                      <w:u w:val="single"/>
                    </w:rPr>
                  </w:rPrChange>
                </w:rPr>
                <w:br/>
                <w:t>/u11/scp/I2OD65PP/test/rdw</w:t>
              </w:r>
            </w:ins>
          </w:p>
        </w:tc>
        <w:tc>
          <w:tcPr>
            <w:tcW w:w="2088" w:type="dxa"/>
            <w:tcBorders>
              <w:top w:val="nil"/>
              <w:left w:val="nil"/>
              <w:bottom w:val="single" w:sz="4" w:space="0" w:color="auto"/>
              <w:right w:val="single" w:sz="4" w:space="0" w:color="auto"/>
            </w:tcBorders>
            <w:shd w:val="clear" w:color="auto" w:fill="auto"/>
            <w:hideMark/>
            <w:tcPrChange w:id="13282"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283" w:author="gsadi" w:date="2013-11-25T15:06:00Z"/>
                <w:rFonts w:ascii="Calibri" w:hAnsi="Calibri" w:cs="Calibri"/>
                <w:color w:val="000000"/>
                <w:sz w:val="16"/>
                <w:szCs w:val="18"/>
                <w:rPrChange w:id="13284" w:author="gsadi" w:date="2013-11-25T15:08:00Z">
                  <w:rPr>
                    <w:ins w:id="13285" w:author="gsadi" w:date="2013-11-25T15:06:00Z"/>
                    <w:rFonts w:ascii="Calibri" w:hAnsi="Calibri" w:cs="Calibri"/>
                    <w:color w:val="000000"/>
                    <w:sz w:val="18"/>
                    <w:szCs w:val="18"/>
                  </w:rPr>
                </w:rPrChange>
              </w:rPr>
            </w:pPr>
            <w:ins w:id="13286" w:author="gsadi" w:date="2013-11-25T15:06:00Z">
              <w:r w:rsidRPr="002B0E74">
                <w:rPr>
                  <w:rFonts w:ascii="Calibri" w:hAnsi="Calibri" w:cs="Calibri"/>
                  <w:color w:val="000000"/>
                  <w:sz w:val="16"/>
                  <w:szCs w:val="18"/>
                  <w:rPrChange w:id="13287" w:author="gsadi" w:date="2013-11-25T15:08:00Z">
                    <w:rPr>
                      <w:rFonts w:ascii="Calibri" w:hAnsi="Calibri" w:cs="Calibri"/>
                      <w:color w:val="000000"/>
                      <w:sz w:val="18"/>
                      <w:szCs w:val="18"/>
                      <w:u w:val="single"/>
                    </w:rPr>
                  </w:rPrChange>
                </w:rPr>
                <w:t>/u11/scp/I2OD65PP/test/sql</w:t>
              </w:r>
            </w:ins>
          </w:p>
        </w:tc>
      </w:tr>
      <w:tr w:rsidR="00F14E16" w:rsidRPr="00AE7A73" w:rsidTr="008A6413">
        <w:trPr>
          <w:trHeight w:val="296"/>
          <w:ins w:id="13288" w:author="gsadi" w:date="2013-11-25T15:06:00Z"/>
          <w:trPrChange w:id="13289" w:author="gsadi" w:date="2013-11-25T22:33:00Z">
            <w:trPr>
              <w:trHeight w:val="48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290"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291" w:author="gsadi" w:date="2013-11-25T15:06:00Z"/>
                <w:rFonts w:ascii="Calibri" w:hAnsi="Calibri" w:cs="Calibri"/>
                <w:color w:val="000000"/>
                <w:sz w:val="16"/>
                <w:szCs w:val="18"/>
                <w:rPrChange w:id="13292" w:author="gsadi" w:date="2013-11-25T15:08:00Z">
                  <w:rPr>
                    <w:ins w:id="13293" w:author="gsadi" w:date="2013-11-25T15:06:00Z"/>
                    <w:rFonts w:ascii="Calibri" w:hAnsi="Calibri" w:cs="Calibri"/>
                    <w:color w:val="000000"/>
                    <w:sz w:val="18"/>
                    <w:szCs w:val="18"/>
                  </w:rPr>
                </w:rPrChange>
              </w:rPr>
              <w:pPrChange w:id="13294" w:author="gsadi" w:date="2013-11-25T15:08:00Z">
                <w:pPr>
                  <w:ind w:firstLineChars="200" w:firstLine="360"/>
                </w:pPr>
              </w:pPrChange>
            </w:pPr>
            <w:ins w:id="13295" w:author="gsadi" w:date="2013-11-25T15:06:00Z">
              <w:r w:rsidRPr="002B0E74">
                <w:rPr>
                  <w:rFonts w:ascii="Calibri" w:hAnsi="Calibri" w:cs="Calibri"/>
                  <w:color w:val="000000"/>
                  <w:sz w:val="16"/>
                  <w:szCs w:val="18"/>
                  <w:rPrChange w:id="13296" w:author="gsadi" w:date="2013-11-25T15:08:00Z">
                    <w:rPr>
                      <w:rFonts w:ascii="Calibri" w:hAnsi="Calibri" w:cs="Calibri"/>
                      <w:color w:val="000000"/>
                      <w:sz w:val="18"/>
                      <w:szCs w:val="18"/>
                      <w:u w:val="single"/>
                    </w:rPr>
                  </w:rPrChange>
                </w:rPr>
                <w:t>Datasets directory</w:t>
              </w:r>
            </w:ins>
          </w:p>
        </w:tc>
        <w:tc>
          <w:tcPr>
            <w:tcW w:w="2682" w:type="dxa"/>
            <w:tcBorders>
              <w:top w:val="nil"/>
              <w:left w:val="nil"/>
              <w:bottom w:val="single" w:sz="4" w:space="0" w:color="auto"/>
              <w:right w:val="single" w:sz="4" w:space="0" w:color="auto"/>
            </w:tcBorders>
            <w:shd w:val="clear" w:color="auto" w:fill="auto"/>
            <w:hideMark/>
            <w:tcPrChange w:id="13297"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298" w:author="gsadi" w:date="2013-11-25T15:06:00Z"/>
                <w:rFonts w:ascii="Calibri" w:hAnsi="Calibri" w:cs="Calibri"/>
                <w:color w:val="000000"/>
                <w:sz w:val="16"/>
                <w:szCs w:val="18"/>
                <w:rPrChange w:id="13299" w:author="gsadi" w:date="2013-11-25T15:08:00Z">
                  <w:rPr>
                    <w:ins w:id="13300" w:author="gsadi" w:date="2013-11-25T15:06:00Z"/>
                    <w:rFonts w:ascii="Calibri" w:hAnsi="Calibri" w:cs="Calibri"/>
                    <w:color w:val="000000"/>
                    <w:sz w:val="18"/>
                    <w:szCs w:val="18"/>
                  </w:rPr>
                </w:rPrChange>
              </w:rPr>
            </w:pPr>
            <w:ins w:id="13301" w:author="gsadi" w:date="2013-11-25T15:06:00Z">
              <w:r w:rsidRPr="002B0E74">
                <w:rPr>
                  <w:rFonts w:ascii="Calibri" w:hAnsi="Calibri" w:cs="Calibri"/>
                  <w:color w:val="000000"/>
                  <w:sz w:val="16"/>
                  <w:szCs w:val="18"/>
                  <w:rPrChange w:id="13302" w:author="gsadi" w:date="2013-11-25T15:08:00Z">
                    <w:rPr>
                      <w:rFonts w:ascii="Calibri" w:hAnsi="Calibri" w:cs="Calibri"/>
                      <w:color w:val="000000"/>
                      <w:sz w:val="18"/>
                      <w:szCs w:val="18"/>
                      <w:u w:val="single"/>
                    </w:rPr>
                  </w:rPrChange>
                </w:rPr>
                <w:t>/usr/rhythm/I2OD65PP/datasets</w:t>
              </w:r>
            </w:ins>
          </w:p>
        </w:tc>
        <w:tc>
          <w:tcPr>
            <w:tcW w:w="2088" w:type="dxa"/>
            <w:tcBorders>
              <w:top w:val="nil"/>
              <w:left w:val="nil"/>
              <w:bottom w:val="single" w:sz="4" w:space="0" w:color="auto"/>
              <w:right w:val="single" w:sz="4" w:space="0" w:color="auto"/>
            </w:tcBorders>
            <w:shd w:val="clear" w:color="auto" w:fill="auto"/>
            <w:hideMark/>
            <w:tcPrChange w:id="13303"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304" w:author="gsadi" w:date="2013-11-25T15:06:00Z"/>
                <w:rFonts w:ascii="Calibri" w:hAnsi="Calibri" w:cs="Calibri"/>
                <w:color w:val="000000"/>
                <w:sz w:val="16"/>
                <w:szCs w:val="18"/>
                <w:rPrChange w:id="13305" w:author="gsadi" w:date="2013-11-25T15:08:00Z">
                  <w:rPr>
                    <w:ins w:id="13306" w:author="gsadi" w:date="2013-11-25T15:06:00Z"/>
                    <w:rFonts w:ascii="Calibri" w:hAnsi="Calibri" w:cs="Calibri"/>
                    <w:color w:val="000000"/>
                    <w:sz w:val="18"/>
                    <w:szCs w:val="18"/>
                  </w:rPr>
                </w:rPrChange>
              </w:rPr>
            </w:pPr>
            <w:ins w:id="13307" w:author="gsadi" w:date="2013-11-25T15:06:00Z">
              <w:r w:rsidRPr="002B0E74">
                <w:rPr>
                  <w:rFonts w:ascii="Calibri" w:hAnsi="Calibri" w:cs="Calibri"/>
                  <w:color w:val="000000"/>
                  <w:sz w:val="16"/>
                  <w:szCs w:val="18"/>
                  <w:rPrChange w:id="13308" w:author="gsadi" w:date="2013-11-25T15:08:00Z">
                    <w:rPr>
                      <w:rFonts w:ascii="Calibri" w:hAnsi="Calibri" w:cs="Calibri"/>
                      <w:color w:val="000000"/>
                      <w:sz w:val="18"/>
                      <w:szCs w:val="18"/>
                      <w:u w:val="single"/>
                    </w:rPr>
                  </w:rPrChange>
                </w:rPr>
                <w:t>/usr/rhythm/I2OD65PP/datasets</w:t>
              </w:r>
            </w:ins>
          </w:p>
        </w:tc>
      </w:tr>
      <w:tr w:rsidR="00F14E16" w:rsidRPr="00AE7A73" w:rsidTr="008A6413">
        <w:trPr>
          <w:trHeight w:val="240"/>
          <w:ins w:id="13309" w:author="gsadi" w:date="2013-11-25T15:06:00Z"/>
          <w:trPrChange w:id="13310"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311"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312" w:author="gsadi" w:date="2013-11-25T15:06:00Z"/>
                <w:rFonts w:ascii="Calibri" w:hAnsi="Calibri" w:cs="Calibri"/>
                <w:color w:val="000000"/>
                <w:sz w:val="16"/>
                <w:szCs w:val="18"/>
                <w:rPrChange w:id="13313" w:author="gsadi" w:date="2013-11-25T15:08:00Z">
                  <w:rPr>
                    <w:ins w:id="13314" w:author="gsadi" w:date="2013-11-25T15:06:00Z"/>
                    <w:rFonts w:ascii="Calibri" w:hAnsi="Calibri" w:cs="Calibri"/>
                    <w:color w:val="000000"/>
                    <w:sz w:val="18"/>
                    <w:szCs w:val="18"/>
                  </w:rPr>
                </w:rPrChange>
              </w:rPr>
              <w:pPrChange w:id="13315" w:author="gsadi" w:date="2013-11-25T15:08:00Z">
                <w:pPr>
                  <w:ind w:firstLineChars="200" w:firstLine="360"/>
                </w:pPr>
              </w:pPrChange>
            </w:pPr>
            <w:ins w:id="13316" w:author="gsadi" w:date="2013-11-25T15:06:00Z">
              <w:r w:rsidRPr="002B0E74">
                <w:rPr>
                  <w:rFonts w:ascii="Calibri" w:hAnsi="Calibri" w:cs="Calibri"/>
                  <w:color w:val="000000"/>
                  <w:sz w:val="16"/>
                  <w:szCs w:val="18"/>
                  <w:rPrChange w:id="13317" w:author="gsadi" w:date="2013-11-25T15:08:00Z">
                    <w:rPr>
                      <w:rFonts w:ascii="Calibri" w:hAnsi="Calibri" w:cs="Calibri"/>
                      <w:color w:val="000000"/>
                      <w:sz w:val="18"/>
                      <w:szCs w:val="18"/>
                      <w:u w:val="single"/>
                    </w:rPr>
                  </w:rPrChange>
                </w:rPr>
                <w:t>Engine installation directory</w:t>
              </w:r>
            </w:ins>
          </w:p>
        </w:tc>
        <w:tc>
          <w:tcPr>
            <w:tcW w:w="2682" w:type="dxa"/>
            <w:tcBorders>
              <w:top w:val="nil"/>
              <w:left w:val="nil"/>
              <w:bottom w:val="single" w:sz="4" w:space="0" w:color="auto"/>
              <w:right w:val="single" w:sz="4" w:space="0" w:color="auto"/>
            </w:tcBorders>
            <w:shd w:val="clear" w:color="auto" w:fill="auto"/>
            <w:hideMark/>
            <w:tcPrChange w:id="13318"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319" w:author="gsadi" w:date="2013-11-25T15:06:00Z"/>
                <w:rFonts w:ascii="Calibri" w:hAnsi="Calibri" w:cs="Calibri"/>
                <w:color w:val="000000"/>
                <w:sz w:val="16"/>
                <w:szCs w:val="18"/>
                <w:rPrChange w:id="13320" w:author="gsadi" w:date="2013-11-25T15:08:00Z">
                  <w:rPr>
                    <w:ins w:id="13321" w:author="gsadi" w:date="2013-11-25T15:06:00Z"/>
                    <w:rFonts w:ascii="Calibri" w:hAnsi="Calibri" w:cs="Calibri"/>
                    <w:color w:val="000000"/>
                    <w:sz w:val="18"/>
                    <w:szCs w:val="18"/>
                  </w:rPr>
                </w:rPrChange>
              </w:rPr>
            </w:pPr>
            <w:ins w:id="13322" w:author="gsadi" w:date="2013-11-25T15:06:00Z">
              <w:r w:rsidRPr="002B0E74">
                <w:rPr>
                  <w:rFonts w:ascii="Calibri" w:hAnsi="Calibri" w:cs="Calibri"/>
                  <w:color w:val="000000"/>
                  <w:sz w:val="16"/>
                  <w:szCs w:val="18"/>
                  <w:rPrChange w:id="13323" w:author="gsadi" w:date="2013-11-25T15:08:00Z">
                    <w:rPr>
                      <w:rFonts w:ascii="Calibri" w:hAnsi="Calibri" w:cs="Calibri"/>
                      <w:color w:val="000000"/>
                      <w:sz w:val="18"/>
                      <w:szCs w:val="18"/>
                      <w:u w:val="single"/>
                    </w:rPr>
                  </w:rPrChange>
                </w:rPr>
                <w:t>/opt/i2/scp/6.3.2</w:t>
              </w:r>
            </w:ins>
          </w:p>
        </w:tc>
        <w:tc>
          <w:tcPr>
            <w:tcW w:w="2088" w:type="dxa"/>
            <w:tcBorders>
              <w:top w:val="nil"/>
              <w:left w:val="nil"/>
              <w:bottom w:val="single" w:sz="4" w:space="0" w:color="auto"/>
              <w:right w:val="single" w:sz="4" w:space="0" w:color="auto"/>
            </w:tcBorders>
            <w:shd w:val="clear" w:color="auto" w:fill="auto"/>
            <w:hideMark/>
            <w:tcPrChange w:id="13324"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325" w:author="gsadi" w:date="2013-11-25T15:06:00Z"/>
                <w:rFonts w:ascii="Calibri" w:hAnsi="Calibri" w:cs="Calibri"/>
                <w:color w:val="000000"/>
                <w:sz w:val="16"/>
                <w:szCs w:val="18"/>
                <w:rPrChange w:id="13326" w:author="gsadi" w:date="2013-11-25T15:08:00Z">
                  <w:rPr>
                    <w:ins w:id="13327" w:author="gsadi" w:date="2013-11-25T15:06:00Z"/>
                    <w:rFonts w:ascii="Calibri" w:hAnsi="Calibri" w:cs="Calibri"/>
                    <w:color w:val="000000"/>
                    <w:sz w:val="18"/>
                    <w:szCs w:val="18"/>
                  </w:rPr>
                </w:rPrChange>
              </w:rPr>
            </w:pPr>
            <w:ins w:id="13328" w:author="gsadi" w:date="2013-11-25T15:06:00Z">
              <w:r w:rsidRPr="002B0E74">
                <w:rPr>
                  <w:rFonts w:ascii="Calibri" w:hAnsi="Calibri" w:cs="Calibri"/>
                  <w:color w:val="000000"/>
                  <w:sz w:val="16"/>
                  <w:szCs w:val="18"/>
                  <w:rPrChange w:id="13329" w:author="gsadi" w:date="2013-11-25T15:08:00Z">
                    <w:rPr>
                      <w:rFonts w:ascii="Calibri" w:hAnsi="Calibri" w:cs="Calibri"/>
                      <w:color w:val="000000"/>
                      <w:sz w:val="18"/>
                      <w:szCs w:val="18"/>
                      <w:u w:val="single"/>
                    </w:rPr>
                  </w:rPrChange>
                </w:rPr>
                <w:t>NA</w:t>
              </w:r>
            </w:ins>
          </w:p>
        </w:tc>
      </w:tr>
      <w:tr w:rsidR="00F14E16" w:rsidRPr="00AE7A73" w:rsidTr="008A6413">
        <w:trPr>
          <w:trHeight w:val="458"/>
          <w:ins w:id="13330" w:author="gsadi" w:date="2013-11-25T15:06:00Z"/>
          <w:trPrChange w:id="13331" w:author="gsadi" w:date="2013-11-25T22:33:00Z">
            <w:trPr>
              <w:trHeight w:val="72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332"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333" w:author="gsadi" w:date="2013-11-25T15:06:00Z"/>
                <w:rFonts w:ascii="Calibri" w:hAnsi="Calibri" w:cs="Calibri"/>
                <w:color w:val="000000"/>
                <w:sz w:val="16"/>
                <w:szCs w:val="18"/>
                <w:rPrChange w:id="13334" w:author="gsadi" w:date="2013-11-25T15:08:00Z">
                  <w:rPr>
                    <w:ins w:id="13335" w:author="gsadi" w:date="2013-11-25T15:06:00Z"/>
                    <w:rFonts w:ascii="Calibri" w:hAnsi="Calibri" w:cs="Calibri"/>
                    <w:color w:val="000000"/>
                    <w:sz w:val="18"/>
                    <w:szCs w:val="18"/>
                  </w:rPr>
                </w:rPrChange>
              </w:rPr>
              <w:pPrChange w:id="13336" w:author="gsadi" w:date="2013-11-25T15:08:00Z">
                <w:pPr>
                  <w:ind w:firstLineChars="200" w:firstLine="360"/>
                </w:pPr>
              </w:pPrChange>
            </w:pPr>
            <w:ins w:id="13337" w:author="gsadi" w:date="2013-11-25T15:06:00Z">
              <w:r w:rsidRPr="002B0E74">
                <w:rPr>
                  <w:rFonts w:ascii="Calibri" w:hAnsi="Calibri" w:cs="Calibri"/>
                  <w:color w:val="000000"/>
                  <w:sz w:val="16"/>
                  <w:szCs w:val="18"/>
                  <w:rPrChange w:id="13338" w:author="gsadi" w:date="2013-11-25T15:08:00Z">
                    <w:rPr>
                      <w:rFonts w:ascii="Calibri" w:hAnsi="Calibri" w:cs="Calibri"/>
                      <w:color w:val="000000"/>
                      <w:sz w:val="18"/>
                      <w:szCs w:val="18"/>
                      <w:u w:val="single"/>
                    </w:rPr>
                  </w:rPrChange>
                </w:rPr>
                <w:t>Engine related files (import, export, run files etc.) location</w:t>
              </w:r>
            </w:ins>
          </w:p>
        </w:tc>
        <w:tc>
          <w:tcPr>
            <w:tcW w:w="2682" w:type="dxa"/>
            <w:tcBorders>
              <w:top w:val="nil"/>
              <w:left w:val="nil"/>
              <w:bottom w:val="single" w:sz="4" w:space="0" w:color="auto"/>
              <w:right w:val="single" w:sz="4" w:space="0" w:color="auto"/>
            </w:tcBorders>
            <w:shd w:val="clear" w:color="auto" w:fill="auto"/>
            <w:hideMark/>
            <w:tcPrChange w:id="13339"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340" w:author="gsadi" w:date="2013-11-25T15:06:00Z"/>
                <w:rFonts w:ascii="Calibri" w:hAnsi="Calibri" w:cs="Calibri"/>
                <w:color w:val="000000"/>
                <w:sz w:val="16"/>
                <w:szCs w:val="18"/>
                <w:rPrChange w:id="13341" w:author="gsadi" w:date="2013-11-25T15:08:00Z">
                  <w:rPr>
                    <w:ins w:id="13342" w:author="gsadi" w:date="2013-11-25T15:06:00Z"/>
                    <w:rFonts w:ascii="Calibri" w:hAnsi="Calibri" w:cs="Calibri"/>
                    <w:color w:val="000000"/>
                    <w:sz w:val="18"/>
                    <w:szCs w:val="18"/>
                  </w:rPr>
                </w:rPrChange>
              </w:rPr>
            </w:pPr>
            <w:ins w:id="13343" w:author="gsadi" w:date="2013-11-25T15:06:00Z">
              <w:r w:rsidRPr="002B0E74">
                <w:rPr>
                  <w:rFonts w:ascii="Calibri" w:hAnsi="Calibri" w:cs="Calibri"/>
                  <w:color w:val="000000"/>
                  <w:sz w:val="16"/>
                  <w:szCs w:val="18"/>
                  <w:rPrChange w:id="13344" w:author="gsadi" w:date="2013-11-25T15:08:00Z">
                    <w:rPr>
                      <w:rFonts w:ascii="Calibri" w:hAnsi="Calibri" w:cs="Calibri"/>
                      <w:color w:val="000000"/>
                      <w:sz w:val="18"/>
                      <w:szCs w:val="18"/>
                      <w:u w:val="single"/>
                    </w:rPr>
                  </w:rPrChange>
                </w:rPr>
                <w:t>/usr/rhythm/I2OD65PP/datasets/SCP_CDM_TBL/&lt;&lt;BRAND)</w:t>
              </w:r>
            </w:ins>
          </w:p>
        </w:tc>
        <w:tc>
          <w:tcPr>
            <w:tcW w:w="2088" w:type="dxa"/>
            <w:tcBorders>
              <w:top w:val="nil"/>
              <w:left w:val="nil"/>
              <w:bottom w:val="single" w:sz="4" w:space="0" w:color="auto"/>
              <w:right w:val="single" w:sz="4" w:space="0" w:color="auto"/>
            </w:tcBorders>
            <w:shd w:val="clear" w:color="auto" w:fill="auto"/>
            <w:hideMark/>
            <w:tcPrChange w:id="13345"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346" w:author="gsadi" w:date="2013-11-25T15:06:00Z"/>
                <w:rFonts w:ascii="Calibri" w:hAnsi="Calibri" w:cs="Calibri"/>
                <w:color w:val="000000"/>
                <w:sz w:val="16"/>
                <w:szCs w:val="18"/>
                <w:rPrChange w:id="13347" w:author="gsadi" w:date="2013-11-25T15:08:00Z">
                  <w:rPr>
                    <w:ins w:id="13348" w:author="gsadi" w:date="2013-11-25T15:06:00Z"/>
                    <w:rFonts w:ascii="Calibri" w:hAnsi="Calibri" w:cs="Calibri"/>
                    <w:color w:val="000000"/>
                    <w:sz w:val="18"/>
                    <w:szCs w:val="18"/>
                  </w:rPr>
                </w:rPrChange>
              </w:rPr>
            </w:pPr>
            <w:ins w:id="13349" w:author="gsadi" w:date="2013-11-25T15:06:00Z">
              <w:r w:rsidRPr="002B0E74">
                <w:rPr>
                  <w:rFonts w:ascii="Calibri" w:hAnsi="Calibri" w:cs="Calibri"/>
                  <w:color w:val="000000"/>
                  <w:sz w:val="16"/>
                  <w:szCs w:val="18"/>
                  <w:rPrChange w:id="13350" w:author="gsadi" w:date="2013-11-25T15:08:00Z">
                    <w:rPr>
                      <w:rFonts w:ascii="Calibri" w:hAnsi="Calibri" w:cs="Calibri"/>
                      <w:color w:val="000000"/>
                      <w:sz w:val="18"/>
                      <w:szCs w:val="18"/>
                      <w:u w:val="single"/>
                    </w:rPr>
                  </w:rPrChange>
                </w:rPr>
                <w:t>NA</w:t>
              </w:r>
            </w:ins>
          </w:p>
        </w:tc>
      </w:tr>
      <w:tr w:rsidR="00F14E16" w:rsidRPr="00AE7A73" w:rsidTr="008A6413">
        <w:trPr>
          <w:trHeight w:val="240"/>
          <w:ins w:id="13351" w:author="gsadi" w:date="2013-11-25T15:06:00Z"/>
          <w:trPrChange w:id="13352"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353"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354" w:author="gsadi" w:date="2013-11-25T15:06:00Z"/>
                <w:rFonts w:ascii="Calibri" w:hAnsi="Calibri" w:cs="Calibri"/>
                <w:color w:val="000000"/>
                <w:sz w:val="16"/>
                <w:szCs w:val="18"/>
                <w:rPrChange w:id="13355" w:author="gsadi" w:date="2013-11-25T15:08:00Z">
                  <w:rPr>
                    <w:ins w:id="13356" w:author="gsadi" w:date="2013-11-25T15:06:00Z"/>
                    <w:rFonts w:ascii="Calibri" w:hAnsi="Calibri" w:cs="Calibri"/>
                    <w:color w:val="000000"/>
                    <w:sz w:val="18"/>
                    <w:szCs w:val="18"/>
                  </w:rPr>
                </w:rPrChange>
              </w:rPr>
              <w:pPrChange w:id="13357" w:author="gsadi" w:date="2013-11-25T15:08:00Z">
                <w:pPr>
                  <w:ind w:firstLineChars="200" w:firstLine="360"/>
                </w:pPr>
              </w:pPrChange>
            </w:pPr>
            <w:ins w:id="13358" w:author="gsadi" w:date="2013-11-25T15:06:00Z">
              <w:r w:rsidRPr="002B0E74">
                <w:rPr>
                  <w:rFonts w:ascii="Calibri" w:hAnsi="Calibri" w:cs="Calibri"/>
                  <w:color w:val="000000"/>
                  <w:sz w:val="16"/>
                  <w:szCs w:val="18"/>
                  <w:rPrChange w:id="13359" w:author="gsadi" w:date="2013-11-25T15:08:00Z">
                    <w:rPr>
                      <w:rFonts w:ascii="Calibri" w:hAnsi="Calibri" w:cs="Calibri"/>
                      <w:color w:val="000000"/>
                      <w:sz w:val="18"/>
                      <w:szCs w:val="18"/>
                      <w:u w:val="single"/>
                    </w:rPr>
                  </w:rPrChange>
                </w:rPr>
                <w:t>PSE Admin console</w:t>
              </w:r>
            </w:ins>
          </w:p>
        </w:tc>
        <w:tc>
          <w:tcPr>
            <w:tcW w:w="2682" w:type="dxa"/>
            <w:tcBorders>
              <w:top w:val="nil"/>
              <w:left w:val="nil"/>
              <w:bottom w:val="single" w:sz="4" w:space="0" w:color="auto"/>
              <w:right w:val="single" w:sz="4" w:space="0" w:color="auto"/>
            </w:tcBorders>
            <w:shd w:val="clear" w:color="auto" w:fill="auto"/>
            <w:hideMark/>
            <w:tcPrChange w:id="13360"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361" w:author="gsadi" w:date="2013-11-25T15:06:00Z"/>
                <w:rFonts w:ascii="Calibri" w:hAnsi="Calibri" w:cs="Calibri"/>
                <w:color w:val="000000"/>
                <w:sz w:val="16"/>
                <w:szCs w:val="18"/>
                <w:rPrChange w:id="13362" w:author="gsadi" w:date="2013-11-25T15:08:00Z">
                  <w:rPr>
                    <w:ins w:id="13363" w:author="gsadi" w:date="2013-11-25T15:06:00Z"/>
                    <w:rFonts w:ascii="Calibri" w:hAnsi="Calibri" w:cs="Calibri"/>
                    <w:color w:val="000000"/>
                    <w:sz w:val="18"/>
                    <w:szCs w:val="18"/>
                  </w:rPr>
                </w:rPrChange>
              </w:rPr>
            </w:pPr>
            <w:ins w:id="13364" w:author="gsadi" w:date="2013-11-25T15:06:00Z">
              <w:r w:rsidRPr="002B0E74">
                <w:rPr>
                  <w:rFonts w:ascii="Calibri" w:hAnsi="Calibri" w:cs="Calibri"/>
                  <w:color w:val="000000"/>
                  <w:sz w:val="16"/>
                  <w:szCs w:val="18"/>
                  <w:rPrChange w:id="13365" w:author="gsadi" w:date="2013-11-25T15:08:00Z">
                    <w:rPr>
                      <w:rFonts w:ascii="Calibri" w:hAnsi="Calibri" w:cs="Calibri"/>
                      <w:color w:val="000000"/>
                      <w:sz w:val="18"/>
                      <w:szCs w:val="18"/>
                      <w:u w:val="single"/>
                    </w:rPr>
                  </w:rPrChange>
                </w:rPr>
                <w:t>NA</w:t>
              </w:r>
            </w:ins>
          </w:p>
        </w:tc>
        <w:tc>
          <w:tcPr>
            <w:tcW w:w="2088" w:type="dxa"/>
            <w:tcBorders>
              <w:top w:val="nil"/>
              <w:left w:val="nil"/>
              <w:bottom w:val="single" w:sz="4" w:space="0" w:color="auto"/>
              <w:right w:val="single" w:sz="4" w:space="0" w:color="auto"/>
            </w:tcBorders>
            <w:shd w:val="clear" w:color="auto" w:fill="auto"/>
            <w:hideMark/>
            <w:tcPrChange w:id="13366"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367" w:author="gsadi" w:date="2013-11-25T15:06:00Z"/>
                <w:rFonts w:ascii="Calibri" w:hAnsi="Calibri" w:cs="Calibri"/>
                <w:color w:val="000000"/>
                <w:sz w:val="16"/>
                <w:szCs w:val="18"/>
                <w:rPrChange w:id="13368" w:author="gsadi" w:date="2013-11-25T15:08:00Z">
                  <w:rPr>
                    <w:ins w:id="13369" w:author="gsadi" w:date="2013-11-25T15:06:00Z"/>
                    <w:rFonts w:ascii="Calibri" w:hAnsi="Calibri" w:cs="Calibri"/>
                    <w:color w:val="000000"/>
                    <w:sz w:val="18"/>
                    <w:szCs w:val="18"/>
                  </w:rPr>
                </w:rPrChange>
              </w:rPr>
            </w:pPr>
            <w:ins w:id="13370" w:author="gsadi" w:date="2013-11-25T15:06:00Z">
              <w:r w:rsidRPr="002B0E74">
                <w:rPr>
                  <w:rFonts w:ascii="Calibri" w:hAnsi="Calibri" w:cs="Calibri"/>
                  <w:color w:val="000000"/>
                  <w:sz w:val="16"/>
                  <w:szCs w:val="18"/>
                  <w:rPrChange w:id="13371" w:author="gsadi" w:date="2013-11-25T15:08:00Z">
                    <w:rPr>
                      <w:rFonts w:ascii="Calibri" w:hAnsi="Calibri" w:cs="Calibri"/>
                      <w:color w:val="000000"/>
                      <w:sz w:val="18"/>
                      <w:szCs w:val="18"/>
                      <w:u w:val="single"/>
                    </w:rPr>
                  </w:rPrChange>
                </w:rPr>
                <w:t>Not available yet</w:t>
              </w:r>
            </w:ins>
          </w:p>
        </w:tc>
      </w:tr>
      <w:tr w:rsidR="00F14E16" w:rsidRPr="00AE7A73" w:rsidTr="008A6413">
        <w:trPr>
          <w:trHeight w:val="240"/>
          <w:ins w:id="13372" w:author="gsadi" w:date="2013-11-25T15:06:00Z"/>
          <w:trPrChange w:id="13373"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374"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000000" w:rsidRDefault="002B0E74">
            <w:pPr>
              <w:ind w:firstLineChars="200" w:firstLine="320"/>
              <w:rPr>
                <w:ins w:id="13375" w:author="gsadi" w:date="2013-11-25T15:06:00Z"/>
                <w:rFonts w:ascii="Calibri" w:hAnsi="Calibri" w:cs="Calibri"/>
                <w:color w:val="000000"/>
                <w:sz w:val="16"/>
                <w:szCs w:val="18"/>
                <w:rPrChange w:id="13376" w:author="gsadi" w:date="2013-11-25T15:08:00Z">
                  <w:rPr>
                    <w:ins w:id="13377" w:author="gsadi" w:date="2013-11-25T15:06:00Z"/>
                    <w:rFonts w:ascii="Calibri" w:hAnsi="Calibri" w:cs="Calibri"/>
                    <w:color w:val="000000"/>
                    <w:sz w:val="18"/>
                    <w:szCs w:val="18"/>
                  </w:rPr>
                </w:rPrChange>
              </w:rPr>
              <w:pPrChange w:id="13378" w:author="gsadi" w:date="2013-11-25T15:08:00Z">
                <w:pPr>
                  <w:ind w:firstLineChars="200" w:firstLine="360"/>
                </w:pPr>
              </w:pPrChange>
            </w:pPr>
            <w:ins w:id="13379" w:author="gsadi" w:date="2013-11-25T15:06:00Z">
              <w:r w:rsidRPr="002B0E74">
                <w:rPr>
                  <w:rFonts w:ascii="Calibri" w:hAnsi="Calibri" w:cs="Calibri"/>
                  <w:color w:val="000000"/>
                  <w:sz w:val="16"/>
                  <w:szCs w:val="18"/>
                  <w:rPrChange w:id="13380" w:author="gsadi" w:date="2013-11-25T15:08:00Z">
                    <w:rPr>
                      <w:rFonts w:ascii="Calibri" w:hAnsi="Calibri" w:cs="Calibri"/>
                      <w:color w:val="000000"/>
                      <w:sz w:val="18"/>
                      <w:szCs w:val="18"/>
                      <w:u w:val="single"/>
                    </w:rPr>
                  </w:rPrChange>
                </w:rPr>
                <w:t>PSE Application Access</w:t>
              </w:r>
            </w:ins>
          </w:p>
        </w:tc>
        <w:tc>
          <w:tcPr>
            <w:tcW w:w="2682" w:type="dxa"/>
            <w:tcBorders>
              <w:top w:val="nil"/>
              <w:left w:val="nil"/>
              <w:bottom w:val="single" w:sz="4" w:space="0" w:color="auto"/>
              <w:right w:val="single" w:sz="4" w:space="0" w:color="auto"/>
            </w:tcBorders>
            <w:shd w:val="clear" w:color="auto" w:fill="auto"/>
            <w:hideMark/>
            <w:tcPrChange w:id="13381"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382" w:author="gsadi" w:date="2013-11-25T15:06:00Z"/>
                <w:rFonts w:ascii="Calibri" w:hAnsi="Calibri" w:cs="Calibri"/>
                <w:color w:val="000000"/>
                <w:sz w:val="16"/>
                <w:szCs w:val="18"/>
                <w:rPrChange w:id="13383" w:author="gsadi" w:date="2013-11-25T15:08:00Z">
                  <w:rPr>
                    <w:ins w:id="13384" w:author="gsadi" w:date="2013-11-25T15:06:00Z"/>
                    <w:rFonts w:ascii="Calibri" w:hAnsi="Calibri" w:cs="Calibri"/>
                    <w:color w:val="000000"/>
                    <w:sz w:val="18"/>
                    <w:szCs w:val="18"/>
                  </w:rPr>
                </w:rPrChange>
              </w:rPr>
            </w:pPr>
            <w:ins w:id="13385" w:author="gsadi" w:date="2013-11-25T15:06:00Z">
              <w:r w:rsidRPr="002B0E74">
                <w:rPr>
                  <w:rFonts w:ascii="Calibri" w:hAnsi="Calibri" w:cs="Calibri"/>
                  <w:color w:val="000000"/>
                  <w:sz w:val="16"/>
                  <w:szCs w:val="18"/>
                  <w:rPrChange w:id="13386" w:author="gsadi" w:date="2013-11-25T15:08:00Z">
                    <w:rPr>
                      <w:rFonts w:ascii="Calibri" w:hAnsi="Calibri" w:cs="Calibri"/>
                      <w:color w:val="000000"/>
                      <w:sz w:val="18"/>
                      <w:szCs w:val="18"/>
                      <w:u w:val="single"/>
                    </w:rPr>
                  </w:rPrChange>
                </w:rPr>
                <w:t>NA</w:t>
              </w:r>
            </w:ins>
          </w:p>
        </w:tc>
        <w:tc>
          <w:tcPr>
            <w:tcW w:w="2088" w:type="dxa"/>
            <w:tcBorders>
              <w:top w:val="nil"/>
              <w:left w:val="nil"/>
              <w:bottom w:val="single" w:sz="4" w:space="0" w:color="auto"/>
              <w:right w:val="single" w:sz="4" w:space="0" w:color="auto"/>
            </w:tcBorders>
            <w:shd w:val="clear" w:color="auto" w:fill="auto"/>
            <w:hideMark/>
            <w:tcPrChange w:id="13387"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388" w:author="gsadi" w:date="2013-11-25T15:06:00Z"/>
                <w:rFonts w:ascii="Calibri" w:hAnsi="Calibri" w:cs="Calibri"/>
                <w:color w:val="000000"/>
                <w:sz w:val="16"/>
                <w:szCs w:val="18"/>
                <w:rPrChange w:id="13389" w:author="gsadi" w:date="2013-11-25T15:08:00Z">
                  <w:rPr>
                    <w:ins w:id="13390" w:author="gsadi" w:date="2013-11-25T15:06:00Z"/>
                    <w:rFonts w:ascii="Calibri" w:hAnsi="Calibri" w:cs="Calibri"/>
                    <w:color w:val="000000"/>
                    <w:sz w:val="18"/>
                    <w:szCs w:val="18"/>
                  </w:rPr>
                </w:rPrChange>
              </w:rPr>
            </w:pPr>
            <w:ins w:id="13391" w:author="gsadi" w:date="2013-11-25T15:06:00Z">
              <w:r w:rsidRPr="002B0E74">
                <w:rPr>
                  <w:rFonts w:ascii="Calibri" w:hAnsi="Calibri" w:cs="Calibri"/>
                  <w:color w:val="000000"/>
                  <w:sz w:val="16"/>
                  <w:szCs w:val="18"/>
                  <w:rPrChange w:id="13392" w:author="gsadi" w:date="2013-11-25T15:08:00Z">
                    <w:rPr>
                      <w:rFonts w:ascii="Calibri" w:hAnsi="Calibri" w:cs="Calibri"/>
                      <w:color w:val="000000"/>
                      <w:sz w:val="18"/>
                      <w:szCs w:val="18"/>
                      <w:u w:val="single"/>
                    </w:rPr>
                  </w:rPrChange>
                </w:rPr>
                <w:t>Not available yet</w:t>
              </w:r>
            </w:ins>
          </w:p>
        </w:tc>
      </w:tr>
      <w:tr w:rsidR="00F14E16" w:rsidRPr="00AE7A73" w:rsidTr="008A6413">
        <w:trPr>
          <w:trHeight w:val="480"/>
          <w:ins w:id="13393" w:author="gsadi" w:date="2013-11-25T15:06:00Z"/>
          <w:trPrChange w:id="13394" w:author="gsadi" w:date="2013-11-25T22:33:00Z">
            <w:trPr>
              <w:trHeight w:val="48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395"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440EFC" w:rsidRPr="00AE7A73" w:rsidRDefault="002B0E74">
            <w:pPr>
              <w:rPr>
                <w:ins w:id="13396" w:author="gsadi" w:date="2013-11-25T15:06:00Z"/>
                <w:rFonts w:ascii="Calibri" w:hAnsi="Calibri" w:cs="Calibri"/>
                <w:color w:val="000000"/>
                <w:sz w:val="16"/>
                <w:szCs w:val="18"/>
                <w:rPrChange w:id="13397" w:author="gsadi" w:date="2013-11-25T15:08:00Z">
                  <w:rPr>
                    <w:ins w:id="13398" w:author="gsadi" w:date="2013-11-25T15:06:00Z"/>
                    <w:rFonts w:ascii="Calibri" w:hAnsi="Calibri" w:cs="Calibri"/>
                    <w:color w:val="000000"/>
                    <w:sz w:val="18"/>
                    <w:szCs w:val="18"/>
                  </w:rPr>
                </w:rPrChange>
              </w:rPr>
            </w:pPr>
            <w:ins w:id="13399" w:author="gsadi" w:date="2013-11-25T15:06:00Z">
              <w:r w:rsidRPr="002B0E74">
                <w:rPr>
                  <w:rFonts w:ascii="Calibri" w:hAnsi="Calibri" w:cs="Calibri"/>
                  <w:color w:val="000000"/>
                  <w:sz w:val="16"/>
                  <w:szCs w:val="18"/>
                  <w:rPrChange w:id="13400" w:author="gsadi" w:date="2013-11-25T15:08:00Z">
                    <w:rPr>
                      <w:rFonts w:ascii="Calibri" w:hAnsi="Calibri" w:cs="Calibri"/>
                      <w:color w:val="000000"/>
                      <w:sz w:val="18"/>
                      <w:szCs w:val="18"/>
                      <w:u w:val="single"/>
                    </w:rPr>
                  </w:rPrChange>
                </w:rPr>
                <w:t>Code base details</w:t>
              </w:r>
            </w:ins>
          </w:p>
        </w:tc>
        <w:tc>
          <w:tcPr>
            <w:tcW w:w="2682" w:type="dxa"/>
            <w:tcBorders>
              <w:top w:val="nil"/>
              <w:left w:val="nil"/>
              <w:bottom w:val="single" w:sz="4" w:space="0" w:color="auto"/>
              <w:right w:val="single" w:sz="4" w:space="0" w:color="auto"/>
            </w:tcBorders>
            <w:shd w:val="clear" w:color="auto" w:fill="auto"/>
            <w:hideMark/>
            <w:tcPrChange w:id="13401"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402" w:author="gsadi" w:date="2013-11-25T15:06:00Z"/>
                <w:rFonts w:ascii="Calibri" w:hAnsi="Calibri" w:cs="Calibri"/>
                <w:color w:val="000000"/>
                <w:sz w:val="16"/>
                <w:szCs w:val="18"/>
                <w:rPrChange w:id="13403" w:author="gsadi" w:date="2013-11-25T15:08:00Z">
                  <w:rPr>
                    <w:ins w:id="13404" w:author="gsadi" w:date="2013-11-25T15:06:00Z"/>
                    <w:rFonts w:ascii="Calibri" w:hAnsi="Calibri" w:cs="Calibri"/>
                    <w:color w:val="000000"/>
                    <w:sz w:val="18"/>
                    <w:szCs w:val="18"/>
                  </w:rPr>
                </w:rPrChange>
              </w:rPr>
            </w:pPr>
            <w:ins w:id="13405" w:author="gsadi" w:date="2013-11-25T15:06:00Z">
              <w:r w:rsidRPr="002B0E74">
                <w:rPr>
                  <w:rFonts w:ascii="Calibri" w:hAnsi="Calibri" w:cs="Calibri"/>
                  <w:color w:val="000000"/>
                  <w:sz w:val="16"/>
                  <w:szCs w:val="18"/>
                  <w:rPrChange w:id="13406" w:author="gsadi" w:date="2013-11-25T15:08:00Z">
                    <w:rPr>
                      <w:rFonts w:ascii="Calibri" w:hAnsi="Calibri" w:cs="Calibri"/>
                      <w:color w:val="000000"/>
                      <w:sz w:val="18"/>
                      <w:szCs w:val="18"/>
                      <w:u w:val="single"/>
                    </w:rPr>
                  </w:rPrChange>
                </w:rPr>
                <w:t>NA</w:t>
              </w:r>
            </w:ins>
          </w:p>
        </w:tc>
        <w:tc>
          <w:tcPr>
            <w:tcW w:w="2088" w:type="dxa"/>
            <w:tcBorders>
              <w:top w:val="nil"/>
              <w:left w:val="nil"/>
              <w:bottom w:val="single" w:sz="4" w:space="0" w:color="auto"/>
              <w:right w:val="single" w:sz="4" w:space="0" w:color="auto"/>
            </w:tcBorders>
            <w:shd w:val="clear" w:color="auto" w:fill="auto"/>
            <w:hideMark/>
            <w:tcPrChange w:id="13407"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408" w:author="gsadi" w:date="2013-11-25T15:06:00Z"/>
                <w:rFonts w:ascii="Calibri" w:hAnsi="Calibri" w:cs="Calibri"/>
                <w:color w:val="000000"/>
                <w:sz w:val="16"/>
                <w:szCs w:val="18"/>
                <w:rPrChange w:id="13409" w:author="gsadi" w:date="2013-11-25T15:08:00Z">
                  <w:rPr>
                    <w:ins w:id="13410" w:author="gsadi" w:date="2013-11-25T15:06:00Z"/>
                    <w:rFonts w:ascii="Calibri" w:hAnsi="Calibri" w:cs="Calibri"/>
                    <w:color w:val="000000"/>
                    <w:sz w:val="18"/>
                    <w:szCs w:val="18"/>
                  </w:rPr>
                </w:rPrChange>
              </w:rPr>
            </w:pPr>
            <w:ins w:id="13411" w:author="gsadi" w:date="2013-11-25T15:06:00Z">
              <w:r w:rsidRPr="002B0E74">
                <w:rPr>
                  <w:rFonts w:ascii="Calibri" w:hAnsi="Calibri" w:cs="Calibri"/>
                  <w:color w:val="000000"/>
                  <w:sz w:val="16"/>
                  <w:szCs w:val="18"/>
                  <w:rPrChange w:id="13412" w:author="gsadi" w:date="2013-11-25T15:08:00Z">
                    <w:rPr>
                      <w:rFonts w:ascii="Calibri" w:hAnsi="Calibri" w:cs="Calibri"/>
                      <w:color w:val="000000"/>
                      <w:sz w:val="18"/>
                      <w:szCs w:val="18"/>
                      <w:u w:val="single"/>
                    </w:rPr>
                  </w:rPrChange>
                </w:rPr>
                <w:t>O:\## Wipro Knowledge Transfer\PSE\Acadia</w:t>
              </w:r>
            </w:ins>
          </w:p>
        </w:tc>
      </w:tr>
      <w:tr w:rsidR="00F14E16" w:rsidRPr="00AE7A73" w:rsidTr="008A6413">
        <w:trPr>
          <w:trHeight w:val="240"/>
          <w:ins w:id="13413" w:author="gsadi" w:date="2013-11-25T15:06:00Z"/>
          <w:trPrChange w:id="13414" w:author="gsadi" w:date="2013-11-25T22:33:00Z">
            <w:trPr>
              <w:trHeight w:val="240"/>
            </w:trPr>
          </w:trPrChange>
        </w:trPr>
        <w:tc>
          <w:tcPr>
            <w:tcW w:w="4428" w:type="dxa"/>
            <w:tcBorders>
              <w:top w:val="nil"/>
              <w:left w:val="single" w:sz="4" w:space="0" w:color="auto"/>
              <w:bottom w:val="single" w:sz="4" w:space="0" w:color="auto"/>
              <w:right w:val="single" w:sz="4" w:space="0" w:color="auto"/>
            </w:tcBorders>
            <w:shd w:val="clear" w:color="auto" w:fill="auto"/>
            <w:hideMark/>
            <w:tcPrChange w:id="13415" w:author="gsadi" w:date="2013-11-25T22:33:00Z">
              <w:tcPr>
                <w:tcW w:w="4410" w:type="dxa"/>
                <w:gridSpan w:val="2"/>
                <w:tcBorders>
                  <w:top w:val="nil"/>
                  <w:left w:val="single" w:sz="4" w:space="0" w:color="auto"/>
                  <w:bottom w:val="single" w:sz="4" w:space="0" w:color="auto"/>
                  <w:right w:val="single" w:sz="4" w:space="0" w:color="auto"/>
                </w:tcBorders>
                <w:shd w:val="clear" w:color="auto" w:fill="auto"/>
                <w:hideMark/>
              </w:tcPr>
            </w:tcPrChange>
          </w:tcPr>
          <w:p w:rsidR="00440EFC" w:rsidRPr="00AE7A73" w:rsidRDefault="002B0E74">
            <w:pPr>
              <w:rPr>
                <w:ins w:id="13416" w:author="gsadi" w:date="2013-11-25T15:06:00Z"/>
                <w:rFonts w:ascii="Calibri" w:hAnsi="Calibri" w:cs="Calibri"/>
                <w:color w:val="000000"/>
                <w:sz w:val="16"/>
                <w:szCs w:val="18"/>
                <w:rPrChange w:id="13417" w:author="gsadi" w:date="2013-11-25T15:08:00Z">
                  <w:rPr>
                    <w:ins w:id="13418" w:author="gsadi" w:date="2013-11-25T15:06:00Z"/>
                    <w:rFonts w:ascii="Calibri" w:hAnsi="Calibri" w:cs="Calibri"/>
                    <w:color w:val="000000"/>
                    <w:sz w:val="18"/>
                    <w:szCs w:val="18"/>
                  </w:rPr>
                </w:rPrChange>
              </w:rPr>
            </w:pPr>
            <w:ins w:id="13419" w:author="gsadi" w:date="2013-11-25T15:06:00Z">
              <w:r w:rsidRPr="002B0E74">
                <w:rPr>
                  <w:rFonts w:ascii="Calibri" w:hAnsi="Calibri" w:cs="Calibri"/>
                  <w:color w:val="000000"/>
                  <w:sz w:val="16"/>
                  <w:szCs w:val="18"/>
                  <w:rPrChange w:id="13420" w:author="gsadi" w:date="2013-11-25T15:08:00Z">
                    <w:rPr>
                      <w:rFonts w:ascii="Calibri" w:hAnsi="Calibri" w:cs="Calibri"/>
                      <w:color w:val="000000"/>
                      <w:sz w:val="18"/>
                      <w:szCs w:val="18"/>
                      <w:u w:val="single"/>
                    </w:rPr>
                  </w:rPrChange>
                </w:rPr>
                <w:t>Dimension Path</w:t>
              </w:r>
            </w:ins>
          </w:p>
        </w:tc>
        <w:tc>
          <w:tcPr>
            <w:tcW w:w="2682" w:type="dxa"/>
            <w:tcBorders>
              <w:top w:val="nil"/>
              <w:left w:val="nil"/>
              <w:bottom w:val="single" w:sz="4" w:space="0" w:color="auto"/>
              <w:right w:val="single" w:sz="4" w:space="0" w:color="auto"/>
            </w:tcBorders>
            <w:shd w:val="clear" w:color="auto" w:fill="auto"/>
            <w:hideMark/>
            <w:tcPrChange w:id="13421" w:author="gsadi" w:date="2013-11-25T22:33:00Z">
              <w:tcPr>
                <w:tcW w:w="3330"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422" w:author="gsadi" w:date="2013-11-25T15:06:00Z"/>
                <w:rFonts w:ascii="Calibri" w:hAnsi="Calibri" w:cs="Calibri"/>
                <w:color w:val="000000"/>
                <w:sz w:val="16"/>
                <w:szCs w:val="18"/>
                <w:rPrChange w:id="13423" w:author="gsadi" w:date="2013-11-25T15:08:00Z">
                  <w:rPr>
                    <w:ins w:id="13424" w:author="gsadi" w:date="2013-11-25T15:06:00Z"/>
                    <w:rFonts w:ascii="Calibri" w:hAnsi="Calibri" w:cs="Calibri"/>
                    <w:color w:val="000000"/>
                    <w:sz w:val="18"/>
                    <w:szCs w:val="18"/>
                  </w:rPr>
                </w:rPrChange>
              </w:rPr>
            </w:pPr>
            <w:ins w:id="13425" w:author="gsadi" w:date="2013-11-25T15:06:00Z">
              <w:r w:rsidRPr="002B0E74">
                <w:rPr>
                  <w:rFonts w:ascii="Calibri" w:hAnsi="Calibri" w:cs="Calibri"/>
                  <w:color w:val="000000"/>
                  <w:sz w:val="16"/>
                  <w:szCs w:val="18"/>
                  <w:rPrChange w:id="13426" w:author="gsadi" w:date="2013-11-25T15:08:00Z">
                    <w:rPr>
                      <w:rFonts w:ascii="Calibri" w:hAnsi="Calibri" w:cs="Calibri"/>
                      <w:color w:val="000000"/>
                      <w:sz w:val="18"/>
                      <w:szCs w:val="18"/>
                      <w:u w:val="single"/>
                    </w:rPr>
                  </w:rPrChange>
                </w:rPr>
                <w:t>NA</w:t>
              </w:r>
            </w:ins>
          </w:p>
        </w:tc>
        <w:tc>
          <w:tcPr>
            <w:tcW w:w="2088" w:type="dxa"/>
            <w:tcBorders>
              <w:top w:val="nil"/>
              <w:left w:val="nil"/>
              <w:bottom w:val="single" w:sz="4" w:space="0" w:color="auto"/>
              <w:right w:val="single" w:sz="4" w:space="0" w:color="auto"/>
            </w:tcBorders>
            <w:shd w:val="clear" w:color="auto" w:fill="auto"/>
            <w:hideMark/>
            <w:tcPrChange w:id="13427" w:author="gsadi" w:date="2013-11-25T22:33:00Z">
              <w:tcPr>
                <w:tcW w:w="3343" w:type="dxa"/>
                <w:gridSpan w:val="2"/>
                <w:tcBorders>
                  <w:top w:val="nil"/>
                  <w:left w:val="nil"/>
                  <w:bottom w:val="single" w:sz="4" w:space="0" w:color="auto"/>
                  <w:right w:val="single" w:sz="4" w:space="0" w:color="auto"/>
                </w:tcBorders>
                <w:shd w:val="clear" w:color="auto" w:fill="auto"/>
                <w:hideMark/>
              </w:tcPr>
            </w:tcPrChange>
          </w:tcPr>
          <w:p w:rsidR="00440EFC" w:rsidRPr="00AE7A73" w:rsidRDefault="002B0E74">
            <w:pPr>
              <w:rPr>
                <w:ins w:id="13428" w:author="gsadi" w:date="2013-11-25T15:06:00Z"/>
                <w:rFonts w:ascii="Calibri" w:hAnsi="Calibri" w:cs="Calibri"/>
                <w:color w:val="000000"/>
                <w:sz w:val="16"/>
                <w:szCs w:val="18"/>
                <w:rPrChange w:id="13429" w:author="gsadi" w:date="2013-11-25T15:08:00Z">
                  <w:rPr>
                    <w:ins w:id="13430" w:author="gsadi" w:date="2013-11-25T15:06:00Z"/>
                    <w:rFonts w:ascii="Calibri" w:hAnsi="Calibri" w:cs="Calibri"/>
                    <w:color w:val="000000"/>
                    <w:sz w:val="18"/>
                    <w:szCs w:val="18"/>
                  </w:rPr>
                </w:rPrChange>
              </w:rPr>
            </w:pPr>
            <w:ins w:id="13431" w:author="gsadi" w:date="2013-11-25T15:06:00Z">
              <w:r w:rsidRPr="002B0E74">
                <w:rPr>
                  <w:rFonts w:ascii="Calibri" w:hAnsi="Calibri" w:cs="Calibri"/>
                  <w:color w:val="000000"/>
                  <w:sz w:val="16"/>
                  <w:szCs w:val="18"/>
                  <w:rPrChange w:id="13432" w:author="gsadi" w:date="2013-11-25T15:08:00Z">
                    <w:rPr>
                      <w:rFonts w:ascii="Calibri" w:hAnsi="Calibri" w:cs="Calibri"/>
                      <w:color w:val="000000"/>
                      <w:sz w:val="18"/>
                      <w:szCs w:val="18"/>
                      <w:u w:val="single"/>
                    </w:rPr>
                  </w:rPrChange>
                </w:rPr>
                <w:t>I2OM_INIT_WS \ I2OM \ PSE</w:t>
              </w:r>
            </w:ins>
          </w:p>
        </w:tc>
      </w:tr>
    </w:tbl>
    <w:p w:rsidR="00000000" w:rsidRDefault="003F6914">
      <w:pPr>
        <w:rPr>
          <w:ins w:id="13433" w:author="gsadi" w:date="2013-11-19T10:26:00Z"/>
        </w:rPr>
        <w:pPrChange w:id="13434" w:author="gsadi" w:date="2013-11-19T10:26:00Z">
          <w:pPr>
            <w:pStyle w:val="Heading2"/>
            <w:tabs>
              <w:tab w:val="clear" w:pos="1116"/>
              <w:tab w:val="num" w:pos="450"/>
            </w:tabs>
            <w:ind w:hanging="1026"/>
          </w:pPr>
        </w:pPrChange>
      </w:pPr>
    </w:p>
    <w:p w:rsidR="00000000" w:rsidRDefault="003F6914">
      <w:pPr>
        <w:rPr>
          <w:del w:id="13435" w:author="gsadi" w:date="2013-11-25T15:08:00Z"/>
        </w:rPr>
        <w:pPrChange w:id="13436" w:author="gsadi" w:date="2013-11-19T10:26:00Z">
          <w:pPr>
            <w:pStyle w:val="Heading2"/>
            <w:tabs>
              <w:tab w:val="clear" w:pos="1116"/>
              <w:tab w:val="num" w:pos="450"/>
            </w:tabs>
            <w:ind w:hanging="1026"/>
          </w:pPr>
        </w:pPrChange>
      </w:pPr>
      <w:bookmarkStart w:id="13437" w:name="_Toc373158192"/>
      <w:bookmarkStart w:id="13438" w:name="_Toc373158266"/>
      <w:bookmarkStart w:id="13439" w:name="_Toc373162643"/>
      <w:bookmarkStart w:id="13440" w:name="_Toc373183997"/>
      <w:bookmarkEnd w:id="13437"/>
      <w:bookmarkEnd w:id="13438"/>
      <w:bookmarkEnd w:id="13439"/>
      <w:bookmarkEnd w:id="13440"/>
    </w:p>
    <w:p w:rsidR="00EC539F" w:rsidRPr="000A2B18" w:rsidRDefault="00EC539F" w:rsidP="00E65C56">
      <w:pPr>
        <w:pStyle w:val="Heading2"/>
        <w:tabs>
          <w:tab w:val="clear" w:pos="1116"/>
          <w:tab w:val="num" w:pos="450"/>
        </w:tabs>
        <w:ind w:hanging="1026"/>
      </w:pPr>
      <w:bookmarkStart w:id="13441" w:name="_Toc370665138"/>
      <w:bookmarkStart w:id="13442" w:name="_Toc373183998"/>
      <w:r>
        <w:t>ESP Batch Schedule</w:t>
      </w:r>
      <w:bookmarkEnd w:id="13441"/>
      <w:bookmarkEnd w:id="13442"/>
    </w:p>
    <w:p w:rsidR="00EC539F" w:rsidRPr="00EC539F" w:rsidRDefault="006260EE" w:rsidP="00EC539F">
      <w:ins w:id="13443" w:author="gsadi" w:date="2013-11-25T14:39:00Z">
        <w:r>
          <w:t xml:space="preserve">  &lt;&lt;TODO&gt;&gt;</w:t>
        </w:r>
      </w:ins>
    </w:p>
    <w:p w:rsidR="003F7A89" w:rsidRPr="003F7A89" w:rsidDel="00803C79" w:rsidRDefault="003F7A89" w:rsidP="003F7A89">
      <w:pPr>
        <w:rPr>
          <w:del w:id="13444" w:author="gsadi" w:date="2013-11-25T14:39:00Z"/>
        </w:rPr>
      </w:pPr>
      <w:bookmarkStart w:id="13445" w:name="_Toc373153774"/>
      <w:bookmarkStart w:id="13446" w:name="_Toc373158194"/>
      <w:bookmarkStart w:id="13447" w:name="_Toc373158268"/>
      <w:bookmarkStart w:id="13448" w:name="_Toc373162645"/>
      <w:bookmarkStart w:id="13449" w:name="_Toc373183999"/>
      <w:bookmarkEnd w:id="13445"/>
      <w:bookmarkEnd w:id="13446"/>
      <w:bookmarkEnd w:id="13447"/>
      <w:bookmarkEnd w:id="13448"/>
      <w:bookmarkEnd w:id="13449"/>
    </w:p>
    <w:p w:rsidR="00562636" w:rsidRPr="000A2B18" w:rsidDel="004058B0" w:rsidRDefault="00562636" w:rsidP="00525074">
      <w:pPr>
        <w:jc w:val="both"/>
        <w:rPr>
          <w:del w:id="13450" w:author="gsadi" w:date="2013-11-19T10:20:00Z"/>
          <w:rFonts w:ascii="Arial" w:hAnsi="Arial" w:cs="Arial"/>
        </w:rPr>
      </w:pPr>
      <w:del w:id="13451" w:author="gsadi" w:date="2013-11-19T10:20:00Z">
        <w:r w:rsidRPr="000A2B18" w:rsidDel="004058B0">
          <w:rPr>
            <w:rFonts w:ascii="Arial" w:hAnsi="Arial" w:cs="Arial"/>
          </w:rPr>
          <w:delText xml:space="preserve">Describe the functions, modules, components in detail. </w:delText>
        </w:r>
        <w:r w:rsidR="00B75049" w:rsidRPr="000A2B18" w:rsidDel="004058B0">
          <w:rPr>
            <w:rFonts w:ascii="Arial" w:hAnsi="Arial" w:cs="Arial"/>
          </w:rPr>
          <w:delText xml:space="preserve">Describe relationships between the various components. Describe interfaces. Include flow diagrams, charts, use cases etc. as and when applicable. </w:delText>
        </w:r>
        <w:r w:rsidR="00BF0D37" w:rsidRPr="000A2B18" w:rsidDel="004058B0">
          <w:rPr>
            <w:rFonts w:ascii="Arial" w:hAnsi="Arial" w:cs="Arial"/>
          </w:rPr>
          <w:delText xml:space="preserve">Attach Structural Code Quality analysis report. </w:delText>
        </w:r>
        <w:r w:rsidR="00B75049" w:rsidRPr="000A2B18" w:rsidDel="004058B0">
          <w:rPr>
            <w:rFonts w:ascii="Arial" w:hAnsi="Arial" w:cs="Arial"/>
          </w:rPr>
          <w:delText xml:space="preserve">Also describe people interfaces, teams and work procedures synchronizing with system architecture. </w:delText>
        </w:r>
        <w:bookmarkStart w:id="13452" w:name="_Toc373153623"/>
        <w:bookmarkStart w:id="13453" w:name="_Toc373153775"/>
        <w:bookmarkStart w:id="13454" w:name="_Toc373158195"/>
        <w:bookmarkStart w:id="13455" w:name="_Toc373158269"/>
        <w:bookmarkStart w:id="13456" w:name="_Toc373162646"/>
        <w:bookmarkStart w:id="13457" w:name="_Toc373184000"/>
        <w:bookmarkEnd w:id="13452"/>
        <w:bookmarkEnd w:id="13453"/>
        <w:bookmarkEnd w:id="13454"/>
        <w:bookmarkEnd w:id="13455"/>
        <w:bookmarkEnd w:id="13456"/>
        <w:bookmarkEnd w:id="13457"/>
      </w:del>
    </w:p>
    <w:p w:rsidR="009D59EC" w:rsidRPr="000A2B18" w:rsidDel="004058B0" w:rsidRDefault="009D59EC" w:rsidP="00525074">
      <w:pPr>
        <w:jc w:val="both"/>
        <w:rPr>
          <w:del w:id="13458" w:author="gsadi" w:date="2013-11-19T10:20:00Z"/>
          <w:rFonts w:ascii="Arial" w:hAnsi="Arial" w:cs="Arial"/>
        </w:rPr>
      </w:pPr>
      <w:bookmarkStart w:id="13459" w:name="_Toc373153624"/>
      <w:bookmarkStart w:id="13460" w:name="_Toc373153776"/>
      <w:bookmarkStart w:id="13461" w:name="_Toc373158196"/>
      <w:bookmarkStart w:id="13462" w:name="_Toc373158270"/>
      <w:bookmarkStart w:id="13463" w:name="_Toc373162647"/>
      <w:bookmarkStart w:id="13464" w:name="_Toc373184001"/>
      <w:bookmarkEnd w:id="13459"/>
      <w:bookmarkEnd w:id="13460"/>
      <w:bookmarkEnd w:id="13461"/>
      <w:bookmarkEnd w:id="13462"/>
      <w:bookmarkEnd w:id="13463"/>
      <w:bookmarkEnd w:id="13464"/>
    </w:p>
    <w:p w:rsidR="009D59EC" w:rsidRPr="000A2B18" w:rsidDel="004058B0" w:rsidRDefault="009D59EC" w:rsidP="00525074">
      <w:pPr>
        <w:jc w:val="both"/>
        <w:rPr>
          <w:del w:id="13465" w:author="gsadi" w:date="2013-11-19T10:20:00Z"/>
          <w:rFonts w:ascii="Arial" w:hAnsi="Arial" w:cs="Arial"/>
        </w:rPr>
      </w:pPr>
      <w:del w:id="13466" w:author="gsadi" w:date="2013-11-19T10:20:00Z">
        <w:r w:rsidRPr="000A2B18" w:rsidDel="004058B0">
          <w:rPr>
            <w:rFonts w:ascii="Arial" w:hAnsi="Arial" w:cs="Arial"/>
          </w:rPr>
          <w:delText>Sequence the work so that critical areas are covered early in the KAP cycle.</w:delText>
        </w:r>
        <w:bookmarkStart w:id="13467" w:name="_Toc373153625"/>
        <w:bookmarkStart w:id="13468" w:name="_Toc373153777"/>
        <w:bookmarkStart w:id="13469" w:name="_Toc373158197"/>
        <w:bookmarkStart w:id="13470" w:name="_Toc373158271"/>
        <w:bookmarkStart w:id="13471" w:name="_Toc373162648"/>
        <w:bookmarkStart w:id="13472" w:name="_Toc373184002"/>
        <w:bookmarkEnd w:id="13467"/>
        <w:bookmarkEnd w:id="13468"/>
        <w:bookmarkEnd w:id="13469"/>
        <w:bookmarkEnd w:id="13470"/>
        <w:bookmarkEnd w:id="13471"/>
        <w:bookmarkEnd w:id="13472"/>
      </w:del>
    </w:p>
    <w:p w:rsidR="001C1210" w:rsidRPr="000A2B18" w:rsidDel="004058B0" w:rsidRDefault="001C1210" w:rsidP="001C1210">
      <w:pPr>
        <w:rPr>
          <w:del w:id="13473" w:author="gsadi" w:date="2013-11-19T10:20:00Z"/>
          <w:rFonts w:ascii="Arial" w:hAnsi="Arial" w:cs="Arial"/>
        </w:rPr>
      </w:pPr>
      <w:bookmarkStart w:id="13474" w:name="_Toc373153626"/>
      <w:bookmarkStart w:id="13475" w:name="_Toc373153778"/>
      <w:bookmarkStart w:id="13476" w:name="_Toc373158198"/>
      <w:bookmarkStart w:id="13477" w:name="_Toc373158272"/>
      <w:bookmarkStart w:id="13478" w:name="_Toc373162649"/>
      <w:bookmarkStart w:id="13479" w:name="_Toc373184003"/>
      <w:bookmarkEnd w:id="13474"/>
      <w:bookmarkEnd w:id="13475"/>
      <w:bookmarkEnd w:id="13476"/>
      <w:bookmarkEnd w:id="13477"/>
      <w:bookmarkEnd w:id="13478"/>
      <w:bookmarkEnd w:id="13479"/>
    </w:p>
    <w:p w:rsidR="001C1210" w:rsidRPr="000A2B18" w:rsidDel="004058B0" w:rsidRDefault="001C1210" w:rsidP="001C1210">
      <w:pPr>
        <w:ind w:left="360"/>
        <w:rPr>
          <w:del w:id="13480" w:author="gsadi" w:date="2013-11-19T10:20:00Z"/>
          <w:rFonts w:ascii="Arial" w:hAnsi="Arial" w:cs="Arial"/>
        </w:rPr>
      </w:pPr>
      <w:bookmarkStart w:id="13481" w:name="_Toc373153627"/>
      <w:bookmarkStart w:id="13482" w:name="_Toc373153779"/>
      <w:bookmarkStart w:id="13483" w:name="_Toc373158199"/>
      <w:bookmarkStart w:id="13484" w:name="_Toc373158273"/>
      <w:bookmarkStart w:id="13485" w:name="_Toc373162650"/>
      <w:bookmarkStart w:id="13486" w:name="_Toc373184004"/>
      <w:bookmarkEnd w:id="13481"/>
      <w:bookmarkEnd w:id="13482"/>
      <w:bookmarkEnd w:id="13483"/>
      <w:bookmarkEnd w:id="13484"/>
      <w:bookmarkEnd w:id="13485"/>
      <w:bookmarkEnd w:id="13486"/>
    </w:p>
    <w:p w:rsidR="001C1210" w:rsidRPr="000A2B18" w:rsidRDefault="00386CE6" w:rsidP="001C1210">
      <w:pPr>
        <w:pStyle w:val="Heading1"/>
      </w:pPr>
      <w:r w:rsidRPr="000A2B18">
        <w:br w:type="page"/>
      </w:r>
      <w:bookmarkStart w:id="13487" w:name="_Toc370665139"/>
      <w:bookmarkStart w:id="13488" w:name="_Toc373184005"/>
      <w:r w:rsidR="001C1210" w:rsidRPr="000A2B18">
        <w:lastRenderedPageBreak/>
        <w:t>Processes</w:t>
      </w:r>
      <w:bookmarkEnd w:id="13487"/>
      <w:bookmarkEnd w:id="13488"/>
    </w:p>
    <w:p w:rsidR="00000000" w:rsidRDefault="004968A7">
      <w:pPr>
        <w:pStyle w:val="Heading2"/>
        <w:tabs>
          <w:tab w:val="clear" w:pos="1116"/>
        </w:tabs>
        <w:ind w:left="630" w:hanging="630"/>
        <w:pPrChange w:id="13489" w:author="gsadi" w:date="2013-11-25T14:38:00Z">
          <w:pPr>
            <w:pStyle w:val="Heading2"/>
          </w:pPr>
        </w:pPrChange>
      </w:pPr>
      <w:bookmarkStart w:id="13490" w:name="_Toc370665140"/>
      <w:bookmarkStart w:id="13491" w:name="_Toc373184006"/>
      <w:r w:rsidRPr="000A2B18">
        <w:t>Configuration Management</w:t>
      </w:r>
      <w:bookmarkEnd w:id="13490"/>
      <w:bookmarkEnd w:id="13491"/>
    </w:p>
    <w:p w:rsidR="00465195" w:rsidRPr="000A2B18" w:rsidRDefault="00671AD0" w:rsidP="003A2A61">
      <w:pPr>
        <w:jc w:val="both"/>
        <w:rPr>
          <w:rFonts w:ascii="Arial" w:hAnsi="Arial" w:cs="Arial"/>
        </w:rPr>
      </w:pPr>
      <w:ins w:id="13492" w:author="gsadi" w:date="2013-11-25T14:38:00Z">
        <w:r>
          <w:rPr>
            <w:rFonts w:ascii="Arial" w:hAnsi="Arial" w:cs="Arial"/>
          </w:rPr>
          <w:t>&lt;&lt;&lt;</w:t>
        </w:r>
      </w:ins>
      <w:r w:rsidR="004968A7" w:rsidRPr="000A2B18">
        <w:rPr>
          <w:rFonts w:ascii="Arial" w:hAnsi="Arial" w:cs="Arial"/>
        </w:rPr>
        <w:t xml:space="preserve">Describe how and where different documents are stored and how to access them (from offshore/onsite). Describe version control methods. </w:t>
      </w:r>
      <w:r w:rsidR="00465195" w:rsidRPr="000A2B18">
        <w:rPr>
          <w:rFonts w:ascii="Arial" w:hAnsi="Arial" w:cs="Arial"/>
        </w:rPr>
        <w:t>For VDM projects; Multi-site Configuration management tools should be used</w:t>
      </w:r>
      <w:ins w:id="13493" w:author="gsadi" w:date="2013-11-25T14:38:00Z">
        <w:r>
          <w:rPr>
            <w:rFonts w:ascii="Arial" w:hAnsi="Arial" w:cs="Arial"/>
          </w:rPr>
          <w:t>&gt;&gt;&gt;</w:t>
        </w:r>
      </w:ins>
      <w:del w:id="13494" w:author="gsadi" w:date="2013-11-25T14:38:00Z">
        <w:r w:rsidR="00465195" w:rsidRPr="000A2B18" w:rsidDel="00671AD0">
          <w:rPr>
            <w:rFonts w:ascii="Arial" w:hAnsi="Arial" w:cs="Arial"/>
          </w:rPr>
          <w:delText>.</w:delText>
        </w:r>
      </w:del>
    </w:p>
    <w:p w:rsidR="004968A7" w:rsidRPr="000A2B18" w:rsidDel="00671AD0" w:rsidRDefault="004968A7" w:rsidP="004968A7">
      <w:pPr>
        <w:rPr>
          <w:del w:id="13495" w:author="gsadi" w:date="2013-11-25T14:38:00Z"/>
          <w:rFonts w:ascii="Arial" w:hAnsi="Arial" w:cs="Arial"/>
        </w:rPr>
      </w:pPr>
      <w:bookmarkStart w:id="13496" w:name="_Toc373153782"/>
      <w:bookmarkStart w:id="13497" w:name="_Toc373158202"/>
      <w:bookmarkStart w:id="13498" w:name="_Toc373158276"/>
      <w:bookmarkStart w:id="13499" w:name="_Toc373162653"/>
      <w:bookmarkStart w:id="13500" w:name="_Toc373184007"/>
      <w:bookmarkEnd w:id="13496"/>
      <w:bookmarkEnd w:id="13497"/>
      <w:bookmarkEnd w:id="13498"/>
      <w:bookmarkEnd w:id="13499"/>
      <w:bookmarkEnd w:id="13500"/>
    </w:p>
    <w:p w:rsidR="00000000" w:rsidRDefault="00B22E75">
      <w:pPr>
        <w:pStyle w:val="Heading2"/>
        <w:tabs>
          <w:tab w:val="clear" w:pos="1116"/>
        </w:tabs>
        <w:ind w:left="630" w:hanging="630"/>
        <w:pPrChange w:id="13501" w:author="gsadi" w:date="2013-11-25T14:38:00Z">
          <w:pPr>
            <w:pStyle w:val="Heading2"/>
          </w:pPr>
        </w:pPrChange>
      </w:pPr>
      <w:bookmarkStart w:id="13502" w:name="_Toc370665141"/>
      <w:bookmarkStart w:id="13503" w:name="_Toc373184008"/>
      <w:r w:rsidRPr="000A2B18">
        <w:t>Support</w:t>
      </w:r>
      <w:bookmarkEnd w:id="13502"/>
      <w:bookmarkEnd w:id="13503"/>
    </w:p>
    <w:p w:rsidR="00B22E75" w:rsidRPr="000A2B18" w:rsidRDefault="0086555E" w:rsidP="003A2A61">
      <w:pPr>
        <w:jc w:val="both"/>
        <w:rPr>
          <w:rFonts w:ascii="Arial" w:hAnsi="Arial" w:cs="Arial"/>
        </w:rPr>
      </w:pPr>
      <w:ins w:id="13504" w:author="gsadi" w:date="2013-11-25T14:38:00Z">
        <w:r>
          <w:rPr>
            <w:rFonts w:ascii="Arial" w:hAnsi="Arial" w:cs="Arial"/>
          </w:rPr>
          <w:t>&lt;&lt;&lt;</w:t>
        </w:r>
      </w:ins>
      <w:r w:rsidR="00B22E75" w:rsidRPr="000A2B18">
        <w:rPr>
          <w:rFonts w:ascii="Arial" w:hAnsi="Arial" w:cs="Arial"/>
        </w:rPr>
        <w:t>Describe mechanisms to resolve problems like servers going down, link going down, environment failure, communication failure, login access problems, email/voicemail problems etc</w:t>
      </w:r>
      <w:ins w:id="13505" w:author="gsadi" w:date="2013-11-25T14:38:00Z">
        <w:r>
          <w:rPr>
            <w:rFonts w:ascii="Arial" w:hAnsi="Arial" w:cs="Arial"/>
          </w:rPr>
          <w:t>&gt;&gt;&gt;</w:t>
        </w:r>
      </w:ins>
      <w:del w:id="13506" w:author="gsadi" w:date="2013-11-25T14:38:00Z">
        <w:r w:rsidR="00B22E75" w:rsidRPr="000A2B18" w:rsidDel="0086555E">
          <w:rPr>
            <w:rFonts w:ascii="Arial" w:hAnsi="Arial" w:cs="Arial"/>
          </w:rPr>
          <w:delText>.</w:delText>
        </w:r>
      </w:del>
    </w:p>
    <w:p w:rsidR="00000000" w:rsidRDefault="003F6914">
      <w:pPr>
        <w:ind w:left="630" w:hanging="630"/>
        <w:rPr>
          <w:del w:id="13507" w:author="gsadi" w:date="2013-11-25T14:38:00Z"/>
          <w:rFonts w:ascii="Arial" w:hAnsi="Arial" w:cs="Arial"/>
        </w:rPr>
        <w:pPrChange w:id="13508" w:author="gsadi" w:date="2013-11-25T14:38:00Z">
          <w:pPr/>
        </w:pPrChange>
      </w:pPr>
      <w:bookmarkStart w:id="13509" w:name="_Toc373153784"/>
      <w:bookmarkStart w:id="13510" w:name="_Toc373158204"/>
      <w:bookmarkStart w:id="13511" w:name="_Toc373158278"/>
      <w:bookmarkStart w:id="13512" w:name="_Toc373162655"/>
      <w:bookmarkStart w:id="13513" w:name="_Toc373184009"/>
      <w:bookmarkEnd w:id="13509"/>
      <w:bookmarkEnd w:id="13510"/>
      <w:bookmarkEnd w:id="13511"/>
      <w:bookmarkEnd w:id="13512"/>
      <w:bookmarkEnd w:id="13513"/>
    </w:p>
    <w:p w:rsidR="00000000" w:rsidRDefault="00B22E75">
      <w:pPr>
        <w:pStyle w:val="Heading2"/>
        <w:tabs>
          <w:tab w:val="clear" w:pos="1116"/>
        </w:tabs>
        <w:ind w:left="630" w:hanging="630"/>
        <w:pPrChange w:id="13514" w:author="gsadi" w:date="2013-11-25T14:38:00Z">
          <w:pPr>
            <w:pStyle w:val="Heading2"/>
          </w:pPr>
        </w:pPrChange>
      </w:pPr>
      <w:bookmarkStart w:id="13515" w:name="_Toc370665142"/>
      <w:bookmarkStart w:id="13516" w:name="_Toc373184010"/>
      <w:r w:rsidRPr="000A2B18">
        <w:t>Communication</w:t>
      </w:r>
      <w:bookmarkEnd w:id="13515"/>
      <w:bookmarkEnd w:id="13516"/>
    </w:p>
    <w:p w:rsidR="009A361C" w:rsidRPr="000A2B18" w:rsidRDefault="00040DC8" w:rsidP="003A2A61">
      <w:pPr>
        <w:jc w:val="both"/>
        <w:rPr>
          <w:rFonts w:ascii="Arial" w:hAnsi="Arial" w:cs="Arial"/>
        </w:rPr>
      </w:pPr>
      <w:ins w:id="13517" w:author="gsadi" w:date="2013-11-25T14:38:00Z">
        <w:r>
          <w:rPr>
            <w:rFonts w:ascii="Arial" w:hAnsi="Arial" w:cs="Arial"/>
          </w:rPr>
          <w:t>&lt;&lt;&lt;</w:t>
        </w:r>
      </w:ins>
      <w:r w:rsidR="00B22E75" w:rsidRPr="000A2B18">
        <w:rPr>
          <w:rFonts w:ascii="Arial" w:hAnsi="Arial" w:cs="Arial"/>
        </w:rPr>
        <w:t>Describe various communication channels. Look at both onsite-onsite as well as onsite-offshore situations. Look at status reporting, reviews, meetings, escalations, discussions and communication tools like telephones, VOIP, video, chat, email, voice-mail etc. as modes of communication. Detail processes to bridge any time-zone issues.</w:t>
      </w:r>
      <w:r w:rsidR="0016722C" w:rsidRPr="000A2B18">
        <w:rPr>
          <w:rFonts w:ascii="Arial" w:hAnsi="Arial" w:cs="Arial"/>
        </w:rPr>
        <w:t xml:space="preserve"> Identify specific templates for communication, if required.</w:t>
      </w:r>
      <w:r w:rsidR="009A361C" w:rsidRPr="000A2B18">
        <w:rPr>
          <w:rFonts w:ascii="Arial" w:hAnsi="Arial" w:cs="Arial"/>
        </w:rPr>
        <w:t xml:space="preserve"> For VDM projects, describe inter-location aspects of communication</w:t>
      </w:r>
      <w:ins w:id="13518" w:author="gsadi" w:date="2013-11-25T14:38:00Z">
        <w:r>
          <w:rPr>
            <w:rFonts w:ascii="Arial" w:hAnsi="Arial" w:cs="Arial"/>
          </w:rPr>
          <w:t>&gt;&gt;&gt;&gt;</w:t>
        </w:r>
      </w:ins>
      <w:del w:id="13519" w:author="gsadi" w:date="2013-11-25T14:38:00Z">
        <w:r w:rsidR="009A361C" w:rsidRPr="000A2B18" w:rsidDel="00040DC8">
          <w:rPr>
            <w:rFonts w:ascii="Arial" w:hAnsi="Arial" w:cs="Arial"/>
          </w:rPr>
          <w:delText>.</w:delText>
        </w:r>
      </w:del>
    </w:p>
    <w:p w:rsidR="006F41F9" w:rsidRPr="000A2B18" w:rsidDel="00CC4C9E" w:rsidRDefault="006F41F9" w:rsidP="00B22E75">
      <w:pPr>
        <w:rPr>
          <w:del w:id="13520" w:author="gsadi" w:date="2013-11-25T14:38:00Z"/>
          <w:rFonts w:ascii="Arial" w:hAnsi="Arial" w:cs="Arial"/>
        </w:rPr>
      </w:pPr>
      <w:bookmarkStart w:id="13521" w:name="_Toc373153786"/>
      <w:bookmarkStart w:id="13522" w:name="_Toc373158206"/>
      <w:bookmarkStart w:id="13523" w:name="_Toc373158280"/>
      <w:bookmarkStart w:id="13524" w:name="_Toc373162657"/>
      <w:bookmarkStart w:id="13525" w:name="_Toc373184011"/>
      <w:bookmarkEnd w:id="13521"/>
      <w:bookmarkEnd w:id="13522"/>
      <w:bookmarkEnd w:id="13523"/>
      <w:bookmarkEnd w:id="13524"/>
      <w:bookmarkEnd w:id="13525"/>
    </w:p>
    <w:p w:rsidR="00000000" w:rsidRDefault="003E7541">
      <w:pPr>
        <w:pStyle w:val="Heading2"/>
        <w:tabs>
          <w:tab w:val="clear" w:pos="1116"/>
        </w:tabs>
        <w:ind w:left="630" w:hanging="630"/>
        <w:pPrChange w:id="13526" w:author="gsadi" w:date="2013-11-25T14:38:00Z">
          <w:pPr>
            <w:pStyle w:val="Heading2"/>
          </w:pPr>
        </w:pPrChange>
      </w:pPr>
      <w:bookmarkStart w:id="13527" w:name="_Toc370665143"/>
      <w:bookmarkStart w:id="13528" w:name="_Toc373184012"/>
      <w:r w:rsidRPr="000A2B18">
        <w:t>Miscellaneous</w:t>
      </w:r>
      <w:bookmarkEnd w:id="13527"/>
      <w:bookmarkEnd w:id="13528"/>
    </w:p>
    <w:p w:rsidR="003E7541" w:rsidRPr="000A2B18" w:rsidRDefault="002458C8" w:rsidP="003A2A61">
      <w:pPr>
        <w:jc w:val="both"/>
        <w:rPr>
          <w:rFonts w:ascii="Arial" w:hAnsi="Arial" w:cs="Arial"/>
        </w:rPr>
      </w:pPr>
      <w:ins w:id="13529" w:author="gsadi" w:date="2013-11-25T14:39:00Z">
        <w:r>
          <w:rPr>
            <w:rFonts w:ascii="Arial" w:hAnsi="Arial" w:cs="Arial"/>
          </w:rPr>
          <w:t>&lt;&lt;&lt;</w:t>
        </w:r>
      </w:ins>
      <w:r w:rsidR="003E7541" w:rsidRPr="000A2B18">
        <w:rPr>
          <w:rFonts w:ascii="Arial" w:hAnsi="Arial" w:cs="Arial"/>
        </w:rPr>
        <w:t>Include any processes that cannot be covered under the above sections. Maybe something like backup procedures, disaster management procedures</w:t>
      </w:r>
      <w:r w:rsidR="00A667B7" w:rsidRPr="000A2B18">
        <w:rPr>
          <w:rFonts w:ascii="Arial" w:hAnsi="Arial" w:cs="Arial"/>
        </w:rPr>
        <w:t>, audits etc.</w:t>
      </w:r>
      <w:r w:rsidR="00BA10D6" w:rsidRPr="000A2B18">
        <w:rPr>
          <w:rFonts w:ascii="Arial" w:hAnsi="Arial" w:cs="Arial"/>
        </w:rPr>
        <w:t xml:space="preserve"> For VDM Projects, document them keeping multi-location execution into consideration.</w:t>
      </w:r>
      <w:ins w:id="13530" w:author="gsadi" w:date="2013-11-25T14:39:00Z">
        <w:r>
          <w:rPr>
            <w:rFonts w:ascii="Arial" w:hAnsi="Arial" w:cs="Arial"/>
          </w:rPr>
          <w:t>&gt;&gt;&gt;</w:t>
        </w:r>
      </w:ins>
    </w:p>
    <w:p w:rsidR="00B75049" w:rsidRPr="000A2B18" w:rsidRDefault="00B75049" w:rsidP="00562636">
      <w:pPr>
        <w:rPr>
          <w:rFonts w:ascii="Arial" w:hAnsi="Arial" w:cs="Arial"/>
        </w:rPr>
      </w:pPr>
    </w:p>
    <w:p w:rsidR="003A2A61" w:rsidRPr="000A2B18" w:rsidRDefault="00400310" w:rsidP="003A2A61">
      <w:pPr>
        <w:pStyle w:val="Heading1"/>
      </w:pPr>
      <w:bookmarkStart w:id="13531" w:name="_Toc370665144"/>
      <w:bookmarkStart w:id="13532" w:name="_Toc373184013"/>
      <w:r>
        <w:t>Known Issues &amp; Defects</w:t>
      </w:r>
      <w:bookmarkEnd w:id="13531"/>
      <w:bookmarkEnd w:id="13532"/>
    </w:p>
    <w:p w:rsidR="003A2A61" w:rsidRDefault="003A2A61" w:rsidP="003A2A61">
      <w:pPr>
        <w:jc w:val="both"/>
        <w:rPr>
          <w:rFonts w:ascii="Arial" w:hAnsi="Arial" w:cs="Arial"/>
        </w:rPr>
      </w:pPr>
      <w:r w:rsidRPr="000A2B18">
        <w:rPr>
          <w:rFonts w:ascii="Arial" w:hAnsi="Arial" w:cs="Arial"/>
        </w:rPr>
        <w:t xml:space="preserve">List all the reports in the system that is maintained to track the measures defined in the Analysis Section, </w:t>
      </w:r>
      <w:r w:rsidR="00485128">
        <w:rPr>
          <w:rFonts w:ascii="Arial" w:hAnsi="Arial" w:cs="Arial"/>
        </w:rPr>
        <w:t xml:space="preserve">including </w:t>
      </w:r>
      <w:r w:rsidRPr="000A2B18">
        <w:rPr>
          <w:rFonts w:ascii="Arial" w:hAnsi="Arial" w:cs="Arial"/>
        </w:rPr>
        <w:t>the Non-Functional Requirements.</w:t>
      </w:r>
    </w:p>
    <w:p w:rsidR="00961AA8" w:rsidDel="00B53367" w:rsidRDefault="00961AA8" w:rsidP="003A2A61">
      <w:pPr>
        <w:jc w:val="both"/>
        <w:rPr>
          <w:del w:id="13533" w:author="gsadi" w:date="2013-11-25T14:39:00Z"/>
          <w:rFonts w:ascii="Arial" w:hAnsi="Arial" w:cs="Arial"/>
        </w:rPr>
      </w:pPr>
      <w:bookmarkStart w:id="13534" w:name="_Toc373153789"/>
      <w:bookmarkStart w:id="13535" w:name="_Toc373158209"/>
      <w:bookmarkStart w:id="13536" w:name="_Toc373158283"/>
      <w:bookmarkStart w:id="13537" w:name="_Toc373162660"/>
      <w:bookmarkStart w:id="13538" w:name="_Toc373184014"/>
      <w:bookmarkEnd w:id="13534"/>
      <w:bookmarkEnd w:id="13535"/>
      <w:bookmarkEnd w:id="13536"/>
      <w:bookmarkEnd w:id="13537"/>
      <w:bookmarkEnd w:id="13538"/>
    </w:p>
    <w:p w:rsidR="00961AA8" w:rsidDel="00B53367" w:rsidRDefault="00961AA8" w:rsidP="003A2A61">
      <w:pPr>
        <w:jc w:val="both"/>
        <w:rPr>
          <w:del w:id="13539" w:author="gsadi" w:date="2013-11-25T14:39:00Z"/>
          <w:rFonts w:ascii="Arial" w:hAnsi="Arial" w:cs="Arial"/>
        </w:rPr>
      </w:pPr>
      <w:bookmarkStart w:id="13540" w:name="_Toc373153790"/>
      <w:bookmarkStart w:id="13541" w:name="_Toc373158210"/>
      <w:bookmarkStart w:id="13542" w:name="_Toc373158284"/>
      <w:bookmarkStart w:id="13543" w:name="_Toc373162661"/>
      <w:bookmarkStart w:id="13544" w:name="_Toc373184015"/>
      <w:bookmarkEnd w:id="13540"/>
      <w:bookmarkEnd w:id="13541"/>
      <w:bookmarkEnd w:id="13542"/>
      <w:bookmarkEnd w:id="13543"/>
      <w:bookmarkEnd w:id="13544"/>
    </w:p>
    <w:p w:rsidR="00961AA8" w:rsidDel="00B53367" w:rsidRDefault="00961AA8" w:rsidP="003A2A61">
      <w:pPr>
        <w:jc w:val="both"/>
        <w:rPr>
          <w:del w:id="13545" w:author="gsadi" w:date="2013-11-25T14:39:00Z"/>
          <w:rFonts w:ascii="Arial" w:hAnsi="Arial" w:cs="Arial"/>
        </w:rPr>
      </w:pPr>
      <w:bookmarkStart w:id="13546" w:name="_Toc373153791"/>
      <w:bookmarkStart w:id="13547" w:name="_Toc373158211"/>
      <w:bookmarkStart w:id="13548" w:name="_Toc373158285"/>
      <w:bookmarkStart w:id="13549" w:name="_Toc373162662"/>
      <w:bookmarkStart w:id="13550" w:name="_Toc373184016"/>
      <w:bookmarkEnd w:id="13546"/>
      <w:bookmarkEnd w:id="13547"/>
      <w:bookmarkEnd w:id="13548"/>
      <w:bookmarkEnd w:id="13549"/>
      <w:bookmarkEnd w:id="13550"/>
    </w:p>
    <w:p w:rsidR="00961AA8" w:rsidDel="00B53367" w:rsidRDefault="00961AA8" w:rsidP="003A2A61">
      <w:pPr>
        <w:jc w:val="both"/>
        <w:rPr>
          <w:del w:id="13551" w:author="gsadi" w:date="2013-11-25T14:39:00Z"/>
          <w:rFonts w:ascii="Arial" w:hAnsi="Arial" w:cs="Arial"/>
        </w:rPr>
      </w:pPr>
      <w:bookmarkStart w:id="13552" w:name="_Toc373153792"/>
      <w:bookmarkStart w:id="13553" w:name="_Toc373158212"/>
      <w:bookmarkStart w:id="13554" w:name="_Toc373158286"/>
      <w:bookmarkStart w:id="13555" w:name="_Toc373162663"/>
      <w:bookmarkStart w:id="13556" w:name="_Toc373184017"/>
      <w:bookmarkEnd w:id="13552"/>
      <w:bookmarkEnd w:id="13553"/>
      <w:bookmarkEnd w:id="13554"/>
      <w:bookmarkEnd w:id="13555"/>
      <w:bookmarkEnd w:id="13556"/>
    </w:p>
    <w:p w:rsidR="00E803EC" w:rsidRDefault="00E803EC" w:rsidP="00E803EC">
      <w:pPr>
        <w:pStyle w:val="Heading1"/>
      </w:pPr>
      <w:bookmarkStart w:id="13557" w:name="_Toc370665145"/>
      <w:bookmarkStart w:id="13558" w:name="_Toc373184018"/>
      <w:r w:rsidRPr="00E803EC">
        <w:t>Glossary and Acronyms</w:t>
      </w:r>
      <w:bookmarkEnd w:id="13557"/>
      <w:bookmarkEnd w:id="13558"/>
    </w:p>
    <w:p w:rsidR="00EC5C20" w:rsidRDefault="00EC5C20" w:rsidP="00EC5C20">
      <w:pPr>
        <w:rPr>
          <w:ins w:id="13559" w:author="gsadi" w:date="2013-11-25T14:39:00Z"/>
          <w:rFonts w:ascii="Arial" w:hAnsi="Arial" w:cs="Arial"/>
        </w:rPr>
      </w:pPr>
    </w:p>
    <w:p w:rsidR="00C23605" w:rsidRDefault="00C23605" w:rsidP="00EC5C20">
      <w:pPr>
        <w:rPr>
          <w:ins w:id="13560" w:author="gsadi" w:date="2013-11-25T14:39:00Z"/>
          <w:rFonts w:ascii="Arial" w:hAnsi="Arial" w:cs="Arial"/>
        </w:rPr>
      </w:pPr>
    </w:p>
    <w:p w:rsidR="00C23605" w:rsidRDefault="00C23605" w:rsidP="00EC5C20">
      <w:pPr>
        <w:rPr>
          <w:ins w:id="13561" w:author="gsadi" w:date="2013-11-25T14:39:00Z"/>
          <w:rFonts w:ascii="Arial" w:hAnsi="Arial" w:cs="Arial"/>
        </w:rPr>
      </w:pPr>
    </w:p>
    <w:p w:rsidR="00C23605" w:rsidRPr="000A2B18" w:rsidRDefault="00C23605" w:rsidP="00EC5C20">
      <w:pPr>
        <w:rPr>
          <w:rFonts w:ascii="Arial" w:hAnsi="Arial" w:cs="Arial"/>
        </w:rPr>
      </w:pPr>
    </w:p>
    <w:p w:rsidR="00EC5C20" w:rsidRPr="000A2B18" w:rsidRDefault="00EC5C20" w:rsidP="00EC5C20">
      <w:pPr>
        <w:pStyle w:val="Heading1"/>
      </w:pPr>
      <w:bookmarkStart w:id="13562" w:name="_Toc370665146"/>
      <w:bookmarkStart w:id="13563" w:name="_Toc373184019"/>
      <w:r w:rsidRPr="000A2B18">
        <w:lastRenderedPageBreak/>
        <w:t>References</w:t>
      </w:r>
      <w:bookmarkEnd w:id="13562"/>
      <w:bookmarkEnd w:id="13563"/>
    </w:p>
    <w:p w:rsidR="00EC5C20" w:rsidRPr="000A2B18" w:rsidRDefault="00EC5C20" w:rsidP="00EC5C20">
      <w:pPr>
        <w:jc w:val="both"/>
        <w:rPr>
          <w:rFonts w:ascii="Arial" w:hAnsi="Arial" w:cs="Arial"/>
        </w:rPr>
      </w:pPr>
      <w:r w:rsidRPr="000A2B18">
        <w:rPr>
          <w:rFonts w:ascii="Arial" w:hAnsi="Arial" w:cs="Arial"/>
        </w:rPr>
        <w:t>Any documents, journals, books referenced while understanding the system.</w:t>
      </w:r>
    </w:p>
    <w:p w:rsidR="00EC5C20" w:rsidRPr="000A2B18" w:rsidRDefault="00EC5C20" w:rsidP="00EC5C20">
      <w:pPr>
        <w:rPr>
          <w:rFonts w:ascii="Arial" w:hAnsi="Arial" w:cs="Arial"/>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6"/>
        <w:gridCol w:w="2214"/>
        <w:gridCol w:w="2214"/>
        <w:gridCol w:w="2214"/>
      </w:tblGrid>
      <w:tr w:rsidR="00EC5C20" w:rsidRPr="000A2B18" w:rsidTr="008D380D">
        <w:tc>
          <w:tcPr>
            <w:tcW w:w="2016" w:type="dxa"/>
          </w:tcPr>
          <w:p w:rsidR="00EC5C20" w:rsidRPr="000A2B18" w:rsidRDefault="00EC5C20" w:rsidP="008D380D">
            <w:pPr>
              <w:rPr>
                <w:rFonts w:ascii="Arial" w:hAnsi="Arial" w:cs="Arial"/>
              </w:rPr>
            </w:pPr>
            <w:r w:rsidRPr="000A2B18">
              <w:rPr>
                <w:rFonts w:ascii="Arial" w:hAnsi="Arial" w:cs="Arial"/>
              </w:rPr>
              <w:t xml:space="preserve">Document Name </w:t>
            </w:r>
          </w:p>
        </w:tc>
        <w:tc>
          <w:tcPr>
            <w:tcW w:w="2214" w:type="dxa"/>
          </w:tcPr>
          <w:p w:rsidR="00EC5C20" w:rsidRPr="000A2B18" w:rsidRDefault="00EC5C20" w:rsidP="008D380D">
            <w:pPr>
              <w:rPr>
                <w:rFonts w:ascii="Arial" w:hAnsi="Arial" w:cs="Arial"/>
              </w:rPr>
            </w:pPr>
            <w:r w:rsidRPr="000A2B18">
              <w:rPr>
                <w:rFonts w:ascii="Arial" w:hAnsi="Arial" w:cs="Arial"/>
              </w:rPr>
              <w:t>Document Location</w:t>
            </w:r>
          </w:p>
        </w:tc>
        <w:tc>
          <w:tcPr>
            <w:tcW w:w="2214" w:type="dxa"/>
          </w:tcPr>
          <w:p w:rsidR="00EC5C20" w:rsidRPr="000A2B18" w:rsidRDefault="00EC5C20" w:rsidP="008D380D">
            <w:pPr>
              <w:rPr>
                <w:rFonts w:ascii="Arial" w:hAnsi="Arial" w:cs="Arial"/>
              </w:rPr>
            </w:pPr>
            <w:r w:rsidRPr="000A2B18">
              <w:rPr>
                <w:rFonts w:ascii="Arial" w:hAnsi="Arial" w:cs="Arial"/>
              </w:rPr>
              <w:t>Version #</w:t>
            </w:r>
          </w:p>
        </w:tc>
        <w:tc>
          <w:tcPr>
            <w:tcW w:w="2214" w:type="dxa"/>
          </w:tcPr>
          <w:p w:rsidR="00EC5C20" w:rsidRPr="000A2B18" w:rsidRDefault="00EC5C20" w:rsidP="008D380D">
            <w:pPr>
              <w:rPr>
                <w:rFonts w:ascii="Arial" w:hAnsi="Arial" w:cs="Arial"/>
              </w:rPr>
            </w:pPr>
            <w:r w:rsidRPr="000A2B18">
              <w:rPr>
                <w:rFonts w:ascii="Arial" w:hAnsi="Arial" w:cs="Arial"/>
              </w:rPr>
              <w:t>Last Updated</w:t>
            </w:r>
          </w:p>
        </w:tc>
      </w:tr>
      <w:tr w:rsidR="00EC5C20" w:rsidRPr="000A2B18" w:rsidTr="008D380D">
        <w:tc>
          <w:tcPr>
            <w:tcW w:w="2016" w:type="dxa"/>
          </w:tcPr>
          <w:p w:rsidR="00EC5C20" w:rsidRPr="000A2B18" w:rsidRDefault="00EC5C20" w:rsidP="008D380D">
            <w:pPr>
              <w:rPr>
                <w:rFonts w:ascii="Arial" w:hAnsi="Arial" w:cs="Arial"/>
              </w:rPr>
            </w:pPr>
          </w:p>
        </w:tc>
        <w:tc>
          <w:tcPr>
            <w:tcW w:w="2214" w:type="dxa"/>
          </w:tcPr>
          <w:p w:rsidR="00EC5C20" w:rsidRPr="000A2B18" w:rsidRDefault="00EC5C20" w:rsidP="008D380D">
            <w:pPr>
              <w:rPr>
                <w:rFonts w:ascii="Arial" w:hAnsi="Arial" w:cs="Arial"/>
              </w:rPr>
            </w:pPr>
          </w:p>
        </w:tc>
        <w:tc>
          <w:tcPr>
            <w:tcW w:w="2214" w:type="dxa"/>
          </w:tcPr>
          <w:p w:rsidR="00EC5C20" w:rsidRPr="000A2B18" w:rsidRDefault="00EC5C20" w:rsidP="008D380D">
            <w:pPr>
              <w:rPr>
                <w:rFonts w:ascii="Arial" w:hAnsi="Arial" w:cs="Arial"/>
              </w:rPr>
            </w:pPr>
          </w:p>
        </w:tc>
        <w:tc>
          <w:tcPr>
            <w:tcW w:w="2214" w:type="dxa"/>
          </w:tcPr>
          <w:p w:rsidR="00EC5C20" w:rsidRPr="000A2B18" w:rsidRDefault="00EC5C20" w:rsidP="008D380D">
            <w:pPr>
              <w:rPr>
                <w:rFonts w:ascii="Arial" w:hAnsi="Arial" w:cs="Arial"/>
              </w:rPr>
            </w:pPr>
          </w:p>
        </w:tc>
      </w:tr>
    </w:tbl>
    <w:p w:rsidR="00EC5C20" w:rsidRPr="000A2B18" w:rsidRDefault="00EC5C20" w:rsidP="00EC5C20">
      <w:pPr>
        <w:rPr>
          <w:rFonts w:ascii="Arial" w:hAnsi="Arial" w:cs="Arial"/>
        </w:rPr>
      </w:pPr>
    </w:p>
    <w:p w:rsidR="00EC5C20" w:rsidRPr="00EC5C20" w:rsidRDefault="00EC5C20" w:rsidP="00EC5C20"/>
    <w:p w:rsidR="00386CE6" w:rsidRPr="000A2B18" w:rsidRDefault="00386CE6" w:rsidP="00A667B7">
      <w:pPr>
        <w:rPr>
          <w:rFonts w:ascii="Arial" w:hAnsi="Arial" w:cs="Arial"/>
        </w:rPr>
      </w:pPr>
    </w:p>
    <w:p w:rsidR="00A667B7" w:rsidRPr="000A2B18" w:rsidRDefault="00A667B7" w:rsidP="00A667B7">
      <w:pPr>
        <w:rPr>
          <w:rFonts w:ascii="Arial" w:hAnsi="Arial" w:cs="Arial"/>
        </w:rPr>
      </w:pPr>
    </w:p>
    <w:p w:rsidR="00F80861" w:rsidRPr="000A2B18" w:rsidRDefault="00F80861" w:rsidP="00F80861">
      <w:pPr>
        <w:rPr>
          <w:rFonts w:ascii="Arial" w:hAnsi="Arial" w:cs="Arial"/>
        </w:rPr>
      </w:pPr>
    </w:p>
    <w:p w:rsidR="00484B23" w:rsidRPr="000A2B18" w:rsidRDefault="00484B23" w:rsidP="00484B23">
      <w:pPr>
        <w:rPr>
          <w:rFonts w:ascii="Arial" w:hAnsi="Arial" w:cs="Arial"/>
        </w:rPr>
      </w:pPr>
    </w:p>
    <w:sectPr w:rsidR="00484B23" w:rsidRPr="000A2B18" w:rsidSect="00D32FB9">
      <w:headerReference w:type="default" r:id="rId25"/>
      <w:footerReference w:type="default" r:id="rId26"/>
      <w:pgSz w:w="12240" w:h="15840" w:code="1"/>
      <w:pgMar w:top="1440" w:right="1440" w:bottom="1440" w:left="180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Change w:id="13564" w:author="gsadi" w:date="2013-11-25T16:15:00Z">
        <w:sectPr w:rsidR="00484B23" w:rsidRPr="000A2B18" w:rsidSect="00D32FB9">
          <w:pgMar w:right="1800"/>
        </w:sectPr>
      </w:sectPrChang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6914" w:rsidRDefault="003F6914">
      <w:r>
        <w:separator/>
      </w:r>
    </w:p>
  </w:endnote>
  <w:endnote w:type="continuationSeparator" w:id="0">
    <w:p w:rsidR="003F6914" w:rsidRDefault="003F691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3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63E" w:rsidRPr="003A2A61" w:rsidRDefault="005D063E" w:rsidP="00F000FD">
    <w:pPr>
      <w:pStyle w:val="Footer"/>
      <w:pBdr>
        <w:top w:val="single" w:sz="6" w:space="1" w:color="auto"/>
      </w:pBdr>
      <w:rPr>
        <w:rStyle w:val="PageNumber"/>
        <w:rFonts w:ascii="Arial" w:hAnsi="Arial" w:cs="Arial"/>
      </w:rPr>
    </w:pPr>
    <w:r w:rsidRPr="003A2A61">
      <w:rPr>
        <w:rFonts w:ascii="Arial" w:hAnsi="Arial" w:cs="Arial"/>
        <w:sz w:val="16"/>
        <w:szCs w:val="16"/>
      </w:rPr>
      <w:t xml:space="preserve">Page </w:t>
    </w:r>
    <w:r w:rsidR="002B0E74" w:rsidRPr="003A2A61">
      <w:rPr>
        <w:rStyle w:val="PageNumber"/>
        <w:rFonts w:ascii="Arial" w:hAnsi="Arial" w:cs="Arial"/>
        <w:sz w:val="16"/>
        <w:szCs w:val="16"/>
      </w:rPr>
      <w:fldChar w:fldCharType="begin"/>
    </w:r>
    <w:r w:rsidRPr="003A2A61">
      <w:rPr>
        <w:rStyle w:val="PageNumber"/>
        <w:rFonts w:ascii="Arial" w:hAnsi="Arial" w:cs="Arial"/>
        <w:sz w:val="16"/>
        <w:szCs w:val="16"/>
      </w:rPr>
      <w:instrText xml:space="preserve"> PAGE </w:instrText>
    </w:r>
    <w:r w:rsidR="002B0E74" w:rsidRPr="003A2A61">
      <w:rPr>
        <w:rStyle w:val="PageNumber"/>
        <w:rFonts w:ascii="Arial" w:hAnsi="Arial" w:cs="Arial"/>
        <w:sz w:val="16"/>
        <w:szCs w:val="16"/>
      </w:rPr>
      <w:fldChar w:fldCharType="separate"/>
    </w:r>
    <w:r w:rsidR="004D71FC">
      <w:rPr>
        <w:rStyle w:val="PageNumber"/>
        <w:rFonts w:ascii="Arial" w:hAnsi="Arial" w:cs="Arial"/>
        <w:noProof/>
        <w:sz w:val="16"/>
        <w:szCs w:val="16"/>
      </w:rPr>
      <w:t>9</w:t>
    </w:r>
    <w:r w:rsidR="002B0E74" w:rsidRPr="003A2A61">
      <w:rPr>
        <w:rStyle w:val="PageNumber"/>
        <w:rFonts w:ascii="Arial" w:hAnsi="Arial" w:cs="Arial"/>
        <w:sz w:val="16"/>
        <w:szCs w:val="16"/>
      </w:rPr>
      <w:fldChar w:fldCharType="end"/>
    </w:r>
    <w:r w:rsidRPr="003A2A61">
      <w:rPr>
        <w:rStyle w:val="PageNumber"/>
        <w:rFonts w:ascii="Arial" w:hAnsi="Arial" w:cs="Arial"/>
        <w:sz w:val="16"/>
        <w:szCs w:val="16"/>
      </w:rPr>
      <w:t xml:space="preserve"> of </w:t>
    </w:r>
    <w:r w:rsidR="002B0E74" w:rsidRPr="003A2A61">
      <w:rPr>
        <w:rStyle w:val="PageNumber"/>
        <w:rFonts w:ascii="Arial" w:hAnsi="Arial" w:cs="Arial"/>
        <w:sz w:val="16"/>
        <w:szCs w:val="16"/>
      </w:rPr>
      <w:fldChar w:fldCharType="begin"/>
    </w:r>
    <w:r w:rsidRPr="003A2A61">
      <w:rPr>
        <w:rStyle w:val="PageNumber"/>
        <w:rFonts w:ascii="Arial" w:hAnsi="Arial" w:cs="Arial"/>
        <w:sz w:val="16"/>
        <w:szCs w:val="16"/>
      </w:rPr>
      <w:instrText xml:space="preserve"> NUMPAGES </w:instrText>
    </w:r>
    <w:r w:rsidR="002B0E74" w:rsidRPr="003A2A61">
      <w:rPr>
        <w:rStyle w:val="PageNumber"/>
        <w:rFonts w:ascii="Arial" w:hAnsi="Arial" w:cs="Arial"/>
        <w:sz w:val="16"/>
        <w:szCs w:val="16"/>
      </w:rPr>
      <w:fldChar w:fldCharType="separate"/>
    </w:r>
    <w:r w:rsidR="004D71FC">
      <w:rPr>
        <w:rStyle w:val="PageNumber"/>
        <w:rFonts w:ascii="Arial" w:hAnsi="Arial" w:cs="Arial"/>
        <w:noProof/>
        <w:sz w:val="16"/>
        <w:szCs w:val="16"/>
      </w:rPr>
      <w:t>62</w:t>
    </w:r>
    <w:r w:rsidR="002B0E74" w:rsidRPr="003A2A61">
      <w:rPr>
        <w:rStyle w:val="PageNumber"/>
        <w:rFonts w:ascii="Arial" w:hAnsi="Arial" w:cs="Arial"/>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6914" w:rsidRDefault="003F6914">
      <w:r>
        <w:separator/>
      </w:r>
    </w:p>
  </w:footnote>
  <w:footnote w:type="continuationSeparator" w:id="0">
    <w:p w:rsidR="003F6914" w:rsidRDefault="003F691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63E" w:rsidRPr="00A6069C" w:rsidRDefault="005D063E" w:rsidP="00A6069C">
    <w:pPr>
      <w:pStyle w:val="Header"/>
      <w:jc w:val="center"/>
      <w:rPr>
        <w:rFonts w:ascii="Arial" w:hAnsi="Arial" w:cs="Arial"/>
        <w:b/>
      </w:rPr>
    </w:pPr>
    <w:r w:rsidRPr="00A6069C">
      <w:rPr>
        <w:rFonts w:ascii="Arial" w:hAnsi="Arial" w:cs="Arial"/>
        <w:b/>
      </w:rPr>
      <w:t>SMTD for i2 Supply Chain Planner and PSE v1.0</w:t>
    </w:r>
  </w:p>
  <w:p w:rsidR="005D063E" w:rsidRDefault="005D063E" w:rsidP="00A6069C">
    <w:pPr>
      <w:pStyle w:val="Header"/>
      <w:pBdr>
        <w:bottom w:val="single" w:sz="6" w:space="23" w:color="auto"/>
      </w:pBdr>
      <w:rPr>
        <w:sz w:val="18"/>
        <w:szCs w:val="18"/>
      </w:rPr>
    </w:pPr>
    <w:r>
      <w:rPr>
        <w:rFonts w:ascii="Lucida Sans Unicode" w:hAnsi="Lucida Sans Unicode" w:cs="Lucida Sans Unicode"/>
        <w:noProof/>
        <w:color w:val="0000FF"/>
      </w:rPr>
      <w:drawing>
        <wp:inline distT="0" distB="0" distL="0" distR="0">
          <wp:extent cx="890270" cy="596265"/>
          <wp:effectExtent l="0" t="0" r="0" b="0"/>
          <wp:docPr id="11" name="Picture 11" descr="Image:Vfc-l.gif">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Vfc-l.gif"/>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0270" cy="596265"/>
                  </a:xfrm>
                  <a:prstGeom prst="rect">
                    <a:avLst/>
                  </a:prstGeom>
                  <a:noFill/>
                  <a:ln>
                    <a:noFill/>
                  </a:ln>
                </pic:spPr>
              </pic:pic>
            </a:graphicData>
          </a:graphic>
        </wp:inline>
      </w:drawing>
    </w:r>
    <w:r>
      <w:rPr>
        <w:rFonts w:ascii="Lucida Sans Unicode" w:hAnsi="Lucida Sans Unicode" w:cs="Lucida Sans Unicode"/>
        <w:lang/>
      </w:rPr>
      <w:tab/>
    </w:r>
    <w:r>
      <w:rPr>
        <w:rFonts w:ascii="Lucida Sans Unicode" w:hAnsi="Lucida Sans Unicode" w:cs="Lucida Sans Unicode"/>
        <w:lang/>
      </w:rPr>
      <w:tab/>
    </w:r>
    <w:r>
      <w:rPr>
        <w:rFonts w:ascii="Arial" w:hAnsi="Arial" w:cs="Arial"/>
        <w:b/>
        <w:bCs/>
        <w:noProof/>
        <w:sz w:val="28"/>
        <w:szCs w:val="28"/>
      </w:rPr>
      <w:drawing>
        <wp:inline distT="0" distB="0" distL="0" distR="0">
          <wp:extent cx="636270" cy="707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6270" cy="707390"/>
                  </a:xfrm>
                  <a:prstGeom prst="rect">
                    <a:avLst/>
                  </a:prstGeom>
                  <a:noFill/>
                  <a:ln>
                    <a:noFill/>
                  </a:ln>
                </pic:spPr>
              </pic:pic>
            </a:graphicData>
          </a:graphic>
        </wp:inline>
      </w:drawing>
    </w:r>
  </w:p>
  <w:p w:rsidR="005D063E" w:rsidRPr="00386CE6" w:rsidRDefault="005D063E">
    <w:pPr>
      <w:pStyle w:val="Header"/>
      <w:rPr>
        <w:sz w:val="18"/>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3184FC20"/>
    <w:lvl w:ilvl="0">
      <w:start w:val="1"/>
      <w:numFmt w:val="bullet"/>
      <w:lvlText w:val=""/>
      <w:lvlJc w:val="left"/>
      <w:pPr>
        <w:tabs>
          <w:tab w:val="num" w:pos="1440"/>
        </w:tabs>
        <w:ind w:left="1440" w:hanging="360"/>
      </w:pPr>
      <w:rPr>
        <w:rFonts w:ascii="Symbol" w:hAnsi="Symbol" w:hint="default"/>
      </w:rPr>
    </w:lvl>
  </w:abstractNum>
  <w:abstractNum w:abstractNumId="1">
    <w:nsid w:val="FFFFFF82"/>
    <w:multiLevelType w:val="singleLevel"/>
    <w:tmpl w:val="EC868B4E"/>
    <w:lvl w:ilvl="0">
      <w:start w:val="1"/>
      <w:numFmt w:val="bullet"/>
      <w:lvlText w:val=""/>
      <w:lvlJc w:val="left"/>
      <w:pPr>
        <w:tabs>
          <w:tab w:val="num" w:pos="1080"/>
        </w:tabs>
        <w:ind w:left="1080" w:hanging="360"/>
      </w:pPr>
      <w:rPr>
        <w:rFonts w:ascii="Symbol" w:hAnsi="Symbol" w:hint="default"/>
      </w:rPr>
    </w:lvl>
  </w:abstractNum>
  <w:abstractNum w:abstractNumId="2">
    <w:nsid w:val="034A4C00"/>
    <w:multiLevelType w:val="hybridMultilevel"/>
    <w:tmpl w:val="B3AC64BE"/>
    <w:lvl w:ilvl="0" w:tplc="3EE063CC">
      <w:start w:val="1"/>
      <w:numFmt w:val="bullet"/>
      <w:lvlText w:val=""/>
      <w:lvlJc w:val="left"/>
      <w:pPr>
        <w:tabs>
          <w:tab w:val="num" w:pos="720"/>
        </w:tabs>
        <w:ind w:left="720" w:hanging="360"/>
      </w:pPr>
      <w:rPr>
        <w:rFonts w:ascii="Symbol" w:hAnsi="Symbol" w:hint="default"/>
      </w:rPr>
    </w:lvl>
    <w:lvl w:ilvl="1" w:tplc="FE628D5E">
      <w:start w:val="1"/>
      <w:numFmt w:val="bullet"/>
      <w:lvlText w:val=""/>
      <w:lvlJc w:val="left"/>
      <w:pPr>
        <w:tabs>
          <w:tab w:val="num" w:pos="1440"/>
        </w:tabs>
        <w:ind w:left="1440" w:hanging="360"/>
      </w:pPr>
      <w:rPr>
        <w:rFonts w:ascii="Symbol" w:hAnsi="Symbol" w:hint="default"/>
      </w:rPr>
    </w:lvl>
    <w:lvl w:ilvl="2" w:tplc="C9BA8678" w:tentative="1">
      <w:start w:val="1"/>
      <w:numFmt w:val="bullet"/>
      <w:lvlText w:val=""/>
      <w:lvlJc w:val="left"/>
      <w:pPr>
        <w:tabs>
          <w:tab w:val="num" w:pos="2160"/>
        </w:tabs>
        <w:ind w:left="2160" w:hanging="360"/>
      </w:pPr>
      <w:rPr>
        <w:rFonts w:ascii="Symbol" w:hAnsi="Symbol" w:hint="default"/>
      </w:rPr>
    </w:lvl>
    <w:lvl w:ilvl="3" w:tplc="466891A2" w:tentative="1">
      <w:start w:val="1"/>
      <w:numFmt w:val="bullet"/>
      <w:lvlText w:val=""/>
      <w:lvlJc w:val="left"/>
      <w:pPr>
        <w:tabs>
          <w:tab w:val="num" w:pos="2880"/>
        </w:tabs>
        <w:ind w:left="2880" w:hanging="360"/>
      </w:pPr>
      <w:rPr>
        <w:rFonts w:ascii="Symbol" w:hAnsi="Symbol" w:hint="default"/>
      </w:rPr>
    </w:lvl>
    <w:lvl w:ilvl="4" w:tplc="88301B60" w:tentative="1">
      <w:start w:val="1"/>
      <w:numFmt w:val="bullet"/>
      <w:lvlText w:val=""/>
      <w:lvlJc w:val="left"/>
      <w:pPr>
        <w:tabs>
          <w:tab w:val="num" w:pos="3600"/>
        </w:tabs>
        <w:ind w:left="3600" w:hanging="360"/>
      </w:pPr>
      <w:rPr>
        <w:rFonts w:ascii="Symbol" w:hAnsi="Symbol" w:hint="default"/>
      </w:rPr>
    </w:lvl>
    <w:lvl w:ilvl="5" w:tplc="B0F41F0C" w:tentative="1">
      <w:start w:val="1"/>
      <w:numFmt w:val="bullet"/>
      <w:lvlText w:val=""/>
      <w:lvlJc w:val="left"/>
      <w:pPr>
        <w:tabs>
          <w:tab w:val="num" w:pos="4320"/>
        </w:tabs>
        <w:ind w:left="4320" w:hanging="360"/>
      </w:pPr>
      <w:rPr>
        <w:rFonts w:ascii="Symbol" w:hAnsi="Symbol" w:hint="default"/>
      </w:rPr>
    </w:lvl>
    <w:lvl w:ilvl="6" w:tplc="6B5E9478" w:tentative="1">
      <w:start w:val="1"/>
      <w:numFmt w:val="bullet"/>
      <w:lvlText w:val=""/>
      <w:lvlJc w:val="left"/>
      <w:pPr>
        <w:tabs>
          <w:tab w:val="num" w:pos="5040"/>
        </w:tabs>
        <w:ind w:left="5040" w:hanging="360"/>
      </w:pPr>
      <w:rPr>
        <w:rFonts w:ascii="Symbol" w:hAnsi="Symbol" w:hint="default"/>
      </w:rPr>
    </w:lvl>
    <w:lvl w:ilvl="7" w:tplc="53068AE2" w:tentative="1">
      <w:start w:val="1"/>
      <w:numFmt w:val="bullet"/>
      <w:lvlText w:val=""/>
      <w:lvlJc w:val="left"/>
      <w:pPr>
        <w:tabs>
          <w:tab w:val="num" w:pos="5760"/>
        </w:tabs>
        <w:ind w:left="5760" w:hanging="360"/>
      </w:pPr>
      <w:rPr>
        <w:rFonts w:ascii="Symbol" w:hAnsi="Symbol" w:hint="default"/>
      </w:rPr>
    </w:lvl>
    <w:lvl w:ilvl="8" w:tplc="AA32CD10" w:tentative="1">
      <w:start w:val="1"/>
      <w:numFmt w:val="bullet"/>
      <w:lvlText w:val=""/>
      <w:lvlJc w:val="left"/>
      <w:pPr>
        <w:tabs>
          <w:tab w:val="num" w:pos="6480"/>
        </w:tabs>
        <w:ind w:left="6480" w:hanging="360"/>
      </w:pPr>
      <w:rPr>
        <w:rFonts w:ascii="Symbol" w:hAnsi="Symbol" w:hint="default"/>
      </w:rPr>
    </w:lvl>
  </w:abstractNum>
  <w:abstractNum w:abstractNumId="3">
    <w:nsid w:val="05792EFB"/>
    <w:multiLevelType w:val="hybridMultilevel"/>
    <w:tmpl w:val="393651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2E3063"/>
    <w:multiLevelType w:val="hybridMultilevel"/>
    <w:tmpl w:val="297E1CD6"/>
    <w:lvl w:ilvl="0" w:tplc="8056E8BC">
      <w:start w:val="1"/>
      <w:numFmt w:val="bullet"/>
      <w:lvlText w:val="•"/>
      <w:lvlJc w:val="left"/>
      <w:pPr>
        <w:tabs>
          <w:tab w:val="num" w:pos="720"/>
        </w:tabs>
        <w:ind w:left="720" w:hanging="360"/>
      </w:pPr>
      <w:rPr>
        <w:rFonts w:ascii="Times New Roman" w:hAnsi="Times New Roman" w:hint="default"/>
      </w:rPr>
    </w:lvl>
    <w:lvl w:ilvl="1" w:tplc="10D87746" w:tentative="1">
      <w:start w:val="1"/>
      <w:numFmt w:val="bullet"/>
      <w:lvlText w:val="•"/>
      <w:lvlJc w:val="left"/>
      <w:pPr>
        <w:tabs>
          <w:tab w:val="num" w:pos="1440"/>
        </w:tabs>
        <w:ind w:left="1440" w:hanging="360"/>
      </w:pPr>
      <w:rPr>
        <w:rFonts w:ascii="Times New Roman" w:hAnsi="Times New Roman" w:hint="default"/>
      </w:rPr>
    </w:lvl>
    <w:lvl w:ilvl="2" w:tplc="55680DFE" w:tentative="1">
      <w:start w:val="1"/>
      <w:numFmt w:val="bullet"/>
      <w:lvlText w:val="•"/>
      <w:lvlJc w:val="left"/>
      <w:pPr>
        <w:tabs>
          <w:tab w:val="num" w:pos="2160"/>
        </w:tabs>
        <w:ind w:left="2160" w:hanging="360"/>
      </w:pPr>
      <w:rPr>
        <w:rFonts w:ascii="Times New Roman" w:hAnsi="Times New Roman" w:hint="default"/>
      </w:rPr>
    </w:lvl>
    <w:lvl w:ilvl="3" w:tplc="0AA60428" w:tentative="1">
      <w:start w:val="1"/>
      <w:numFmt w:val="bullet"/>
      <w:lvlText w:val="•"/>
      <w:lvlJc w:val="left"/>
      <w:pPr>
        <w:tabs>
          <w:tab w:val="num" w:pos="2880"/>
        </w:tabs>
        <w:ind w:left="2880" w:hanging="360"/>
      </w:pPr>
      <w:rPr>
        <w:rFonts w:ascii="Times New Roman" w:hAnsi="Times New Roman" w:hint="default"/>
      </w:rPr>
    </w:lvl>
    <w:lvl w:ilvl="4" w:tplc="DC380900" w:tentative="1">
      <w:start w:val="1"/>
      <w:numFmt w:val="bullet"/>
      <w:lvlText w:val="•"/>
      <w:lvlJc w:val="left"/>
      <w:pPr>
        <w:tabs>
          <w:tab w:val="num" w:pos="3600"/>
        </w:tabs>
        <w:ind w:left="3600" w:hanging="360"/>
      </w:pPr>
      <w:rPr>
        <w:rFonts w:ascii="Times New Roman" w:hAnsi="Times New Roman" w:hint="default"/>
      </w:rPr>
    </w:lvl>
    <w:lvl w:ilvl="5" w:tplc="7F3C9096" w:tentative="1">
      <w:start w:val="1"/>
      <w:numFmt w:val="bullet"/>
      <w:lvlText w:val="•"/>
      <w:lvlJc w:val="left"/>
      <w:pPr>
        <w:tabs>
          <w:tab w:val="num" w:pos="4320"/>
        </w:tabs>
        <w:ind w:left="4320" w:hanging="360"/>
      </w:pPr>
      <w:rPr>
        <w:rFonts w:ascii="Times New Roman" w:hAnsi="Times New Roman" w:hint="default"/>
      </w:rPr>
    </w:lvl>
    <w:lvl w:ilvl="6" w:tplc="3B2C7088" w:tentative="1">
      <w:start w:val="1"/>
      <w:numFmt w:val="bullet"/>
      <w:lvlText w:val="•"/>
      <w:lvlJc w:val="left"/>
      <w:pPr>
        <w:tabs>
          <w:tab w:val="num" w:pos="5040"/>
        </w:tabs>
        <w:ind w:left="5040" w:hanging="360"/>
      </w:pPr>
      <w:rPr>
        <w:rFonts w:ascii="Times New Roman" w:hAnsi="Times New Roman" w:hint="default"/>
      </w:rPr>
    </w:lvl>
    <w:lvl w:ilvl="7" w:tplc="A300A6AC" w:tentative="1">
      <w:start w:val="1"/>
      <w:numFmt w:val="bullet"/>
      <w:lvlText w:val="•"/>
      <w:lvlJc w:val="left"/>
      <w:pPr>
        <w:tabs>
          <w:tab w:val="num" w:pos="5760"/>
        </w:tabs>
        <w:ind w:left="5760" w:hanging="360"/>
      </w:pPr>
      <w:rPr>
        <w:rFonts w:ascii="Times New Roman" w:hAnsi="Times New Roman" w:hint="default"/>
      </w:rPr>
    </w:lvl>
    <w:lvl w:ilvl="8" w:tplc="A59CEDDA" w:tentative="1">
      <w:start w:val="1"/>
      <w:numFmt w:val="bullet"/>
      <w:lvlText w:val="•"/>
      <w:lvlJc w:val="left"/>
      <w:pPr>
        <w:tabs>
          <w:tab w:val="num" w:pos="6480"/>
        </w:tabs>
        <w:ind w:left="6480" w:hanging="360"/>
      </w:pPr>
      <w:rPr>
        <w:rFonts w:ascii="Times New Roman" w:hAnsi="Times New Roman" w:hint="default"/>
      </w:rPr>
    </w:lvl>
  </w:abstractNum>
  <w:abstractNum w:abstractNumId="5">
    <w:nsid w:val="0EA456A0"/>
    <w:multiLevelType w:val="hybridMultilevel"/>
    <w:tmpl w:val="20A4BC4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4745E03"/>
    <w:multiLevelType w:val="hybridMultilevel"/>
    <w:tmpl w:val="9E6408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2C4A4A"/>
    <w:multiLevelType w:val="hybridMultilevel"/>
    <w:tmpl w:val="67F0ED9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8221803"/>
    <w:multiLevelType w:val="hybridMultilevel"/>
    <w:tmpl w:val="D190427A"/>
    <w:lvl w:ilvl="0" w:tplc="08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18C44477"/>
    <w:multiLevelType w:val="hybridMultilevel"/>
    <w:tmpl w:val="AD0642F8"/>
    <w:lvl w:ilvl="0" w:tplc="B3AC6782">
      <w:start w:val="1"/>
      <w:numFmt w:val="bullet"/>
      <w:lvlText w:val=""/>
      <w:lvlJc w:val="left"/>
      <w:pPr>
        <w:tabs>
          <w:tab w:val="num" w:pos="720"/>
        </w:tabs>
        <w:ind w:left="720" w:hanging="360"/>
      </w:pPr>
      <w:rPr>
        <w:rFonts w:ascii="Symbol" w:hAnsi="Symbol" w:hint="default"/>
      </w:rPr>
    </w:lvl>
    <w:lvl w:ilvl="1" w:tplc="75C0BFAC">
      <w:start w:val="1"/>
      <w:numFmt w:val="bullet"/>
      <w:lvlText w:val=""/>
      <w:lvlJc w:val="left"/>
      <w:pPr>
        <w:tabs>
          <w:tab w:val="num" w:pos="1440"/>
        </w:tabs>
        <w:ind w:left="1440" w:hanging="360"/>
      </w:pPr>
      <w:rPr>
        <w:rFonts w:ascii="Symbol" w:hAnsi="Symbol" w:hint="default"/>
      </w:rPr>
    </w:lvl>
    <w:lvl w:ilvl="2" w:tplc="E53CE4E2">
      <w:start w:val="2334"/>
      <w:numFmt w:val="bullet"/>
      <w:lvlText w:val=""/>
      <w:lvlJc w:val="left"/>
      <w:pPr>
        <w:tabs>
          <w:tab w:val="num" w:pos="2160"/>
        </w:tabs>
        <w:ind w:left="2160" w:hanging="360"/>
      </w:pPr>
      <w:rPr>
        <w:rFonts w:ascii="Symbol" w:hAnsi="Symbol" w:hint="default"/>
      </w:rPr>
    </w:lvl>
    <w:lvl w:ilvl="3" w:tplc="48A079E2" w:tentative="1">
      <w:start w:val="1"/>
      <w:numFmt w:val="bullet"/>
      <w:lvlText w:val=""/>
      <w:lvlJc w:val="left"/>
      <w:pPr>
        <w:tabs>
          <w:tab w:val="num" w:pos="2880"/>
        </w:tabs>
        <w:ind w:left="2880" w:hanging="360"/>
      </w:pPr>
      <w:rPr>
        <w:rFonts w:ascii="Symbol" w:hAnsi="Symbol" w:hint="default"/>
      </w:rPr>
    </w:lvl>
    <w:lvl w:ilvl="4" w:tplc="7270AE6C" w:tentative="1">
      <w:start w:val="1"/>
      <w:numFmt w:val="bullet"/>
      <w:lvlText w:val=""/>
      <w:lvlJc w:val="left"/>
      <w:pPr>
        <w:tabs>
          <w:tab w:val="num" w:pos="3600"/>
        </w:tabs>
        <w:ind w:left="3600" w:hanging="360"/>
      </w:pPr>
      <w:rPr>
        <w:rFonts w:ascii="Symbol" w:hAnsi="Symbol" w:hint="default"/>
      </w:rPr>
    </w:lvl>
    <w:lvl w:ilvl="5" w:tplc="D5FA80CA" w:tentative="1">
      <w:start w:val="1"/>
      <w:numFmt w:val="bullet"/>
      <w:lvlText w:val=""/>
      <w:lvlJc w:val="left"/>
      <w:pPr>
        <w:tabs>
          <w:tab w:val="num" w:pos="4320"/>
        </w:tabs>
        <w:ind w:left="4320" w:hanging="360"/>
      </w:pPr>
      <w:rPr>
        <w:rFonts w:ascii="Symbol" w:hAnsi="Symbol" w:hint="default"/>
      </w:rPr>
    </w:lvl>
    <w:lvl w:ilvl="6" w:tplc="61BE25F0" w:tentative="1">
      <w:start w:val="1"/>
      <w:numFmt w:val="bullet"/>
      <w:lvlText w:val=""/>
      <w:lvlJc w:val="left"/>
      <w:pPr>
        <w:tabs>
          <w:tab w:val="num" w:pos="5040"/>
        </w:tabs>
        <w:ind w:left="5040" w:hanging="360"/>
      </w:pPr>
      <w:rPr>
        <w:rFonts w:ascii="Symbol" w:hAnsi="Symbol" w:hint="default"/>
      </w:rPr>
    </w:lvl>
    <w:lvl w:ilvl="7" w:tplc="EBBC2B4A" w:tentative="1">
      <w:start w:val="1"/>
      <w:numFmt w:val="bullet"/>
      <w:lvlText w:val=""/>
      <w:lvlJc w:val="left"/>
      <w:pPr>
        <w:tabs>
          <w:tab w:val="num" w:pos="5760"/>
        </w:tabs>
        <w:ind w:left="5760" w:hanging="360"/>
      </w:pPr>
      <w:rPr>
        <w:rFonts w:ascii="Symbol" w:hAnsi="Symbol" w:hint="default"/>
      </w:rPr>
    </w:lvl>
    <w:lvl w:ilvl="8" w:tplc="0DAE1C64" w:tentative="1">
      <w:start w:val="1"/>
      <w:numFmt w:val="bullet"/>
      <w:lvlText w:val=""/>
      <w:lvlJc w:val="left"/>
      <w:pPr>
        <w:tabs>
          <w:tab w:val="num" w:pos="6480"/>
        </w:tabs>
        <w:ind w:left="6480" w:hanging="360"/>
      </w:pPr>
      <w:rPr>
        <w:rFonts w:ascii="Symbol" w:hAnsi="Symbol" w:hint="default"/>
      </w:rPr>
    </w:lvl>
  </w:abstractNum>
  <w:abstractNum w:abstractNumId="10">
    <w:nsid w:val="1A503537"/>
    <w:multiLevelType w:val="hybridMultilevel"/>
    <w:tmpl w:val="9412E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BE1584"/>
    <w:multiLevelType w:val="hybridMultilevel"/>
    <w:tmpl w:val="B72A69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D416E5A"/>
    <w:multiLevelType w:val="hybridMultilevel"/>
    <w:tmpl w:val="7890AE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1160502"/>
    <w:multiLevelType w:val="hybridMultilevel"/>
    <w:tmpl w:val="7C8EF838"/>
    <w:lvl w:ilvl="0" w:tplc="162CF17E">
      <w:start w:val="1"/>
      <w:numFmt w:val="bullet"/>
      <w:lvlText w:val="•"/>
      <w:lvlJc w:val="left"/>
      <w:pPr>
        <w:tabs>
          <w:tab w:val="num" w:pos="720"/>
        </w:tabs>
        <w:ind w:left="720" w:hanging="360"/>
      </w:pPr>
      <w:rPr>
        <w:rFonts w:ascii="Times New Roman" w:hAnsi="Times New Roman" w:hint="default"/>
      </w:rPr>
    </w:lvl>
    <w:lvl w:ilvl="1" w:tplc="1D1065A0" w:tentative="1">
      <w:start w:val="1"/>
      <w:numFmt w:val="bullet"/>
      <w:lvlText w:val="•"/>
      <w:lvlJc w:val="left"/>
      <w:pPr>
        <w:tabs>
          <w:tab w:val="num" w:pos="1440"/>
        </w:tabs>
        <w:ind w:left="1440" w:hanging="360"/>
      </w:pPr>
      <w:rPr>
        <w:rFonts w:ascii="Times New Roman" w:hAnsi="Times New Roman" w:hint="default"/>
      </w:rPr>
    </w:lvl>
    <w:lvl w:ilvl="2" w:tplc="335E1424" w:tentative="1">
      <w:start w:val="1"/>
      <w:numFmt w:val="bullet"/>
      <w:lvlText w:val="•"/>
      <w:lvlJc w:val="left"/>
      <w:pPr>
        <w:tabs>
          <w:tab w:val="num" w:pos="2160"/>
        </w:tabs>
        <w:ind w:left="2160" w:hanging="360"/>
      </w:pPr>
      <w:rPr>
        <w:rFonts w:ascii="Times New Roman" w:hAnsi="Times New Roman" w:hint="default"/>
      </w:rPr>
    </w:lvl>
    <w:lvl w:ilvl="3" w:tplc="EBB4FECC" w:tentative="1">
      <w:start w:val="1"/>
      <w:numFmt w:val="bullet"/>
      <w:lvlText w:val="•"/>
      <w:lvlJc w:val="left"/>
      <w:pPr>
        <w:tabs>
          <w:tab w:val="num" w:pos="2880"/>
        </w:tabs>
        <w:ind w:left="2880" w:hanging="360"/>
      </w:pPr>
      <w:rPr>
        <w:rFonts w:ascii="Times New Roman" w:hAnsi="Times New Roman" w:hint="default"/>
      </w:rPr>
    </w:lvl>
    <w:lvl w:ilvl="4" w:tplc="6992A5A4" w:tentative="1">
      <w:start w:val="1"/>
      <w:numFmt w:val="bullet"/>
      <w:lvlText w:val="•"/>
      <w:lvlJc w:val="left"/>
      <w:pPr>
        <w:tabs>
          <w:tab w:val="num" w:pos="3600"/>
        </w:tabs>
        <w:ind w:left="3600" w:hanging="360"/>
      </w:pPr>
      <w:rPr>
        <w:rFonts w:ascii="Times New Roman" w:hAnsi="Times New Roman" w:hint="default"/>
      </w:rPr>
    </w:lvl>
    <w:lvl w:ilvl="5" w:tplc="039CB7DC" w:tentative="1">
      <w:start w:val="1"/>
      <w:numFmt w:val="bullet"/>
      <w:lvlText w:val="•"/>
      <w:lvlJc w:val="left"/>
      <w:pPr>
        <w:tabs>
          <w:tab w:val="num" w:pos="4320"/>
        </w:tabs>
        <w:ind w:left="4320" w:hanging="360"/>
      </w:pPr>
      <w:rPr>
        <w:rFonts w:ascii="Times New Roman" w:hAnsi="Times New Roman" w:hint="default"/>
      </w:rPr>
    </w:lvl>
    <w:lvl w:ilvl="6" w:tplc="E9D084E4" w:tentative="1">
      <w:start w:val="1"/>
      <w:numFmt w:val="bullet"/>
      <w:lvlText w:val="•"/>
      <w:lvlJc w:val="left"/>
      <w:pPr>
        <w:tabs>
          <w:tab w:val="num" w:pos="5040"/>
        </w:tabs>
        <w:ind w:left="5040" w:hanging="360"/>
      </w:pPr>
      <w:rPr>
        <w:rFonts w:ascii="Times New Roman" w:hAnsi="Times New Roman" w:hint="default"/>
      </w:rPr>
    </w:lvl>
    <w:lvl w:ilvl="7" w:tplc="7FD0C734" w:tentative="1">
      <w:start w:val="1"/>
      <w:numFmt w:val="bullet"/>
      <w:lvlText w:val="•"/>
      <w:lvlJc w:val="left"/>
      <w:pPr>
        <w:tabs>
          <w:tab w:val="num" w:pos="5760"/>
        </w:tabs>
        <w:ind w:left="5760" w:hanging="360"/>
      </w:pPr>
      <w:rPr>
        <w:rFonts w:ascii="Times New Roman" w:hAnsi="Times New Roman" w:hint="default"/>
      </w:rPr>
    </w:lvl>
    <w:lvl w:ilvl="8" w:tplc="A2808A8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22C7590A"/>
    <w:multiLevelType w:val="hybridMultilevel"/>
    <w:tmpl w:val="2D1CF948"/>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5">
    <w:nsid w:val="269E241F"/>
    <w:multiLevelType w:val="hybridMultilevel"/>
    <w:tmpl w:val="E5489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9D05407"/>
    <w:multiLevelType w:val="hybridMultilevel"/>
    <w:tmpl w:val="9806A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AE13EAE"/>
    <w:multiLevelType w:val="hybridMultilevel"/>
    <w:tmpl w:val="FFFC1CD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2B5C2DBD"/>
    <w:multiLevelType w:val="hybridMultilevel"/>
    <w:tmpl w:val="CF3CA9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31055951"/>
    <w:multiLevelType w:val="hybridMultilevel"/>
    <w:tmpl w:val="BF361442"/>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0">
    <w:nsid w:val="3277398D"/>
    <w:multiLevelType w:val="hybridMultilevel"/>
    <w:tmpl w:val="05FAABD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39C1B0B"/>
    <w:multiLevelType w:val="hybridMultilevel"/>
    <w:tmpl w:val="32E26F8E"/>
    <w:lvl w:ilvl="0" w:tplc="04090001">
      <w:start w:val="1"/>
      <w:numFmt w:val="bullet"/>
      <w:lvlText w:val=""/>
      <w:lvlJc w:val="left"/>
      <w:pPr>
        <w:ind w:left="720" w:hanging="360"/>
      </w:pPr>
      <w:rPr>
        <w:rFonts w:ascii="Symbol" w:hAnsi="Symbol" w:hint="default"/>
      </w:rPr>
    </w:lvl>
    <w:lvl w:ilvl="1" w:tplc="08090003">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22">
    <w:nsid w:val="36D261B6"/>
    <w:multiLevelType w:val="hybridMultilevel"/>
    <w:tmpl w:val="BC80188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7947283"/>
    <w:multiLevelType w:val="hybridMultilevel"/>
    <w:tmpl w:val="D8048FF6"/>
    <w:lvl w:ilvl="0" w:tplc="FDA2BF2C">
      <w:start w:val="1"/>
      <w:numFmt w:val="bullet"/>
      <w:lvlText w:val="•"/>
      <w:lvlJc w:val="left"/>
      <w:pPr>
        <w:tabs>
          <w:tab w:val="num" w:pos="883"/>
        </w:tabs>
        <w:ind w:left="883" w:hanging="360"/>
      </w:pPr>
      <w:rPr>
        <w:rFonts w:ascii="Arial" w:hAnsi="Aria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24">
    <w:nsid w:val="381B1221"/>
    <w:multiLevelType w:val="hybridMultilevel"/>
    <w:tmpl w:val="7ECE37E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nsid w:val="38D86BFC"/>
    <w:multiLevelType w:val="hybridMultilevel"/>
    <w:tmpl w:val="F45E6E5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nsid w:val="39372E99"/>
    <w:multiLevelType w:val="hybridMultilevel"/>
    <w:tmpl w:val="6E72AC1A"/>
    <w:lvl w:ilvl="0" w:tplc="0409000F">
      <w:start w:val="1"/>
      <w:numFmt w:val="decimal"/>
      <w:lvlText w:val="%1."/>
      <w:lvlJc w:val="left"/>
      <w:pPr>
        <w:ind w:left="720" w:hanging="360"/>
      </w:pPr>
    </w:lvl>
    <w:lvl w:ilvl="1" w:tplc="EC286048">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AC608F6"/>
    <w:multiLevelType w:val="hybridMultilevel"/>
    <w:tmpl w:val="021A21D0"/>
    <w:lvl w:ilvl="0" w:tplc="EC286048">
      <w:start w:val="1"/>
      <w:numFmt w:val="lowerLetter"/>
      <w:lvlText w:val="%1."/>
      <w:lvlJc w:val="left"/>
      <w:pPr>
        <w:ind w:left="108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3BDB7282"/>
    <w:multiLevelType w:val="hybridMultilevel"/>
    <w:tmpl w:val="6C208D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1C3DFF"/>
    <w:multiLevelType w:val="multilevel"/>
    <w:tmpl w:val="8D3CDFCA"/>
    <w:lvl w:ilvl="0">
      <w:start w:val="1"/>
      <w:numFmt w:val="decimal"/>
      <w:lvlText w:val="%1."/>
      <w:lvlJc w:val="left"/>
      <w:pPr>
        <w:ind w:left="792" w:hanging="360"/>
      </w:pPr>
      <w:rPr>
        <w:rFonts w:hint="default"/>
      </w:rPr>
    </w:lvl>
    <w:lvl w:ilvl="1">
      <w:start w:val="1"/>
      <w:numFmt w:val="decimal"/>
      <w:lvlText w:val="%1.%2."/>
      <w:lvlJc w:val="left"/>
      <w:pPr>
        <w:ind w:left="1224" w:hanging="432"/>
      </w:pPr>
      <w:rPr>
        <w:rFonts w:hint="default"/>
        <w:b/>
      </w:rPr>
    </w:lvl>
    <w:lvl w:ilvl="2">
      <w:start w:val="1"/>
      <w:numFmt w:val="decimal"/>
      <w:lvlText w:val="%1.%2.%3."/>
      <w:lvlJc w:val="left"/>
      <w:pPr>
        <w:ind w:left="1656" w:hanging="504"/>
      </w:pPr>
      <w:rPr>
        <w:rFonts w:hint="default"/>
      </w:rPr>
    </w:lvl>
    <w:lvl w:ilvl="3">
      <w:start w:val="1"/>
      <w:numFmt w:val="decimal"/>
      <w:lvlText w:val="%1.%2.%3.%4."/>
      <w:lvlJc w:val="left"/>
      <w:pPr>
        <w:ind w:left="2160" w:hanging="648"/>
      </w:pPr>
      <w:rPr>
        <w:rFonts w:hint="default"/>
      </w:rPr>
    </w:lvl>
    <w:lvl w:ilvl="4">
      <w:start w:val="1"/>
      <w:numFmt w:val="decimal"/>
      <w:lvlText w:val="%1.%2.%3.%4.%5."/>
      <w:lvlJc w:val="left"/>
      <w:pPr>
        <w:ind w:left="2664" w:hanging="792"/>
      </w:pPr>
      <w:rPr>
        <w:rFonts w:hint="default"/>
      </w:rPr>
    </w:lvl>
    <w:lvl w:ilvl="5">
      <w:start w:val="1"/>
      <w:numFmt w:val="decimal"/>
      <w:lvlText w:val="%1.%2.%3.%4.%5.%6."/>
      <w:lvlJc w:val="left"/>
      <w:pPr>
        <w:ind w:left="3168" w:hanging="936"/>
      </w:pPr>
      <w:rPr>
        <w:rFonts w:hint="default"/>
      </w:rPr>
    </w:lvl>
    <w:lvl w:ilvl="6">
      <w:start w:val="1"/>
      <w:numFmt w:val="decimal"/>
      <w:lvlText w:val="%1.%2.%3.%4.%5.%6.%7."/>
      <w:lvlJc w:val="left"/>
      <w:pPr>
        <w:ind w:left="3672" w:hanging="1080"/>
      </w:pPr>
      <w:rPr>
        <w:rFonts w:hint="default"/>
      </w:rPr>
    </w:lvl>
    <w:lvl w:ilvl="7">
      <w:start w:val="1"/>
      <w:numFmt w:val="decimal"/>
      <w:lvlText w:val="%1.%2.%3.%4.%5.%6.%7.%8."/>
      <w:lvlJc w:val="left"/>
      <w:pPr>
        <w:ind w:left="4176" w:hanging="1224"/>
      </w:pPr>
      <w:rPr>
        <w:rFonts w:hint="default"/>
      </w:rPr>
    </w:lvl>
    <w:lvl w:ilvl="8">
      <w:start w:val="1"/>
      <w:numFmt w:val="decimal"/>
      <w:lvlText w:val="%1.%2.%3.%4.%5.%6.%7.%8.%9."/>
      <w:lvlJc w:val="left"/>
      <w:pPr>
        <w:ind w:left="4752" w:hanging="1440"/>
      </w:pPr>
      <w:rPr>
        <w:rFonts w:hint="default"/>
      </w:rPr>
    </w:lvl>
  </w:abstractNum>
  <w:abstractNum w:abstractNumId="30">
    <w:nsid w:val="40356C14"/>
    <w:multiLevelType w:val="hybridMultilevel"/>
    <w:tmpl w:val="FB9C52F2"/>
    <w:lvl w:ilvl="0" w:tplc="A20630D0">
      <w:start w:val="1"/>
      <w:numFmt w:val="bullet"/>
      <w:lvlText w:val="•"/>
      <w:lvlJc w:val="left"/>
      <w:pPr>
        <w:tabs>
          <w:tab w:val="num" w:pos="720"/>
        </w:tabs>
        <w:ind w:left="720" w:hanging="360"/>
      </w:pPr>
      <w:rPr>
        <w:rFonts w:ascii="Arial" w:hAnsi="Arial" w:hint="default"/>
      </w:rPr>
    </w:lvl>
    <w:lvl w:ilvl="1" w:tplc="16484DD6" w:tentative="1">
      <w:start w:val="1"/>
      <w:numFmt w:val="bullet"/>
      <w:lvlText w:val="•"/>
      <w:lvlJc w:val="left"/>
      <w:pPr>
        <w:tabs>
          <w:tab w:val="num" w:pos="1440"/>
        </w:tabs>
        <w:ind w:left="1440" w:hanging="360"/>
      </w:pPr>
      <w:rPr>
        <w:rFonts w:ascii="Arial" w:hAnsi="Arial" w:hint="default"/>
      </w:rPr>
    </w:lvl>
    <w:lvl w:ilvl="2" w:tplc="732617D8" w:tentative="1">
      <w:start w:val="1"/>
      <w:numFmt w:val="bullet"/>
      <w:lvlText w:val="•"/>
      <w:lvlJc w:val="left"/>
      <w:pPr>
        <w:tabs>
          <w:tab w:val="num" w:pos="2160"/>
        </w:tabs>
        <w:ind w:left="2160" w:hanging="360"/>
      </w:pPr>
      <w:rPr>
        <w:rFonts w:ascii="Arial" w:hAnsi="Arial" w:hint="default"/>
      </w:rPr>
    </w:lvl>
    <w:lvl w:ilvl="3" w:tplc="1B2CD1DA" w:tentative="1">
      <w:start w:val="1"/>
      <w:numFmt w:val="bullet"/>
      <w:lvlText w:val="•"/>
      <w:lvlJc w:val="left"/>
      <w:pPr>
        <w:tabs>
          <w:tab w:val="num" w:pos="2880"/>
        </w:tabs>
        <w:ind w:left="2880" w:hanging="360"/>
      </w:pPr>
      <w:rPr>
        <w:rFonts w:ascii="Arial" w:hAnsi="Arial" w:hint="default"/>
      </w:rPr>
    </w:lvl>
    <w:lvl w:ilvl="4" w:tplc="3962F740" w:tentative="1">
      <w:start w:val="1"/>
      <w:numFmt w:val="bullet"/>
      <w:lvlText w:val="•"/>
      <w:lvlJc w:val="left"/>
      <w:pPr>
        <w:tabs>
          <w:tab w:val="num" w:pos="3600"/>
        </w:tabs>
        <w:ind w:left="3600" w:hanging="360"/>
      </w:pPr>
      <w:rPr>
        <w:rFonts w:ascii="Arial" w:hAnsi="Arial" w:hint="default"/>
      </w:rPr>
    </w:lvl>
    <w:lvl w:ilvl="5" w:tplc="13725672">
      <w:start w:val="1"/>
      <w:numFmt w:val="bullet"/>
      <w:lvlText w:val="•"/>
      <w:lvlJc w:val="left"/>
      <w:pPr>
        <w:tabs>
          <w:tab w:val="num" w:pos="4320"/>
        </w:tabs>
        <w:ind w:left="4320" w:hanging="360"/>
      </w:pPr>
      <w:rPr>
        <w:rFonts w:ascii="Arial" w:hAnsi="Arial" w:hint="default"/>
      </w:rPr>
    </w:lvl>
    <w:lvl w:ilvl="6" w:tplc="AAD4F77E" w:tentative="1">
      <w:start w:val="1"/>
      <w:numFmt w:val="bullet"/>
      <w:lvlText w:val="•"/>
      <w:lvlJc w:val="left"/>
      <w:pPr>
        <w:tabs>
          <w:tab w:val="num" w:pos="5040"/>
        </w:tabs>
        <w:ind w:left="5040" w:hanging="360"/>
      </w:pPr>
      <w:rPr>
        <w:rFonts w:ascii="Arial" w:hAnsi="Arial" w:hint="default"/>
      </w:rPr>
    </w:lvl>
    <w:lvl w:ilvl="7" w:tplc="21F05FC8" w:tentative="1">
      <w:start w:val="1"/>
      <w:numFmt w:val="bullet"/>
      <w:lvlText w:val="•"/>
      <w:lvlJc w:val="left"/>
      <w:pPr>
        <w:tabs>
          <w:tab w:val="num" w:pos="5760"/>
        </w:tabs>
        <w:ind w:left="5760" w:hanging="360"/>
      </w:pPr>
      <w:rPr>
        <w:rFonts w:ascii="Arial" w:hAnsi="Arial" w:hint="default"/>
      </w:rPr>
    </w:lvl>
    <w:lvl w:ilvl="8" w:tplc="D53CDBD8" w:tentative="1">
      <w:start w:val="1"/>
      <w:numFmt w:val="bullet"/>
      <w:lvlText w:val="•"/>
      <w:lvlJc w:val="left"/>
      <w:pPr>
        <w:tabs>
          <w:tab w:val="num" w:pos="6480"/>
        </w:tabs>
        <w:ind w:left="6480" w:hanging="360"/>
      </w:pPr>
      <w:rPr>
        <w:rFonts w:ascii="Arial" w:hAnsi="Arial" w:hint="default"/>
      </w:rPr>
    </w:lvl>
  </w:abstractNum>
  <w:abstractNum w:abstractNumId="31">
    <w:nsid w:val="40BE7122"/>
    <w:multiLevelType w:val="hybridMultilevel"/>
    <w:tmpl w:val="C1EAA12A"/>
    <w:lvl w:ilvl="0" w:tplc="04090001">
      <w:start w:val="1"/>
      <w:numFmt w:val="bullet"/>
      <w:lvlText w:val=""/>
      <w:lvlJc w:val="left"/>
      <w:pPr>
        <w:ind w:left="720" w:hanging="360"/>
      </w:pPr>
      <w:rPr>
        <w:rFonts w:ascii="Symbol" w:hAnsi="Symbol" w:hint="default"/>
      </w:rPr>
    </w:lvl>
    <w:lvl w:ilvl="1" w:tplc="64F68642">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17858C9"/>
    <w:multiLevelType w:val="hybridMultilevel"/>
    <w:tmpl w:val="BB925370"/>
    <w:lvl w:ilvl="0" w:tplc="FDA2BF2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51640F"/>
    <w:multiLevelType w:val="multilevel"/>
    <w:tmpl w:val="EF08BC1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116"/>
        </w:tabs>
        <w:ind w:left="111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4">
    <w:nsid w:val="43892C0D"/>
    <w:multiLevelType w:val="hybridMultilevel"/>
    <w:tmpl w:val="445025D8"/>
    <w:lvl w:ilvl="0" w:tplc="2F007A9C">
      <w:start w:val="1"/>
      <w:numFmt w:val="bullet"/>
      <w:lvlText w:val="•"/>
      <w:lvlJc w:val="left"/>
      <w:pPr>
        <w:tabs>
          <w:tab w:val="num" w:pos="1080"/>
        </w:tabs>
        <w:ind w:left="1080" w:hanging="360"/>
      </w:pPr>
      <w:rPr>
        <w:rFonts w:ascii="Times New Roman" w:hAnsi="Times New Roman" w:hint="default"/>
      </w:rPr>
    </w:lvl>
    <w:lvl w:ilvl="1" w:tplc="4C305964" w:tentative="1">
      <w:start w:val="1"/>
      <w:numFmt w:val="bullet"/>
      <w:lvlText w:val="•"/>
      <w:lvlJc w:val="left"/>
      <w:pPr>
        <w:tabs>
          <w:tab w:val="num" w:pos="1800"/>
        </w:tabs>
        <w:ind w:left="1800" w:hanging="360"/>
      </w:pPr>
      <w:rPr>
        <w:rFonts w:ascii="Times New Roman" w:hAnsi="Times New Roman" w:hint="default"/>
      </w:rPr>
    </w:lvl>
    <w:lvl w:ilvl="2" w:tplc="CBCA996A" w:tentative="1">
      <w:start w:val="1"/>
      <w:numFmt w:val="bullet"/>
      <w:lvlText w:val="•"/>
      <w:lvlJc w:val="left"/>
      <w:pPr>
        <w:tabs>
          <w:tab w:val="num" w:pos="2520"/>
        </w:tabs>
        <w:ind w:left="2520" w:hanging="360"/>
      </w:pPr>
      <w:rPr>
        <w:rFonts w:ascii="Times New Roman" w:hAnsi="Times New Roman" w:hint="default"/>
      </w:rPr>
    </w:lvl>
    <w:lvl w:ilvl="3" w:tplc="0EE84862" w:tentative="1">
      <w:start w:val="1"/>
      <w:numFmt w:val="bullet"/>
      <w:lvlText w:val="•"/>
      <w:lvlJc w:val="left"/>
      <w:pPr>
        <w:tabs>
          <w:tab w:val="num" w:pos="3240"/>
        </w:tabs>
        <w:ind w:left="3240" w:hanging="360"/>
      </w:pPr>
      <w:rPr>
        <w:rFonts w:ascii="Times New Roman" w:hAnsi="Times New Roman" w:hint="default"/>
      </w:rPr>
    </w:lvl>
    <w:lvl w:ilvl="4" w:tplc="4BA44E7E" w:tentative="1">
      <w:start w:val="1"/>
      <w:numFmt w:val="bullet"/>
      <w:lvlText w:val="•"/>
      <w:lvlJc w:val="left"/>
      <w:pPr>
        <w:tabs>
          <w:tab w:val="num" w:pos="3960"/>
        </w:tabs>
        <w:ind w:left="3960" w:hanging="360"/>
      </w:pPr>
      <w:rPr>
        <w:rFonts w:ascii="Times New Roman" w:hAnsi="Times New Roman" w:hint="default"/>
      </w:rPr>
    </w:lvl>
    <w:lvl w:ilvl="5" w:tplc="C25E4074" w:tentative="1">
      <w:start w:val="1"/>
      <w:numFmt w:val="bullet"/>
      <w:lvlText w:val="•"/>
      <w:lvlJc w:val="left"/>
      <w:pPr>
        <w:tabs>
          <w:tab w:val="num" w:pos="4680"/>
        </w:tabs>
        <w:ind w:left="4680" w:hanging="360"/>
      </w:pPr>
      <w:rPr>
        <w:rFonts w:ascii="Times New Roman" w:hAnsi="Times New Roman" w:hint="default"/>
      </w:rPr>
    </w:lvl>
    <w:lvl w:ilvl="6" w:tplc="0FD2455C" w:tentative="1">
      <w:start w:val="1"/>
      <w:numFmt w:val="bullet"/>
      <w:lvlText w:val="•"/>
      <w:lvlJc w:val="left"/>
      <w:pPr>
        <w:tabs>
          <w:tab w:val="num" w:pos="5400"/>
        </w:tabs>
        <w:ind w:left="5400" w:hanging="360"/>
      </w:pPr>
      <w:rPr>
        <w:rFonts w:ascii="Times New Roman" w:hAnsi="Times New Roman" w:hint="default"/>
      </w:rPr>
    </w:lvl>
    <w:lvl w:ilvl="7" w:tplc="294EEDCC" w:tentative="1">
      <w:start w:val="1"/>
      <w:numFmt w:val="bullet"/>
      <w:lvlText w:val="•"/>
      <w:lvlJc w:val="left"/>
      <w:pPr>
        <w:tabs>
          <w:tab w:val="num" w:pos="6120"/>
        </w:tabs>
        <w:ind w:left="6120" w:hanging="360"/>
      </w:pPr>
      <w:rPr>
        <w:rFonts w:ascii="Times New Roman" w:hAnsi="Times New Roman" w:hint="default"/>
      </w:rPr>
    </w:lvl>
    <w:lvl w:ilvl="8" w:tplc="2C9A752E" w:tentative="1">
      <w:start w:val="1"/>
      <w:numFmt w:val="bullet"/>
      <w:lvlText w:val="•"/>
      <w:lvlJc w:val="left"/>
      <w:pPr>
        <w:tabs>
          <w:tab w:val="num" w:pos="6840"/>
        </w:tabs>
        <w:ind w:left="6840" w:hanging="360"/>
      </w:pPr>
      <w:rPr>
        <w:rFonts w:ascii="Times New Roman" w:hAnsi="Times New Roman" w:hint="default"/>
      </w:rPr>
    </w:lvl>
  </w:abstractNum>
  <w:abstractNum w:abstractNumId="35">
    <w:nsid w:val="443B42B9"/>
    <w:multiLevelType w:val="hybridMultilevel"/>
    <w:tmpl w:val="E6EC88E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2666184"/>
    <w:multiLevelType w:val="hybridMultilevel"/>
    <w:tmpl w:val="97122E1A"/>
    <w:lvl w:ilvl="0" w:tplc="EC286048">
      <w:start w:val="1"/>
      <w:numFmt w:val="lowerLetter"/>
      <w:lvlText w:val="%1."/>
      <w:lvlJc w:val="left"/>
      <w:pPr>
        <w:ind w:left="144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0F74C9"/>
    <w:multiLevelType w:val="hybridMultilevel"/>
    <w:tmpl w:val="4AFAAF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EF55F7"/>
    <w:multiLevelType w:val="hybridMultilevel"/>
    <w:tmpl w:val="7E7E39CE"/>
    <w:lvl w:ilvl="0" w:tplc="FDA2BF2C">
      <w:start w:val="1"/>
      <w:numFmt w:val="bullet"/>
      <w:lvlText w:val="•"/>
      <w:lvlJc w:val="left"/>
      <w:pPr>
        <w:tabs>
          <w:tab w:val="num" w:pos="720"/>
        </w:tabs>
        <w:ind w:left="720" w:hanging="360"/>
      </w:pPr>
      <w:rPr>
        <w:rFonts w:ascii="Arial" w:hAnsi="Arial" w:hint="default"/>
      </w:rPr>
    </w:lvl>
    <w:lvl w:ilvl="1" w:tplc="6FFA2C8E">
      <w:start w:val="1"/>
      <w:numFmt w:val="bullet"/>
      <w:lvlText w:val="•"/>
      <w:lvlJc w:val="left"/>
      <w:pPr>
        <w:tabs>
          <w:tab w:val="num" w:pos="1440"/>
        </w:tabs>
        <w:ind w:left="1440" w:hanging="360"/>
      </w:pPr>
      <w:rPr>
        <w:rFonts w:ascii="Arial" w:hAnsi="Arial" w:hint="default"/>
      </w:rPr>
    </w:lvl>
    <w:lvl w:ilvl="2" w:tplc="CDCCB316">
      <w:start w:val="1"/>
      <w:numFmt w:val="bullet"/>
      <w:lvlText w:val="•"/>
      <w:lvlJc w:val="left"/>
      <w:pPr>
        <w:tabs>
          <w:tab w:val="num" w:pos="2160"/>
        </w:tabs>
        <w:ind w:left="2160" w:hanging="360"/>
      </w:pPr>
      <w:rPr>
        <w:rFonts w:ascii="Arial" w:hAnsi="Arial" w:hint="default"/>
      </w:rPr>
    </w:lvl>
    <w:lvl w:ilvl="3" w:tplc="FB0ED000">
      <w:start w:val="1"/>
      <w:numFmt w:val="bullet"/>
      <w:lvlText w:val="•"/>
      <w:lvlJc w:val="left"/>
      <w:pPr>
        <w:tabs>
          <w:tab w:val="num" w:pos="2880"/>
        </w:tabs>
        <w:ind w:left="2880" w:hanging="360"/>
      </w:pPr>
      <w:rPr>
        <w:rFonts w:ascii="Arial" w:hAnsi="Arial" w:hint="default"/>
      </w:rPr>
    </w:lvl>
    <w:lvl w:ilvl="4" w:tplc="0D5A7FE6">
      <w:start w:val="1"/>
      <w:numFmt w:val="bullet"/>
      <w:lvlText w:val="•"/>
      <w:lvlJc w:val="left"/>
      <w:pPr>
        <w:tabs>
          <w:tab w:val="num" w:pos="3600"/>
        </w:tabs>
        <w:ind w:left="3600" w:hanging="360"/>
      </w:pPr>
      <w:rPr>
        <w:rFonts w:ascii="Arial" w:hAnsi="Arial" w:hint="default"/>
      </w:rPr>
    </w:lvl>
    <w:lvl w:ilvl="5" w:tplc="23C469A2">
      <w:start w:val="1213"/>
      <w:numFmt w:val="bullet"/>
      <w:lvlText w:val="•"/>
      <w:lvlJc w:val="left"/>
      <w:pPr>
        <w:tabs>
          <w:tab w:val="num" w:pos="4320"/>
        </w:tabs>
        <w:ind w:left="4320" w:hanging="360"/>
      </w:pPr>
      <w:rPr>
        <w:rFonts w:ascii="Arial" w:hAnsi="Arial" w:hint="default"/>
      </w:rPr>
    </w:lvl>
    <w:lvl w:ilvl="6" w:tplc="CD48F60A" w:tentative="1">
      <w:start w:val="1"/>
      <w:numFmt w:val="bullet"/>
      <w:lvlText w:val="•"/>
      <w:lvlJc w:val="left"/>
      <w:pPr>
        <w:tabs>
          <w:tab w:val="num" w:pos="5040"/>
        </w:tabs>
        <w:ind w:left="5040" w:hanging="360"/>
      </w:pPr>
      <w:rPr>
        <w:rFonts w:ascii="Arial" w:hAnsi="Arial" w:hint="default"/>
      </w:rPr>
    </w:lvl>
    <w:lvl w:ilvl="7" w:tplc="A83C7946" w:tentative="1">
      <w:start w:val="1"/>
      <w:numFmt w:val="bullet"/>
      <w:lvlText w:val="•"/>
      <w:lvlJc w:val="left"/>
      <w:pPr>
        <w:tabs>
          <w:tab w:val="num" w:pos="5760"/>
        </w:tabs>
        <w:ind w:left="5760" w:hanging="360"/>
      </w:pPr>
      <w:rPr>
        <w:rFonts w:ascii="Arial" w:hAnsi="Arial" w:hint="default"/>
      </w:rPr>
    </w:lvl>
    <w:lvl w:ilvl="8" w:tplc="E318C292" w:tentative="1">
      <w:start w:val="1"/>
      <w:numFmt w:val="bullet"/>
      <w:lvlText w:val="•"/>
      <w:lvlJc w:val="left"/>
      <w:pPr>
        <w:tabs>
          <w:tab w:val="num" w:pos="6480"/>
        </w:tabs>
        <w:ind w:left="6480" w:hanging="360"/>
      </w:pPr>
      <w:rPr>
        <w:rFonts w:ascii="Arial" w:hAnsi="Arial" w:hint="default"/>
      </w:rPr>
    </w:lvl>
  </w:abstractNum>
  <w:abstractNum w:abstractNumId="39">
    <w:nsid w:val="57115FA4"/>
    <w:multiLevelType w:val="hybridMultilevel"/>
    <w:tmpl w:val="AF0ABE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98748B"/>
    <w:multiLevelType w:val="hybridMultilevel"/>
    <w:tmpl w:val="8C84264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nsid w:val="59F12AF0"/>
    <w:multiLevelType w:val="hybridMultilevel"/>
    <w:tmpl w:val="EA6CD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23A20F3"/>
    <w:multiLevelType w:val="hybridMultilevel"/>
    <w:tmpl w:val="78D4E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3C30D70"/>
    <w:multiLevelType w:val="hybridMultilevel"/>
    <w:tmpl w:val="637861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63E809DE"/>
    <w:multiLevelType w:val="hybridMultilevel"/>
    <w:tmpl w:val="05C6FC0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5">
    <w:nsid w:val="644D2154"/>
    <w:multiLevelType w:val="hybridMultilevel"/>
    <w:tmpl w:val="84287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b w:val="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3E25D9"/>
    <w:multiLevelType w:val="hybridMultilevel"/>
    <w:tmpl w:val="3F5CFFA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7">
    <w:nsid w:val="6CD02518"/>
    <w:multiLevelType w:val="hybridMultilevel"/>
    <w:tmpl w:val="A38CBC86"/>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nsid w:val="6EE75642"/>
    <w:multiLevelType w:val="hybridMultilevel"/>
    <w:tmpl w:val="B1F49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0257CFE"/>
    <w:multiLevelType w:val="hybridMultilevel"/>
    <w:tmpl w:val="E35036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2806245"/>
    <w:multiLevelType w:val="hybridMultilevel"/>
    <w:tmpl w:val="9558E87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1">
    <w:nsid w:val="7A3507AE"/>
    <w:multiLevelType w:val="hybridMultilevel"/>
    <w:tmpl w:val="9990B52A"/>
    <w:lvl w:ilvl="0" w:tplc="86446FC2">
      <w:start w:val="1"/>
      <w:numFmt w:val="bullet"/>
      <w:lvlText w:val="•"/>
      <w:lvlJc w:val="left"/>
      <w:pPr>
        <w:tabs>
          <w:tab w:val="num" w:pos="720"/>
        </w:tabs>
        <w:ind w:left="720" w:hanging="360"/>
      </w:pPr>
      <w:rPr>
        <w:rFonts w:ascii="Times New Roman" w:hAnsi="Times New Roman" w:hint="default"/>
      </w:rPr>
    </w:lvl>
    <w:lvl w:ilvl="1" w:tplc="E5A45D34" w:tentative="1">
      <w:start w:val="1"/>
      <w:numFmt w:val="bullet"/>
      <w:lvlText w:val="•"/>
      <w:lvlJc w:val="left"/>
      <w:pPr>
        <w:tabs>
          <w:tab w:val="num" w:pos="1440"/>
        </w:tabs>
        <w:ind w:left="1440" w:hanging="360"/>
      </w:pPr>
      <w:rPr>
        <w:rFonts w:ascii="Times New Roman" w:hAnsi="Times New Roman" w:hint="default"/>
      </w:rPr>
    </w:lvl>
    <w:lvl w:ilvl="2" w:tplc="ED58EBB6" w:tentative="1">
      <w:start w:val="1"/>
      <w:numFmt w:val="bullet"/>
      <w:lvlText w:val="•"/>
      <w:lvlJc w:val="left"/>
      <w:pPr>
        <w:tabs>
          <w:tab w:val="num" w:pos="2160"/>
        </w:tabs>
        <w:ind w:left="2160" w:hanging="360"/>
      </w:pPr>
      <w:rPr>
        <w:rFonts w:ascii="Times New Roman" w:hAnsi="Times New Roman" w:hint="default"/>
      </w:rPr>
    </w:lvl>
    <w:lvl w:ilvl="3" w:tplc="2B025B90" w:tentative="1">
      <w:start w:val="1"/>
      <w:numFmt w:val="bullet"/>
      <w:lvlText w:val="•"/>
      <w:lvlJc w:val="left"/>
      <w:pPr>
        <w:tabs>
          <w:tab w:val="num" w:pos="2880"/>
        </w:tabs>
        <w:ind w:left="2880" w:hanging="360"/>
      </w:pPr>
      <w:rPr>
        <w:rFonts w:ascii="Times New Roman" w:hAnsi="Times New Roman" w:hint="default"/>
      </w:rPr>
    </w:lvl>
    <w:lvl w:ilvl="4" w:tplc="3754E5E6" w:tentative="1">
      <w:start w:val="1"/>
      <w:numFmt w:val="bullet"/>
      <w:lvlText w:val="•"/>
      <w:lvlJc w:val="left"/>
      <w:pPr>
        <w:tabs>
          <w:tab w:val="num" w:pos="3600"/>
        </w:tabs>
        <w:ind w:left="3600" w:hanging="360"/>
      </w:pPr>
      <w:rPr>
        <w:rFonts w:ascii="Times New Roman" w:hAnsi="Times New Roman" w:hint="default"/>
      </w:rPr>
    </w:lvl>
    <w:lvl w:ilvl="5" w:tplc="4784194E" w:tentative="1">
      <w:start w:val="1"/>
      <w:numFmt w:val="bullet"/>
      <w:lvlText w:val="•"/>
      <w:lvlJc w:val="left"/>
      <w:pPr>
        <w:tabs>
          <w:tab w:val="num" w:pos="4320"/>
        </w:tabs>
        <w:ind w:left="4320" w:hanging="360"/>
      </w:pPr>
      <w:rPr>
        <w:rFonts w:ascii="Times New Roman" w:hAnsi="Times New Roman" w:hint="default"/>
      </w:rPr>
    </w:lvl>
    <w:lvl w:ilvl="6" w:tplc="3E70DF70" w:tentative="1">
      <w:start w:val="1"/>
      <w:numFmt w:val="bullet"/>
      <w:lvlText w:val="•"/>
      <w:lvlJc w:val="left"/>
      <w:pPr>
        <w:tabs>
          <w:tab w:val="num" w:pos="5040"/>
        </w:tabs>
        <w:ind w:left="5040" w:hanging="360"/>
      </w:pPr>
      <w:rPr>
        <w:rFonts w:ascii="Times New Roman" w:hAnsi="Times New Roman" w:hint="default"/>
      </w:rPr>
    </w:lvl>
    <w:lvl w:ilvl="7" w:tplc="79AC603C" w:tentative="1">
      <w:start w:val="1"/>
      <w:numFmt w:val="bullet"/>
      <w:lvlText w:val="•"/>
      <w:lvlJc w:val="left"/>
      <w:pPr>
        <w:tabs>
          <w:tab w:val="num" w:pos="5760"/>
        </w:tabs>
        <w:ind w:left="5760" w:hanging="360"/>
      </w:pPr>
      <w:rPr>
        <w:rFonts w:ascii="Times New Roman" w:hAnsi="Times New Roman" w:hint="default"/>
      </w:rPr>
    </w:lvl>
    <w:lvl w:ilvl="8" w:tplc="41FA614A" w:tentative="1">
      <w:start w:val="1"/>
      <w:numFmt w:val="bullet"/>
      <w:lvlText w:val="•"/>
      <w:lvlJc w:val="left"/>
      <w:pPr>
        <w:tabs>
          <w:tab w:val="num" w:pos="6480"/>
        </w:tabs>
        <w:ind w:left="6480" w:hanging="360"/>
      </w:pPr>
      <w:rPr>
        <w:rFonts w:ascii="Times New Roman" w:hAnsi="Times New Roman" w:hint="default"/>
      </w:rPr>
    </w:lvl>
  </w:abstractNum>
  <w:abstractNum w:abstractNumId="52">
    <w:nsid w:val="7BFE22CC"/>
    <w:multiLevelType w:val="hybridMultilevel"/>
    <w:tmpl w:val="54965DA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53">
    <w:nsid w:val="7CFF20A0"/>
    <w:multiLevelType w:val="hybridMultilevel"/>
    <w:tmpl w:val="8B0E33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F996797"/>
    <w:multiLevelType w:val="hybridMultilevel"/>
    <w:tmpl w:val="A56EF6AC"/>
    <w:lvl w:ilvl="0" w:tplc="FDA2BF2C">
      <w:start w:val="1"/>
      <w:numFmt w:val="bullet"/>
      <w:lvlText w:val="•"/>
      <w:lvlJc w:val="left"/>
      <w:pPr>
        <w:tabs>
          <w:tab w:val="num" w:pos="810"/>
        </w:tabs>
        <w:ind w:left="810" w:hanging="360"/>
      </w:pPr>
      <w:rPr>
        <w:rFonts w:ascii="Arial" w:hAnsi="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5">
    <w:nsid w:val="7FAD5DDE"/>
    <w:multiLevelType w:val="hybridMultilevel"/>
    <w:tmpl w:val="96D60A14"/>
    <w:lvl w:ilvl="0" w:tplc="08090001">
      <w:start w:val="1"/>
      <w:numFmt w:val="decimal"/>
      <w:lvlText w:val="%1."/>
      <w:lvlJc w:val="left"/>
      <w:pPr>
        <w:ind w:left="1080" w:hanging="360"/>
      </w:pPr>
    </w:lvl>
    <w:lvl w:ilvl="1" w:tplc="08090003">
      <w:start w:val="1"/>
      <w:numFmt w:val="lowerLetter"/>
      <w:lvlText w:val="%2."/>
      <w:lvlJc w:val="left"/>
      <w:pPr>
        <w:ind w:left="1800" w:hanging="360"/>
      </w:pPr>
    </w:lvl>
    <w:lvl w:ilvl="2" w:tplc="08090005" w:tentative="1">
      <w:start w:val="1"/>
      <w:numFmt w:val="lowerRoman"/>
      <w:lvlText w:val="%3."/>
      <w:lvlJc w:val="right"/>
      <w:pPr>
        <w:ind w:left="2520" w:hanging="180"/>
      </w:pPr>
    </w:lvl>
    <w:lvl w:ilvl="3" w:tplc="08090001" w:tentative="1">
      <w:start w:val="1"/>
      <w:numFmt w:val="decimal"/>
      <w:lvlText w:val="%4."/>
      <w:lvlJc w:val="left"/>
      <w:pPr>
        <w:ind w:left="3240" w:hanging="360"/>
      </w:pPr>
    </w:lvl>
    <w:lvl w:ilvl="4" w:tplc="08090003" w:tentative="1">
      <w:start w:val="1"/>
      <w:numFmt w:val="lowerLetter"/>
      <w:lvlText w:val="%5."/>
      <w:lvlJc w:val="left"/>
      <w:pPr>
        <w:ind w:left="3960" w:hanging="360"/>
      </w:pPr>
    </w:lvl>
    <w:lvl w:ilvl="5" w:tplc="08090005" w:tentative="1">
      <w:start w:val="1"/>
      <w:numFmt w:val="lowerRoman"/>
      <w:lvlText w:val="%6."/>
      <w:lvlJc w:val="right"/>
      <w:pPr>
        <w:ind w:left="4680" w:hanging="180"/>
      </w:pPr>
    </w:lvl>
    <w:lvl w:ilvl="6" w:tplc="08090001" w:tentative="1">
      <w:start w:val="1"/>
      <w:numFmt w:val="decimal"/>
      <w:lvlText w:val="%7."/>
      <w:lvlJc w:val="left"/>
      <w:pPr>
        <w:ind w:left="5400" w:hanging="360"/>
      </w:pPr>
    </w:lvl>
    <w:lvl w:ilvl="7" w:tplc="08090003" w:tentative="1">
      <w:start w:val="1"/>
      <w:numFmt w:val="lowerLetter"/>
      <w:lvlText w:val="%8."/>
      <w:lvlJc w:val="left"/>
      <w:pPr>
        <w:ind w:left="6120" w:hanging="360"/>
      </w:pPr>
    </w:lvl>
    <w:lvl w:ilvl="8" w:tplc="08090005" w:tentative="1">
      <w:start w:val="1"/>
      <w:numFmt w:val="lowerRoman"/>
      <w:lvlText w:val="%9."/>
      <w:lvlJc w:val="right"/>
      <w:pPr>
        <w:ind w:left="6840" w:hanging="180"/>
      </w:pPr>
    </w:lvl>
  </w:abstractNum>
  <w:num w:numId="1">
    <w:abstractNumId w:val="20"/>
  </w:num>
  <w:num w:numId="2">
    <w:abstractNumId w:val="33"/>
  </w:num>
  <w:num w:numId="3">
    <w:abstractNumId w:val="33"/>
  </w:num>
  <w:num w:numId="4">
    <w:abstractNumId w:val="33"/>
  </w:num>
  <w:num w:numId="5">
    <w:abstractNumId w:val="33"/>
  </w:num>
  <w:num w:numId="6">
    <w:abstractNumId w:val="33"/>
  </w:num>
  <w:num w:numId="7">
    <w:abstractNumId w:val="33"/>
  </w:num>
  <w:num w:numId="8">
    <w:abstractNumId w:val="33"/>
  </w:num>
  <w:num w:numId="9">
    <w:abstractNumId w:val="33"/>
  </w:num>
  <w:num w:numId="10">
    <w:abstractNumId w:val="33"/>
  </w:num>
  <w:num w:numId="11">
    <w:abstractNumId w:val="33"/>
  </w:num>
  <w:num w:numId="12">
    <w:abstractNumId w:val="33"/>
  </w:num>
  <w:num w:numId="13">
    <w:abstractNumId w:val="33"/>
  </w:num>
  <w:num w:numId="14">
    <w:abstractNumId w:val="33"/>
  </w:num>
  <w:num w:numId="15">
    <w:abstractNumId w:val="33"/>
  </w:num>
  <w:num w:numId="16">
    <w:abstractNumId w:val="33"/>
  </w:num>
  <w:num w:numId="17">
    <w:abstractNumId w:val="33"/>
  </w:num>
  <w:num w:numId="18">
    <w:abstractNumId w:val="33"/>
  </w:num>
  <w:num w:numId="19">
    <w:abstractNumId w:val="33"/>
  </w:num>
  <w:num w:numId="20">
    <w:abstractNumId w:val="33"/>
  </w:num>
  <w:num w:numId="21">
    <w:abstractNumId w:val="33"/>
  </w:num>
  <w:num w:numId="22">
    <w:abstractNumId w:val="33"/>
  </w:num>
  <w:num w:numId="23">
    <w:abstractNumId w:val="33"/>
  </w:num>
  <w:num w:numId="24">
    <w:abstractNumId w:val="33"/>
  </w:num>
  <w:num w:numId="25">
    <w:abstractNumId w:val="33"/>
  </w:num>
  <w:num w:numId="26">
    <w:abstractNumId w:val="33"/>
  </w:num>
  <w:num w:numId="27">
    <w:abstractNumId w:val="33"/>
  </w:num>
  <w:num w:numId="28">
    <w:abstractNumId w:val="38"/>
  </w:num>
  <w:num w:numId="29">
    <w:abstractNumId w:val="30"/>
  </w:num>
  <w:num w:numId="30">
    <w:abstractNumId w:val="23"/>
  </w:num>
  <w:num w:numId="31">
    <w:abstractNumId w:val="54"/>
  </w:num>
  <w:num w:numId="32">
    <w:abstractNumId w:val="50"/>
  </w:num>
  <w:num w:numId="33">
    <w:abstractNumId w:val="44"/>
  </w:num>
  <w:num w:numId="34">
    <w:abstractNumId w:val="51"/>
  </w:num>
  <w:num w:numId="35">
    <w:abstractNumId w:val="31"/>
  </w:num>
  <w:num w:numId="36">
    <w:abstractNumId w:val="42"/>
  </w:num>
  <w:num w:numId="37">
    <w:abstractNumId w:val="15"/>
  </w:num>
  <w:num w:numId="38">
    <w:abstractNumId w:val="41"/>
  </w:num>
  <w:num w:numId="39">
    <w:abstractNumId w:val="25"/>
  </w:num>
  <w:num w:numId="40">
    <w:abstractNumId w:val="6"/>
  </w:num>
  <w:num w:numId="41">
    <w:abstractNumId w:val="17"/>
  </w:num>
  <w:num w:numId="42">
    <w:abstractNumId w:val="19"/>
  </w:num>
  <w:num w:numId="43">
    <w:abstractNumId w:val="29"/>
  </w:num>
  <w:num w:numId="44">
    <w:abstractNumId w:val="40"/>
  </w:num>
  <w:num w:numId="45">
    <w:abstractNumId w:val="52"/>
  </w:num>
  <w:num w:numId="46">
    <w:abstractNumId w:val="24"/>
  </w:num>
  <w:num w:numId="47">
    <w:abstractNumId w:val="33"/>
  </w:num>
  <w:num w:numId="48">
    <w:abstractNumId w:val="11"/>
  </w:num>
  <w:num w:numId="49">
    <w:abstractNumId w:val="46"/>
  </w:num>
  <w:num w:numId="50">
    <w:abstractNumId w:val="55"/>
  </w:num>
  <w:num w:numId="51">
    <w:abstractNumId w:val="21"/>
  </w:num>
  <w:num w:numId="52">
    <w:abstractNumId w:val="8"/>
  </w:num>
  <w:num w:numId="53">
    <w:abstractNumId w:val="10"/>
  </w:num>
  <w:num w:numId="54">
    <w:abstractNumId w:val="28"/>
  </w:num>
  <w:num w:numId="55">
    <w:abstractNumId w:val="32"/>
  </w:num>
  <w:num w:numId="56">
    <w:abstractNumId w:val="22"/>
  </w:num>
  <w:num w:numId="57">
    <w:abstractNumId w:val="5"/>
  </w:num>
  <w:num w:numId="58">
    <w:abstractNumId w:val="14"/>
  </w:num>
  <w:num w:numId="59">
    <w:abstractNumId w:val="18"/>
  </w:num>
  <w:num w:numId="60">
    <w:abstractNumId w:val="47"/>
  </w:num>
  <w:num w:numId="61">
    <w:abstractNumId w:val="37"/>
  </w:num>
  <w:num w:numId="62">
    <w:abstractNumId w:val="26"/>
  </w:num>
  <w:num w:numId="63">
    <w:abstractNumId w:val="16"/>
  </w:num>
  <w:num w:numId="64">
    <w:abstractNumId w:val="48"/>
  </w:num>
  <w:num w:numId="65">
    <w:abstractNumId w:val="39"/>
  </w:num>
  <w:num w:numId="66">
    <w:abstractNumId w:val="36"/>
  </w:num>
  <w:num w:numId="67">
    <w:abstractNumId w:val="27"/>
  </w:num>
  <w:num w:numId="68">
    <w:abstractNumId w:val="0"/>
  </w:num>
  <w:num w:numId="69">
    <w:abstractNumId w:val="1"/>
  </w:num>
  <w:num w:numId="70">
    <w:abstractNumId w:val="33"/>
  </w:num>
  <w:num w:numId="71">
    <w:abstractNumId w:val="33"/>
  </w:num>
  <w:num w:numId="72">
    <w:abstractNumId w:val="33"/>
  </w:num>
  <w:num w:numId="73">
    <w:abstractNumId w:val="33"/>
  </w:num>
  <w:num w:numId="74">
    <w:abstractNumId w:val="33"/>
  </w:num>
  <w:num w:numId="75">
    <w:abstractNumId w:val="33"/>
  </w:num>
  <w:num w:numId="76">
    <w:abstractNumId w:val="33"/>
  </w:num>
  <w:num w:numId="77">
    <w:abstractNumId w:val="33"/>
  </w:num>
  <w:num w:numId="78">
    <w:abstractNumId w:val="33"/>
  </w:num>
  <w:num w:numId="79">
    <w:abstractNumId w:val="33"/>
  </w:num>
  <w:num w:numId="80">
    <w:abstractNumId w:val="33"/>
  </w:num>
  <w:num w:numId="81">
    <w:abstractNumId w:val="33"/>
  </w:num>
  <w:num w:numId="82">
    <w:abstractNumId w:val="33"/>
  </w:num>
  <w:num w:numId="83">
    <w:abstractNumId w:val="33"/>
  </w:num>
  <w:num w:numId="84">
    <w:abstractNumId w:val="33"/>
  </w:num>
  <w:num w:numId="85">
    <w:abstractNumId w:val="33"/>
  </w:num>
  <w:num w:numId="86">
    <w:abstractNumId w:val="34"/>
  </w:num>
  <w:num w:numId="87">
    <w:abstractNumId w:val="13"/>
  </w:num>
  <w:num w:numId="88">
    <w:abstractNumId w:val="2"/>
  </w:num>
  <w:num w:numId="89">
    <w:abstractNumId w:val="49"/>
  </w:num>
  <w:num w:numId="90">
    <w:abstractNumId w:val="9"/>
  </w:num>
  <w:num w:numId="91">
    <w:abstractNumId w:val="3"/>
  </w:num>
  <w:num w:numId="92">
    <w:abstractNumId w:val="53"/>
  </w:num>
  <w:num w:numId="93">
    <w:abstractNumId w:val="7"/>
  </w:num>
  <w:num w:numId="94">
    <w:abstractNumId w:val="35"/>
  </w:num>
  <w:num w:numId="95">
    <w:abstractNumId w:val="43"/>
  </w:num>
  <w:num w:numId="96">
    <w:abstractNumId w:val="12"/>
  </w:num>
  <w:num w:numId="97">
    <w:abstractNumId w:val="4"/>
  </w:num>
  <w:num w:numId="98">
    <w:abstractNumId w:val="45"/>
  </w:num>
  <w:numIdMacAtCleanup w:val="9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stylePaneFormatFilter w:val="3F01"/>
  <w:trackRevisions/>
  <w:defaultTabStop w:val="720"/>
  <w:characterSpacingControl w:val="doNotCompress"/>
  <w:hdrShapeDefaults>
    <o:shapedefaults v:ext="edit" spidmax="5122"/>
  </w:hdrShapeDefaults>
  <w:footnotePr>
    <w:footnote w:id="-1"/>
    <w:footnote w:id="0"/>
  </w:footnotePr>
  <w:endnotePr>
    <w:endnote w:id="-1"/>
    <w:endnote w:id="0"/>
  </w:endnotePr>
  <w:compat/>
  <w:rsids>
    <w:rsidRoot w:val="00484B23"/>
    <w:rsid w:val="00002545"/>
    <w:rsid w:val="00002FF5"/>
    <w:rsid w:val="00006A00"/>
    <w:rsid w:val="00012E55"/>
    <w:rsid w:val="0002251A"/>
    <w:rsid w:val="00022934"/>
    <w:rsid w:val="00022AAA"/>
    <w:rsid w:val="000259D9"/>
    <w:rsid w:val="00027957"/>
    <w:rsid w:val="00030EAA"/>
    <w:rsid w:val="00031F3B"/>
    <w:rsid w:val="00033FA4"/>
    <w:rsid w:val="00034B39"/>
    <w:rsid w:val="0003737A"/>
    <w:rsid w:val="00040DC8"/>
    <w:rsid w:val="00041EE1"/>
    <w:rsid w:val="00045731"/>
    <w:rsid w:val="00047AA4"/>
    <w:rsid w:val="000503A0"/>
    <w:rsid w:val="0005488D"/>
    <w:rsid w:val="000553EF"/>
    <w:rsid w:val="0005621E"/>
    <w:rsid w:val="00056795"/>
    <w:rsid w:val="0005716A"/>
    <w:rsid w:val="00060205"/>
    <w:rsid w:val="00060571"/>
    <w:rsid w:val="00063985"/>
    <w:rsid w:val="00065D49"/>
    <w:rsid w:val="00065E4A"/>
    <w:rsid w:val="00066CFA"/>
    <w:rsid w:val="00066E8E"/>
    <w:rsid w:val="000677FB"/>
    <w:rsid w:val="000678C4"/>
    <w:rsid w:val="00070C76"/>
    <w:rsid w:val="00072E68"/>
    <w:rsid w:val="0007344F"/>
    <w:rsid w:val="000734F3"/>
    <w:rsid w:val="00077147"/>
    <w:rsid w:val="0008030E"/>
    <w:rsid w:val="0008553D"/>
    <w:rsid w:val="00086B30"/>
    <w:rsid w:val="00086CB1"/>
    <w:rsid w:val="000877E7"/>
    <w:rsid w:val="00087CEC"/>
    <w:rsid w:val="00090BDC"/>
    <w:rsid w:val="00093478"/>
    <w:rsid w:val="0009661D"/>
    <w:rsid w:val="000979F5"/>
    <w:rsid w:val="000A259E"/>
    <w:rsid w:val="000A2B18"/>
    <w:rsid w:val="000A567F"/>
    <w:rsid w:val="000A7811"/>
    <w:rsid w:val="000A791D"/>
    <w:rsid w:val="000C432A"/>
    <w:rsid w:val="000C760F"/>
    <w:rsid w:val="000D22DB"/>
    <w:rsid w:val="000D4B3E"/>
    <w:rsid w:val="000D6101"/>
    <w:rsid w:val="000D6C3B"/>
    <w:rsid w:val="000E02D0"/>
    <w:rsid w:val="000E1542"/>
    <w:rsid w:val="000E2D54"/>
    <w:rsid w:val="000E327E"/>
    <w:rsid w:val="000E6CC6"/>
    <w:rsid w:val="000F1FB0"/>
    <w:rsid w:val="000F2892"/>
    <w:rsid w:val="000F413B"/>
    <w:rsid w:val="001051B8"/>
    <w:rsid w:val="00113939"/>
    <w:rsid w:val="0011600E"/>
    <w:rsid w:val="001168BB"/>
    <w:rsid w:val="00116A39"/>
    <w:rsid w:val="00116D2F"/>
    <w:rsid w:val="00121070"/>
    <w:rsid w:val="00125194"/>
    <w:rsid w:val="00125D39"/>
    <w:rsid w:val="00125EC0"/>
    <w:rsid w:val="00130877"/>
    <w:rsid w:val="00130DB5"/>
    <w:rsid w:val="001328A7"/>
    <w:rsid w:val="001337E4"/>
    <w:rsid w:val="00133AAB"/>
    <w:rsid w:val="001356D4"/>
    <w:rsid w:val="00137D91"/>
    <w:rsid w:val="001418FB"/>
    <w:rsid w:val="00142ADC"/>
    <w:rsid w:val="00142C0E"/>
    <w:rsid w:val="0014601B"/>
    <w:rsid w:val="00147FAD"/>
    <w:rsid w:val="00152271"/>
    <w:rsid w:val="00153B4C"/>
    <w:rsid w:val="00154C0D"/>
    <w:rsid w:val="00157730"/>
    <w:rsid w:val="00157876"/>
    <w:rsid w:val="001615AE"/>
    <w:rsid w:val="00161878"/>
    <w:rsid w:val="0016310A"/>
    <w:rsid w:val="0016722C"/>
    <w:rsid w:val="0017592B"/>
    <w:rsid w:val="00175934"/>
    <w:rsid w:val="001802E8"/>
    <w:rsid w:val="00182DB7"/>
    <w:rsid w:val="001850A6"/>
    <w:rsid w:val="001A3583"/>
    <w:rsid w:val="001A3D92"/>
    <w:rsid w:val="001A463C"/>
    <w:rsid w:val="001B06CC"/>
    <w:rsid w:val="001B405A"/>
    <w:rsid w:val="001B4B59"/>
    <w:rsid w:val="001C1210"/>
    <w:rsid w:val="001C15FD"/>
    <w:rsid w:val="001C2DB3"/>
    <w:rsid w:val="001C3443"/>
    <w:rsid w:val="001C48ED"/>
    <w:rsid w:val="001C4BDC"/>
    <w:rsid w:val="001D234E"/>
    <w:rsid w:val="001D2532"/>
    <w:rsid w:val="001D7702"/>
    <w:rsid w:val="001E0503"/>
    <w:rsid w:val="001E08F5"/>
    <w:rsid w:val="001E2A59"/>
    <w:rsid w:val="001E5BEE"/>
    <w:rsid w:val="001E6522"/>
    <w:rsid w:val="001F38F7"/>
    <w:rsid w:val="001F3C57"/>
    <w:rsid w:val="001F52EE"/>
    <w:rsid w:val="001F5B41"/>
    <w:rsid w:val="001F6A59"/>
    <w:rsid w:val="001F740D"/>
    <w:rsid w:val="001F7C93"/>
    <w:rsid w:val="0020397C"/>
    <w:rsid w:val="00207360"/>
    <w:rsid w:val="00215EB0"/>
    <w:rsid w:val="00222E30"/>
    <w:rsid w:val="002230B0"/>
    <w:rsid w:val="0023207A"/>
    <w:rsid w:val="00232A45"/>
    <w:rsid w:val="0023328B"/>
    <w:rsid w:val="00233E10"/>
    <w:rsid w:val="00234D54"/>
    <w:rsid w:val="00234E23"/>
    <w:rsid w:val="00236CBE"/>
    <w:rsid w:val="00237399"/>
    <w:rsid w:val="0024008F"/>
    <w:rsid w:val="002406CA"/>
    <w:rsid w:val="00244D4A"/>
    <w:rsid w:val="002458C8"/>
    <w:rsid w:val="00246C98"/>
    <w:rsid w:val="0025057B"/>
    <w:rsid w:val="002534F1"/>
    <w:rsid w:val="00254BD0"/>
    <w:rsid w:val="00260600"/>
    <w:rsid w:val="00260C1B"/>
    <w:rsid w:val="00260EE2"/>
    <w:rsid w:val="002610C7"/>
    <w:rsid w:val="00261969"/>
    <w:rsid w:val="00266316"/>
    <w:rsid w:val="00266F44"/>
    <w:rsid w:val="0026794F"/>
    <w:rsid w:val="00270A89"/>
    <w:rsid w:val="00272D59"/>
    <w:rsid w:val="0027414E"/>
    <w:rsid w:val="002835EB"/>
    <w:rsid w:val="00287B70"/>
    <w:rsid w:val="00290D26"/>
    <w:rsid w:val="002929DC"/>
    <w:rsid w:val="00292BAA"/>
    <w:rsid w:val="00293C6D"/>
    <w:rsid w:val="0029439E"/>
    <w:rsid w:val="002959E4"/>
    <w:rsid w:val="00297C4A"/>
    <w:rsid w:val="002A0232"/>
    <w:rsid w:val="002A0FDC"/>
    <w:rsid w:val="002A1903"/>
    <w:rsid w:val="002A242E"/>
    <w:rsid w:val="002A3671"/>
    <w:rsid w:val="002A4C0A"/>
    <w:rsid w:val="002B0E74"/>
    <w:rsid w:val="002B253A"/>
    <w:rsid w:val="002B31B9"/>
    <w:rsid w:val="002C07C8"/>
    <w:rsid w:val="002C0A1A"/>
    <w:rsid w:val="002C3521"/>
    <w:rsid w:val="002C3909"/>
    <w:rsid w:val="002C775E"/>
    <w:rsid w:val="002D1F64"/>
    <w:rsid w:val="002D31DD"/>
    <w:rsid w:val="002D36DF"/>
    <w:rsid w:val="002D775E"/>
    <w:rsid w:val="002E179C"/>
    <w:rsid w:val="002E1892"/>
    <w:rsid w:val="002E5810"/>
    <w:rsid w:val="002E75C5"/>
    <w:rsid w:val="002F167D"/>
    <w:rsid w:val="002F501B"/>
    <w:rsid w:val="002F60C3"/>
    <w:rsid w:val="002F649B"/>
    <w:rsid w:val="00301EF4"/>
    <w:rsid w:val="0031042E"/>
    <w:rsid w:val="0031051C"/>
    <w:rsid w:val="00311476"/>
    <w:rsid w:val="00312B3A"/>
    <w:rsid w:val="00314400"/>
    <w:rsid w:val="0032055E"/>
    <w:rsid w:val="0032623D"/>
    <w:rsid w:val="00330A36"/>
    <w:rsid w:val="00333910"/>
    <w:rsid w:val="00335577"/>
    <w:rsid w:val="00335F78"/>
    <w:rsid w:val="00342153"/>
    <w:rsid w:val="003457F9"/>
    <w:rsid w:val="003460ED"/>
    <w:rsid w:val="0035031C"/>
    <w:rsid w:val="00350517"/>
    <w:rsid w:val="00351760"/>
    <w:rsid w:val="00351776"/>
    <w:rsid w:val="00351C37"/>
    <w:rsid w:val="003539D5"/>
    <w:rsid w:val="00357297"/>
    <w:rsid w:val="00360333"/>
    <w:rsid w:val="003618BF"/>
    <w:rsid w:val="00362CBC"/>
    <w:rsid w:val="00363C2D"/>
    <w:rsid w:val="00363C52"/>
    <w:rsid w:val="00363F1B"/>
    <w:rsid w:val="0036412A"/>
    <w:rsid w:val="003643A3"/>
    <w:rsid w:val="0036724F"/>
    <w:rsid w:val="00372880"/>
    <w:rsid w:val="00373AAE"/>
    <w:rsid w:val="003773F0"/>
    <w:rsid w:val="003839AD"/>
    <w:rsid w:val="00384A09"/>
    <w:rsid w:val="00385D29"/>
    <w:rsid w:val="00386721"/>
    <w:rsid w:val="00386CE6"/>
    <w:rsid w:val="00387FED"/>
    <w:rsid w:val="0039153A"/>
    <w:rsid w:val="0039395E"/>
    <w:rsid w:val="00394A84"/>
    <w:rsid w:val="00397ED1"/>
    <w:rsid w:val="003A019A"/>
    <w:rsid w:val="003A142C"/>
    <w:rsid w:val="003A1DCF"/>
    <w:rsid w:val="003A2A61"/>
    <w:rsid w:val="003A2C0C"/>
    <w:rsid w:val="003A3195"/>
    <w:rsid w:val="003A3DDB"/>
    <w:rsid w:val="003A4EF3"/>
    <w:rsid w:val="003A5194"/>
    <w:rsid w:val="003A69BF"/>
    <w:rsid w:val="003B07A6"/>
    <w:rsid w:val="003B5AD1"/>
    <w:rsid w:val="003B6F96"/>
    <w:rsid w:val="003C2C4C"/>
    <w:rsid w:val="003C4359"/>
    <w:rsid w:val="003D0F18"/>
    <w:rsid w:val="003D384A"/>
    <w:rsid w:val="003D5001"/>
    <w:rsid w:val="003E28FD"/>
    <w:rsid w:val="003E3328"/>
    <w:rsid w:val="003E6202"/>
    <w:rsid w:val="003E62DA"/>
    <w:rsid w:val="003E7541"/>
    <w:rsid w:val="003F19ED"/>
    <w:rsid w:val="003F1CE2"/>
    <w:rsid w:val="003F4554"/>
    <w:rsid w:val="003F5F59"/>
    <w:rsid w:val="003F6518"/>
    <w:rsid w:val="003F6914"/>
    <w:rsid w:val="003F7A89"/>
    <w:rsid w:val="003F7D8B"/>
    <w:rsid w:val="00400310"/>
    <w:rsid w:val="00401CB9"/>
    <w:rsid w:val="00403605"/>
    <w:rsid w:val="004058B0"/>
    <w:rsid w:val="00407B89"/>
    <w:rsid w:val="00410BD1"/>
    <w:rsid w:val="00414AF2"/>
    <w:rsid w:val="00421FED"/>
    <w:rsid w:val="0042214C"/>
    <w:rsid w:val="004263E2"/>
    <w:rsid w:val="00427CCA"/>
    <w:rsid w:val="004311CC"/>
    <w:rsid w:val="0043233B"/>
    <w:rsid w:val="00434812"/>
    <w:rsid w:val="00435186"/>
    <w:rsid w:val="0043631F"/>
    <w:rsid w:val="00436777"/>
    <w:rsid w:val="004402FE"/>
    <w:rsid w:val="00440EFC"/>
    <w:rsid w:val="00441E8A"/>
    <w:rsid w:val="00444C13"/>
    <w:rsid w:val="00445CB8"/>
    <w:rsid w:val="00446BB5"/>
    <w:rsid w:val="0044711D"/>
    <w:rsid w:val="00450ACD"/>
    <w:rsid w:val="00452333"/>
    <w:rsid w:val="00457556"/>
    <w:rsid w:val="0046081B"/>
    <w:rsid w:val="00465195"/>
    <w:rsid w:val="00465468"/>
    <w:rsid w:val="004666FE"/>
    <w:rsid w:val="00466732"/>
    <w:rsid w:val="004677E0"/>
    <w:rsid w:val="00473198"/>
    <w:rsid w:val="00477D3C"/>
    <w:rsid w:val="00481C2D"/>
    <w:rsid w:val="004832A4"/>
    <w:rsid w:val="00483EA1"/>
    <w:rsid w:val="004849FB"/>
    <w:rsid w:val="00484B23"/>
    <w:rsid w:val="00485128"/>
    <w:rsid w:val="0048527D"/>
    <w:rsid w:val="00490405"/>
    <w:rsid w:val="004906FC"/>
    <w:rsid w:val="00490B8D"/>
    <w:rsid w:val="00495B26"/>
    <w:rsid w:val="00495FCD"/>
    <w:rsid w:val="004968A7"/>
    <w:rsid w:val="00496ADD"/>
    <w:rsid w:val="00497ADC"/>
    <w:rsid w:val="004A0ED9"/>
    <w:rsid w:val="004A1627"/>
    <w:rsid w:val="004A36F1"/>
    <w:rsid w:val="004A4272"/>
    <w:rsid w:val="004A49F6"/>
    <w:rsid w:val="004A4B62"/>
    <w:rsid w:val="004B2D51"/>
    <w:rsid w:val="004B4A48"/>
    <w:rsid w:val="004B7A06"/>
    <w:rsid w:val="004C1A5B"/>
    <w:rsid w:val="004C398D"/>
    <w:rsid w:val="004D0EBF"/>
    <w:rsid w:val="004D15B9"/>
    <w:rsid w:val="004D2816"/>
    <w:rsid w:val="004D39E3"/>
    <w:rsid w:val="004D3E20"/>
    <w:rsid w:val="004D4CAD"/>
    <w:rsid w:val="004D54FB"/>
    <w:rsid w:val="004D71FC"/>
    <w:rsid w:val="004E34FB"/>
    <w:rsid w:val="004E479E"/>
    <w:rsid w:val="004E596F"/>
    <w:rsid w:val="004E6754"/>
    <w:rsid w:val="004E7B2A"/>
    <w:rsid w:val="004F0E77"/>
    <w:rsid w:val="004F1AB5"/>
    <w:rsid w:val="004F1B44"/>
    <w:rsid w:val="004F3A89"/>
    <w:rsid w:val="004F5206"/>
    <w:rsid w:val="004F5673"/>
    <w:rsid w:val="004F5DCE"/>
    <w:rsid w:val="004F6DF0"/>
    <w:rsid w:val="0050244C"/>
    <w:rsid w:val="00505054"/>
    <w:rsid w:val="00511DFD"/>
    <w:rsid w:val="005132A9"/>
    <w:rsid w:val="0051385D"/>
    <w:rsid w:val="005219ED"/>
    <w:rsid w:val="00523300"/>
    <w:rsid w:val="00525074"/>
    <w:rsid w:val="00532D6C"/>
    <w:rsid w:val="005352D9"/>
    <w:rsid w:val="00535BDC"/>
    <w:rsid w:val="0054309A"/>
    <w:rsid w:val="00543A6F"/>
    <w:rsid w:val="0054572B"/>
    <w:rsid w:val="005470E4"/>
    <w:rsid w:val="00550227"/>
    <w:rsid w:val="00553192"/>
    <w:rsid w:val="005531F5"/>
    <w:rsid w:val="00553CCE"/>
    <w:rsid w:val="00554AF8"/>
    <w:rsid w:val="005551DF"/>
    <w:rsid w:val="00556DE9"/>
    <w:rsid w:val="00556F32"/>
    <w:rsid w:val="005623EF"/>
    <w:rsid w:val="00562636"/>
    <w:rsid w:val="0056418D"/>
    <w:rsid w:val="005651FA"/>
    <w:rsid w:val="00566CD4"/>
    <w:rsid w:val="00571B51"/>
    <w:rsid w:val="00575E87"/>
    <w:rsid w:val="00576F44"/>
    <w:rsid w:val="00583D75"/>
    <w:rsid w:val="00583FB0"/>
    <w:rsid w:val="005860A1"/>
    <w:rsid w:val="00587676"/>
    <w:rsid w:val="0059081D"/>
    <w:rsid w:val="00595A18"/>
    <w:rsid w:val="00595AF4"/>
    <w:rsid w:val="005A169E"/>
    <w:rsid w:val="005B2E99"/>
    <w:rsid w:val="005B5C7A"/>
    <w:rsid w:val="005C13B2"/>
    <w:rsid w:val="005C18F0"/>
    <w:rsid w:val="005C230C"/>
    <w:rsid w:val="005C499F"/>
    <w:rsid w:val="005C56A4"/>
    <w:rsid w:val="005D063E"/>
    <w:rsid w:val="005D4B96"/>
    <w:rsid w:val="005D54BF"/>
    <w:rsid w:val="005D670B"/>
    <w:rsid w:val="005E3CA3"/>
    <w:rsid w:val="005E5504"/>
    <w:rsid w:val="005E57B1"/>
    <w:rsid w:val="005F04C7"/>
    <w:rsid w:val="005F0B59"/>
    <w:rsid w:val="005F2713"/>
    <w:rsid w:val="005F47A8"/>
    <w:rsid w:val="005F4BBC"/>
    <w:rsid w:val="005F5A30"/>
    <w:rsid w:val="005F5CB6"/>
    <w:rsid w:val="005F7FBF"/>
    <w:rsid w:val="00600664"/>
    <w:rsid w:val="006038EF"/>
    <w:rsid w:val="00605A79"/>
    <w:rsid w:val="0061062D"/>
    <w:rsid w:val="006114A7"/>
    <w:rsid w:val="0061191F"/>
    <w:rsid w:val="00611F66"/>
    <w:rsid w:val="0061239E"/>
    <w:rsid w:val="00613DAE"/>
    <w:rsid w:val="0062032E"/>
    <w:rsid w:val="006231B6"/>
    <w:rsid w:val="0062406A"/>
    <w:rsid w:val="006256D4"/>
    <w:rsid w:val="006260EE"/>
    <w:rsid w:val="006262AE"/>
    <w:rsid w:val="00626553"/>
    <w:rsid w:val="00627258"/>
    <w:rsid w:val="00627514"/>
    <w:rsid w:val="00632620"/>
    <w:rsid w:val="00632A0F"/>
    <w:rsid w:val="006368CB"/>
    <w:rsid w:val="00640EFA"/>
    <w:rsid w:val="006410ED"/>
    <w:rsid w:val="0064118A"/>
    <w:rsid w:val="0064392E"/>
    <w:rsid w:val="00645914"/>
    <w:rsid w:val="00645E69"/>
    <w:rsid w:val="00645F67"/>
    <w:rsid w:val="0064706E"/>
    <w:rsid w:val="006505D4"/>
    <w:rsid w:val="006514DF"/>
    <w:rsid w:val="00652A87"/>
    <w:rsid w:val="00653F95"/>
    <w:rsid w:val="006549C1"/>
    <w:rsid w:val="00657938"/>
    <w:rsid w:val="00657C61"/>
    <w:rsid w:val="00662212"/>
    <w:rsid w:val="00662D61"/>
    <w:rsid w:val="00664F6D"/>
    <w:rsid w:val="006664A5"/>
    <w:rsid w:val="00671424"/>
    <w:rsid w:val="00671AD0"/>
    <w:rsid w:val="006722DE"/>
    <w:rsid w:val="0067461F"/>
    <w:rsid w:val="0067466D"/>
    <w:rsid w:val="00676D0E"/>
    <w:rsid w:val="00677986"/>
    <w:rsid w:val="00681F6C"/>
    <w:rsid w:val="00682184"/>
    <w:rsid w:val="00682669"/>
    <w:rsid w:val="00682904"/>
    <w:rsid w:val="00686E7A"/>
    <w:rsid w:val="00692BF9"/>
    <w:rsid w:val="00692E6A"/>
    <w:rsid w:val="006942F0"/>
    <w:rsid w:val="00694475"/>
    <w:rsid w:val="006945C1"/>
    <w:rsid w:val="006947AA"/>
    <w:rsid w:val="00697223"/>
    <w:rsid w:val="006A095E"/>
    <w:rsid w:val="006A0AB9"/>
    <w:rsid w:val="006A54B9"/>
    <w:rsid w:val="006A5669"/>
    <w:rsid w:val="006A5793"/>
    <w:rsid w:val="006A79D9"/>
    <w:rsid w:val="006B24BD"/>
    <w:rsid w:val="006B27DA"/>
    <w:rsid w:val="006B7351"/>
    <w:rsid w:val="006C6249"/>
    <w:rsid w:val="006C7D9D"/>
    <w:rsid w:val="006D18DE"/>
    <w:rsid w:val="006D2296"/>
    <w:rsid w:val="006D2788"/>
    <w:rsid w:val="006D4FBA"/>
    <w:rsid w:val="006D5CA1"/>
    <w:rsid w:val="006D608D"/>
    <w:rsid w:val="006E1431"/>
    <w:rsid w:val="006E32D3"/>
    <w:rsid w:val="006E4D1C"/>
    <w:rsid w:val="006E55FC"/>
    <w:rsid w:val="006E7E5D"/>
    <w:rsid w:val="006E7EA1"/>
    <w:rsid w:val="006F0FE8"/>
    <w:rsid w:val="006F2A21"/>
    <w:rsid w:val="006F2B8F"/>
    <w:rsid w:val="006F41F9"/>
    <w:rsid w:val="006F555D"/>
    <w:rsid w:val="006F61BC"/>
    <w:rsid w:val="006F76C0"/>
    <w:rsid w:val="006F785A"/>
    <w:rsid w:val="00704C5A"/>
    <w:rsid w:val="00706CD0"/>
    <w:rsid w:val="00710978"/>
    <w:rsid w:val="007121AD"/>
    <w:rsid w:val="00712C8A"/>
    <w:rsid w:val="00712D0D"/>
    <w:rsid w:val="007152BB"/>
    <w:rsid w:val="007218D0"/>
    <w:rsid w:val="0072464E"/>
    <w:rsid w:val="0072724A"/>
    <w:rsid w:val="007273F0"/>
    <w:rsid w:val="00734195"/>
    <w:rsid w:val="007350C1"/>
    <w:rsid w:val="00742ED7"/>
    <w:rsid w:val="00746A3E"/>
    <w:rsid w:val="007519AB"/>
    <w:rsid w:val="0075249F"/>
    <w:rsid w:val="007529E5"/>
    <w:rsid w:val="00753572"/>
    <w:rsid w:val="00753A7F"/>
    <w:rsid w:val="007554DE"/>
    <w:rsid w:val="007628BD"/>
    <w:rsid w:val="00764B70"/>
    <w:rsid w:val="00764DD5"/>
    <w:rsid w:val="007708C8"/>
    <w:rsid w:val="00771045"/>
    <w:rsid w:val="007722FA"/>
    <w:rsid w:val="00772A2C"/>
    <w:rsid w:val="00772F53"/>
    <w:rsid w:val="00774404"/>
    <w:rsid w:val="00780DDD"/>
    <w:rsid w:val="00782631"/>
    <w:rsid w:val="0078449B"/>
    <w:rsid w:val="007852FC"/>
    <w:rsid w:val="00796C2F"/>
    <w:rsid w:val="007A419A"/>
    <w:rsid w:val="007A4620"/>
    <w:rsid w:val="007A76D7"/>
    <w:rsid w:val="007B0968"/>
    <w:rsid w:val="007B0A37"/>
    <w:rsid w:val="007B0ACB"/>
    <w:rsid w:val="007B34DB"/>
    <w:rsid w:val="007B41ED"/>
    <w:rsid w:val="007B77A9"/>
    <w:rsid w:val="007C1C58"/>
    <w:rsid w:val="007C234A"/>
    <w:rsid w:val="007C23C1"/>
    <w:rsid w:val="007D0A8F"/>
    <w:rsid w:val="007D4B39"/>
    <w:rsid w:val="007D5F11"/>
    <w:rsid w:val="007E3079"/>
    <w:rsid w:val="007E46BF"/>
    <w:rsid w:val="007E503D"/>
    <w:rsid w:val="007E609B"/>
    <w:rsid w:val="007F47CC"/>
    <w:rsid w:val="007F5185"/>
    <w:rsid w:val="007F565B"/>
    <w:rsid w:val="00800169"/>
    <w:rsid w:val="00803C79"/>
    <w:rsid w:val="00804D81"/>
    <w:rsid w:val="00805F5A"/>
    <w:rsid w:val="008061BD"/>
    <w:rsid w:val="0080655E"/>
    <w:rsid w:val="008065F4"/>
    <w:rsid w:val="008101AF"/>
    <w:rsid w:val="008146C0"/>
    <w:rsid w:val="008165B0"/>
    <w:rsid w:val="0081790A"/>
    <w:rsid w:val="00817F68"/>
    <w:rsid w:val="00820A8B"/>
    <w:rsid w:val="00825B7F"/>
    <w:rsid w:val="00825CC3"/>
    <w:rsid w:val="00827DDE"/>
    <w:rsid w:val="00827FAC"/>
    <w:rsid w:val="00831C60"/>
    <w:rsid w:val="008337AB"/>
    <w:rsid w:val="00833E97"/>
    <w:rsid w:val="008341BA"/>
    <w:rsid w:val="00835585"/>
    <w:rsid w:val="00835CF4"/>
    <w:rsid w:val="00836F0A"/>
    <w:rsid w:val="00837D99"/>
    <w:rsid w:val="00846F7E"/>
    <w:rsid w:val="00847AB4"/>
    <w:rsid w:val="00852D2B"/>
    <w:rsid w:val="00853081"/>
    <w:rsid w:val="008540AE"/>
    <w:rsid w:val="00855B26"/>
    <w:rsid w:val="00856B70"/>
    <w:rsid w:val="00857428"/>
    <w:rsid w:val="00857973"/>
    <w:rsid w:val="0086062F"/>
    <w:rsid w:val="008608B1"/>
    <w:rsid w:val="00862277"/>
    <w:rsid w:val="00862EC6"/>
    <w:rsid w:val="008636E0"/>
    <w:rsid w:val="0086555E"/>
    <w:rsid w:val="0087041E"/>
    <w:rsid w:val="0087296F"/>
    <w:rsid w:val="00872E04"/>
    <w:rsid w:val="00873F6C"/>
    <w:rsid w:val="00880739"/>
    <w:rsid w:val="00881569"/>
    <w:rsid w:val="00881746"/>
    <w:rsid w:val="00881BFE"/>
    <w:rsid w:val="00884533"/>
    <w:rsid w:val="008906CC"/>
    <w:rsid w:val="00891C24"/>
    <w:rsid w:val="00891DB9"/>
    <w:rsid w:val="008925F3"/>
    <w:rsid w:val="00894083"/>
    <w:rsid w:val="00896BAE"/>
    <w:rsid w:val="008A215C"/>
    <w:rsid w:val="008A21D0"/>
    <w:rsid w:val="008A35F7"/>
    <w:rsid w:val="008A6413"/>
    <w:rsid w:val="008A692C"/>
    <w:rsid w:val="008A7BC3"/>
    <w:rsid w:val="008B0575"/>
    <w:rsid w:val="008B1F93"/>
    <w:rsid w:val="008B2D3C"/>
    <w:rsid w:val="008B2D8B"/>
    <w:rsid w:val="008B3913"/>
    <w:rsid w:val="008B395B"/>
    <w:rsid w:val="008B443C"/>
    <w:rsid w:val="008B557C"/>
    <w:rsid w:val="008B6C67"/>
    <w:rsid w:val="008B700C"/>
    <w:rsid w:val="008B72F2"/>
    <w:rsid w:val="008C3056"/>
    <w:rsid w:val="008C3625"/>
    <w:rsid w:val="008C576A"/>
    <w:rsid w:val="008C5AAC"/>
    <w:rsid w:val="008D1120"/>
    <w:rsid w:val="008D2C38"/>
    <w:rsid w:val="008D380D"/>
    <w:rsid w:val="008D4335"/>
    <w:rsid w:val="008D595B"/>
    <w:rsid w:val="008D7018"/>
    <w:rsid w:val="008E0FDD"/>
    <w:rsid w:val="008E1949"/>
    <w:rsid w:val="008E2743"/>
    <w:rsid w:val="008E72A2"/>
    <w:rsid w:val="008F16E0"/>
    <w:rsid w:val="008F1862"/>
    <w:rsid w:val="008F2F9D"/>
    <w:rsid w:val="008F6B3A"/>
    <w:rsid w:val="00901831"/>
    <w:rsid w:val="0090463F"/>
    <w:rsid w:val="0090754C"/>
    <w:rsid w:val="009153A2"/>
    <w:rsid w:val="009166AC"/>
    <w:rsid w:val="00920A85"/>
    <w:rsid w:val="009214BB"/>
    <w:rsid w:val="0092698F"/>
    <w:rsid w:val="0093212C"/>
    <w:rsid w:val="009330EF"/>
    <w:rsid w:val="009342FE"/>
    <w:rsid w:val="00936994"/>
    <w:rsid w:val="009400BE"/>
    <w:rsid w:val="00941A82"/>
    <w:rsid w:val="0094351E"/>
    <w:rsid w:val="009436F1"/>
    <w:rsid w:val="0094412A"/>
    <w:rsid w:val="00944C5E"/>
    <w:rsid w:val="00946B2E"/>
    <w:rsid w:val="009514FC"/>
    <w:rsid w:val="00952B66"/>
    <w:rsid w:val="00952EBE"/>
    <w:rsid w:val="00953AC5"/>
    <w:rsid w:val="00954627"/>
    <w:rsid w:val="00957D8E"/>
    <w:rsid w:val="0096048F"/>
    <w:rsid w:val="00960A74"/>
    <w:rsid w:val="00960D8E"/>
    <w:rsid w:val="00960DD4"/>
    <w:rsid w:val="00961AA8"/>
    <w:rsid w:val="00961DD6"/>
    <w:rsid w:val="009639D3"/>
    <w:rsid w:val="00964C80"/>
    <w:rsid w:val="00965D66"/>
    <w:rsid w:val="009773DE"/>
    <w:rsid w:val="0098006B"/>
    <w:rsid w:val="00983F6D"/>
    <w:rsid w:val="0098498E"/>
    <w:rsid w:val="009854AD"/>
    <w:rsid w:val="009924DA"/>
    <w:rsid w:val="009962BE"/>
    <w:rsid w:val="009A361C"/>
    <w:rsid w:val="009A3AC3"/>
    <w:rsid w:val="009B2D9B"/>
    <w:rsid w:val="009B2DD5"/>
    <w:rsid w:val="009B73F4"/>
    <w:rsid w:val="009B7DB8"/>
    <w:rsid w:val="009C3F73"/>
    <w:rsid w:val="009C46E1"/>
    <w:rsid w:val="009C5FF6"/>
    <w:rsid w:val="009C7790"/>
    <w:rsid w:val="009D18D0"/>
    <w:rsid w:val="009D33BD"/>
    <w:rsid w:val="009D4B1C"/>
    <w:rsid w:val="009D54CE"/>
    <w:rsid w:val="009D59EC"/>
    <w:rsid w:val="009D7786"/>
    <w:rsid w:val="009E2FE6"/>
    <w:rsid w:val="009E4EC6"/>
    <w:rsid w:val="009E60E8"/>
    <w:rsid w:val="009F02AA"/>
    <w:rsid w:val="009F1336"/>
    <w:rsid w:val="009F2D8C"/>
    <w:rsid w:val="009F4059"/>
    <w:rsid w:val="00A00FC3"/>
    <w:rsid w:val="00A01182"/>
    <w:rsid w:val="00A027DE"/>
    <w:rsid w:val="00A03A11"/>
    <w:rsid w:val="00A0572E"/>
    <w:rsid w:val="00A061FF"/>
    <w:rsid w:val="00A0770F"/>
    <w:rsid w:val="00A1006A"/>
    <w:rsid w:val="00A11C1E"/>
    <w:rsid w:val="00A11C49"/>
    <w:rsid w:val="00A123E8"/>
    <w:rsid w:val="00A15719"/>
    <w:rsid w:val="00A15852"/>
    <w:rsid w:val="00A16003"/>
    <w:rsid w:val="00A23165"/>
    <w:rsid w:val="00A24B87"/>
    <w:rsid w:val="00A25DA6"/>
    <w:rsid w:val="00A2678F"/>
    <w:rsid w:val="00A30842"/>
    <w:rsid w:val="00A30D57"/>
    <w:rsid w:val="00A337A3"/>
    <w:rsid w:val="00A355B8"/>
    <w:rsid w:val="00A404AD"/>
    <w:rsid w:val="00A446D4"/>
    <w:rsid w:val="00A45EF1"/>
    <w:rsid w:val="00A52551"/>
    <w:rsid w:val="00A53E88"/>
    <w:rsid w:val="00A53FD2"/>
    <w:rsid w:val="00A54ECE"/>
    <w:rsid w:val="00A5618F"/>
    <w:rsid w:val="00A56D61"/>
    <w:rsid w:val="00A6069C"/>
    <w:rsid w:val="00A6330D"/>
    <w:rsid w:val="00A637B1"/>
    <w:rsid w:val="00A64F58"/>
    <w:rsid w:val="00A667B7"/>
    <w:rsid w:val="00A66ED8"/>
    <w:rsid w:val="00A750A3"/>
    <w:rsid w:val="00A779F8"/>
    <w:rsid w:val="00A829D9"/>
    <w:rsid w:val="00A9323D"/>
    <w:rsid w:val="00A95AE4"/>
    <w:rsid w:val="00A9614B"/>
    <w:rsid w:val="00A9663D"/>
    <w:rsid w:val="00AA04CB"/>
    <w:rsid w:val="00AA09EF"/>
    <w:rsid w:val="00AA144A"/>
    <w:rsid w:val="00AA174B"/>
    <w:rsid w:val="00AA3BB5"/>
    <w:rsid w:val="00AA56DC"/>
    <w:rsid w:val="00AA6B7B"/>
    <w:rsid w:val="00AA7647"/>
    <w:rsid w:val="00AB23B0"/>
    <w:rsid w:val="00AB39B4"/>
    <w:rsid w:val="00AB3C66"/>
    <w:rsid w:val="00AB4399"/>
    <w:rsid w:val="00AB6037"/>
    <w:rsid w:val="00AC20E7"/>
    <w:rsid w:val="00AC4080"/>
    <w:rsid w:val="00AC51FB"/>
    <w:rsid w:val="00AC7C40"/>
    <w:rsid w:val="00AD029B"/>
    <w:rsid w:val="00AD0EE7"/>
    <w:rsid w:val="00AD2730"/>
    <w:rsid w:val="00AD2D97"/>
    <w:rsid w:val="00AD3DF0"/>
    <w:rsid w:val="00AD66EE"/>
    <w:rsid w:val="00AE077F"/>
    <w:rsid w:val="00AE1A41"/>
    <w:rsid w:val="00AE1FC0"/>
    <w:rsid w:val="00AE42BB"/>
    <w:rsid w:val="00AE6CA2"/>
    <w:rsid w:val="00AE7A73"/>
    <w:rsid w:val="00AF0F31"/>
    <w:rsid w:val="00AF15DD"/>
    <w:rsid w:val="00AF3AF0"/>
    <w:rsid w:val="00AF482F"/>
    <w:rsid w:val="00AF54FB"/>
    <w:rsid w:val="00AF5B57"/>
    <w:rsid w:val="00AF63D4"/>
    <w:rsid w:val="00B016BF"/>
    <w:rsid w:val="00B0587B"/>
    <w:rsid w:val="00B060D0"/>
    <w:rsid w:val="00B0765C"/>
    <w:rsid w:val="00B100CE"/>
    <w:rsid w:val="00B13681"/>
    <w:rsid w:val="00B14B30"/>
    <w:rsid w:val="00B1612B"/>
    <w:rsid w:val="00B17EDD"/>
    <w:rsid w:val="00B20DDD"/>
    <w:rsid w:val="00B22D68"/>
    <w:rsid w:val="00B22E75"/>
    <w:rsid w:val="00B235CB"/>
    <w:rsid w:val="00B245D6"/>
    <w:rsid w:val="00B251AD"/>
    <w:rsid w:val="00B3404D"/>
    <w:rsid w:val="00B405F4"/>
    <w:rsid w:val="00B41321"/>
    <w:rsid w:val="00B42E6E"/>
    <w:rsid w:val="00B445F7"/>
    <w:rsid w:val="00B5121E"/>
    <w:rsid w:val="00B53163"/>
    <w:rsid w:val="00B53367"/>
    <w:rsid w:val="00B53F35"/>
    <w:rsid w:val="00B540B9"/>
    <w:rsid w:val="00B55B27"/>
    <w:rsid w:val="00B5672C"/>
    <w:rsid w:val="00B57806"/>
    <w:rsid w:val="00B60379"/>
    <w:rsid w:val="00B6203E"/>
    <w:rsid w:val="00B62B36"/>
    <w:rsid w:val="00B63390"/>
    <w:rsid w:val="00B711D7"/>
    <w:rsid w:val="00B72246"/>
    <w:rsid w:val="00B729AF"/>
    <w:rsid w:val="00B738F5"/>
    <w:rsid w:val="00B74E03"/>
    <w:rsid w:val="00B75049"/>
    <w:rsid w:val="00B76D43"/>
    <w:rsid w:val="00B7750A"/>
    <w:rsid w:val="00B77D00"/>
    <w:rsid w:val="00B8505E"/>
    <w:rsid w:val="00B868E6"/>
    <w:rsid w:val="00B94570"/>
    <w:rsid w:val="00B94596"/>
    <w:rsid w:val="00B955F9"/>
    <w:rsid w:val="00BA10D6"/>
    <w:rsid w:val="00BA3FE4"/>
    <w:rsid w:val="00BA4479"/>
    <w:rsid w:val="00BA6026"/>
    <w:rsid w:val="00BA7ECC"/>
    <w:rsid w:val="00BB4701"/>
    <w:rsid w:val="00BB5732"/>
    <w:rsid w:val="00BC044F"/>
    <w:rsid w:val="00BC1517"/>
    <w:rsid w:val="00BC289D"/>
    <w:rsid w:val="00BD339B"/>
    <w:rsid w:val="00BD4C26"/>
    <w:rsid w:val="00BD5E88"/>
    <w:rsid w:val="00BD6D51"/>
    <w:rsid w:val="00BD704E"/>
    <w:rsid w:val="00BE1B15"/>
    <w:rsid w:val="00BE278B"/>
    <w:rsid w:val="00BE424F"/>
    <w:rsid w:val="00BE4934"/>
    <w:rsid w:val="00BE590E"/>
    <w:rsid w:val="00BE5C94"/>
    <w:rsid w:val="00BE639B"/>
    <w:rsid w:val="00BF0D37"/>
    <w:rsid w:val="00BF1BFB"/>
    <w:rsid w:val="00BF51EC"/>
    <w:rsid w:val="00BF5F41"/>
    <w:rsid w:val="00BF6932"/>
    <w:rsid w:val="00C00E85"/>
    <w:rsid w:val="00C0124B"/>
    <w:rsid w:val="00C021AA"/>
    <w:rsid w:val="00C02DAE"/>
    <w:rsid w:val="00C065C6"/>
    <w:rsid w:val="00C07F38"/>
    <w:rsid w:val="00C124B5"/>
    <w:rsid w:val="00C12E67"/>
    <w:rsid w:val="00C14191"/>
    <w:rsid w:val="00C14463"/>
    <w:rsid w:val="00C1466D"/>
    <w:rsid w:val="00C149F1"/>
    <w:rsid w:val="00C15165"/>
    <w:rsid w:val="00C2003A"/>
    <w:rsid w:val="00C22038"/>
    <w:rsid w:val="00C2355B"/>
    <w:rsid w:val="00C23605"/>
    <w:rsid w:val="00C25E0E"/>
    <w:rsid w:val="00C26295"/>
    <w:rsid w:val="00C33487"/>
    <w:rsid w:val="00C349B2"/>
    <w:rsid w:val="00C351DF"/>
    <w:rsid w:val="00C35D20"/>
    <w:rsid w:val="00C3641D"/>
    <w:rsid w:val="00C41750"/>
    <w:rsid w:val="00C425C5"/>
    <w:rsid w:val="00C4733C"/>
    <w:rsid w:val="00C47F29"/>
    <w:rsid w:val="00C523FA"/>
    <w:rsid w:val="00C525B3"/>
    <w:rsid w:val="00C5522A"/>
    <w:rsid w:val="00C55E7F"/>
    <w:rsid w:val="00C71B67"/>
    <w:rsid w:val="00C82164"/>
    <w:rsid w:val="00C8400A"/>
    <w:rsid w:val="00C85145"/>
    <w:rsid w:val="00C85574"/>
    <w:rsid w:val="00C96F0E"/>
    <w:rsid w:val="00C97D28"/>
    <w:rsid w:val="00CA0B2C"/>
    <w:rsid w:val="00CA0C0D"/>
    <w:rsid w:val="00CA1AA1"/>
    <w:rsid w:val="00CA2322"/>
    <w:rsid w:val="00CA3169"/>
    <w:rsid w:val="00CB4C3D"/>
    <w:rsid w:val="00CB567B"/>
    <w:rsid w:val="00CB5A04"/>
    <w:rsid w:val="00CB752D"/>
    <w:rsid w:val="00CC0EAF"/>
    <w:rsid w:val="00CC4C9E"/>
    <w:rsid w:val="00CC4EE2"/>
    <w:rsid w:val="00CC5E24"/>
    <w:rsid w:val="00CD1572"/>
    <w:rsid w:val="00CD4545"/>
    <w:rsid w:val="00CD78E5"/>
    <w:rsid w:val="00CE19DC"/>
    <w:rsid w:val="00CE1EAF"/>
    <w:rsid w:val="00CE42A1"/>
    <w:rsid w:val="00CE4561"/>
    <w:rsid w:val="00CF1B4E"/>
    <w:rsid w:val="00CF5FBB"/>
    <w:rsid w:val="00CF7003"/>
    <w:rsid w:val="00D052BF"/>
    <w:rsid w:val="00D07516"/>
    <w:rsid w:val="00D10DE0"/>
    <w:rsid w:val="00D1109A"/>
    <w:rsid w:val="00D124B5"/>
    <w:rsid w:val="00D124F5"/>
    <w:rsid w:val="00D13A9B"/>
    <w:rsid w:val="00D14807"/>
    <w:rsid w:val="00D17010"/>
    <w:rsid w:val="00D20DBA"/>
    <w:rsid w:val="00D235A7"/>
    <w:rsid w:val="00D27B10"/>
    <w:rsid w:val="00D301A3"/>
    <w:rsid w:val="00D31C24"/>
    <w:rsid w:val="00D3207E"/>
    <w:rsid w:val="00D32D36"/>
    <w:rsid w:val="00D32E91"/>
    <w:rsid w:val="00D32FB9"/>
    <w:rsid w:val="00D35A04"/>
    <w:rsid w:val="00D35ACA"/>
    <w:rsid w:val="00D37F51"/>
    <w:rsid w:val="00D405A9"/>
    <w:rsid w:val="00D462DF"/>
    <w:rsid w:val="00D51F73"/>
    <w:rsid w:val="00D57301"/>
    <w:rsid w:val="00D6044D"/>
    <w:rsid w:val="00D61D80"/>
    <w:rsid w:val="00D64E87"/>
    <w:rsid w:val="00D66701"/>
    <w:rsid w:val="00D66D5E"/>
    <w:rsid w:val="00D6706F"/>
    <w:rsid w:val="00D67C6A"/>
    <w:rsid w:val="00D74AF4"/>
    <w:rsid w:val="00D77436"/>
    <w:rsid w:val="00D82063"/>
    <w:rsid w:val="00D85609"/>
    <w:rsid w:val="00D90A1A"/>
    <w:rsid w:val="00D91E03"/>
    <w:rsid w:val="00D955C0"/>
    <w:rsid w:val="00DA12FC"/>
    <w:rsid w:val="00DA2839"/>
    <w:rsid w:val="00DA70F2"/>
    <w:rsid w:val="00DA7A80"/>
    <w:rsid w:val="00DB2356"/>
    <w:rsid w:val="00DB76F7"/>
    <w:rsid w:val="00DC2850"/>
    <w:rsid w:val="00DC66D4"/>
    <w:rsid w:val="00DC6A52"/>
    <w:rsid w:val="00DD0D88"/>
    <w:rsid w:val="00DD0E57"/>
    <w:rsid w:val="00DD3887"/>
    <w:rsid w:val="00DD3A0F"/>
    <w:rsid w:val="00DE724D"/>
    <w:rsid w:val="00DE73BC"/>
    <w:rsid w:val="00DE744B"/>
    <w:rsid w:val="00DE7941"/>
    <w:rsid w:val="00DE7E6C"/>
    <w:rsid w:val="00DF00F7"/>
    <w:rsid w:val="00DF13AD"/>
    <w:rsid w:val="00DF27B6"/>
    <w:rsid w:val="00DF3181"/>
    <w:rsid w:val="00DF447D"/>
    <w:rsid w:val="00DF5ED0"/>
    <w:rsid w:val="00DF7B83"/>
    <w:rsid w:val="00E01C20"/>
    <w:rsid w:val="00E06E93"/>
    <w:rsid w:val="00E173AC"/>
    <w:rsid w:val="00E22A27"/>
    <w:rsid w:val="00E23076"/>
    <w:rsid w:val="00E23368"/>
    <w:rsid w:val="00E247C2"/>
    <w:rsid w:val="00E2697A"/>
    <w:rsid w:val="00E27C96"/>
    <w:rsid w:val="00E34A16"/>
    <w:rsid w:val="00E444C4"/>
    <w:rsid w:val="00E44FE2"/>
    <w:rsid w:val="00E544F3"/>
    <w:rsid w:val="00E555A3"/>
    <w:rsid w:val="00E5624B"/>
    <w:rsid w:val="00E65C56"/>
    <w:rsid w:val="00E66FA2"/>
    <w:rsid w:val="00E670CB"/>
    <w:rsid w:val="00E7159B"/>
    <w:rsid w:val="00E71CDF"/>
    <w:rsid w:val="00E72F07"/>
    <w:rsid w:val="00E76695"/>
    <w:rsid w:val="00E80363"/>
    <w:rsid w:val="00E803EC"/>
    <w:rsid w:val="00E80547"/>
    <w:rsid w:val="00E80E62"/>
    <w:rsid w:val="00E8313E"/>
    <w:rsid w:val="00E84B5B"/>
    <w:rsid w:val="00E84D3E"/>
    <w:rsid w:val="00E857CC"/>
    <w:rsid w:val="00E8606E"/>
    <w:rsid w:val="00E86838"/>
    <w:rsid w:val="00E86C3C"/>
    <w:rsid w:val="00E873D0"/>
    <w:rsid w:val="00E90619"/>
    <w:rsid w:val="00E95154"/>
    <w:rsid w:val="00E95A1E"/>
    <w:rsid w:val="00EA048D"/>
    <w:rsid w:val="00EA333B"/>
    <w:rsid w:val="00EB2508"/>
    <w:rsid w:val="00EB7757"/>
    <w:rsid w:val="00EC0825"/>
    <w:rsid w:val="00EC2D89"/>
    <w:rsid w:val="00EC539F"/>
    <w:rsid w:val="00EC5C20"/>
    <w:rsid w:val="00EC6F46"/>
    <w:rsid w:val="00EC75B5"/>
    <w:rsid w:val="00ED4B5F"/>
    <w:rsid w:val="00ED5798"/>
    <w:rsid w:val="00ED5A87"/>
    <w:rsid w:val="00ED6BE9"/>
    <w:rsid w:val="00ED7BC9"/>
    <w:rsid w:val="00EE28B2"/>
    <w:rsid w:val="00EE38A4"/>
    <w:rsid w:val="00EE4905"/>
    <w:rsid w:val="00EE6578"/>
    <w:rsid w:val="00EE6D39"/>
    <w:rsid w:val="00EF0B19"/>
    <w:rsid w:val="00EF2D04"/>
    <w:rsid w:val="00EF79A9"/>
    <w:rsid w:val="00F000FD"/>
    <w:rsid w:val="00F024A0"/>
    <w:rsid w:val="00F02D0C"/>
    <w:rsid w:val="00F06C45"/>
    <w:rsid w:val="00F11AAC"/>
    <w:rsid w:val="00F11EFA"/>
    <w:rsid w:val="00F11F42"/>
    <w:rsid w:val="00F12242"/>
    <w:rsid w:val="00F12849"/>
    <w:rsid w:val="00F1417F"/>
    <w:rsid w:val="00F14E16"/>
    <w:rsid w:val="00F15580"/>
    <w:rsid w:val="00F20F0E"/>
    <w:rsid w:val="00F229EE"/>
    <w:rsid w:val="00F23572"/>
    <w:rsid w:val="00F2491B"/>
    <w:rsid w:val="00F26563"/>
    <w:rsid w:val="00F33875"/>
    <w:rsid w:val="00F339B0"/>
    <w:rsid w:val="00F350A5"/>
    <w:rsid w:val="00F358DF"/>
    <w:rsid w:val="00F35A2B"/>
    <w:rsid w:val="00F36EAB"/>
    <w:rsid w:val="00F37A92"/>
    <w:rsid w:val="00F42F2D"/>
    <w:rsid w:val="00F440B0"/>
    <w:rsid w:val="00F45720"/>
    <w:rsid w:val="00F45794"/>
    <w:rsid w:val="00F45A0E"/>
    <w:rsid w:val="00F46226"/>
    <w:rsid w:val="00F46838"/>
    <w:rsid w:val="00F4722F"/>
    <w:rsid w:val="00F473D6"/>
    <w:rsid w:val="00F47B1A"/>
    <w:rsid w:val="00F506B1"/>
    <w:rsid w:val="00F513A7"/>
    <w:rsid w:val="00F53156"/>
    <w:rsid w:val="00F53B78"/>
    <w:rsid w:val="00F53E41"/>
    <w:rsid w:val="00F5547C"/>
    <w:rsid w:val="00F5707E"/>
    <w:rsid w:val="00F57D92"/>
    <w:rsid w:val="00F60648"/>
    <w:rsid w:val="00F6353E"/>
    <w:rsid w:val="00F64DC0"/>
    <w:rsid w:val="00F6536A"/>
    <w:rsid w:val="00F72EA9"/>
    <w:rsid w:val="00F73C7A"/>
    <w:rsid w:val="00F754D3"/>
    <w:rsid w:val="00F804D4"/>
    <w:rsid w:val="00F80861"/>
    <w:rsid w:val="00F82495"/>
    <w:rsid w:val="00F82CE9"/>
    <w:rsid w:val="00F8350D"/>
    <w:rsid w:val="00F91FDC"/>
    <w:rsid w:val="00F92E1B"/>
    <w:rsid w:val="00F94253"/>
    <w:rsid w:val="00F94C01"/>
    <w:rsid w:val="00F9631B"/>
    <w:rsid w:val="00F977AC"/>
    <w:rsid w:val="00F97815"/>
    <w:rsid w:val="00FA5BB8"/>
    <w:rsid w:val="00FB0628"/>
    <w:rsid w:val="00FB2F16"/>
    <w:rsid w:val="00FB491E"/>
    <w:rsid w:val="00FB6920"/>
    <w:rsid w:val="00FB75EF"/>
    <w:rsid w:val="00FB7F6A"/>
    <w:rsid w:val="00FC0F9F"/>
    <w:rsid w:val="00FC1CE9"/>
    <w:rsid w:val="00FC456E"/>
    <w:rsid w:val="00FC7DA5"/>
    <w:rsid w:val="00FD4827"/>
    <w:rsid w:val="00FE1A47"/>
    <w:rsid w:val="00FE39C1"/>
    <w:rsid w:val="00FE4BCD"/>
    <w:rsid w:val="00FE4F1F"/>
    <w:rsid w:val="00FE55C7"/>
    <w:rsid w:val="00FF1F88"/>
    <w:rsid w:val="00FF3854"/>
    <w:rsid w:val="00FF4B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1" type="connector" idref="#Straight Arrow Connector 27"/>
        <o:r id="V:Rule2" type="connector" idref="#Straight Arrow Connector 26"/>
        <o:r id="V:Rule3" type="connector" idref="#Straight Arrow Connector 28"/>
        <o:r id="V:Rule4" type="connector" idref="#Straight Arrow Connector 22"/>
        <o:r id="V:Rule5" type="connector" idref="#Straight Arrow Connector 21"/>
        <o:r id="V:Rule6" type="connector" idref="#Straight Arrow Connector 20"/>
        <o:r id="V:Rule7" type="connector" idref="#Straight Arrow Connector 19"/>
        <o:r id="V:Rule8" type="connector" idref="#Straight Arrow Connector 15"/>
        <o:r id="V:Rule9" type="connector" idref="#Straight Arrow Connector 14"/>
        <o:r id="V:Rule10" type="connector" idref="#Straight Arrow Connector 13"/>
        <o:r id="V:Rule11" type="connector" idref="#Straight Arrow Connector 8"/>
        <o:r id="V:Rule12" type="connector" idref="#AutoShape 24"/>
        <o:r id="V:Rule13" type="connector" idref="#AutoShape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04D4"/>
    <w:rPr>
      <w:sz w:val="24"/>
      <w:szCs w:val="24"/>
    </w:rPr>
  </w:style>
  <w:style w:type="paragraph" w:styleId="Heading1">
    <w:name w:val="heading 1"/>
    <w:aliases w:val="1m"/>
    <w:basedOn w:val="Normal"/>
    <w:next w:val="Normal"/>
    <w:autoRedefine/>
    <w:qFormat/>
    <w:rsid w:val="00F804D4"/>
    <w:pPr>
      <w:keepNext/>
      <w:numPr>
        <w:numId w:val="78"/>
      </w:numPr>
      <w:spacing w:before="240" w:after="60"/>
      <w:outlineLvl w:val="0"/>
    </w:pPr>
    <w:rPr>
      <w:rFonts w:ascii="Arial" w:hAnsi="Arial" w:cs="Arial"/>
      <w:b/>
      <w:bCs/>
      <w:kern w:val="32"/>
      <w:sz w:val="32"/>
      <w:szCs w:val="32"/>
    </w:rPr>
  </w:style>
  <w:style w:type="paragraph" w:styleId="Heading2">
    <w:name w:val="heading 2"/>
    <w:aliases w:val="2m"/>
    <w:basedOn w:val="Normal"/>
    <w:next w:val="Normal"/>
    <w:qFormat/>
    <w:rsid w:val="00F804D4"/>
    <w:pPr>
      <w:keepNext/>
      <w:numPr>
        <w:ilvl w:val="1"/>
        <w:numId w:val="78"/>
      </w:numPr>
      <w:spacing w:before="240" w:after="60"/>
      <w:outlineLvl w:val="1"/>
    </w:pPr>
    <w:rPr>
      <w:rFonts w:ascii="Arial" w:hAnsi="Arial" w:cs="Arial"/>
      <w:b/>
      <w:bCs/>
      <w:i/>
      <w:iCs/>
      <w:sz w:val="28"/>
      <w:szCs w:val="28"/>
    </w:rPr>
  </w:style>
  <w:style w:type="paragraph" w:styleId="Heading3">
    <w:name w:val="heading 3"/>
    <w:aliases w:val="3m,H3"/>
    <w:basedOn w:val="Normal"/>
    <w:next w:val="Normal"/>
    <w:qFormat/>
    <w:rsid w:val="00F804D4"/>
    <w:pPr>
      <w:keepNext/>
      <w:numPr>
        <w:ilvl w:val="2"/>
        <w:numId w:val="78"/>
      </w:numPr>
      <w:spacing w:before="240" w:after="60"/>
      <w:outlineLvl w:val="2"/>
    </w:pPr>
    <w:rPr>
      <w:rFonts w:ascii="Arial" w:hAnsi="Arial" w:cs="Arial"/>
      <w:b/>
      <w:bCs/>
      <w:sz w:val="26"/>
      <w:szCs w:val="26"/>
    </w:rPr>
  </w:style>
  <w:style w:type="paragraph" w:styleId="Heading4">
    <w:name w:val="heading 4"/>
    <w:basedOn w:val="Normal"/>
    <w:next w:val="Normal"/>
    <w:link w:val="Heading4Char"/>
    <w:autoRedefine/>
    <w:qFormat/>
    <w:rsid w:val="00F804D4"/>
    <w:pPr>
      <w:keepNext/>
      <w:numPr>
        <w:ilvl w:val="3"/>
        <w:numId w:val="78"/>
      </w:numPr>
      <w:tabs>
        <w:tab w:val="left" w:pos="1260"/>
      </w:tabs>
      <w:spacing w:before="240" w:after="60"/>
      <w:outlineLvl w:val="3"/>
    </w:pPr>
    <w:rPr>
      <w:rFonts w:ascii="Arial" w:eastAsiaTheme="majorEastAsia" w:hAnsi="Arial" w:cs="Arial"/>
      <w:b/>
      <w:bCs/>
      <w:i/>
      <w:sz w:val="28"/>
      <w:szCs w:val="28"/>
    </w:rPr>
  </w:style>
  <w:style w:type="paragraph" w:styleId="Heading5">
    <w:name w:val="heading 5"/>
    <w:basedOn w:val="Normal"/>
    <w:next w:val="Normal"/>
    <w:qFormat/>
    <w:rsid w:val="00F804D4"/>
    <w:pPr>
      <w:numPr>
        <w:ilvl w:val="4"/>
        <w:numId w:val="78"/>
      </w:numPr>
      <w:spacing w:before="240" w:after="60"/>
      <w:outlineLvl w:val="4"/>
    </w:pPr>
    <w:rPr>
      <w:b/>
      <w:bCs/>
      <w:i/>
      <w:iCs/>
      <w:sz w:val="26"/>
      <w:szCs w:val="26"/>
    </w:rPr>
  </w:style>
  <w:style w:type="paragraph" w:styleId="Heading6">
    <w:name w:val="heading 6"/>
    <w:basedOn w:val="Normal"/>
    <w:next w:val="Normal"/>
    <w:qFormat/>
    <w:rsid w:val="00F804D4"/>
    <w:pPr>
      <w:numPr>
        <w:ilvl w:val="5"/>
        <w:numId w:val="78"/>
      </w:numPr>
      <w:spacing w:before="240" w:after="60"/>
      <w:outlineLvl w:val="5"/>
    </w:pPr>
    <w:rPr>
      <w:b/>
      <w:bCs/>
      <w:sz w:val="22"/>
      <w:szCs w:val="22"/>
    </w:rPr>
  </w:style>
  <w:style w:type="paragraph" w:styleId="Heading7">
    <w:name w:val="heading 7"/>
    <w:basedOn w:val="Normal"/>
    <w:next w:val="Normal"/>
    <w:qFormat/>
    <w:rsid w:val="00F804D4"/>
    <w:pPr>
      <w:numPr>
        <w:ilvl w:val="6"/>
        <w:numId w:val="78"/>
      </w:numPr>
      <w:spacing w:before="240" w:after="60"/>
      <w:outlineLvl w:val="6"/>
    </w:pPr>
  </w:style>
  <w:style w:type="paragraph" w:styleId="Heading8">
    <w:name w:val="heading 8"/>
    <w:basedOn w:val="Normal"/>
    <w:next w:val="Normal"/>
    <w:qFormat/>
    <w:rsid w:val="00F804D4"/>
    <w:pPr>
      <w:numPr>
        <w:ilvl w:val="7"/>
        <w:numId w:val="78"/>
      </w:numPr>
      <w:spacing w:before="240" w:after="60"/>
      <w:outlineLvl w:val="7"/>
    </w:pPr>
    <w:rPr>
      <w:i/>
      <w:iCs/>
    </w:rPr>
  </w:style>
  <w:style w:type="paragraph" w:styleId="Heading9">
    <w:name w:val="heading 9"/>
    <w:basedOn w:val="Normal"/>
    <w:next w:val="Normal"/>
    <w:qFormat/>
    <w:rsid w:val="00F804D4"/>
    <w:pPr>
      <w:numPr>
        <w:ilvl w:val="8"/>
        <w:numId w:val="7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84B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386CE6"/>
    <w:pPr>
      <w:tabs>
        <w:tab w:val="center" w:pos="4320"/>
        <w:tab w:val="right" w:pos="8640"/>
      </w:tabs>
    </w:pPr>
  </w:style>
  <w:style w:type="paragraph" w:styleId="Footer">
    <w:name w:val="footer"/>
    <w:basedOn w:val="Normal"/>
    <w:rsid w:val="00386CE6"/>
    <w:pPr>
      <w:tabs>
        <w:tab w:val="center" w:pos="4320"/>
        <w:tab w:val="right" w:pos="8640"/>
      </w:tabs>
    </w:pPr>
  </w:style>
  <w:style w:type="paragraph" w:styleId="TOC1">
    <w:name w:val="toc 1"/>
    <w:basedOn w:val="Normal"/>
    <w:next w:val="Normal"/>
    <w:autoRedefine/>
    <w:uiPriority w:val="39"/>
    <w:rsid w:val="00F42F2D"/>
  </w:style>
  <w:style w:type="paragraph" w:styleId="TOC2">
    <w:name w:val="toc 2"/>
    <w:basedOn w:val="Normal"/>
    <w:next w:val="Normal"/>
    <w:autoRedefine/>
    <w:uiPriority w:val="39"/>
    <w:rsid w:val="00F42F2D"/>
    <w:pPr>
      <w:ind w:left="240"/>
    </w:pPr>
  </w:style>
  <w:style w:type="character" w:styleId="Hyperlink">
    <w:name w:val="Hyperlink"/>
    <w:uiPriority w:val="99"/>
    <w:rsid w:val="00F42F2D"/>
    <w:rPr>
      <w:color w:val="0000FF"/>
      <w:u w:val="single"/>
    </w:rPr>
  </w:style>
  <w:style w:type="character" w:styleId="PageNumber">
    <w:name w:val="page number"/>
    <w:aliases w:val="Page 1 0f #"/>
    <w:basedOn w:val="DefaultParagraphFont"/>
    <w:rsid w:val="00F000FD"/>
  </w:style>
  <w:style w:type="paragraph" w:customStyle="1" w:styleId="CharChar1CharCharCharChar1CharCharCharCharCharChar">
    <w:name w:val="Char Char1 Char Char Char Char1 Char Char Char Char Char Char"/>
    <w:basedOn w:val="Normal"/>
    <w:rsid w:val="00F000FD"/>
    <w:pPr>
      <w:spacing w:before="120" w:after="160" w:line="240" w:lineRule="exact"/>
    </w:pPr>
    <w:rPr>
      <w:rFonts w:ascii="Verdana" w:hAnsi="Verdana" w:cs="Arial"/>
      <w:sz w:val="20"/>
      <w:szCs w:val="20"/>
    </w:rPr>
  </w:style>
  <w:style w:type="character" w:styleId="CommentReference">
    <w:name w:val="annotation reference"/>
    <w:rsid w:val="0050244C"/>
    <w:rPr>
      <w:sz w:val="16"/>
      <w:szCs w:val="16"/>
    </w:rPr>
  </w:style>
  <w:style w:type="paragraph" w:styleId="CommentText">
    <w:name w:val="annotation text"/>
    <w:basedOn w:val="Normal"/>
    <w:link w:val="CommentTextChar"/>
    <w:rsid w:val="0050244C"/>
    <w:rPr>
      <w:sz w:val="20"/>
      <w:szCs w:val="20"/>
    </w:rPr>
  </w:style>
  <w:style w:type="character" w:customStyle="1" w:styleId="CommentTextChar">
    <w:name w:val="Comment Text Char"/>
    <w:basedOn w:val="DefaultParagraphFont"/>
    <w:link w:val="CommentText"/>
    <w:rsid w:val="0050244C"/>
  </w:style>
  <w:style w:type="paragraph" w:styleId="CommentSubject">
    <w:name w:val="annotation subject"/>
    <w:basedOn w:val="CommentText"/>
    <w:next w:val="CommentText"/>
    <w:link w:val="CommentSubjectChar"/>
    <w:rsid w:val="0050244C"/>
    <w:rPr>
      <w:b/>
      <w:bCs/>
    </w:rPr>
  </w:style>
  <w:style w:type="character" w:customStyle="1" w:styleId="CommentSubjectChar">
    <w:name w:val="Comment Subject Char"/>
    <w:link w:val="CommentSubject"/>
    <w:rsid w:val="0050244C"/>
    <w:rPr>
      <w:b/>
      <w:bCs/>
    </w:rPr>
  </w:style>
  <w:style w:type="paragraph" w:styleId="BalloonText">
    <w:name w:val="Balloon Text"/>
    <w:basedOn w:val="Normal"/>
    <w:link w:val="BalloonTextChar"/>
    <w:rsid w:val="0050244C"/>
    <w:rPr>
      <w:rFonts w:ascii="Tahoma" w:hAnsi="Tahoma" w:cs="Tahoma"/>
      <w:sz w:val="16"/>
      <w:szCs w:val="16"/>
    </w:rPr>
  </w:style>
  <w:style w:type="character" w:customStyle="1" w:styleId="BalloonTextChar">
    <w:name w:val="Balloon Text Char"/>
    <w:link w:val="BalloonText"/>
    <w:rsid w:val="0050244C"/>
    <w:rPr>
      <w:rFonts w:ascii="Tahoma" w:hAnsi="Tahoma" w:cs="Tahoma"/>
      <w:sz w:val="16"/>
      <w:szCs w:val="16"/>
    </w:rPr>
  </w:style>
  <w:style w:type="paragraph" w:styleId="TOC3">
    <w:name w:val="toc 3"/>
    <w:basedOn w:val="Normal"/>
    <w:next w:val="Normal"/>
    <w:autoRedefine/>
    <w:uiPriority w:val="39"/>
    <w:rsid w:val="003A2A61"/>
    <w:pPr>
      <w:ind w:left="480"/>
    </w:pPr>
  </w:style>
  <w:style w:type="paragraph" w:customStyle="1" w:styleId="CharChar1CharCharCharChar1CharCharCharCharCharChar0">
    <w:name w:val="Char Char1 Char Char Char Char1 Char Char Char Char Char Char"/>
    <w:basedOn w:val="Normal"/>
    <w:rsid w:val="0051385D"/>
    <w:pPr>
      <w:spacing w:before="120" w:after="160" w:line="240" w:lineRule="exact"/>
    </w:pPr>
    <w:rPr>
      <w:rFonts w:ascii="Verdana" w:hAnsi="Verdana" w:cs="Arial"/>
      <w:sz w:val="20"/>
      <w:szCs w:val="20"/>
    </w:rPr>
  </w:style>
  <w:style w:type="paragraph" w:styleId="TOCHeading">
    <w:name w:val="TOC Heading"/>
    <w:basedOn w:val="Heading1"/>
    <w:next w:val="Normal"/>
    <w:uiPriority w:val="39"/>
    <w:semiHidden/>
    <w:unhideWhenUsed/>
    <w:qFormat/>
    <w:rsid w:val="00F804D4"/>
    <w:pPr>
      <w:keepLines/>
      <w:numPr>
        <w:numId w:val="0"/>
      </w:numPr>
      <w:spacing w:before="480" w:after="0" w:line="276" w:lineRule="auto"/>
      <w:outlineLvl w:val="9"/>
    </w:pPr>
    <w:rPr>
      <w:rFonts w:ascii="Cambria" w:eastAsia="MS Gothic" w:hAnsi="Cambria" w:cs="Times New Roman"/>
      <w:color w:val="365F91"/>
      <w:kern w:val="0"/>
      <w:sz w:val="28"/>
      <w:szCs w:val="28"/>
      <w:lang w:eastAsia="ja-JP"/>
    </w:rPr>
  </w:style>
  <w:style w:type="paragraph" w:styleId="TOC4">
    <w:name w:val="toc 4"/>
    <w:basedOn w:val="Normal"/>
    <w:next w:val="Normal"/>
    <w:autoRedefine/>
    <w:uiPriority w:val="39"/>
    <w:rsid w:val="00C14191"/>
    <w:pPr>
      <w:ind w:left="720"/>
    </w:pPr>
  </w:style>
  <w:style w:type="paragraph" w:styleId="TOC5">
    <w:name w:val="toc 5"/>
    <w:basedOn w:val="Normal"/>
    <w:next w:val="Normal"/>
    <w:autoRedefine/>
    <w:uiPriority w:val="39"/>
    <w:rsid w:val="00154C0D"/>
    <w:pPr>
      <w:ind w:left="960"/>
    </w:pPr>
  </w:style>
  <w:style w:type="paragraph" w:styleId="ListParagraph">
    <w:name w:val="List Paragraph"/>
    <w:basedOn w:val="Normal"/>
    <w:uiPriority w:val="34"/>
    <w:qFormat/>
    <w:rsid w:val="00F804D4"/>
    <w:pPr>
      <w:ind w:left="720"/>
      <w:contextualSpacing/>
    </w:pPr>
  </w:style>
  <w:style w:type="paragraph" w:customStyle="1" w:styleId="ABLOCKPARA">
    <w:name w:val="A BLOCK PARA"/>
    <w:basedOn w:val="Normal"/>
    <w:rsid w:val="00BA6026"/>
    <w:rPr>
      <w:rFonts w:ascii="Arial" w:hAnsi="Arial" w:cs="Arial"/>
      <w:sz w:val="20"/>
      <w:szCs w:val="20"/>
      <w:lang w:val="en-GB"/>
    </w:rPr>
  </w:style>
  <w:style w:type="paragraph" w:styleId="BodyText">
    <w:name w:val="Body Text"/>
    <w:basedOn w:val="Normal"/>
    <w:link w:val="BodyTextChar"/>
    <w:rsid w:val="003A142C"/>
    <w:pPr>
      <w:autoSpaceDE w:val="0"/>
      <w:autoSpaceDN w:val="0"/>
      <w:jc w:val="both"/>
    </w:pPr>
    <w:rPr>
      <w:sz w:val="20"/>
      <w:szCs w:val="20"/>
    </w:rPr>
  </w:style>
  <w:style w:type="character" w:customStyle="1" w:styleId="BodyTextChar">
    <w:name w:val="Body Text Char"/>
    <w:basedOn w:val="DefaultParagraphFont"/>
    <w:link w:val="BodyText"/>
    <w:rsid w:val="003A142C"/>
  </w:style>
  <w:style w:type="character" w:customStyle="1" w:styleId="Heading4Char">
    <w:name w:val="Heading 4 Char"/>
    <w:basedOn w:val="DefaultParagraphFont"/>
    <w:link w:val="Heading4"/>
    <w:rsid w:val="003A2C0C"/>
    <w:rPr>
      <w:rFonts w:ascii="Arial" w:eastAsiaTheme="majorEastAsia" w:hAnsi="Arial" w:cs="Arial"/>
      <w:b/>
      <w:bCs/>
      <w:i/>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04D4"/>
    <w:rPr>
      <w:sz w:val="24"/>
      <w:szCs w:val="24"/>
    </w:rPr>
  </w:style>
  <w:style w:type="paragraph" w:styleId="Heading1">
    <w:name w:val="heading 1"/>
    <w:aliases w:val="1m"/>
    <w:basedOn w:val="Normal"/>
    <w:next w:val="Normal"/>
    <w:autoRedefine/>
    <w:qFormat/>
    <w:rsid w:val="00F804D4"/>
    <w:pPr>
      <w:keepNext/>
      <w:numPr>
        <w:numId w:val="78"/>
      </w:numPr>
      <w:spacing w:before="240" w:after="60"/>
      <w:outlineLvl w:val="0"/>
    </w:pPr>
    <w:rPr>
      <w:rFonts w:ascii="Arial" w:hAnsi="Arial" w:cs="Arial"/>
      <w:b/>
      <w:bCs/>
      <w:kern w:val="32"/>
      <w:sz w:val="32"/>
      <w:szCs w:val="32"/>
    </w:rPr>
  </w:style>
  <w:style w:type="paragraph" w:styleId="Heading2">
    <w:name w:val="heading 2"/>
    <w:aliases w:val="2m"/>
    <w:basedOn w:val="Normal"/>
    <w:next w:val="Normal"/>
    <w:qFormat/>
    <w:rsid w:val="00F804D4"/>
    <w:pPr>
      <w:keepNext/>
      <w:numPr>
        <w:ilvl w:val="1"/>
        <w:numId w:val="78"/>
      </w:numPr>
      <w:spacing w:before="240" w:after="60"/>
      <w:outlineLvl w:val="1"/>
    </w:pPr>
    <w:rPr>
      <w:rFonts w:ascii="Arial" w:hAnsi="Arial" w:cs="Arial"/>
      <w:b/>
      <w:bCs/>
      <w:i/>
      <w:iCs/>
      <w:sz w:val="28"/>
      <w:szCs w:val="28"/>
    </w:rPr>
  </w:style>
  <w:style w:type="paragraph" w:styleId="Heading3">
    <w:name w:val="heading 3"/>
    <w:aliases w:val="3m,H3"/>
    <w:basedOn w:val="Normal"/>
    <w:next w:val="Normal"/>
    <w:qFormat/>
    <w:rsid w:val="00F804D4"/>
    <w:pPr>
      <w:keepNext/>
      <w:numPr>
        <w:ilvl w:val="2"/>
        <w:numId w:val="78"/>
      </w:numPr>
      <w:spacing w:before="240" w:after="60"/>
      <w:outlineLvl w:val="2"/>
    </w:pPr>
    <w:rPr>
      <w:rFonts w:ascii="Arial" w:hAnsi="Arial" w:cs="Arial"/>
      <w:b/>
      <w:bCs/>
      <w:sz w:val="26"/>
      <w:szCs w:val="26"/>
    </w:rPr>
  </w:style>
  <w:style w:type="paragraph" w:styleId="Heading4">
    <w:name w:val="heading 4"/>
    <w:basedOn w:val="Normal"/>
    <w:next w:val="Normal"/>
    <w:link w:val="Heading4Char"/>
    <w:autoRedefine/>
    <w:qFormat/>
    <w:rsid w:val="00F804D4"/>
    <w:pPr>
      <w:keepNext/>
      <w:numPr>
        <w:ilvl w:val="3"/>
        <w:numId w:val="78"/>
      </w:numPr>
      <w:tabs>
        <w:tab w:val="left" w:pos="1260"/>
      </w:tabs>
      <w:spacing w:before="240" w:after="60"/>
      <w:outlineLvl w:val="3"/>
    </w:pPr>
    <w:rPr>
      <w:rFonts w:ascii="Arial" w:eastAsiaTheme="majorEastAsia" w:hAnsi="Arial" w:cs="Arial"/>
      <w:b/>
      <w:bCs/>
      <w:i/>
      <w:sz w:val="28"/>
      <w:szCs w:val="28"/>
    </w:rPr>
  </w:style>
  <w:style w:type="paragraph" w:styleId="Heading5">
    <w:name w:val="heading 5"/>
    <w:basedOn w:val="Normal"/>
    <w:next w:val="Normal"/>
    <w:qFormat/>
    <w:rsid w:val="00F804D4"/>
    <w:pPr>
      <w:numPr>
        <w:ilvl w:val="4"/>
        <w:numId w:val="78"/>
      </w:numPr>
      <w:spacing w:before="240" w:after="60"/>
      <w:outlineLvl w:val="4"/>
    </w:pPr>
    <w:rPr>
      <w:b/>
      <w:bCs/>
      <w:i/>
      <w:iCs/>
      <w:sz w:val="26"/>
      <w:szCs w:val="26"/>
    </w:rPr>
  </w:style>
  <w:style w:type="paragraph" w:styleId="Heading6">
    <w:name w:val="heading 6"/>
    <w:basedOn w:val="Normal"/>
    <w:next w:val="Normal"/>
    <w:qFormat/>
    <w:rsid w:val="00F804D4"/>
    <w:pPr>
      <w:numPr>
        <w:ilvl w:val="5"/>
        <w:numId w:val="78"/>
      </w:numPr>
      <w:spacing w:before="240" w:after="60"/>
      <w:outlineLvl w:val="5"/>
    </w:pPr>
    <w:rPr>
      <w:b/>
      <w:bCs/>
      <w:sz w:val="22"/>
      <w:szCs w:val="22"/>
    </w:rPr>
  </w:style>
  <w:style w:type="paragraph" w:styleId="Heading7">
    <w:name w:val="heading 7"/>
    <w:basedOn w:val="Normal"/>
    <w:next w:val="Normal"/>
    <w:qFormat/>
    <w:rsid w:val="00F804D4"/>
    <w:pPr>
      <w:numPr>
        <w:ilvl w:val="6"/>
        <w:numId w:val="78"/>
      </w:numPr>
      <w:spacing w:before="240" w:after="60"/>
      <w:outlineLvl w:val="6"/>
    </w:pPr>
  </w:style>
  <w:style w:type="paragraph" w:styleId="Heading8">
    <w:name w:val="heading 8"/>
    <w:basedOn w:val="Normal"/>
    <w:next w:val="Normal"/>
    <w:qFormat/>
    <w:rsid w:val="00F804D4"/>
    <w:pPr>
      <w:numPr>
        <w:ilvl w:val="7"/>
        <w:numId w:val="78"/>
      </w:numPr>
      <w:spacing w:before="240" w:after="60"/>
      <w:outlineLvl w:val="7"/>
    </w:pPr>
    <w:rPr>
      <w:i/>
      <w:iCs/>
    </w:rPr>
  </w:style>
  <w:style w:type="paragraph" w:styleId="Heading9">
    <w:name w:val="heading 9"/>
    <w:basedOn w:val="Normal"/>
    <w:next w:val="Normal"/>
    <w:qFormat/>
    <w:rsid w:val="00F804D4"/>
    <w:pPr>
      <w:numPr>
        <w:ilvl w:val="8"/>
        <w:numId w:val="7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84B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386CE6"/>
    <w:pPr>
      <w:tabs>
        <w:tab w:val="center" w:pos="4320"/>
        <w:tab w:val="right" w:pos="8640"/>
      </w:tabs>
    </w:pPr>
  </w:style>
  <w:style w:type="paragraph" w:styleId="Footer">
    <w:name w:val="footer"/>
    <w:basedOn w:val="Normal"/>
    <w:rsid w:val="00386CE6"/>
    <w:pPr>
      <w:tabs>
        <w:tab w:val="center" w:pos="4320"/>
        <w:tab w:val="right" w:pos="8640"/>
      </w:tabs>
    </w:pPr>
  </w:style>
  <w:style w:type="paragraph" w:styleId="TOC1">
    <w:name w:val="toc 1"/>
    <w:basedOn w:val="Normal"/>
    <w:next w:val="Normal"/>
    <w:autoRedefine/>
    <w:uiPriority w:val="39"/>
    <w:rsid w:val="00F42F2D"/>
  </w:style>
  <w:style w:type="paragraph" w:styleId="TOC2">
    <w:name w:val="toc 2"/>
    <w:basedOn w:val="Normal"/>
    <w:next w:val="Normal"/>
    <w:autoRedefine/>
    <w:uiPriority w:val="39"/>
    <w:rsid w:val="00F42F2D"/>
    <w:pPr>
      <w:ind w:left="240"/>
    </w:pPr>
  </w:style>
  <w:style w:type="character" w:styleId="Hyperlink">
    <w:name w:val="Hyperlink"/>
    <w:uiPriority w:val="99"/>
    <w:rsid w:val="00F42F2D"/>
    <w:rPr>
      <w:color w:val="0000FF"/>
      <w:u w:val="single"/>
    </w:rPr>
  </w:style>
  <w:style w:type="character" w:styleId="PageNumber">
    <w:name w:val="page number"/>
    <w:aliases w:val="Page 1 0f #"/>
    <w:basedOn w:val="DefaultParagraphFont"/>
    <w:rsid w:val="00F000FD"/>
  </w:style>
  <w:style w:type="paragraph" w:customStyle="1" w:styleId="CharChar1CharCharCharChar1CharCharCharCharCharChar">
    <w:name w:val="Char Char1 Char Char Char Char1 Char Char Char Char Char Char"/>
    <w:basedOn w:val="Normal"/>
    <w:rsid w:val="00F000FD"/>
    <w:pPr>
      <w:spacing w:before="120" w:after="160" w:line="240" w:lineRule="exact"/>
    </w:pPr>
    <w:rPr>
      <w:rFonts w:ascii="Verdana" w:hAnsi="Verdana" w:cs="Arial"/>
      <w:sz w:val="20"/>
      <w:szCs w:val="20"/>
    </w:rPr>
  </w:style>
  <w:style w:type="character" w:styleId="CommentReference">
    <w:name w:val="annotation reference"/>
    <w:rsid w:val="0050244C"/>
    <w:rPr>
      <w:sz w:val="16"/>
      <w:szCs w:val="16"/>
    </w:rPr>
  </w:style>
  <w:style w:type="paragraph" w:styleId="CommentText">
    <w:name w:val="annotation text"/>
    <w:basedOn w:val="Normal"/>
    <w:link w:val="CommentTextChar"/>
    <w:rsid w:val="0050244C"/>
    <w:rPr>
      <w:sz w:val="20"/>
      <w:szCs w:val="20"/>
    </w:rPr>
  </w:style>
  <w:style w:type="character" w:customStyle="1" w:styleId="CommentTextChar">
    <w:name w:val="Comment Text Char"/>
    <w:basedOn w:val="DefaultParagraphFont"/>
    <w:link w:val="CommentText"/>
    <w:rsid w:val="0050244C"/>
  </w:style>
  <w:style w:type="paragraph" w:styleId="CommentSubject">
    <w:name w:val="annotation subject"/>
    <w:basedOn w:val="CommentText"/>
    <w:next w:val="CommentText"/>
    <w:link w:val="CommentSubjectChar"/>
    <w:rsid w:val="0050244C"/>
    <w:rPr>
      <w:b/>
      <w:bCs/>
    </w:rPr>
  </w:style>
  <w:style w:type="character" w:customStyle="1" w:styleId="CommentSubjectChar">
    <w:name w:val="Comment Subject Char"/>
    <w:link w:val="CommentSubject"/>
    <w:rsid w:val="0050244C"/>
    <w:rPr>
      <w:b/>
      <w:bCs/>
    </w:rPr>
  </w:style>
  <w:style w:type="paragraph" w:styleId="BalloonText">
    <w:name w:val="Balloon Text"/>
    <w:basedOn w:val="Normal"/>
    <w:link w:val="BalloonTextChar"/>
    <w:rsid w:val="0050244C"/>
    <w:rPr>
      <w:rFonts w:ascii="Tahoma" w:hAnsi="Tahoma" w:cs="Tahoma"/>
      <w:sz w:val="16"/>
      <w:szCs w:val="16"/>
    </w:rPr>
  </w:style>
  <w:style w:type="character" w:customStyle="1" w:styleId="BalloonTextChar">
    <w:name w:val="Balloon Text Char"/>
    <w:link w:val="BalloonText"/>
    <w:rsid w:val="0050244C"/>
    <w:rPr>
      <w:rFonts w:ascii="Tahoma" w:hAnsi="Tahoma" w:cs="Tahoma"/>
      <w:sz w:val="16"/>
      <w:szCs w:val="16"/>
    </w:rPr>
  </w:style>
  <w:style w:type="paragraph" w:styleId="TOC3">
    <w:name w:val="toc 3"/>
    <w:basedOn w:val="Normal"/>
    <w:next w:val="Normal"/>
    <w:autoRedefine/>
    <w:uiPriority w:val="39"/>
    <w:rsid w:val="003A2A61"/>
    <w:pPr>
      <w:ind w:left="480"/>
    </w:pPr>
  </w:style>
  <w:style w:type="paragraph" w:customStyle="1" w:styleId="CharChar1CharCharCharChar1CharCharCharCharCharChar0">
    <w:name w:val="Char Char1 Char Char Char Char1 Char Char Char Char Char Char"/>
    <w:basedOn w:val="Normal"/>
    <w:rsid w:val="0051385D"/>
    <w:pPr>
      <w:spacing w:before="120" w:after="160" w:line="240" w:lineRule="exact"/>
    </w:pPr>
    <w:rPr>
      <w:rFonts w:ascii="Verdana" w:hAnsi="Verdana" w:cs="Arial"/>
      <w:sz w:val="20"/>
      <w:szCs w:val="20"/>
    </w:rPr>
  </w:style>
  <w:style w:type="paragraph" w:styleId="TOCHeading">
    <w:name w:val="TOC Heading"/>
    <w:basedOn w:val="Heading1"/>
    <w:next w:val="Normal"/>
    <w:uiPriority w:val="39"/>
    <w:semiHidden/>
    <w:unhideWhenUsed/>
    <w:qFormat/>
    <w:rsid w:val="00F804D4"/>
    <w:pPr>
      <w:keepLines/>
      <w:numPr>
        <w:numId w:val="0"/>
      </w:numPr>
      <w:spacing w:before="480" w:after="0" w:line="276" w:lineRule="auto"/>
      <w:outlineLvl w:val="9"/>
    </w:pPr>
    <w:rPr>
      <w:rFonts w:ascii="Cambria" w:eastAsia="MS Gothic" w:hAnsi="Cambria" w:cs="Times New Roman"/>
      <w:color w:val="365F91"/>
      <w:kern w:val="0"/>
      <w:sz w:val="28"/>
      <w:szCs w:val="28"/>
      <w:lang w:eastAsia="ja-JP"/>
    </w:rPr>
  </w:style>
  <w:style w:type="paragraph" w:styleId="TOC4">
    <w:name w:val="toc 4"/>
    <w:basedOn w:val="Normal"/>
    <w:next w:val="Normal"/>
    <w:autoRedefine/>
    <w:uiPriority w:val="39"/>
    <w:rsid w:val="00C14191"/>
    <w:pPr>
      <w:ind w:left="720"/>
    </w:pPr>
  </w:style>
  <w:style w:type="paragraph" w:styleId="TOC5">
    <w:name w:val="toc 5"/>
    <w:basedOn w:val="Normal"/>
    <w:next w:val="Normal"/>
    <w:autoRedefine/>
    <w:uiPriority w:val="39"/>
    <w:rsid w:val="00154C0D"/>
    <w:pPr>
      <w:ind w:left="960"/>
    </w:pPr>
  </w:style>
  <w:style w:type="paragraph" w:styleId="ListParagraph">
    <w:name w:val="List Paragraph"/>
    <w:basedOn w:val="Normal"/>
    <w:uiPriority w:val="34"/>
    <w:qFormat/>
    <w:rsid w:val="00F804D4"/>
    <w:pPr>
      <w:ind w:left="720"/>
      <w:contextualSpacing/>
    </w:pPr>
  </w:style>
  <w:style w:type="paragraph" w:customStyle="1" w:styleId="ABLOCKPARA">
    <w:name w:val="A BLOCK PARA"/>
    <w:basedOn w:val="Normal"/>
    <w:rsid w:val="00BA6026"/>
    <w:rPr>
      <w:rFonts w:ascii="Arial" w:hAnsi="Arial" w:cs="Arial"/>
      <w:sz w:val="20"/>
      <w:szCs w:val="20"/>
      <w:lang w:val="en-GB"/>
    </w:rPr>
  </w:style>
  <w:style w:type="paragraph" w:styleId="BodyText">
    <w:name w:val="Body Text"/>
    <w:basedOn w:val="Normal"/>
    <w:link w:val="BodyTextChar"/>
    <w:rsid w:val="003A142C"/>
    <w:pPr>
      <w:autoSpaceDE w:val="0"/>
      <w:autoSpaceDN w:val="0"/>
      <w:jc w:val="both"/>
    </w:pPr>
    <w:rPr>
      <w:sz w:val="20"/>
      <w:szCs w:val="20"/>
    </w:rPr>
  </w:style>
  <w:style w:type="character" w:customStyle="1" w:styleId="BodyTextChar">
    <w:name w:val="Body Text Char"/>
    <w:basedOn w:val="DefaultParagraphFont"/>
    <w:link w:val="BodyText"/>
    <w:rsid w:val="003A142C"/>
  </w:style>
  <w:style w:type="character" w:customStyle="1" w:styleId="Heading4Char">
    <w:name w:val="Heading 4 Char"/>
    <w:basedOn w:val="DefaultParagraphFont"/>
    <w:link w:val="Heading4"/>
    <w:rsid w:val="003A2C0C"/>
    <w:rPr>
      <w:rFonts w:ascii="Arial" w:eastAsiaTheme="majorEastAsia" w:hAnsi="Arial" w:cs="Arial"/>
      <w:b/>
      <w:bCs/>
      <w:i/>
      <w:sz w:val="28"/>
      <w:szCs w:val="28"/>
    </w:rPr>
  </w:style>
</w:styles>
</file>

<file path=word/webSettings.xml><?xml version="1.0" encoding="utf-8"?>
<w:webSettings xmlns:r="http://schemas.openxmlformats.org/officeDocument/2006/relationships" xmlns:w="http://schemas.openxmlformats.org/wordprocessingml/2006/main">
  <w:divs>
    <w:div w:id="10106264">
      <w:bodyDiv w:val="1"/>
      <w:marLeft w:val="0"/>
      <w:marRight w:val="0"/>
      <w:marTop w:val="0"/>
      <w:marBottom w:val="0"/>
      <w:divBdr>
        <w:top w:val="none" w:sz="0" w:space="0" w:color="auto"/>
        <w:left w:val="none" w:sz="0" w:space="0" w:color="auto"/>
        <w:bottom w:val="none" w:sz="0" w:space="0" w:color="auto"/>
        <w:right w:val="none" w:sz="0" w:space="0" w:color="auto"/>
      </w:divBdr>
      <w:divsChild>
        <w:div w:id="1368219882">
          <w:marLeft w:val="547"/>
          <w:marRight w:val="0"/>
          <w:marTop w:val="86"/>
          <w:marBottom w:val="0"/>
          <w:divBdr>
            <w:top w:val="none" w:sz="0" w:space="0" w:color="auto"/>
            <w:left w:val="none" w:sz="0" w:space="0" w:color="auto"/>
            <w:bottom w:val="none" w:sz="0" w:space="0" w:color="auto"/>
            <w:right w:val="none" w:sz="0" w:space="0" w:color="auto"/>
          </w:divBdr>
        </w:div>
        <w:div w:id="1235896247">
          <w:marLeft w:val="547"/>
          <w:marRight w:val="0"/>
          <w:marTop w:val="86"/>
          <w:marBottom w:val="0"/>
          <w:divBdr>
            <w:top w:val="none" w:sz="0" w:space="0" w:color="auto"/>
            <w:left w:val="none" w:sz="0" w:space="0" w:color="auto"/>
            <w:bottom w:val="none" w:sz="0" w:space="0" w:color="auto"/>
            <w:right w:val="none" w:sz="0" w:space="0" w:color="auto"/>
          </w:divBdr>
        </w:div>
        <w:div w:id="329912453">
          <w:marLeft w:val="547"/>
          <w:marRight w:val="0"/>
          <w:marTop w:val="86"/>
          <w:marBottom w:val="0"/>
          <w:divBdr>
            <w:top w:val="none" w:sz="0" w:space="0" w:color="auto"/>
            <w:left w:val="none" w:sz="0" w:space="0" w:color="auto"/>
            <w:bottom w:val="none" w:sz="0" w:space="0" w:color="auto"/>
            <w:right w:val="none" w:sz="0" w:space="0" w:color="auto"/>
          </w:divBdr>
        </w:div>
        <w:div w:id="1824154432">
          <w:marLeft w:val="547"/>
          <w:marRight w:val="0"/>
          <w:marTop w:val="86"/>
          <w:marBottom w:val="0"/>
          <w:divBdr>
            <w:top w:val="none" w:sz="0" w:space="0" w:color="auto"/>
            <w:left w:val="none" w:sz="0" w:space="0" w:color="auto"/>
            <w:bottom w:val="none" w:sz="0" w:space="0" w:color="auto"/>
            <w:right w:val="none" w:sz="0" w:space="0" w:color="auto"/>
          </w:divBdr>
        </w:div>
        <w:div w:id="5402800">
          <w:marLeft w:val="547"/>
          <w:marRight w:val="0"/>
          <w:marTop w:val="86"/>
          <w:marBottom w:val="0"/>
          <w:divBdr>
            <w:top w:val="none" w:sz="0" w:space="0" w:color="auto"/>
            <w:left w:val="none" w:sz="0" w:space="0" w:color="auto"/>
            <w:bottom w:val="none" w:sz="0" w:space="0" w:color="auto"/>
            <w:right w:val="none" w:sz="0" w:space="0" w:color="auto"/>
          </w:divBdr>
        </w:div>
        <w:div w:id="1245185443">
          <w:marLeft w:val="547"/>
          <w:marRight w:val="0"/>
          <w:marTop w:val="86"/>
          <w:marBottom w:val="0"/>
          <w:divBdr>
            <w:top w:val="none" w:sz="0" w:space="0" w:color="auto"/>
            <w:left w:val="none" w:sz="0" w:space="0" w:color="auto"/>
            <w:bottom w:val="none" w:sz="0" w:space="0" w:color="auto"/>
            <w:right w:val="none" w:sz="0" w:space="0" w:color="auto"/>
          </w:divBdr>
        </w:div>
        <w:div w:id="1606424404">
          <w:marLeft w:val="547"/>
          <w:marRight w:val="0"/>
          <w:marTop w:val="86"/>
          <w:marBottom w:val="0"/>
          <w:divBdr>
            <w:top w:val="none" w:sz="0" w:space="0" w:color="auto"/>
            <w:left w:val="none" w:sz="0" w:space="0" w:color="auto"/>
            <w:bottom w:val="none" w:sz="0" w:space="0" w:color="auto"/>
            <w:right w:val="none" w:sz="0" w:space="0" w:color="auto"/>
          </w:divBdr>
        </w:div>
      </w:divsChild>
    </w:div>
    <w:div w:id="17972450">
      <w:bodyDiv w:val="1"/>
      <w:marLeft w:val="0"/>
      <w:marRight w:val="0"/>
      <w:marTop w:val="0"/>
      <w:marBottom w:val="0"/>
      <w:divBdr>
        <w:top w:val="none" w:sz="0" w:space="0" w:color="auto"/>
        <w:left w:val="none" w:sz="0" w:space="0" w:color="auto"/>
        <w:bottom w:val="none" w:sz="0" w:space="0" w:color="auto"/>
        <w:right w:val="none" w:sz="0" w:space="0" w:color="auto"/>
      </w:divBdr>
    </w:div>
    <w:div w:id="69621476">
      <w:bodyDiv w:val="1"/>
      <w:marLeft w:val="0"/>
      <w:marRight w:val="0"/>
      <w:marTop w:val="0"/>
      <w:marBottom w:val="0"/>
      <w:divBdr>
        <w:top w:val="none" w:sz="0" w:space="0" w:color="auto"/>
        <w:left w:val="none" w:sz="0" w:space="0" w:color="auto"/>
        <w:bottom w:val="none" w:sz="0" w:space="0" w:color="auto"/>
        <w:right w:val="none" w:sz="0" w:space="0" w:color="auto"/>
      </w:divBdr>
    </w:div>
    <w:div w:id="97726682">
      <w:bodyDiv w:val="1"/>
      <w:marLeft w:val="0"/>
      <w:marRight w:val="0"/>
      <w:marTop w:val="0"/>
      <w:marBottom w:val="0"/>
      <w:divBdr>
        <w:top w:val="none" w:sz="0" w:space="0" w:color="auto"/>
        <w:left w:val="none" w:sz="0" w:space="0" w:color="auto"/>
        <w:bottom w:val="none" w:sz="0" w:space="0" w:color="auto"/>
        <w:right w:val="none" w:sz="0" w:space="0" w:color="auto"/>
      </w:divBdr>
    </w:div>
    <w:div w:id="109446293">
      <w:bodyDiv w:val="1"/>
      <w:marLeft w:val="0"/>
      <w:marRight w:val="0"/>
      <w:marTop w:val="0"/>
      <w:marBottom w:val="0"/>
      <w:divBdr>
        <w:top w:val="none" w:sz="0" w:space="0" w:color="auto"/>
        <w:left w:val="none" w:sz="0" w:space="0" w:color="auto"/>
        <w:bottom w:val="none" w:sz="0" w:space="0" w:color="auto"/>
        <w:right w:val="none" w:sz="0" w:space="0" w:color="auto"/>
      </w:divBdr>
    </w:div>
    <w:div w:id="121923563">
      <w:bodyDiv w:val="1"/>
      <w:marLeft w:val="0"/>
      <w:marRight w:val="0"/>
      <w:marTop w:val="0"/>
      <w:marBottom w:val="0"/>
      <w:divBdr>
        <w:top w:val="none" w:sz="0" w:space="0" w:color="auto"/>
        <w:left w:val="none" w:sz="0" w:space="0" w:color="auto"/>
        <w:bottom w:val="none" w:sz="0" w:space="0" w:color="auto"/>
        <w:right w:val="none" w:sz="0" w:space="0" w:color="auto"/>
      </w:divBdr>
      <w:divsChild>
        <w:div w:id="160660211">
          <w:marLeft w:val="1267"/>
          <w:marRight w:val="0"/>
          <w:marTop w:val="67"/>
          <w:marBottom w:val="0"/>
          <w:divBdr>
            <w:top w:val="none" w:sz="0" w:space="0" w:color="auto"/>
            <w:left w:val="none" w:sz="0" w:space="0" w:color="auto"/>
            <w:bottom w:val="none" w:sz="0" w:space="0" w:color="auto"/>
            <w:right w:val="none" w:sz="0" w:space="0" w:color="auto"/>
          </w:divBdr>
        </w:div>
        <w:div w:id="350841233">
          <w:marLeft w:val="1267"/>
          <w:marRight w:val="0"/>
          <w:marTop w:val="67"/>
          <w:marBottom w:val="0"/>
          <w:divBdr>
            <w:top w:val="none" w:sz="0" w:space="0" w:color="auto"/>
            <w:left w:val="none" w:sz="0" w:space="0" w:color="auto"/>
            <w:bottom w:val="none" w:sz="0" w:space="0" w:color="auto"/>
            <w:right w:val="none" w:sz="0" w:space="0" w:color="auto"/>
          </w:divBdr>
        </w:div>
        <w:div w:id="403915753">
          <w:marLeft w:val="1267"/>
          <w:marRight w:val="0"/>
          <w:marTop w:val="67"/>
          <w:marBottom w:val="0"/>
          <w:divBdr>
            <w:top w:val="none" w:sz="0" w:space="0" w:color="auto"/>
            <w:left w:val="none" w:sz="0" w:space="0" w:color="auto"/>
            <w:bottom w:val="none" w:sz="0" w:space="0" w:color="auto"/>
            <w:right w:val="none" w:sz="0" w:space="0" w:color="auto"/>
          </w:divBdr>
        </w:div>
        <w:div w:id="483787091">
          <w:marLeft w:val="1267"/>
          <w:marRight w:val="0"/>
          <w:marTop w:val="67"/>
          <w:marBottom w:val="0"/>
          <w:divBdr>
            <w:top w:val="none" w:sz="0" w:space="0" w:color="auto"/>
            <w:left w:val="none" w:sz="0" w:space="0" w:color="auto"/>
            <w:bottom w:val="none" w:sz="0" w:space="0" w:color="auto"/>
            <w:right w:val="none" w:sz="0" w:space="0" w:color="auto"/>
          </w:divBdr>
        </w:div>
        <w:div w:id="490751771">
          <w:marLeft w:val="1267"/>
          <w:marRight w:val="0"/>
          <w:marTop w:val="67"/>
          <w:marBottom w:val="0"/>
          <w:divBdr>
            <w:top w:val="none" w:sz="0" w:space="0" w:color="auto"/>
            <w:left w:val="none" w:sz="0" w:space="0" w:color="auto"/>
            <w:bottom w:val="none" w:sz="0" w:space="0" w:color="auto"/>
            <w:right w:val="none" w:sz="0" w:space="0" w:color="auto"/>
          </w:divBdr>
        </w:div>
        <w:div w:id="531769163">
          <w:marLeft w:val="1267"/>
          <w:marRight w:val="0"/>
          <w:marTop w:val="67"/>
          <w:marBottom w:val="0"/>
          <w:divBdr>
            <w:top w:val="none" w:sz="0" w:space="0" w:color="auto"/>
            <w:left w:val="none" w:sz="0" w:space="0" w:color="auto"/>
            <w:bottom w:val="none" w:sz="0" w:space="0" w:color="auto"/>
            <w:right w:val="none" w:sz="0" w:space="0" w:color="auto"/>
          </w:divBdr>
        </w:div>
        <w:div w:id="791047878">
          <w:marLeft w:val="1267"/>
          <w:marRight w:val="0"/>
          <w:marTop w:val="67"/>
          <w:marBottom w:val="0"/>
          <w:divBdr>
            <w:top w:val="none" w:sz="0" w:space="0" w:color="auto"/>
            <w:left w:val="none" w:sz="0" w:space="0" w:color="auto"/>
            <w:bottom w:val="none" w:sz="0" w:space="0" w:color="auto"/>
            <w:right w:val="none" w:sz="0" w:space="0" w:color="auto"/>
          </w:divBdr>
        </w:div>
        <w:div w:id="798914790">
          <w:marLeft w:val="1267"/>
          <w:marRight w:val="0"/>
          <w:marTop w:val="67"/>
          <w:marBottom w:val="0"/>
          <w:divBdr>
            <w:top w:val="none" w:sz="0" w:space="0" w:color="auto"/>
            <w:left w:val="none" w:sz="0" w:space="0" w:color="auto"/>
            <w:bottom w:val="none" w:sz="0" w:space="0" w:color="auto"/>
            <w:right w:val="none" w:sz="0" w:space="0" w:color="auto"/>
          </w:divBdr>
        </w:div>
        <w:div w:id="826819292">
          <w:marLeft w:val="1267"/>
          <w:marRight w:val="0"/>
          <w:marTop w:val="67"/>
          <w:marBottom w:val="0"/>
          <w:divBdr>
            <w:top w:val="none" w:sz="0" w:space="0" w:color="auto"/>
            <w:left w:val="none" w:sz="0" w:space="0" w:color="auto"/>
            <w:bottom w:val="none" w:sz="0" w:space="0" w:color="auto"/>
            <w:right w:val="none" w:sz="0" w:space="0" w:color="auto"/>
          </w:divBdr>
        </w:div>
        <w:div w:id="857701516">
          <w:marLeft w:val="1267"/>
          <w:marRight w:val="0"/>
          <w:marTop w:val="67"/>
          <w:marBottom w:val="0"/>
          <w:divBdr>
            <w:top w:val="none" w:sz="0" w:space="0" w:color="auto"/>
            <w:left w:val="none" w:sz="0" w:space="0" w:color="auto"/>
            <w:bottom w:val="none" w:sz="0" w:space="0" w:color="auto"/>
            <w:right w:val="none" w:sz="0" w:space="0" w:color="auto"/>
          </w:divBdr>
        </w:div>
        <w:div w:id="864488874">
          <w:marLeft w:val="1267"/>
          <w:marRight w:val="0"/>
          <w:marTop w:val="67"/>
          <w:marBottom w:val="0"/>
          <w:divBdr>
            <w:top w:val="none" w:sz="0" w:space="0" w:color="auto"/>
            <w:left w:val="none" w:sz="0" w:space="0" w:color="auto"/>
            <w:bottom w:val="none" w:sz="0" w:space="0" w:color="auto"/>
            <w:right w:val="none" w:sz="0" w:space="0" w:color="auto"/>
          </w:divBdr>
        </w:div>
        <w:div w:id="1256402119">
          <w:marLeft w:val="605"/>
          <w:marRight w:val="0"/>
          <w:marTop w:val="96"/>
          <w:marBottom w:val="0"/>
          <w:divBdr>
            <w:top w:val="none" w:sz="0" w:space="0" w:color="auto"/>
            <w:left w:val="none" w:sz="0" w:space="0" w:color="auto"/>
            <w:bottom w:val="none" w:sz="0" w:space="0" w:color="auto"/>
            <w:right w:val="none" w:sz="0" w:space="0" w:color="auto"/>
          </w:divBdr>
        </w:div>
        <w:div w:id="1511220788">
          <w:marLeft w:val="1267"/>
          <w:marRight w:val="0"/>
          <w:marTop w:val="67"/>
          <w:marBottom w:val="0"/>
          <w:divBdr>
            <w:top w:val="none" w:sz="0" w:space="0" w:color="auto"/>
            <w:left w:val="none" w:sz="0" w:space="0" w:color="auto"/>
            <w:bottom w:val="none" w:sz="0" w:space="0" w:color="auto"/>
            <w:right w:val="none" w:sz="0" w:space="0" w:color="auto"/>
          </w:divBdr>
        </w:div>
        <w:div w:id="1547909140">
          <w:marLeft w:val="1267"/>
          <w:marRight w:val="0"/>
          <w:marTop w:val="67"/>
          <w:marBottom w:val="0"/>
          <w:divBdr>
            <w:top w:val="none" w:sz="0" w:space="0" w:color="auto"/>
            <w:left w:val="none" w:sz="0" w:space="0" w:color="auto"/>
            <w:bottom w:val="none" w:sz="0" w:space="0" w:color="auto"/>
            <w:right w:val="none" w:sz="0" w:space="0" w:color="auto"/>
          </w:divBdr>
        </w:div>
        <w:div w:id="1885822349">
          <w:marLeft w:val="605"/>
          <w:marRight w:val="0"/>
          <w:marTop w:val="96"/>
          <w:marBottom w:val="0"/>
          <w:divBdr>
            <w:top w:val="none" w:sz="0" w:space="0" w:color="auto"/>
            <w:left w:val="none" w:sz="0" w:space="0" w:color="auto"/>
            <w:bottom w:val="none" w:sz="0" w:space="0" w:color="auto"/>
            <w:right w:val="none" w:sz="0" w:space="0" w:color="auto"/>
          </w:divBdr>
        </w:div>
        <w:div w:id="1897082286">
          <w:marLeft w:val="1267"/>
          <w:marRight w:val="0"/>
          <w:marTop w:val="67"/>
          <w:marBottom w:val="0"/>
          <w:divBdr>
            <w:top w:val="none" w:sz="0" w:space="0" w:color="auto"/>
            <w:left w:val="none" w:sz="0" w:space="0" w:color="auto"/>
            <w:bottom w:val="none" w:sz="0" w:space="0" w:color="auto"/>
            <w:right w:val="none" w:sz="0" w:space="0" w:color="auto"/>
          </w:divBdr>
        </w:div>
        <w:div w:id="2100060314">
          <w:marLeft w:val="605"/>
          <w:marRight w:val="0"/>
          <w:marTop w:val="96"/>
          <w:marBottom w:val="0"/>
          <w:divBdr>
            <w:top w:val="none" w:sz="0" w:space="0" w:color="auto"/>
            <w:left w:val="none" w:sz="0" w:space="0" w:color="auto"/>
            <w:bottom w:val="none" w:sz="0" w:space="0" w:color="auto"/>
            <w:right w:val="none" w:sz="0" w:space="0" w:color="auto"/>
          </w:divBdr>
        </w:div>
      </w:divsChild>
    </w:div>
    <w:div w:id="124351939">
      <w:bodyDiv w:val="1"/>
      <w:marLeft w:val="0"/>
      <w:marRight w:val="0"/>
      <w:marTop w:val="0"/>
      <w:marBottom w:val="0"/>
      <w:divBdr>
        <w:top w:val="none" w:sz="0" w:space="0" w:color="auto"/>
        <w:left w:val="none" w:sz="0" w:space="0" w:color="auto"/>
        <w:bottom w:val="none" w:sz="0" w:space="0" w:color="auto"/>
        <w:right w:val="none" w:sz="0" w:space="0" w:color="auto"/>
      </w:divBdr>
    </w:div>
    <w:div w:id="129520220">
      <w:bodyDiv w:val="1"/>
      <w:marLeft w:val="0"/>
      <w:marRight w:val="0"/>
      <w:marTop w:val="0"/>
      <w:marBottom w:val="0"/>
      <w:divBdr>
        <w:top w:val="none" w:sz="0" w:space="0" w:color="auto"/>
        <w:left w:val="none" w:sz="0" w:space="0" w:color="auto"/>
        <w:bottom w:val="none" w:sz="0" w:space="0" w:color="auto"/>
        <w:right w:val="none" w:sz="0" w:space="0" w:color="auto"/>
      </w:divBdr>
      <w:divsChild>
        <w:div w:id="70858800">
          <w:marLeft w:val="605"/>
          <w:marRight w:val="0"/>
          <w:marTop w:val="96"/>
          <w:marBottom w:val="0"/>
          <w:divBdr>
            <w:top w:val="none" w:sz="0" w:space="0" w:color="auto"/>
            <w:left w:val="none" w:sz="0" w:space="0" w:color="auto"/>
            <w:bottom w:val="none" w:sz="0" w:space="0" w:color="auto"/>
            <w:right w:val="none" w:sz="0" w:space="0" w:color="auto"/>
          </w:divBdr>
        </w:div>
        <w:div w:id="234585204">
          <w:marLeft w:val="1267"/>
          <w:marRight w:val="0"/>
          <w:marTop w:val="67"/>
          <w:marBottom w:val="0"/>
          <w:divBdr>
            <w:top w:val="none" w:sz="0" w:space="0" w:color="auto"/>
            <w:left w:val="none" w:sz="0" w:space="0" w:color="auto"/>
            <w:bottom w:val="none" w:sz="0" w:space="0" w:color="auto"/>
            <w:right w:val="none" w:sz="0" w:space="0" w:color="auto"/>
          </w:divBdr>
        </w:div>
        <w:div w:id="293875464">
          <w:marLeft w:val="1267"/>
          <w:marRight w:val="0"/>
          <w:marTop w:val="67"/>
          <w:marBottom w:val="0"/>
          <w:divBdr>
            <w:top w:val="none" w:sz="0" w:space="0" w:color="auto"/>
            <w:left w:val="none" w:sz="0" w:space="0" w:color="auto"/>
            <w:bottom w:val="none" w:sz="0" w:space="0" w:color="auto"/>
            <w:right w:val="none" w:sz="0" w:space="0" w:color="auto"/>
          </w:divBdr>
        </w:div>
        <w:div w:id="296450025">
          <w:marLeft w:val="1267"/>
          <w:marRight w:val="0"/>
          <w:marTop w:val="67"/>
          <w:marBottom w:val="0"/>
          <w:divBdr>
            <w:top w:val="none" w:sz="0" w:space="0" w:color="auto"/>
            <w:left w:val="none" w:sz="0" w:space="0" w:color="auto"/>
            <w:bottom w:val="none" w:sz="0" w:space="0" w:color="auto"/>
            <w:right w:val="none" w:sz="0" w:space="0" w:color="auto"/>
          </w:divBdr>
        </w:div>
        <w:div w:id="320430000">
          <w:marLeft w:val="605"/>
          <w:marRight w:val="0"/>
          <w:marTop w:val="96"/>
          <w:marBottom w:val="0"/>
          <w:divBdr>
            <w:top w:val="none" w:sz="0" w:space="0" w:color="auto"/>
            <w:left w:val="none" w:sz="0" w:space="0" w:color="auto"/>
            <w:bottom w:val="none" w:sz="0" w:space="0" w:color="auto"/>
            <w:right w:val="none" w:sz="0" w:space="0" w:color="auto"/>
          </w:divBdr>
        </w:div>
        <w:div w:id="332421256">
          <w:marLeft w:val="1267"/>
          <w:marRight w:val="0"/>
          <w:marTop w:val="67"/>
          <w:marBottom w:val="0"/>
          <w:divBdr>
            <w:top w:val="none" w:sz="0" w:space="0" w:color="auto"/>
            <w:left w:val="none" w:sz="0" w:space="0" w:color="auto"/>
            <w:bottom w:val="none" w:sz="0" w:space="0" w:color="auto"/>
            <w:right w:val="none" w:sz="0" w:space="0" w:color="auto"/>
          </w:divBdr>
        </w:div>
        <w:div w:id="525952033">
          <w:marLeft w:val="1267"/>
          <w:marRight w:val="0"/>
          <w:marTop w:val="67"/>
          <w:marBottom w:val="0"/>
          <w:divBdr>
            <w:top w:val="none" w:sz="0" w:space="0" w:color="auto"/>
            <w:left w:val="none" w:sz="0" w:space="0" w:color="auto"/>
            <w:bottom w:val="none" w:sz="0" w:space="0" w:color="auto"/>
            <w:right w:val="none" w:sz="0" w:space="0" w:color="auto"/>
          </w:divBdr>
        </w:div>
        <w:div w:id="683750439">
          <w:marLeft w:val="1267"/>
          <w:marRight w:val="0"/>
          <w:marTop w:val="67"/>
          <w:marBottom w:val="0"/>
          <w:divBdr>
            <w:top w:val="none" w:sz="0" w:space="0" w:color="auto"/>
            <w:left w:val="none" w:sz="0" w:space="0" w:color="auto"/>
            <w:bottom w:val="none" w:sz="0" w:space="0" w:color="auto"/>
            <w:right w:val="none" w:sz="0" w:space="0" w:color="auto"/>
          </w:divBdr>
        </w:div>
        <w:div w:id="1096053569">
          <w:marLeft w:val="1267"/>
          <w:marRight w:val="0"/>
          <w:marTop w:val="67"/>
          <w:marBottom w:val="0"/>
          <w:divBdr>
            <w:top w:val="none" w:sz="0" w:space="0" w:color="auto"/>
            <w:left w:val="none" w:sz="0" w:space="0" w:color="auto"/>
            <w:bottom w:val="none" w:sz="0" w:space="0" w:color="auto"/>
            <w:right w:val="none" w:sz="0" w:space="0" w:color="auto"/>
          </w:divBdr>
        </w:div>
        <w:div w:id="1167131728">
          <w:marLeft w:val="1267"/>
          <w:marRight w:val="0"/>
          <w:marTop w:val="67"/>
          <w:marBottom w:val="0"/>
          <w:divBdr>
            <w:top w:val="none" w:sz="0" w:space="0" w:color="auto"/>
            <w:left w:val="none" w:sz="0" w:space="0" w:color="auto"/>
            <w:bottom w:val="none" w:sz="0" w:space="0" w:color="auto"/>
            <w:right w:val="none" w:sz="0" w:space="0" w:color="auto"/>
          </w:divBdr>
        </w:div>
        <w:div w:id="1244803067">
          <w:marLeft w:val="1267"/>
          <w:marRight w:val="0"/>
          <w:marTop w:val="67"/>
          <w:marBottom w:val="0"/>
          <w:divBdr>
            <w:top w:val="none" w:sz="0" w:space="0" w:color="auto"/>
            <w:left w:val="none" w:sz="0" w:space="0" w:color="auto"/>
            <w:bottom w:val="none" w:sz="0" w:space="0" w:color="auto"/>
            <w:right w:val="none" w:sz="0" w:space="0" w:color="auto"/>
          </w:divBdr>
        </w:div>
        <w:div w:id="1256861183">
          <w:marLeft w:val="605"/>
          <w:marRight w:val="0"/>
          <w:marTop w:val="96"/>
          <w:marBottom w:val="0"/>
          <w:divBdr>
            <w:top w:val="none" w:sz="0" w:space="0" w:color="auto"/>
            <w:left w:val="none" w:sz="0" w:space="0" w:color="auto"/>
            <w:bottom w:val="none" w:sz="0" w:space="0" w:color="auto"/>
            <w:right w:val="none" w:sz="0" w:space="0" w:color="auto"/>
          </w:divBdr>
        </w:div>
        <w:div w:id="1395424001">
          <w:marLeft w:val="1267"/>
          <w:marRight w:val="0"/>
          <w:marTop w:val="67"/>
          <w:marBottom w:val="0"/>
          <w:divBdr>
            <w:top w:val="none" w:sz="0" w:space="0" w:color="auto"/>
            <w:left w:val="none" w:sz="0" w:space="0" w:color="auto"/>
            <w:bottom w:val="none" w:sz="0" w:space="0" w:color="auto"/>
            <w:right w:val="none" w:sz="0" w:space="0" w:color="auto"/>
          </w:divBdr>
        </w:div>
        <w:div w:id="1462965450">
          <w:marLeft w:val="1267"/>
          <w:marRight w:val="0"/>
          <w:marTop w:val="67"/>
          <w:marBottom w:val="0"/>
          <w:divBdr>
            <w:top w:val="none" w:sz="0" w:space="0" w:color="auto"/>
            <w:left w:val="none" w:sz="0" w:space="0" w:color="auto"/>
            <w:bottom w:val="none" w:sz="0" w:space="0" w:color="auto"/>
            <w:right w:val="none" w:sz="0" w:space="0" w:color="auto"/>
          </w:divBdr>
        </w:div>
        <w:div w:id="1521119443">
          <w:marLeft w:val="1267"/>
          <w:marRight w:val="0"/>
          <w:marTop w:val="67"/>
          <w:marBottom w:val="0"/>
          <w:divBdr>
            <w:top w:val="none" w:sz="0" w:space="0" w:color="auto"/>
            <w:left w:val="none" w:sz="0" w:space="0" w:color="auto"/>
            <w:bottom w:val="none" w:sz="0" w:space="0" w:color="auto"/>
            <w:right w:val="none" w:sz="0" w:space="0" w:color="auto"/>
          </w:divBdr>
        </w:div>
        <w:div w:id="1696615726">
          <w:marLeft w:val="1267"/>
          <w:marRight w:val="0"/>
          <w:marTop w:val="67"/>
          <w:marBottom w:val="0"/>
          <w:divBdr>
            <w:top w:val="none" w:sz="0" w:space="0" w:color="auto"/>
            <w:left w:val="none" w:sz="0" w:space="0" w:color="auto"/>
            <w:bottom w:val="none" w:sz="0" w:space="0" w:color="auto"/>
            <w:right w:val="none" w:sz="0" w:space="0" w:color="auto"/>
          </w:divBdr>
        </w:div>
        <w:div w:id="1953437916">
          <w:marLeft w:val="1267"/>
          <w:marRight w:val="0"/>
          <w:marTop w:val="67"/>
          <w:marBottom w:val="0"/>
          <w:divBdr>
            <w:top w:val="none" w:sz="0" w:space="0" w:color="auto"/>
            <w:left w:val="none" w:sz="0" w:space="0" w:color="auto"/>
            <w:bottom w:val="none" w:sz="0" w:space="0" w:color="auto"/>
            <w:right w:val="none" w:sz="0" w:space="0" w:color="auto"/>
          </w:divBdr>
        </w:div>
      </w:divsChild>
    </w:div>
    <w:div w:id="131219381">
      <w:bodyDiv w:val="1"/>
      <w:marLeft w:val="0"/>
      <w:marRight w:val="0"/>
      <w:marTop w:val="0"/>
      <w:marBottom w:val="0"/>
      <w:divBdr>
        <w:top w:val="none" w:sz="0" w:space="0" w:color="auto"/>
        <w:left w:val="none" w:sz="0" w:space="0" w:color="auto"/>
        <w:bottom w:val="none" w:sz="0" w:space="0" w:color="auto"/>
        <w:right w:val="none" w:sz="0" w:space="0" w:color="auto"/>
      </w:divBdr>
    </w:div>
    <w:div w:id="236132289">
      <w:bodyDiv w:val="1"/>
      <w:marLeft w:val="0"/>
      <w:marRight w:val="0"/>
      <w:marTop w:val="0"/>
      <w:marBottom w:val="0"/>
      <w:divBdr>
        <w:top w:val="none" w:sz="0" w:space="0" w:color="auto"/>
        <w:left w:val="none" w:sz="0" w:space="0" w:color="auto"/>
        <w:bottom w:val="none" w:sz="0" w:space="0" w:color="auto"/>
        <w:right w:val="none" w:sz="0" w:space="0" w:color="auto"/>
      </w:divBdr>
      <w:divsChild>
        <w:div w:id="58869436">
          <w:marLeft w:val="1267"/>
          <w:marRight w:val="0"/>
          <w:marTop w:val="67"/>
          <w:marBottom w:val="0"/>
          <w:divBdr>
            <w:top w:val="none" w:sz="0" w:space="0" w:color="auto"/>
            <w:left w:val="none" w:sz="0" w:space="0" w:color="auto"/>
            <w:bottom w:val="none" w:sz="0" w:space="0" w:color="auto"/>
            <w:right w:val="none" w:sz="0" w:space="0" w:color="auto"/>
          </w:divBdr>
        </w:div>
        <w:div w:id="147207844">
          <w:marLeft w:val="1267"/>
          <w:marRight w:val="0"/>
          <w:marTop w:val="67"/>
          <w:marBottom w:val="0"/>
          <w:divBdr>
            <w:top w:val="none" w:sz="0" w:space="0" w:color="auto"/>
            <w:left w:val="none" w:sz="0" w:space="0" w:color="auto"/>
            <w:bottom w:val="none" w:sz="0" w:space="0" w:color="auto"/>
            <w:right w:val="none" w:sz="0" w:space="0" w:color="auto"/>
          </w:divBdr>
        </w:div>
        <w:div w:id="840895833">
          <w:marLeft w:val="1267"/>
          <w:marRight w:val="0"/>
          <w:marTop w:val="67"/>
          <w:marBottom w:val="0"/>
          <w:divBdr>
            <w:top w:val="none" w:sz="0" w:space="0" w:color="auto"/>
            <w:left w:val="none" w:sz="0" w:space="0" w:color="auto"/>
            <w:bottom w:val="none" w:sz="0" w:space="0" w:color="auto"/>
            <w:right w:val="none" w:sz="0" w:space="0" w:color="auto"/>
          </w:divBdr>
        </w:div>
        <w:div w:id="926573047">
          <w:marLeft w:val="605"/>
          <w:marRight w:val="0"/>
          <w:marTop w:val="96"/>
          <w:marBottom w:val="0"/>
          <w:divBdr>
            <w:top w:val="none" w:sz="0" w:space="0" w:color="auto"/>
            <w:left w:val="none" w:sz="0" w:space="0" w:color="auto"/>
            <w:bottom w:val="none" w:sz="0" w:space="0" w:color="auto"/>
            <w:right w:val="none" w:sz="0" w:space="0" w:color="auto"/>
          </w:divBdr>
        </w:div>
        <w:div w:id="1113136966">
          <w:marLeft w:val="1267"/>
          <w:marRight w:val="0"/>
          <w:marTop w:val="67"/>
          <w:marBottom w:val="0"/>
          <w:divBdr>
            <w:top w:val="none" w:sz="0" w:space="0" w:color="auto"/>
            <w:left w:val="none" w:sz="0" w:space="0" w:color="auto"/>
            <w:bottom w:val="none" w:sz="0" w:space="0" w:color="auto"/>
            <w:right w:val="none" w:sz="0" w:space="0" w:color="auto"/>
          </w:divBdr>
        </w:div>
        <w:div w:id="1127165545">
          <w:marLeft w:val="1267"/>
          <w:marRight w:val="0"/>
          <w:marTop w:val="67"/>
          <w:marBottom w:val="0"/>
          <w:divBdr>
            <w:top w:val="none" w:sz="0" w:space="0" w:color="auto"/>
            <w:left w:val="none" w:sz="0" w:space="0" w:color="auto"/>
            <w:bottom w:val="none" w:sz="0" w:space="0" w:color="auto"/>
            <w:right w:val="none" w:sz="0" w:space="0" w:color="auto"/>
          </w:divBdr>
        </w:div>
        <w:div w:id="1165172523">
          <w:marLeft w:val="1267"/>
          <w:marRight w:val="0"/>
          <w:marTop w:val="67"/>
          <w:marBottom w:val="0"/>
          <w:divBdr>
            <w:top w:val="none" w:sz="0" w:space="0" w:color="auto"/>
            <w:left w:val="none" w:sz="0" w:space="0" w:color="auto"/>
            <w:bottom w:val="none" w:sz="0" w:space="0" w:color="auto"/>
            <w:right w:val="none" w:sz="0" w:space="0" w:color="auto"/>
          </w:divBdr>
        </w:div>
        <w:div w:id="1256087209">
          <w:marLeft w:val="1267"/>
          <w:marRight w:val="0"/>
          <w:marTop w:val="67"/>
          <w:marBottom w:val="0"/>
          <w:divBdr>
            <w:top w:val="none" w:sz="0" w:space="0" w:color="auto"/>
            <w:left w:val="none" w:sz="0" w:space="0" w:color="auto"/>
            <w:bottom w:val="none" w:sz="0" w:space="0" w:color="auto"/>
            <w:right w:val="none" w:sz="0" w:space="0" w:color="auto"/>
          </w:divBdr>
        </w:div>
        <w:div w:id="1342973360">
          <w:marLeft w:val="1267"/>
          <w:marRight w:val="0"/>
          <w:marTop w:val="67"/>
          <w:marBottom w:val="0"/>
          <w:divBdr>
            <w:top w:val="none" w:sz="0" w:space="0" w:color="auto"/>
            <w:left w:val="none" w:sz="0" w:space="0" w:color="auto"/>
            <w:bottom w:val="none" w:sz="0" w:space="0" w:color="auto"/>
            <w:right w:val="none" w:sz="0" w:space="0" w:color="auto"/>
          </w:divBdr>
        </w:div>
        <w:div w:id="1419979007">
          <w:marLeft w:val="605"/>
          <w:marRight w:val="0"/>
          <w:marTop w:val="96"/>
          <w:marBottom w:val="0"/>
          <w:divBdr>
            <w:top w:val="none" w:sz="0" w:space="0" w:color="auto"/>
            <w:left w:val="none" w:sz="0" w:space="0" w:color="auto"/>
            <w:bottom w:val="none" w:sz="0" w:space="0" w:color="auto"/>
            <w:right w:val="none" w:sz="0" w:space="0" w:color="auto"/>
          </w:divBdr>
        </w:div>
        <w:div w:id="1479345184">
          <w:marLeft w:val="605"/>
          <w:marRight w:val="0"/>
          <w:marTop w:val="96"/>
          <w:marBottom w:val="0"/>
          <w:divBdr>
            <w:top w:val="none" w:sz="0" w:space="0" w:color="auto"/>
            <w:left w:val="none" w:sz="0" w:space="0" w:color="auto"/>
            <w:bottom w:val="none" w:sz="0" w:space="0" w:color="auto"/>
            <w:right w:val="none" w:sz="0" w:space="0" w:color="auto"/>
          </w:divBdr>
        </w:div>
        <w:div w:id="1566717351">
          <w:marLeft w:val="1267"/>
          <w:marRight w:val="0"/>
          <w:marTop w:val="67"/>
          <w:marBottom w:val="0"/>
          <w:divBdr>
            <w:top w:val="none" w:sz="0" w:space="0" w:color="auto"/>
            <w:left w:val="none" w:sz="0" w:space="0" w:color="auto"/>
            <w:bottom w:val="none" w:sz="0" w:space="0" w:color="auto"/>
            <w:right w:val="none" w:sz="0" w:space="0" w:color="auto"/>
          </w:divBdr>
        </w:div>
        <w:div w:id="1577934898">
          <w:marLeft w:val="1267"/>
          <w:marRight w:val="0"/>
          <w:marTop w:val="67"/>
          <w:marBottom w:val="0"/>
          <w:divBdr>
            <w:top w:val="none" w:sz="0" w:space="0" w:color="auto"/>
            <w:left w:val="none" w:sz="0" w:space="0" w:color="auto"/>
            <w:bottom w:val="none" w:sz="0" w:space="0" w:color="auto"/>
            <w:right w:val="none" w:sz="0" w:space="0" w:color="auto"/>
          </w:divBdr>
        </w:div>
        <w:div w:id="1627731402">
          <w:marLeft w:val="1267"/>
          <w:marRight w:val="0"/>
          <w:marTop w:val="67"/>
          <w:marBottom w:val="0"/>
          <w:divBdr>
            <w:top w:val="none" w:sz="0" w:space="0" w:color="auto"/>
            <w:left w:val="none" w:sz="0" w:space="0" w:color="auto"/>
            <w:bottom w:val="none" w:sz="0" w:space="0" w:color="auto"/>
            <w:right w:val="none" w:sz="0" w:space="0" w:color="auto"/>
          </w:divBdr>
        </w:div>
        <w:div w:id="1929999829">
          <w:marLeft w:val="1267"/>
          <w:marRight w:val="0"/>
          <w:marTop w:val="67"/>
          <w:marBottom w:val="0"/>
          <w:divBdr>
            <w:top w:val="none" w:sz="0" w:space="0" w:color="auto"/>
            <w:left w:val="none" w:sz="0" w:space="0" w:color="auto"/>
            <w:bottom w:val="none" w:sz="0" w:space="0" w:color="auto"/>
            <w:right w:val="none" w:sz="0" w:space="0" w:color="auto"/>
          </w:divBdr>
        </w:div>
        <w:div w:id="1984115606">
          <w:marLeft w:val="1267"/>
          <w:marRight w:val="0"/>
          <w:marTop w:val="67"/>
          <w:marBottom w:val="0"/>
          <w:divBdr>
            <w:top w:val="none" w:sz="0" w:space="0" w:color="auto"/>
            <w:left w:val="none" w:sz="0" w:space="0" w:color="auto"/>
            <w:bottom w:val="none" w:sz="0" w:space="0" w:color="auto"/>
            <w:right w:val="none" w:sz="0" w:space="0" w:color="auto"/>
          </w:divBdr>
        </w:div>
        <w:div w:id="2039163436">
          <w:marLeft w:val="1267"/>
          <w:marRight w:val="0"/>
          <w:marTop w:val="67"/>
          <w:marBottom w:val="0"/>
          <w:divBdr>
            <w:top w:val="none" w:sz="0" w:space="0" w:color="auto"/>
            <w:left w:val="none" w:sz="0" w:space="0" w:color="auto"/>
            <w:bottom w:val="none" w:sz="0" w:space="0" w:color="auto"/>
            <w:right w:val="none" w:sz="0" w:space="0" w:color="auto"/>
          </w:divBdr>
        </w:div>
      </w:divsChild>
    </w:div>
    <w:div w:id="305135801">
      <w:bodyDiv w:val="1"/>
      <w:marLeft w:val="0"/>
      <w:marRight w:val="0"/>
      <w:marTop w:val="0"/>
      <w:marBottom w:val="0"/>
      <w:divBdr>
        <w:top w:val="none" w:sz="0" w:space="0" w:color="auto"/>
        <w:left w:val="none" w:sz="0" w:space="0" w:color="auto"/>
        <w:bottom w:val="none" w:sz="0" w:space="0" w:color="auto"/>
        <w:right w:val="none" w:sz="0" w:space="0" w:color="auto"/>
      </w:divBdr>
      <w:divsChild>
        <w:div w:id="995037039">
          <w:marLeft w:val="547"/>
          <w:marRight w:val="0"/>
          <w:marTop w:val="86"/>
          <w:marBottom w:val="0"/>
          <w:divBdr>
            <w:top w:val="none" w:sz="0" w:space="0" w:color="auto"/>
            <w:left w:val="none" w:sz="0" w:space="0" w:color="auto"/>
            <w:bottom w:val="none" w:sz="0" w:space="0" w:color="auto"/>
            <w:right w:val="none" w:sz="0" w:space="0" w:color="auto"/>
          </w:divBdr>
        </w:div>
      </w:divsChild>
    </w:div>
    <w:div w:id="305285884">
      <w:bodyDiv w:val="1"/>
      <w:marLeft w:val="0"/>
      <w:marRight w:val="0"/>
      <w:marTop w:val="0"/>
      <w:marBottom w:val="0"/>
      <w:divBdr>
        <w:top w:val="none" w:sz="0" w:space="0" w:color="auto"/>
        <w:left w:val="none" w:sz="0" w:space="0" w:color="auto"/>
        <w:bottom w:val="none" w:sz="0" w:space="0" w:color="auto"/>
        <w:right w:val="none" w:sz="0" w:space="0" w:color="auto"/>
      </w:divBdr>
    </w:div>
    <w:div w:id="314383046">
      <w:bodyDiv w:val="1"/>
      <w:marLeft w:val="0"/>
      <w:marRight w:val="0"/>
      <w:marTop w:val="0"/>
      <w:marBottom w:val="0"/>
      <w:divBdr>
        <w:top w:val="none" w:sz="0" w:space="0" w:color="auto"/>
        <w:left w:val="none" w:sz="0" w:space="0" w:color="auto"/>
        <w:bottom w:val="none" w:sz="0" w:space="0" w:color="auto"/>
        <w:right w:val="none" w:sz="0" w:space="0" w:color="auto"/>
      </w:divBdr>
    </w:div>
    <w:div w:id="321781779">
      <w:bodyDiv w:val="1"/>
      <w:marLeft w:val="0"/>
      <w:marRight w:val="0"/>
      <w:marTop w:val="0"/>
      <w:marBottom w:val="0"/>
      <w:divBdr>
        <w:top w:val="none" w:sz="0" w:space="0" w:color="auto"/>
        <w:left w:val="none" w:sz="0" w:space="0" w:color="auto"/>
        <w:bottom w:val="none" w:sz="0" w:space="0" w:color="auto"/>
        <w:right w:val="none" w:sz="0" w:space="0" w:color="auto"/>
      </w:divBdr>
      <w:divsChild>
        <w:div w:id="813303248">
          <w:marLeft w:val="1267"/>
          <w:marRight w:val="0"/>
          <w:marTop w:val="67"/>
          <w:marBottom w:val="0"/>
          <w:divBdr>
            <w:top w:val="none" w:sz="0" w:space="0" w:color="auto"/>
            <w:left w:val="none" w:sz="0" w:space="0" w:color="auto"/>
            <w:bottom w:val="none" w:sz="0" w:space="0" w:color="auto"/>
            <w:right w:val="none" w:sz="0" w:space="0" w:color="auto"/>
          </w:divBdr>
        </w:div>
      </w:divsChild>
    </w:div>
    <w:div w:id="790633897">
      <w:bodyDiv w:val="1"/>
      <w:marLeft w:val="0"/>
      <w:marRight w:val="0"/>
      <w:marTop w:val="0"/>
      <w:marBottom w:val="0"/>
      <w:divBdr>
        <w:top w:val="none" w:sz="0" w:space="0" w:color="auto"/>
        <w:left w:val="none" w:sz="0" w:space="0" w:color="auto"/>
        <w:bottom w:val="none" w:sz="0" w:space="0" w:color="auto"/>
        <w:right w:val="none" w:sz="0" w:space="0" w:color="auto"/>
      </w:divBdr>
      <w:divsChild>
        <w:div w:id="1332757045">
          <w:marLeft w:val="547"/>
          <w:marRight w:val="0"/>
          <w:marTop w:val="86"/>
          <w:marBottom w:val="0"/>
          <w:divBdr>
            <w:top w:val="none" w:sz="0" w:space="0" w:color="auto"/>
            <w:left w:val="none" w:sz="0" w:space="0" w:color="auto"/>
            <w:bottom w:val="none" w:sz="0" w:space="0" w:color="auto"/>
            <w:right w:val="none" w:sz="0" w:space="0" w:color="auto"/>
          </w:divBdr>
        </w:div>
        <w:div w:id="1359966230">
          <w:marLeft w:val="547"/>
          <w:marRight w:val="0"/>
          <w:marTop w:val="86"/>
          <w:marBottom w:val="0"/>
          <w:divBdr>
            <w:top w:val="none" w:sz="0" w:space="0" w:color="auto"/>
            <w:left w:val="none" w:sz="0" w:space="0" w:color="auto"/>
            <w:bottom w:val="none" w:sz="0" w:space="0" w:color="auto"/>
            <w:right w:val="none" w:sz="0" w:space="0" w:color="auto"/>
          </w:divBdr>
        </w:div>
      </w:divsChild>
    </w:div>
    <w:div w:id="869142635">
      <w:bodyDiv w:val="1"/>
      <w:marLeft w:val="0"/>
      <w:marRight w:val="0"/>
      <w:marTop w:val="0"/>
      <w:marBottom w:val="0"/>
      <w:divBdr>
        <w:top w:val="none" w:sz="0" w:space="0" w:color="auto"/>
        <w:left w:val="none" w:sz="0" w:space="0" w:color="auto"/>
        <w:bottom w:val="none" w:sz="0" w:space="0" w:color="auto"/>
        <w:right w:val="none" w:sz="0" w:space="0" w:color="auto"/>
      </w:divBdr>
    </w:div>
    <w:div w:id="908688350">
      <w:bodyDiv w:val="1"/>
      <w:marLeft w:val="0"/>
      <w:marRight w:val="0"/>
      <w:marTop w:val="0"/>
      <w:marBottom w:val="0"/>
      <w:divBdr>
        <w:top w:val="none" w:sz="0" w:space="0" w:color="auto"/>
        <w:left w:val="none" w:sz="0" w:space="0" w:color="auto"/>
        <w:bottom w:val="none" w:sz="0" w:space="0" w:color="auto"/>
        <w:right w:val="none" w:sz="0" w:space="0" w:color="auto"/>
      </w:divBdr>
      <w:divsChild>
        <w:div w:id="2018270237">
          <w:marLeft w:val="547"/>
          <w:marRight w:val="0"/>
          <w:marTop w:val="86"/>
          <w:marBottom w:val="0"/>
          <w:divBdr>
            <w:top w:val="none" w:sz="0" w:space="0" w:color="auto"/>
            <w:left w:val="none" w:sz="0" w:space="0" w:color="auto"/>
            <w:bottom w:val="none" w:sz="0" w:space="0" w:color="auto"/>
            <w:right w:val="none" w:sz="0" w:space="0" w:color="auto"/>
          </w:divBdr>
        </w:div>
        <w:div w:id="1153327823">
          <w:marLeft w:val="547"/>
          <w:marRight w:val="0"/>
          <w:marTop w:val="86"/>
          <w:marBottom w:val="0"/>
          <w:divBdr>
            <w:top w:val="none" w:sz="0" w:space="0" w:color="auto"/>
            <w:left w:val="none" w:sz="0" w:space="0" w:color="auto"/>
            <w:bottom w:val="none" w:sz="0" w:space="0" w:color="auto"/>
            <w:right w:val="none" w:sz="0" w:space="0" w:color="auto"/>
          </w:divBdr>
        </w:div>
        <w:div w:id="455804124">
          <w:marLeft w:val="547"/>
          <w:marRight w:val="0"/>
          <w:marTop w:val="86"/>
          <w:marBottom w:val="0"/>
          <w:divBdr>
            <w:top w:val="none" w:sz="0" w:space="0" w:color="auto"/>
            <w:left w:val="none" w:sz="0" w:space="0" w:color="auto"/>
            <w:bottom w:val="none" w:sz="0" w:space="0" w:color="auto"/>
            <w:right w:val="none" w:sz="0" w:space="0" w:color="auto"/>
          </w:divBdr>
        </w:div>
        <w:div w:id="975450805">
          <w:marLeft w:val="547"/>
          <w:marRight w:val="0"/>
          <w:marTop w:val="86"/>
          <w:marBottom w:val="0"/>
          <w:divBdr>
            <w:top w:val="none" w:sz="0" w:space="0" w:color="auto"/>
            <w:left w:val="none" w:sz="0" w:space="0" w:color="auto"/>
            <w:bottom w:val="none" w:sz="0" w:space="0" w:color="auto"/>
            <w:right w:val="none" w:sz="0" w:space="0" w:color="auto"/>
          </w:divBdr>
        </w:div>
        <w:div w:id="26562492">
          <w:marLeft w:val="547"/>
          <w:marRight w:val="0"/>
          <w:marTop w:val="86"/>
          <w:marBottom w:val="0"/>
          <w:divBdr>
            <w:top w:val="none" w:sz="0" w:space="0" w:color="auto"/>
            <w:left w:val="none" w:sz="0" w:space="0" w:color="auto"/>
            <w:bottom w:val="none" w:sz="0" w:space="0" w:color="auto"/>
            <w:right w:val="none" w:sz="0" w:space="0" w:color="auto"/>
          </w:divBdr>
        </w:div>
        <w:div w:id="1880975839">
          <w:marLeft w:val="547"/>
          <w:marRight w:val="0"/>
          <w:marTop w:val="86"/>
          <w:marBottom w:val="0"/>
          <w:divBdr>
            <w:top w:val="none" w:sz="0" w:space="0" w:color="auto"/>
            <w:left w:val="none" w:sz="0" w:space="0" w:color="auto"/>
            <w:bottom w:val="none" w:sz="0" w:space="0" w:color="auto"/>
            <w:right w:val="none" w:sz="0" w:space="0" w:color="auto"/>
          </w:divBdr>
        </w:div>
      </w:divsChild>
    </w:div>
    <w:div w:id="1126506606">
      <w:bodyDiv w:val="1"/>
      <w:marLeft w:val="0"/>
      <w:marRight w:val="0"/>
      <w:marTop w:val="0"/>
      <w:marBottom w:val="0"/>
      <w:divBdr>
        <w:top w:val="none" w:sz="0" w:space="0" w:color="auto"/>
        <w:left w:val="none" w:sz="0" w:space="0" w:color="auto"/>
        <w:bottom w:val="none" w:sz="0" w:space="0" w:color="auto"/>
        <w:right w:val="none" w:sz="0" w:space="0" w:color="auto"/>
      </w:divBdr>
      <w:divsChild>
        <w:div w:id="705107688">
          <w:marLeft w:val="1166"/>
          <w:marRight w:val="0"/>
          <w:marTop w:val="67"/>
          <w:marBottom w:val="0"/>
          <w:divBdr>
            <w:top w:val="none" w:sz="0" w:space="0" w:color="auto"/>
            <w:left w:val="none" w:sz="0" w:space="0" w:color="auto"/>
            <w:bottom w:val="none" w:sz="0" w:space="0" w:color="auto"/>
            <w:right w:val="none" w:sz="0" w:space="0" w:color="auto"/>
          </w:divBdr>
        </w:div>
        <w:div w:id="1064989277">
          <w:marLeft w:val="1166"/>
          <w:marRight w:val="0"/>
          <w:marTop w:val="67"/>
          <w:marBottom w:val="0"/>
          <w:divBdr>
            <w:top w:val="none" w:sz="0" w:space="0" w:color="auto"/>
            <w:left w:val="none" w:sz="0" w:space="0" w:color="auto"/>
            <w:bottom w:val="none" w:sz="0" w:space="0" w:color="auto"/>
            <w:right w:val="none" w:sz="0" w:space="0" w:color="auto"/>
          </w:divBdr>
        </w:div>
        <w:div w:id="571693326">
          <w:marLeft w:val="1800"/>
          <w:marRight w:val="0"/>
          <w:marTop w:val="58"/>
          <w:marBottom w:val="0"/>
          <w:divBdr>
            <w:top w:val="none" w:sz="0" w:space="0" w:color="auto"/>
            <w:left w:val="none" w:sz="0" w:space="0" w:color="auto"/>
            <w:bottom w:val="none" w:sz="0" w:space="0" w:color="auto"/>
            <w:right w:val="none" w:sz="0" w:space="0" w:color="auto"/>
          </w:divBdr>
        </w:div>
        <w:div w:id="528955929">
          <w:marLeft w:val="1800"/>
          <w:marRight w:val="0"/>
          <w:marTop w:val="58"/>
          <w:marBottom w:val="0"/>
          <w:divBdr>
            <w:top w:val="none" w:sz="0" w:space="0" w:color="auto"/>
            <w:left w:val="none" w:sz="0" w:space="0" w:color="auto"/>
            <w:bottom w:val="none" w:sz="0" w:space="0" w:color="auto"/>
            <w:right w:val="none" w:sz="0" w:space="0" w:color="auto"/>
          </w:divBdr>
        </w:div>
        <w:div w:id="204298789">
          <w:marLeft w:val="1166"/>
          <w:marRight w:val="0"/>
          <w:marTop w:val="67"/>
          <w:marBottom w:val="0"/>
          <w:divBdr>
            <w:top w:val="none" w:sz="0" w:space="0" w:color="auto"/>
            <w:left w:val="none" w:sz="0" w:space="0" w:color="auto"/>
            <w:bottom w:val="none" w:sz="0" w:space="0" w:color="auto"/>
            <w:right w:val="none" w:sz="0" w:space="0" w:color="auto"/>
          </w:divBdr>
        </w:div>
        <w:div w:id="529798678">
          <w:marLeft w:val="1166"/>
          <w:marRight w:val="0"/>
          <w:marTop w:val="67"/>
          <w:marBottom w:val="0"/>
          <w:divBdr>
            <w:top w:val="none" w:sz="0" w:space="0" w:color="auto"/>
            <w:left w:val="none" w:sz="0" w:space="0" w:color="auto"/>
            <w:bottom w:val="none" w:sz="0" w:space="0" w:color="auto"/>
            <w:right w:val="none" w:sz="0" w:space="0" w:color="auto"/>
          </w:divBdr>
        </w:div>
        <w:div w:id="1540627671">
          <w:marLeft w:val="1166"/>
          <w:marRight w:val="0"/>
          <w:marTop w:val="67"/>
          <w:marBottom w:val="0"/>
          <w:divBdr>
            <w:top w:val="none" w:sz="0" w:space="0" w:color="auto"/>
            <w:left w:val="none" w:sz="0" w:space="0" w:color="auto"/>
            <w:bottom w:val="none" w:sz="0" w:space="0" w:color="auto"/>
            <w:right w:val="none" w:sz="0" w:space="0" w:color="auto"/>
          </w:divBdr>
        </w:div>
        <w:div w:id="755859143">
          <w:marLeft w:val="1166"/>
          <w:marRight w:val="0"/>
          <w:marTop w:val="67"/>
          <w:marBottom w:val="0"/>
          <w:divBdr>
            <w:top w:val="none" w:sz="0" w:space="0" w:color="auto"/>
            <w:left w:val="none" w:sz="0" w:space="0" w:color="auto"/>
            <w:bottom w:val="none" w:sz="0" w:space="0" w:color="auto"/>
            <w:right w:val="none" w:sz="0" w:space="0" w:color="auto"/>
          </w:divBdr>
        </w:div>
      </w:divsChild>
    </w:div>
    <w:div w:id="1128862712">
      <w:bodyDiv w:val="1"/>
      <w:marLeft w:val="0"/>
      <w:marRight w:val="0"/>
      <w:marTop w:val="0"/>
      <w:marBottom w:val="0"/>
      <w:divBdr>
        <w:top w:val="none" w:sz="0" w:space="0" w:color="auto"/>
        <w:left w:val="none" w:sz="0" w:space="0" w:color="auto"/>
        <w:bottom w:val="none" w:sz="0" w:space="0" w:color="auto"/>
        <w:right w:val="none" w:sz="0" w:space="0" w:color="auto"/>
      </w:divBdr>
    </w:div>
    <w:div w:id="1274021215">
      <w:bodyDiv w:val="1"/>
      <w:marLeft w:val="0"/>
      <w:marRight w:val="0"/>
      <w:marTop w:val="0"/>
      <w:marBottom w:val="0"/>
      <w:divBdr>
        <w:top w:val="none" w:sz="0" w:space="0" w:color="auto"/>
        <w:left w:val="none" w:sz="0" w:space="0" w:color="auto"/>
        <w:bottom w:val="none" w:sz="0" w:space="0" w:color="auto"/>
        <w:right w:val="none" w:sz="0" w:space="0" w:color="auto"/>
      </w:divBdr>
      <w:divsChild>
        <w:div w:id="1682001607">
          <w:marLeft w:val="1166"/>
          <w:marRight w:val="0"/>
          <w:marTop w:val="67"/>
          <w:marBottom w:val="0"/>
          <w:divBdr>
            <w:top w:val="none" w:sz="0" w:space="0" w:color="auto"/>
            <w:left w:val="none" w:sz="0" w:space="0" w:color="auto"/>
            <w:bottom w:val="none" w:sz="0" w:space="0" w:color="auto"/>
            <w:right w:val="none" w:sz="0" w:space="0" w:color="auto"/>
          </w:divBdr>
        </w:div>
      </w:divsChild>
    </w:div>
    <w:div w:id="1374503614">
      <w:bodyDiv w:val="1"/>
      <w:marLeft w:val="0"/>
      <w:marRight w:val="0"/>
      <w:marTop w:val="0"/>
      <w:marBottom w:val="0"/>
      <w:divBdr>
        <w:top w:val="none" w:sz="0" w:space="0" w:color="auto"/>
        <w:left w:val="none" w:sz="0" w:space="0" w:color="auto"/>
        <w:bottom w:val="none" w:sz="0" w:space="0" w:color="auto"/>
        <w:right w:val="none" w:sz="0" w:space="0" w:color="auto"/>
      </w:divBdr>
    </w:div>
    <w:div w:id="1728453556">
      <w:bodyDiv w:val="1"/>
      <w:marLeft w:val="0"/>
      <w:marRight w:val="0"/>
      <w:marTop w:val="0"/>
      <w:marBottom w:val="0"/>
      <w:divBdr>
        <w:top w:val="none" w:sz="0" w:space="0" w:color="auto"/>
        <w:left w:val="none" w:sz="0" w:space="0" w:color="auto"/>
        <w:bottom w:val="none" w:sz="0" w:space="0" w:color="auto"/>
        <w:right w:val="none" w:sz="0" w:space="0" w:color="auto"/>
      </w:divBdr>
    </w:div>
    <w:div w:id="1763257672">
      <w:bodyDiv w:val="1"/>
      <w:marLeft w:val="0"/>
      <w:marRight w:val="0"/>
      <w:marTop w:val="0"/>
      <w:marBottom w:val="0"/>
      <w:divBdr>
        <w:top w:val="none" w:sz="0" w:space="0" w:color="auto"/>
        <w:left w:val="none" w:sz="0" w:space="0" w:color="auto"/>
        <w:bottom w:val="none" w:sz="0" w:space="0" w:color="auto"/>
        <w:right w:val="none" w:sz="0" w:space="0" w:color="auto"/>
      </w:divBdr>
    </w:div>
    <w:div w:id="1783109067">
      <w:bodyDiv w:val="1"/>
      <w:marLeft w:val="0"/>
      <w:marRight w:val="0"/>
      <w:marTop w:val="0"/>
      <w:marBottom w:val="0"/>
      <w:divBdr>
        <w:top w:val="none" w:sz="0" w:space="0" w:color="auto"/>
        <w:left w:val="none" w:sz="0" w:space="0" w:color="auto"/>
        <w:bottom w:val="none" w:sz="0" w:space="0" w:color="auto"/>
        <w:right w:val="none" w:sz="0" w:space="0" w:color="auto"/>
      </w:divBdr>
      <w:divsChild>
        <w:div w:id="74015807">
          <w:marLeft w:val="1267"/>
          <w:marRight w:val="0"/>
          <w:marTop w:val="67"/>
          <w:marBottom w:val="0"/>
          <w:divBdr>
            <w:top w:val="none" w:sz="0" w:space="0" w:color="auto"/>
            <w:left w:val="none" w:sz="0" w:space="0" w:color="auto"/>
            <w:bottom w:val="none" w:sz="0" w:space="0" w:color="auto"/>
            <w:right w:val="none" w:sz="0" w:space="0" w:color="auto"/>
          </w:divBdr>
        </w:div>
      </w:divsChild>
    </w:div>
    <w:div w:id="191523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pload.wikimedia.org/wikipedia/en/f/f1/Vfc-l.gif"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oleObject" Target="embeddings/Microsoft_Office_Excel_97-2003_Worksheet1.xls"/><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png"/><Relationship Id="rId1" Type="http://schemas.openxmlformats.org/officeDocument/2006/relationships/hyperlink" Target="http://upload.wikimedia.org/wikipedia/en/f/f1/Vfc-l.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A8B4D-3EAA-4F97-A6F5-DDEA5FC31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Pages>
  <Words>12144</Words>
  <Characters>69221</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System Maintenance Technical Document</vt:lpstr>
    </vt:vector>
  </TitlesOfParts>
  <Company>Wipro Technologies</Company>
  <LinksUpToDate>false</LinksUpToDate>
  <CharactersWithSpaces>81203</CharactersWithSpaces>
  <SharedDoc>false</SharedDoc>
  <HLinks>
    <vt:vector size="258" baseType="variant">
      <vt:variant>
        <vt:i4>2162797</vt:i4>
      </vt:variant>
      <vt:variant>
        <vt:i4>249</vt:i4>
      </vt:variant>
      <vt:variant>
        <vt:i4>0</vt:i4>
      </vt:variant>
      <vt:variant>
        <vt:i4>5</vt:i4>
      </vt:variant>
      <vt:variant>
        <vt:lpwstr>mailto:gopal_sadige@vfc.com/</vt:lpwstr>
      </vt:variant>
      <vt:variant>
        <vt:lpwstr/>
      </vt:variant>
      <vt:variant>
        <vt:i4>1835065</vt:i4>
      </vt:variant>
      <vt:variant>
        <vt:i4>242</vt:i4>
      </vt:variant>
      <vt:variant>
        <vt:i4>0</vt:i4>
      </vt:variant>
      <vt:variant>
        <vt:i4>5</vt:i4>
      </vt:variant>
      <vt:variant>
        <vt:lpwstr/>
      </vt:variant>
      <vt:variant>
        <vt:lpwstr>_Toc372015991</vt:lpwstr>
      </vt:variant>
      <vt:variant>
        <vt:i4>1835065</vt:i4>
      </vt:variant>
      <vt:variant>
        <vt:i4>236</vt:i4>
      </vt:variant>
      <vt:variant>
        <vt:i4>0</vt:i4>
      </vt:variant>
      <vt:variant>
        <vt:i4>5</vt:i4>
      </vt:variant>
      <vt:variant>
        <vt:lpwstr/>
      </vt:variant>
      <vt:variant>
        <vt:lpwstr>_Toc372015990</vt:lpwstr>
      </vt:variant>
      <vt:variant>
        <vt:i4>1900601</vt:i4>
      </vt:variant>
      <vt:variant>
        <vt:i4>230</vt:i4>
      </vt:variant>
      <vt:variant>
        <vt:i4>0</vt:i4>
      </vt:variant>
      <vt:variant>
        <vt:i4>5</vt:i4>
      </vt:variant>
      <vt:variant>
        <vt:lpwstr/>
      </vt:variant>
      <vt:variant>
        <vt:lpwstr>_Toc372015989</vt:lpwstr>
      </vt:variant>
      <vt:variant>
        <vt:i4>1900601</vt:i4>
      </vt:variant>
      <vt:variant>
        <vt:i4>224</vt:i4>
      </vt:variant>
      <vt:variant>
        <vt:i4>0</vt:i4>
      </vt:variant>
      <vt:variant>
        <vt:i4>5</vt:i4>
      </vt:variant>
      <vt:variant>
        <vt:lpwstr/>
      </vt:variant>
      <vt:variant>
        <vt:lpwstr>_Toc372015988</vt:lpwstr>
      </vt:variant>
      <vt:variant>
        <vt:i4>1900601</vt:i4>
      </vt:variant>
      <vt:variant>
        <vt:i4>218</vt:i4>
      </vt:variant>
      <vt:variant>
        <vt:i4>0</vt:i4>
      </vt:variant>
      <vt:variant>
        <vt:i4>5</vt:i4>
      </vt:variant>
      <vt:variant>
        <vt:lpwstr/>
      </vt:variant>
      <vt:variant>
        <vt:lpwstr>_Toc372015987</vt:lpwstr>
      </vt:variant>
      <vt:variant>
        <vt:i4>1900601</vt:i4>
      </vt:variant>
      <vt:variant>
        <vt:i4>212</vt:i4>
      </vt:variant>
      <vt:variant>
        <vt:i4>0</vt:i4>
      </vt:variant>
      <vt:variant>
        <vt:i4>5</vt:i4>
      </vt:variant>
      <vt:variant>
        <vt:lpwstr/>
      </vt:variant>
      <vt:variant>
        <vt:lpwstr>_Toc372015986</vt:lpwstr>
      </vt:variant>
      <vt:variant>
        <vt:i4>1900601</vt:i4>
      </vt:variant>
      <vt:variant>
        <vt:i4>206</vt:i4>
      </vt:variant>
      <vt:variant>
        <vt:i4>0</vt:i4>
      </vt:variant>
      <vt:variant>
        <vt:i4>5</vt:i4>
      </vt:variant>
      <vt:variant>
        <vt:lpwstr/>
      </vt:variant>
      <vt:variant>
        <vt:lpwstr>_Toc372015985</vt:lpwstr>
      </vt:variant>
      <vt:variant>
        <vt:i4>1900601</vt:i4>
      </vt:variant>
      <vt:variant>
        <vt:i4>200</vt:i4>
      </vt:variant>
      <vt:variant>
        <vt:i4>0</vt:i4>
      </vt:variant>
      <vt:variant>
        <vt:i4>5</vt:i4>
      </vt:variant>
      <vt:variant>
        <vt:lpwstr/>
      </vt:variant>
      <vt:variant>
        <vt:lpwstr>_Toc372015984</vt:lpwstr>
      </vt:variant>
      <vt:variant>
        <vt:i4>1900601</vt:i4>
      </vt:variant>
      <vt:variant>
        <vt:i4>194</vt:i4>
      </vt:variant>
      <vt:variant>
        <vt:i4>0</vt:i4>
      </vt:variant>
      <vt:variant>
        <vt:i4>5</vt:i4>
      </vt:variant>
      <vt:variant>
        <vt:lpwstr/>
      </vt:variant>
      <vt:variant>
        <vt:lpwstr>_Toc372015983</vt:lpwstr>
      </vt:variant>
      <vt:variant>
        <vt:i4>1900601</vt:i4>
      </vt:variant>
      <vt:variant>
        <vt:i4>188</vt:i4>
      </vt:variant>
      <vt:variant>
        <vt:i4>0</vt:i4>
      </vt:variant>
      <vt:variant>
        <vt:i4>5</vt:i4>
      </vt:variant>
      <vt:variant>
        <vt:lpwstr/>
      </vt:variant>
      <vt:variant>
        <vt:lpwstr>_Toc372015982</vt:lpwstr>
      </vt:variant>
      <vt:variant>
        <vt:i4>1900601</vt:i4>
      </vt:variant>
      <vt:variant>
        <vt:i4>182</vt:i4>
      </vt:variant>
      <vt:variant>
        <vt:i4>0</vt:i4>
      </vt:variant>
      <vt:variant>
        <vt:i4>5</vt:i4>
      </vt:variant>
      <vt:variant>
        <vt:lpwstr/>
      </vt:variant>
      <vt:variant>
        <vt:lpwstr>_Toc372015981</vt:lpwstr>
      </vt:variant>
      <vt:variant>
        <vt:i4>1900601</vt:i4>
      </vt:variant>
      <vt:variant>
        <vt:i4>176</vt:i4>
      </vt:variant>
      <vt:variant>
        <vt:i4>0</vt:i4>
      </vt:variant>
      <vt:variant>
        <vt:i4>5</vt:i4>
      </vt:variant>
      <vt:variant>
        <vt:lpwstr/>
      </vt:variant>
      <vt:variant>
        <vt:lpwstr>_Toc372015980</vt:lpwstr>
      </vt:variant>
      <vt:variant>
        <vt:i4>1179705</vt:i4>
      </vt:variant>
      <vt:variant>
        <vt:i4>170</vt:i4>
      </vt:variant>
      <vt:variant>
        <vt:i4>0</vt:i4>
      </vt:variant>
      <vt:variant>
        <vt:i4>5</vt:i4>
      </vt:variant>
      <vt:variant>
        <vt:lpwstr/>
      </vt:variant>
      <vt:variant>
        <vt:lpwstr>_Toc372015979</vt:lpwstr>
      </vt:variant>
      <vt:variant>
        <vt:i4>1179705</vt:i4>
      </vt:variant>
      <vt:variant>
        <vt:i4>164</vt:i4>
      </vt:variant>
      <vt:variant>
        <vt:i4>0</vt:i4>
      </vt:variant>
      <vt:variant>
        <vt:i4>5</vt:i4>
      </vt:variant>
      <vt:variant>
        <vt:lpwstr/>
      </vt:variant>
      <vt:variant>
        <vt:lpwstr>_Toc372015978</vt:lpwstr>
      </vt:variant>
      <vt:variant>
        <vt:i4>1179705</vt:i4>
      </vt:variant>
      <vt:variant>
        <vt:i4>158</vt:i4>
      </vt:variant>
      <vt:variant>
        <vt:i4>0</vt:i4>
      </vt:variant>
      <vt:variant>
        <vt:i4>5</vt:i4>
      </vt:variant>
      <vt:variant>
        <vt:lpwstr/>
      </vt:variant>
      <vt:variant>
        <vt:lpwstr>_Toc372015977</vt:lpwstr>
      </vt:variant>
      <vt:variant>
        <vt:i4>1179705</vt:i4>
      </vt:variant>
      <vt:variant>
        <vt:i4>152</vt:i4>
      </vt:variant>
      <vt:variant>
        <vt:i4>0</vt:i4>
      </vt:variant>
      <vt:variant>
        <vt:i4>5</vt:i4>
      </vt:variant>
      <vt:variant>
        <vt:lpwstr/>
      </vt:variant>
      <vt:variant>
        <vt:lpwstr>_Toc372015976</vt:lpwstr>
      </vt:variant>
      <vt:variant>
        <vt:i4>1179705</vt:i4>
      </vt:variant>
      <vt:variant>
        <vt:i4>146</vt:i4>
      </vt:variant>
      <vt:variant>
        <vt:i4>0</vt:i4>
      </vt:variant>
      <vt:variant>
        <vt:i4>5</vt:i4>
      </vt:variant>
      <vt:variant>
        <vt:lpwstr/>
      </vt:variant>
      <vt:variant>
        <vt:lpwstr>_Toc372015975</vt:lpwstr>
      </vt:variant>
      <vt:variant>
        <vt:i4>1179705</vt:i4>
      </vt:variant>
      <vt:variant>
        <vt:i4>140</vt:i4>
      </vt:variant>
      <vt:variant>
        <vt:i4>0</vt:i4>
      </vt:variant>
      <vt:variant>
        <vt:i4>5</vt:i4>
      </vt:variant>
      <vt:variant>
        <vt:lpwstr/>
      </vt:variant>
      <vt:variant>
        <vt:lpwstr>_Toc372015974</vt:lpwstr>
      </vt:variant>
      <vt:variant>
        <vt:i4>1179705</vt:i4>
      </vt:variant>
      <vt:variant>
        <vt:i4>134</vt:i4>
      </vt:variant>
      <vt:variant>
        <vt:i4>0</vt:i4>
      </vt:variant>
      <vt:variant>
        <vt:i4>5</vt:i4>
      </vt:variant>
      <vt:variant>
        <vt:lpwstr/>
      </vt:variant>
      <vt:variant>
        <vt:lpwstr>_Toc372015972</vt:lpwstr>
      </vt:variant>
      <vt:variant>
        <vt:i4>1179705</vt:i4>
      </vt:variant>
      <vt:variant>
        <vt:i4>128</vt:i4>
      </vt:variant>
      <vt:variant>
        <vt:i4>0</vt:i4>
      </vt:variant>
      <vt:variant>
        <vt:i4>5</vt:i4>
      </vt:variant>
      <vt:variant>
        <vt:lpwstr/>
      </vt:variant>
      <vt:variant>
        <vt:lpwstr>_Toc372015971</vt:lpwstr>
      </vt:variant>
      <vt:variant>
        <vt:i4>1245241</vt:i4>
      </vt:variant>
      <vt:variant>
        <vt:i4>122</vt:i4>
      </vt:variant>
      <vt:variant>
        <vt:i4>0</vt:i4>
      </vt:variant>
      <vt:variant>
        <vt:i4>5</vt:i4>
      </vt:variant>
      <vt:variant>
        <vt:lpwstr/>
      </vt:variant>
      <vt:variant>
        <vt:lpwstr>_Toc372015969</vt:lpwstr>
      </vt:variant>
      <vt:variant>
        <vt:i4>1245241</vt:i4>
      </vt:variant>
      <vt:variant>
        <vt:i4>116</vt:i4>
      </vt:variant>
      <vt:variant>
        <vt:i4>0</vt:i4>
      </vt:variant>
      <vt:variant>
        <vt:i4>5</vt:i4>
      </vt:variant>
      <vt:variant>
        <vt:lpwstr/>
      </vt:variant>
      <vt:variant>
        <vt:lpwstr>_Toc372015968</vt:lpwstr>
      </vt:variant>
      <vt:variant>
        <vt:i4>1245241</vt:i4>
      </vt:variant>
      <vt:variant>
        <vt:i4>110</vt:i4>
      </vt:variant>
      <vt:variant>
        <vt:i4>0</vt:i4>
      </vt:variant>
      <vt:variant>
        <vt:i4>5</vt:i4>
      </vt:variant>
      <vt:variant>
        <vt:lpwstr/>
      </vt:variant>
      <vt:variant>
        <vt:lpwstr>_Toc372015967</vt:lpwstr>
      </vt:variant>
      <vt:variant>
        <vt:i4>1245241</vt:i4>
      </vt:variant>
      <vt:variant>
        <vt:i4>104</vt:i4>
      </vt:variant>
      <vt:variant>
        <vt:i4>0</vt:i4>
      </vt:variant>
      <vt:variant>
        <vt:i4>5</vt:i4>
      </vt:variant>
      <vt:variant>
        <vt:lpwstr/>
      </vt:variant>
      <vt:variant>
        <vt:lpwstr>_Toc372015966</vt:lpwstr>
      </vt:variant>
      <vt:variant>
        <vt:i4>1245241</vt:i4>
      </vt:variant>
      <vt:variant>
        <vt:i4>98</vt:i4>
      </vt:variant>
      <vt:variant>
        <vt:i4>0</vt:i4>
      </vt:variant>
      <vt:variant>
        <vt:i4>5</vt:i4>
      </vt:variant>
      <vt:variant>
        <vt:lpwstr/>
      </vt:variant>
      <vt:variant>
        <vt:lpwstr>_Toc372015965</vt:lpwstr>
      </vt:variant>
      <vt:variant>
        <vt:i4>1245241</vt:i4>
      </vt:variant>
      <vt:variant>
        <vt:i4>92</vt:i4>
      </vt:variant>
      <vt:variant>
        <vt:i4>0</vt:i4>
      </vt:variant>
      <vt:variant>
        <vt:i4>5</vt:i4>
      </vt:variant>
      <vt:variant>
        <vt:lpwstr/>
      </vt:variant>
      <vt:variant>
        <vt:lpwstr>_Toc372015964</vt:lpwstr>
      </vt:variant>
      <vt:variant>
        <vt:i4>1245241</vt:i4>
      </vt:variant>
      <vt:variant>
        <vt:i4>86</vt:i4>
      </vt:variant>
      <vt:variant>
        <vt:i4>0</vt:i4>
      </vt:variant>
      <vt:variant>
        <vt:i4>5</vt:i4>
      </vt:variant>
      <vt:variant>
        <vt:lpwstr/>
      </vt:variant>
      <vt:variant>
        <vt:lpwstr>_Toc372015963</vt:lpwstr>
      </vt:variant>
      <vt:variant>
        <vt:i4>1245241</vt:i4>
      </vt:variant>
      <vt:variant>
        <vt:i4>80</vt:i4>
      </vt:variant>
      <vt:variant>
        <vt:i4>0</vt:i4>
      </vt:variant>
      <vt:variant>
        <vt:i4>5</vt:i4>
      </vt:variant>
      <vt:variant>
        <vt:lpwstr/>
      </vt:variant>
      <vt:variant>
        <vt:lpwstr>_Toc372015962</vt:lpwstr>
      </vt:variant>
      <vt:variant>
        <vt:i4>1245241</vt:i4>
      </vt:variant>
      <vt:variant>
        <vt:i4>74</vt:i4>
      </vt:variant>
      <vt:variant>
        <vt:i4>0</vt:i4>
      </vt:variant>
      <vt:variant>
        <vt:i4>5</vt:i4>
      </vt:variant>
      <vt:variant>
        <vt:lpwstr/>
      </vt:variant>
      <vt:variant>
        <vt:lpwstr>_Toc372015961</vt:lpwstr>
      </vt:variant>
      <vt:variant>
        <vt:i4>1245241</vt:i4>
      </vt:variant>
      <vt:variant>
        <vt:i4>68</vt:i4>
      </vt:variant>
      <vt:variant>
        <vt:i4>0</vt:i4>
      </vt:variant>
      <vt:variant>
        <vt:i4>5</vt:i4>
      </vt:variant>
      <vt:variant>
        <vt:lpwstr/>
      </vt:variant>
      <vt:variant>
        <vt:lpwstr>_Toc372015960</vt:lpwstr>
      </vt:variant>
      <vt:variant>
        <vt:i4>1048633</vt:i4>
      </vt:variant>
      <vt:variant>
        <vt:i4>62</vt:i4>
      </vt:variant>
      <vt:variant>
        <vt:i4>0</vt:i4>
      </vt:variant>
      <vt:variant>
        <vt:i4>5</vt:i4>
      </vt:variant>
      <vt:variant>
        <vt:lpwstr/>
      </vt:variant>
      <vt:variant>
        <vt:lpwstr>_Toc372015959</vt:lpwstr>
      </vt:variant>
      <vt:variant>
        <vt:i4>1048633</vt:i4>
      </vt:variant>
      <vt:variant>
        <vt:i4>56</vt:i4>
      </vt:variant>
      <vt:variant>
        <vt:i4>0</vt:i4>
      </vt:variant>
      <vt:variant>
        <vt:i4>5</vt:i4>
      </vt:variant>
      <vt:variant>
        <vt:lpwstr/>
      </vt:variant>
      <vt:variant>
        <vt:lpwstr>_Toc372015957</vt:lpwstr>
      </vt:variant>
      <vt:variant>
        <vt:i4>1048633</vt:i4>
      </vt:variant>
      <vt:variant>
        <vt:i4>50</vt:i4>
      </vt:variant>
      <vt:variant>
        <vt:i4>0</vt:i4>
      </vt:variant>
      <vt:variant>
        <vt:i4>5</vt:i4>
      </vt:variant>
      <vt:variant>
        <vt:lpwstr/>
      </vt:variant>
      <vt:variant>
        <vt:lpwstr>_Toc372015956</vt:lpwstr>
      </vt:variant>
      <vt:variant>
        <vt:i4>1048633</vt:i4>
      </vt:variant>
      <vt:variant>
        <vt:i4>44</vt:i4>
      </vt:variant>
      <vt:variant>
        <vt:i4>0</vt:i4>
      </vt:variant>
      <vt:variant>
        <vt:i4>5</vt:i4>
      </vt:variant>
      <vt:variant>
        <vt:lpwstr/>
      </vt:variant>
      <vt:variant>
        <vt:lpwstr>_Toc372015954</vt:lpwstr>
      </vt:variant>
      <vt:variant>
        <vt:i4>1048633</vt:i4>
      </vt:variant>
      <vt:variant>
        <vt:i4>38</vt:i4>
      </vt:variant>
      <vt:variant>
        <vt:i4>0</vt:i4>
      </vt:variant>
      <vt:variant>
        <vt:i4>5</vt:i4>
      </vt:variant>
      <vt:variant>
        <vt:lpwstr/>
      </vt:variant>
      <vt:variant>
        <vt:lpwstr>_Toc372015952</vt:lpwstr>
      </vt:variant>
      <vt:variant>
        <vt:i4>1048633</vt:i4>
      </vt:variant>
      <vt:variant>
        <vt:i4>32</vt:i4>
      </vt:variant>
      <vt:variant>
        <vt:i4>0</vt:i4>
      </vt:variant>
      <vt:variant>
        <vt:i4>5</vt:i4>
      </vt:variant>
      <vt:variant>
        <vt:lpwstr/>
      </vt:variant>
      <vt:variant>
        <vt:lpwstr>_Toc372015951</vt:lpwstr>
      </vt:variant>
      <vt:variant>
        <vt:i4>1048633</vt:i4>
      </vt:variant>
      <vt:variant>
        <vt:i4>26</vt:i4>
      </vt:variant>
      <vt:variant>
        <vt:i4>0</vt:i4>
      </vt:variant>
      <vt:variant>
        <vt:i4>5</vt:i4>
      </vt:variant>
      <vt:variant>
        <vt:lpwstr/>
      </vt:variant>
      <vt:variant>
        <vt:lpwstr>_Toc372015950</vt:lpwstr>
      </vt:variant>
      <vt:variant>
        <vt:i4>1114169</vt:i4>
      </vt:variant>
      <vt:variant>
        <vt:i4>20</vt:i4>
      </vt:variant>
      <vt:variant>
        <vt:i4>0</vt:i4>
      </vt:variant>
      <vt:variant>
        <vt:i4>5</vt:i4>
      </vt:variant>
      <vt:variant>
        <vt:lpwstr/>
      </vt:variant>
      <vt:variant>
        <vt:lpwstr>_Toc372015949</vt:lpwstr>
      </vt:variant>
      <vt:variant>
        <vt:i4>1114169</vt:i4>
      </vt:variant>
      <vt:variant>
        <vt:i4>14</vt:i4>
      </vt:variant>
      <vt:variant>
        <vt:i4>0</vt:i4>
      </vt:variant>
      <vt:variant>
        <vt:i4>5</vt:i4>
      </vt:variant>
      <vt:variant>
        <vt:lpwstr/>
      </vt:variant>
      <vt:variant>
        <vt:lpwstr>_Toc372015948</vt:lpwstr>
      </vt:variant>
      <vt:variant>
        <vt:i4>1114169</vt:i4>
      </vt:variant>
      <vt:variant>
        <vt:i4>8</vt:i4>
      </vt:variant>
      <vt:variant>
        <vt:i4>0</vt:i4>
      </vt:variant>
      <vt:variant>
        <vt:i4>5</vt:i4>
      </vt:variant>
      <vt:variant>
        <vt:lpwstr/>
      </vt:variant>
      <vt:variant>
        <vt:lpwstr>_Toc372015947</vt:lpwstr>
      </vt:variant>
      <vt:variant>
        <vt:i4>7077933</vt:i4>
      </vt:variant>
      <vt:variant>
        <vt:i4>0</vt:i4>
      </vt:variant>
      <vt:variant>
        <vt:i4>0</vt:i4>
      </vt:variant>
      <vt:variant>
        <vt:i4>5</vt:i4>
      </vt:variant>
      <vt:variant>
        <vt:lpwstr>http://upload.wikimedia.org/wikipedia/en/f/f1/Vfc-l.gif</vt:lpwstr>
      </vt:variant>
      <vt:variant>
        <vt:lpwstr/>
      </vt:variant>
      <vt:variant>
        <vt:i4>7077933</vt:i4>
      </vt:variant>
      <vt:variant>
        <vt:i4>0</vt:i4>
      </vt:variant>
      <vt:variant>
        <vt:i4>0</vt:i4>
      </vt:variant>
      <vt:variant>
        <vt:i4>5</vt:i4>
      </vt:variant>
      <vt:variant>
        <vt:lpwstr>http://upload.wikimedia.org/wikipedia/en/f/f1/Vfc-l.gif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Maintenance Technical Document</dc:title>
  <dc:subject/>
  <dc:creator>SEPG</dc:creator>
  <cp:keywords/>
  <cp:lastModifiedBy>gautami</cp:lastModifiedBy>
  <cp:revision>432</cp:revision>
  <dcterms:created xsi:type="dcterms:W3CDTF">2013-11-19T02:11:00Z</dcterms:created>
  <dcterms:modified xsi:type="dcterms:W3CDTF">2014-02-10T10:38:00Z</dcterms:modified>
</cp:coreProperties>
</file>